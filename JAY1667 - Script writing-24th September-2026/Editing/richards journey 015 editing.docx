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BDBE0" w14:textId="2D48D207" w:rsidR="003439BF" w:rsidRPr="000564C6" w:rsidRDefault="009D4FFA" w:rsidP="003C4825">
      <w:pPr>
        <w:pStyle w:val="BodyText"/>
        <w:spacing w:before="2000"/>
        <w:jc w:val="center"/>
        <w:rPr>
          <w:rFonts w:ascii="Times New Roman" w:hAnsi="Times New Roman"/>
          <w:color w:val="000000"/>
        </w:rPr>
      </w:pPr>
      <w:r w:rsidRPr="000564C6">
        <w:rPr>
          <w:rFonts w:ascii="Times New Roman" w:hAnsi="Times New Roman"/>
          <w:color w:val="000000"/>
          <w:lang w:val="en-IN"/>
        </w:rPr>
        <w:t>Richard's Journey</w:t>
      </w:r>
    </w:p>
    <w:p w14:paraId="5E4BDBE1" w14:textId="77777777" w:rsidR="003439BF" w:rsidRPr="000564C6" w:rsidRDefault="007C0FF3">
      <w:pPr>
        <w:pStyle w:val="BodyText"/>
        <w:spacing w:after="200"/>
        <w:jc w:val="center"/>
        <w:rPr>
          <w:rFonts w:hint="eastAsia"/>
        </w:rPr>
      </w:pPr>
      <w:r w:rsidRPr="000564C6">
        <w:rPr>
          <w:rFonts w:ascii="Times New Roman" w:hAnsi="Times New Roman"/>
          <w:color w:val="000000"/>
        </w:rPr>
        <w:t>22nd/23rd May 2015</w:t>
      </w:r>
    </w:p>
    <w:p w14:paraId="5E4BDBE3" w14:textId="77777777" w:rsidR="003439BF" w:rsidRDefault="007C0FF3">
      <w:pPr>
        <w:pStyle w:val="BodyText"/>
        <w:spacing w:after="200"/>
        <w:jc w:val="center"/>
        <w:rPr>
          <w:rFonts w:hint="eastAsia"/>
        </w:rPr>
      </w:pPr>
      <w:r>
        <w:rPr>
          <w:rFonts w:ascii="Times New Roman" w:hAnsi="Times New Roman"/>
          <w:color w:val="000000"/>
        </w:rPr>
        <w:t>Author’s Note</w:t>
      </w:r>
    </w:p>
    <w:p w14:paraId="5E4BDBE4" w14:textId="77530C7E" w:rsidR="003439BF" w:rsidRDefault="007C0FF3" w:rsidP="00E50520">
      <w:pPr>
        <w:pStyle w:val="body"/>
      </w:pPr>
      <w:r>
        <w:t xml:space="preserve">In writing this account, which includes a journey I went on, I have resisted every temptation to exaggerate or “guild the </w:t>
      </w:r>
      <w:r w:rsidR="00F604A2">
        <w:t>lily. "Certainly,</w:t>
      </w:r>
      <w:r>
        <w:t xml:space="preserve"> I have </w:t>
      </w:r>
      <w:ins w:id="0" w:author="Copy Editor" w:date="2026-09-29T16:38:00Z" w16du:dateUtc="2026-09-29T13:38:00Z">
        <w:r w:rsidR="00844B95">
          <w:t>endeavored</w:t>
        </w:r>
      </w:ins>
      <w:del w:id="1" w:author="Copy Editor" w:date="2026-09-29T16:38:00Z" w16du:dateUtc="2026-09-29T13:38:00Z">
        <w:r w:rsidR="00E50520" w:rsidDel="00844B95">
          <w:delText>endeavoured</w:delText>
        </w:r>
      </w:del>
      <w:r>
        <w:t xml:space="preserve"> to make it a good </w:t>
      </w:r>
      <w:r w:rsidR="00862E43">
        <w:t>read,</w:t>
      </w:r>
      <w:r>
        <w:t xml:space="preserve"> but what you read here is my account of the events as I know and understand </w:t>
      </w:r>
      <w:r w:rsidR="00F604A2">
        <w:t xml:space="preserve">them. </w:t>
      </w:r>
      <w:r>
        <w:t xml:space="preserve">If anything is not the absolute </w:t>
      </w:r>
      <w:r w:rsidR="00F604A2">
        <w:t>truth,</w:t>
      </w:r>
      <w:r>
        <w:t xml:space="preserve"> it is not for want of striving to be accurate.</w:t>
      </w:r>
    </w:p>
    <w:p w14:paraId="5E4BDBE5" w14:textId="77777777" w:rsidR="003439BF" w:rsidRDefault="007C0FF3" w:rsidP="004C3A2B">
      <w:pPr>
        <w:pStyle w:val="BodyText"/>
        <w:spacing w:after="200"/>
        <w:jc w:val="right"/>
        <w:rPr>
          <w:rFonts w:hint="eastAsia"/>
        </w:rPr>
      </w:pPr>
      <w:r>
        <w:rPr>
          <w:rFonts w:ascii="Times New Roman" w:hAnsi="Times New Roman"/>
          <w:color w:val="000000"/>
        </w:rPr>
        <w:t>Richard Hignett.</w:t>
      </w:r>
    </w:p>
    <w:p w14:paraId="5E4BDBE6" w14:textId="77777777" w:rsidR="003439BF" w:rsidRPr="004C3A2B" w:rsidRDefault="007C0FF3">
      <w:pPr>
        <w:pStyle w:val="BodyText"/>
        <w:spacing w:after="200"/>
        <w:jc w:val="center"/>
        <w:rPr>
          <w:rFonts w:ascii="Times New Roman" w:hAnsi="Times New Roman"/>
          <w:b/>
          <w:bCs/>
          <w:color w:val="000000"/>
        </w:rPr>
      </w:pPr>
      <w:r w:rsidRPr="004C3A2B">
        <w:rPr>
          <w:rFonts w:ascii="Times New Roman" w:hAnsi="Times New Roman"/>
          <w:b/>
          <w:bCs/>
          <w:color w:val="000000"/>
        </w:rPr>
        <w:t>Richard’s Journey</w:t>
      </w:r>
    </w:p>
    <w:p w14:paraId="05CB76AF" w14:textId="6994C02F" w:rsidR="00AC0743" w:rsidRDefault="00AC0743">
      <w:pPr>
        <w:rPr>
          <w:rFonts w:ascii="Times New Roman" w:hAnsi="Times New Roman"/>
          <w:b/>
          <w:bCs/>
          <w:color w:val="000000"/>
          <w:sz w:val="28"/>
          <w:szCs w:val="28"/>
        </w:rPr>
      </w:pPr>
      <w:r>
        <w:rPr>
          <w:rFonts w:ascii="Times New Roman" w:hAnsi="Times New Roman"/>
          <w:b/>
          <w:bCs/>
          <w:color w:val="000000"/>
          <w:sz w:val="28"/>
          <w:szCs w:val="28"/>
        </w:rPr>
        <w:br w:type="page"/>
      </w:r>
    </w:p>
    <w:p w14:paraId="0A9DB626" w14:textId="38729EBC" w:rsidR="00AC0743" w:rsidRPr="00030B82" w:rsidRDefault="00030B82" w:rsidP="00030B82">
      <w:pPr>
        <w:pStyle w:val="body"/>
        <w:rPr>
          <w:b/>
          <w:bCs/>
        </w:rPr>
      </w:pPr>
      <w:r w:rsidRPr="00030B82">
        <w:rPr>
          <w:b/>
          <w:bCs/>
        </w:rPr>
        <w:lastRenderedPageBreak/>
        <w:t>FADE IN:</w:t>
      </w:r>
    </w:p>
    <w:p w14:paraId="6DF291D3" w14:textId="77777777" w:rsidR="00411649" w:rsidRDefault="00411649" w:rsidP="00B33299">
      <w:pPr>
        <w:pStyle w:val="body"/>
        <w:rPr>
          <w:b/>
          <w:bCs/>
          <w:color w:val="auto"/>
        </w:rPr>
      </w:pPr>
      <w:r w:rsidRPr="00411649">
        <w:rPr>
          <w:b/>
          <w:bCs/>
          <w:color w:val="auto"/>
        </w:rPr>
        <w:t>EXT. ROYAL WOOTTON BASSETT – STREET – PRE-DAWN</w:t>
      </w:r>
    </w:p>
    <w:p w14:paraId="0AD6DF4F" w14:textId="77777777" w:rsidR="00A65D4C" w:rsidRDefault="00A65D4C" w:rsidP="00B33299">
      <w:pPr>
        <w:pStyle w:val="body"/>
      </w:pPr>
      <w:r w:rsidRPr="00A65D4C">
        <w:t>4:10 A.M. — FRIDAY, 22 MAY 2015</w:t>
      </w:r>
      <w:r>
        <w:t xml:space="preserve"> </w:t>
      </w:r>
    </w:p>
    <w:p w14:paraId="5F3DE22A" w14:textId="49DC7740" w:rsidR="00AC7842" w:rsidRDefault="00B762FB" w:rsidP="00B33299">
      <w:pPr>
        <w:pStyle w:val="body"/>
        <w:rPr>
          <w:ins w:id="2" w:author="Copy Editor" w:date="2026-09-28T22:07:00Z" w16du:dateUtc="2026-09-28T19:07:00Z"/>
        </w:rPr>
      </w:pPr>
      <w:r>
        <w:t>Richard</w:t>
      </w:r>
      <w:r w:rsidR="007C0FF3" w:rsidRPr="00EB319E">
        <w:t xml:space="preserve"> jump</w:t>
      </w:r>
      <w:ins w:id="3" w:author="Copy Editor" w:date="2026-09-28T22:12:00Z" w16du:dateUtc="2026-09-28T19:12:00Z">
        <w:r w:rsidR="00D419FB">
          <w:t>s</w:t>
        </w:r>
      </w:ins>
      <w:del w:id="4" w:author="Copy Editor" w:date="2026-09-28T22:12:00Z" w16du:dateUtc="2026-09-28T19:12:00Z">
        <w:r w:rsidR="007C0FF3" w:rsidRPr="00EB319E" w:rsidDel="00D419FB">
          <w:delText>ed</w:delText>
        </w:r>
      </w:del>
      <w:r w:rsidR="007C0FF3" w:rsidRPr="00EB319E">
        <w:t xml:space="preserve"> onto </w:t>
      </w:r>
      <w:r>
        <w:t>his</w:t>
      </w:r>
      <w:r w:rsidR="007C0FF3" w:rsidRPr="00EB319E">
        <w:t xml:space="preserve"> push bike</w:t>
      </w:r>
      <w:r w:rsidR="000023EA">
        <w:t xml:space="preserve"> </w:t>
      </w:r>
      <w:r w:rsidR="007C0FF3" w:rsidRPr="00EB319E">
        <w:t xml:space="preserve">and </w:t>
      </w:r>
      <w:del w:id="5" w:author="Copy Editor" w:date="2026-09-28T22:07:00Z" w16du:dateUtc="2026-09-28T19:07:00Z">
        <w:r w:rsidR="0010758E" w:rsidRPr="00EB319E" w:rsidDel="0050686A">
          <w:delText>pedaled</w:delText>
        </w:r>
      </w:del>
      <w:ins w:id="6" w:author="Copy Editor" w:date="2026-09-28T22:07:00Z" w16du:dateUtc="2026-09-28T19:07:00Z">
        <w:r w:rsidR="0050686A" w:rsidRPr="00EB319E">
          <w:t>pedal</w:t>
        </w:r>
      </w:ins>
      <w:ins w:id="7" w:author="Copy Editor" w:date="2026-09-28T22:12:00Z" w16du:dateUtc="2026-09-28T19:12:00Z">
        <w:r w:rsidR="00D419FB">
          <w:t>s</w:t>
        </w:r>
      </w:ins>
      <w:r w:rsidR="007C0FF3" w:rsidRPr="00EB319E">
        <w:t xml:space="preserve"> into </w:t>
      </w:r>
      <w:r w:rsidR="00E54AD4" w:rsidRPr="00EB319E">
        <w:t xml:space="preserve">Swindon. </w:t>
      </w:r>
    </w:p>
    <w:p w14:paraId="765FB53F" w14:textId="394D0562" w:rsidR="00A03B2F" w:rsidRDefault="00A03B2F">
      <w:pPr>
        <w:pStyle w:val="bCHARACTER"/>
        <w:rPr>
          <w:ins w:id="8" w:author="Copy Editor" w:date="2026-09-28T22:12:00Z" w16du:dateUtc="2026-09-28T19:12:00Z"/>
        </w:rPr>
        <w:pPrChange w:id="9" w:author="Copy Editor" w:date="2026-09-28T22:22:00Z" w16du:dateUtc="2026-09-28T19:22:00Z">
          <w:pPr>
            <w:pStyle w:val="body"/>
          </w:pPr>
        </w:pPrChange>
      </w:pPr>
      <w:ins w:id="10" w:author="Copy Editor" w:date="2026-09-28T22:12:00Z" w16du:dateUtc="2026-09-28T19:12:00Z">
        <w:r>
          <w:t>RICHARD</w:t>
        </w:r>
        <w:r w:rsidR="0003081F">
          <w:t xml:space="preserve"> </w:t>
        </w:r>
      </w:ins>
      <w:ins w:id="11" w:author="Copy Editor" w:date="2026-09-28T22:13:00Z" w16du:dateUtc="2026-09-28T19:13:00Z">
        <w:r w:rsidR="0003081F">
          <w:t>(V.O.)</w:t>
        </w:r>
      </w:ins>
    </w:p>
    <w:p w14:paraId="7EEF5F1D" w14:textId="77777777" w:rsidR="009A34F4" w:rsidRDefault="007C0FF3" w:rsidP="004B3D80">
      <w:pPr>
        <w:pStyle w:val="bdialogue"/>
        <w:rPr>
          <w:ins w:id="12" w:author="Copy Editor" w:date="2026-09-28T22:21:00Z" w16du:dateUtc="2026-09-28T19:21:00Z"/>
        </w:rPr>
      </w:pPr>
      <w:r w:rsidRPr="00EB319E">
        <w:t xml:space="preserve">It was a great relief to be actually doing </w:t>
      </w:r>
      <w:r w:rsidR="00E54AD4" w:rsidRPr="00EB319E">
        <w:t>something;</w:t>
      </w:r>
    </w:p>
    <w:p w14:paraId="12410BC7" w14:textId="77777777" w:rsidR="00F84830" w:rsidRDefault="00F84830" w:rsidP="00F84830">
      <w:pPr>
        <w:pStyle w:val="body"/>
        <w:rPr>
          <w:ins w:id="13" w:author="Copy Editor" w:date="2026-09-28T22:21:00Z" w16du:dateUtc="2026-09-28T19:21:00Z"/>
        </w:rPr>
      </w:pPr>
      <w:ins w:id="14" w:author="Copy Editor" w:date="2026-09-28T22:21:00Z" w16du:dateUtc="2026-09-28T19:21:00Z">
        <w:r>
          <w:t>He pedals through the quiet streets.</w:t>
        </w:r>
      </w:ins>
    </w:p>
    <w:p w14:paraId="09A48FC6" w14:textId="77777777" w:rsidR="00F84830" w:rsidRDefault="007C0FF3">
      <w:pPr>
        <w:pStyle w:val="bCHARACTER"/>
        <w:rPr>
          <w:ins w:id="15" w:author="Copy Editor" w:date="2026-09-28T22:22:00Z" w16du:dateUtc="2026-09-28T19:22:00Z"/>
        </w:rPr>
        <w:pPrChange w:id="16" w:author="Copy Editor" w:date="2026-09-28T22:22:00Z" w16du:dateUtc="2026-09-28T19:22:00Z">
          <w:pPr>
            <w:pStyle w:val="body"/>
            <w:spacing w:before="240" w:line="266" w:lineRule="exact"/>
            <w:ind w:left="3096" w:right="0"/>
            <w:jc w:val="left"/>
          </w:pPr>
        </w:pPrChange>
      </w:pPr>
      <w:del w:id="17" w:author="Copy Editor" w:date="2026-09-28T22:21:00Z" w16du:dateUtc="2026-09-28T19:21:00Z">
        <w:r w:rsidRPr="00EB319E" w:rsidDel="009A34F4">
          <w:delText xml:space="preserve"> </w:delText>
        </w:r>
      </w:del>
      <w:ins w:id="18" w:author="Copy Editor" w:date="2026-09-28T22:22:00Z" w16du:dateUtc="2026-09-28T19:22:00Z">
        <w:r w:rsidR="00F84830">
          <w:t>RICHARD (V.O.)</w:t>
        </w:r>
      </w:ins>
    </w:p>
    <w:p w14:paraId="11A90B47" w14:textId="157B3530" w:rsidR="00B5177B" w:rsidRDefault="00844B95" w:rsidP="004B3D80">
      <w:pPr>
        <w:pStyle w:val="bdialogue"/>
        <w:rPr>
          <w:ins w:id="19" w:author="Copy Editor" w:date="2026-09-28T22:23:00Z" w16du:dateUtc="2026-09-28T19:23:00Z"/>
        </w:rPr>
      </w:pPr>
      <w:ins w:id="20" w:author="Copy Editor" w:date="2026-09-29T16:39:00Z" w16du:dateUtc="2026-09-29T13:39:00Z">
        <w:r>
          <w:t>It</w:t>
        </w:r>
      </w:ins>
      <w:del w:id="21" w:author="Copy Editor" w:date="2026-09-29T16:39:00Z" w16du:dateUtc="2026-09-29T13:39:00Z">
        <w:r w:rsidR="007C0FF3" w:rsidRPr="00EB319E" w:rsidDel="00844B95">
          <w:delText>it</w:delText>
        </w:r>
      </w:del>
      <w:r w:rsidR="007C0FF3" w:rsidRPr="00EB319E">
        <w:t xml:space="preserve"> was five weeks since I had made all my </w:t>
      </w:r>
      <w:r w:rsidR="00E54AD4" w:rsidRPr="00EB319E">
        <w:t>preparations, and</w:t>
      </w:r>
      <w:r w:rsidR="007C0FF3" w:rsidRPr="00EB319E">
        <w:t xml:space="preserve"> then all I could do was wait, </w:t>
      </w:r>
      <w:r w:rsidR="009553E9" w:rsidRPr="00EB319E">
        <w:t>wait,</w:t>
      </w:r>
      <w:r w:rsidR="007C0FF3" w:rsidRPr="00EB319E">
        <w:t xml:space="preserve"> and wonder if I was doing one of the best things in my life or making a huge </w:t>
      </w:r>
      <w:r w:rsidR="002C44B4" w:rsidRPr="00EB319E">
        <w:t>mistake.</w:t>
      </w:r>
    </w:p>
    <w:p w14:paraId="5E4BDBE8" w14:textId="40BADC9E" w:rsidR="003439BF" w:rsidRDefault="002C44B4" w:rsidP="004B3D80">
      <w:pPr>
        <w:pStyle w:val="bdialogue"/>
        <w:rPr>
          <w:ins w:id="22" w:author="Copy Editor" w:date="2026-09-28T22:24:00Z" w16du:dateUtc="2026-09-28T19:24:00Z"/>
        </w:rPr>
      </w:pPr>
      <w:del w:id="23" w:author="Copy Editor" w:date="2026-09-28T22:23:00Z" w16du:dateUtc="2026-09-28T19:23:00Z">
        <w:r w:rsidRPr="00EB319E" w:rsidDel="00B5177B">
          <w:delText xml:space="preserve"> </w:delText>
        </w:r>
      </w:del>
      <w:r w:rsidR="007C0FF3" w:rsidRPr="00EB319E">
        <w:t xml:space="preserve">It was too late </w:t>
      </w:r>
      <w:r w:rsidRPr="00EB319E">
        <w:t>now;</w:t>
      </w:r>
      <w:r w:rsidR="007C0FF3" w:rsidRPr="00EB319E">
        <w:t xml:space="preserve"> I was on my </w:t>
      </w:r>
      <w:r w:rsidRPr="00EB319E">
        <w:t>way,</w:t>
      </w:r>
      <w:r w:rsidR="007C0FF3" w:rsidRPr="00EB319E">
        <w:t xml:space="preserve"> and nothing was going to stop </w:t>
      </w:r>
      <w:r w:rsidRPr="00EB319E">
        <w:t>me.</w:t>
      </w:r>
    </w:p>
    <w:p w14:paraId="07E55D0A" w14:textId="159F2D0D" w:rsidR="002300F4" w:rsidRPr="00EB319E" w:rsidRDefault="00CB27F5">
      <w:pPr>
        <w:pStyle w:val="aSCENEHEAD"/>
        <w:pPrChange w:id="24" w:author="Copy Editor" w:date="2026-09-28T22:24:00Z" w16du:dateUtc="2026-09-28T19:24:00Z">
          <w:pPr>
            <w:pStyle w:val="body"/>
          </w:pPr>
        </w:pPrChange>
      </w:pPr>
      <w:ins w:id="25" w:author="Copy Editor" w:date="2026-09-28T22:24:00Z">
        <w:r w:rsidRPr="00CB27F5">
          <w:t>EXT. OFFICE BUILDING – SWINDON – EARLY MORNING</w:t>
        </w:r>
      </w:ins>
    </w:p>
    <w:p w14:paraId="5B36F1CC" w14:textId="77777777" w:rsidR="00AB17C3" w:rsidRDefault="00D42DBB" w:rsidP="00B33299">
      <w:pPr>
        <w:pStyle w:val="body"/>
      </w:pPr>
      <w:ins w:id="26" w:author="Copy Editor" w:date="2026-09-28T22:25:00Z" w16du:dateUtc="2026-09-28T19:25:00Z">
        <w:r>
          <w:t>Richard</w:t>
        </w:r>
      </w:ins>
      <w:del w:id="27" w:author="Copy Editor" w:date="2026-09-28T22:25:00Z" w16du:dateUtc="2026-09-28T19:25:00Z">
        <w:r w:rsidR="007C0FF3" w:rsidRPr="00AC0743" w:rsidDel="00D42DBB">
          <w:delText>I</w:delText>
        </w:r>
      </w:del>
      <w:r w:rsidR="007C0FF3" w:rsidRPr="00AC0743">
        <w:t xml:space="preserve"> </w:t>
      </w:r>
      <w:ins w:id="28" w:author="Copy Editor" w:date="2026-09-28T22:26:00Z" w16du:dateUtc="2026-09-28T19:26:00Z">
        <w:r w:rsidR="003D695E">
          <w:t>arrives at</w:t>
        </w:r>
      </w:ins>
      <w:del w:id="29" w:author="Copy Editor" w:date="2026-09-28T22:26:00Z" w16du:dateUtc="2026-09-28T19:26:00Z">
        <w:r w:rsidR="007C0FF3" w:rsidRPr="00AC0743" w:rsidDel="003D695E">
          <w:delText>went straight to</w:delText>
        </w:r>
      </w:del>
      <w:r w:rsidR="007C0FF3" w:rsidRPr="00AC0743">
        <w:t xml:space="preserve"> the office where </w:t>
      </w:r>
      <w:ins w:id="30" w:author="Copy Editor" w:date="2026-09-28T22:25:00Z" w16du:dateUtc="2026-09-28T19:25:00Z">
        <w:r>
          <w:t>he</w:t>
        </w:r>
      </w:ins>
      <w:del w:id="31" w:author="Copy Editor" w:date="2026-09-28T22:25:00Z" w16du:dateUtc="2026-09-28T19:25:00Z">
        <w:r w:rsidR="007C0FF3" w:rsidRPr="00AC0743" w:rsidDel="00D42DBB">
          <w:delText>I</w:delText>
        </w:r>
      </w:del>
      <w:r w:rsidR="007C0FF3" w:rsidRPr="00AC0743">
        <w:t xml:space="preserve"> work</w:t>
      </w:r>
      <w:ins w:id="32" w:author="Copy Editor" w:date="2026-09-28T22:26:00Z" w16du:dateUtc="2026-09-28T19:26:00Z">
        <w:r w:rsidR="003D695E">
          <w:t>s</w:t>
        </w:r>
      </w:ins>
      <w:del w:id="33" w:author="Copy Editor" w:date="2026-09-28T22:26:00Z" w16du:dateUtc="2026-09-28T19:26:00Z">
        <w:r w:rsidR="007C0FF3" w:rsidRPr="00AC0743" w:rsidDel="003D695E">
          <w:delText>ed</w:delText>
        </w:r>
      </w:del>
      <w:ins w:id="34" w:author="Copy Editor" w:date="2026-09-28T22:25:00Z" w16du:dateUtc="2026-09-28T19:25:00Z">
        <w:r>
          <w:t>.</w:t>
        </w:r>
      </w:ins>
      <w:ins w:id="35" w:author="Copy Editor" w:date="2026-09-28T22:43:00Z" w16du:dateUtc="2026-09-28T19:43:00Z">
        <w:r w:rsidR="00F77EA7">
          <w:t xml:space="preserve"> </w:t>
        </w:r>
      </w:ins>
    </w:p>
    <w:p w14:paraId="0EE16E9C" w14:textId="1A2010F3" w:rsidR="00F77EA7" w:rsidRDefault="007C0FF3" w:rsidP="00B33299">
      <w:pPr>
        <w:pStyle w:val="body"/>
        <w:rPr>
          <w:ins w:id="36" w:author="Copy Editor" w:date="2026-09-28T22:43:00Z" w16du:dateUtc="2026-09-28T19:43:00Z"/>
        </w:rPr>
      </w:pPr>
      <w:del w:id="37" w:author="Copy Editor" w:date="2026-09-28T22:25:00Z" w16du:dateUtc="2026-09-28T19:25:00Z">
        <w:r w:rsidRPr="00AC0743" w:rsidDel="00D42DBB">
          <w:delText>,</w:delText>
        </w:r>
      </w:del>
      <w:ins w:id="38" w:author="Copy Editor" w:date="2026-09-28T22:25:00Z" w16du:dateUtc="2026-09-28T19:25:00Z">
        <w:r w:rsidR="00CE6BC3">
          <w:t>He</w:t>
        </w:r>
      </w:ins>
      <w:r w:rsidRPr="00AC0743">
        <w:t xml:space="preserve"> park</w:t>
      </w:r>
      <w:ins w:id="39" w:author="Copy Editor" w:date="2026-09-28T22:25:00Z" w16du:dateUtc="2026-09-28T19:25:00Z">
        <w:r w:rsidR="00CE6BC3">
          <w:t>s</w:t>
        </w:r>
      </w:ins>
      <w:del w:id="40" w:author="Copy Editor" w:date="2026-09-28T22:25:00Z" w16du:dateUtc="2026-09-28T19:25:00Z">
        <w:r w:rsidRPr="00AC0743" w:rsidDel="00CE6BC3">
          <w:delText>ed</w:delText>
        </w:r>
      </w:del>
      <w:r w:rsidRPr="00AC0743">
        <w:t xml:space="preserve"> </w:t>
      </w:r>
      <w:ins w:id="41" w:author="Copy Editor" w:date="2026-09-28T22:26:00Z" w16du:dateUtc="2026-09-28T19:26:00Z">
        <w:r w:rsidR="00CE6BC3">
          <w:t>his</w:t>
        </w:r>
      </w:ins>
      <w:del w:id="42" w:author="Copy Editor" w:date="2026-09-28T22:26:00Z" w16du:dateUtc="2026-09-28T19:26:00Z">
        <w:r w:rsidRPr="00AC0743" w:rsidDel="00CE6BC3">
          <w:delText>m</w:delText>
        </w:r>
      </w:del>
      <w:del w:id="43" w:author="Copy Editor" w:date="2026-09-28T22:25:00Z" w16du:dateUtc="2026-09-28T19:25:00Z">
        <w:r w:rsidRPr="00AC0743" w:rsidDel="00CE6BC3">
          <w:delText>y</w:delText>
        </w:r>
      </w:del>
      <w:r w:rsidRPr="00AC0743">
        <w:t xml:space="preserve"> bi</w:t>
      </w:r>
      <w:ins w:id="44" w:author="Copy Editor" w:date="2026-09-28T22:26:00Z" w16du:dateUtc="2026-09-28T19:26:00Z">
        <w:r w:rsidR="002915A6">
          <w:t>cycle</w:t>
        </w:r>
      </w:ins>
      <w:del w:id="45" w:author="Copy Editor" w:date="2026-09-28T22:26:00Z" w16du:dateUtc="2026-09-28T19:26:00Z">
        <w:r w:rsidRPr="00AC0743" w:rsidDel="002915A6">
          <w:delText>ke</w:delText>
        </w:r>
      </w:del>
      <w:r w:rsidRPr="00AC0743">
        <w:t xml:space="preserve"> in the </w:t>
      </w:r>
      <w:del w:id="46" w:author="Copy Editor" w:date="2026-09-28T22:27:00Z" w16du:dateUtc="2026-09-28T19:27:00Z">
        <w:r w:rsidR="002C44B4" w:rsidRPr="00AC0743" w:rsidDel="003D695E">
          <w:delText>basement, and</w:delText>
        </w:r>
      </w:del>
      <w:ins w:id="47" w:author="Copy Editor" w:date="2026-09-28T22:27:00Z" w16du:dateUtc="2026-09-28T19:27:00Z">
        <w:r w:rsidR="003D695E" w:rsidRPr="00AC0743">
          <w:t>basement</w:t>
        </w:r>
      </w:ins>
      <w:ins w:id="48" w:author="Copy Editor" w:date="2026-09-28T22:43:00Z" w16du:dateUtc="2026-09-28T19:43:00Z">
        <w:r w:rsidR="00F77EA7">
          <w:t>.</w:t>
        </w:r>
      </w:ins>
      <w:ins w:id="49" w:author="Copy Editor" w:date="2026-09-28T22:27:00Z" w16du:dateUtc="2026-09-28T19:27:00Z">
        <w:r w:rsidR="003D695E" w:rsidRPr="00AC0743">
          <w:t xml:space="preserve"> </w:t>
        </w:r>
      </w:ins>
    </w:p>
    <w:p w14:paraId="7CCE01A9" w14:textId="181A6CB8" w:rsidR="00F77EA7" w:rsidRPr="002F3902" w:rsidRDefault="00F77EA7" w:rsidP="00B33299">
      <w:pPr>
        <w:pStyle w:val="body"/>
        <w:rPr>
          <w:ins w:id="50" w:author="Copy Editor" w:date="2026-09-28T22:43:00Z" w16du:dateUtc="2026-09-28T19:43:00Z"/>
          <w:b/>
          <w:bCs/>
          <w:rPrChange w:id="51" w:author="Copy Editor" w:date="2026-09-28T22:44:00Z" w16du:dateUtc="2026-09-28T19:44:00Z">
            <w:rPr>
              <w:ins w:id="52" w:author="Copy Editor" w:date="2026-09-28T22:43:00Z" w16du:dateUtc="2026-09-28T19:43:00Z"/>
            </w:rPr>
          </w:rPrChange>
        </w:rPr>
      </w:pPr>
      <w:ins w:id="53" w:author="Copy Editor" w:date="2026-09-28T22:43:00Z" w16du:dateUtc="2026-09-28T19:43:00Z">
        <w:r w:rsidRPr="002F3902">
          <w:rPr>
            <w:b/>
            <w:bCs/>
            <w:rPrChange w:id="54" w:author="Copy Editor" w:date="2026-09-28T22:44:00Z" w16du:dateUtc="2026-09-28T19:44:00Z">
              <w:rPr/>
            </w:rPrChange>
          </w:rPr>
          <w:t>INT</w:t>
        </w:r>
        <w:r w:rsidR="002F3902" w:rsidRPr="002F3902">
          <w:rPr>
            <w:b/>
            <w:bCs/>
            <w:rPrChange w:id="55" w:author="Copy Editor" w:date="2026-09-28T22:44:00Z" w16du:dateUtc="2026-09-28T19:44:00Z">
              <w:rPr/>
            </w:rPrChange>
          </w:rPr>
          <w:t>. OFFICE – WASHROOM - MORN</w:t>
        </w:r>
      </w:ins>
      <w:ins w:id="56" w:author="Copy Editor" w:date="2026-09-28T22:44:00Z" w16du:dateUtc="2026-09-28T19:44:00Z">
        <w:r w:rsidR="002F3902" w:rsidRPr="002F3902">
          <w:rPr>
            <w:b/>
            <w:bCs/>
            <w:rPrChange w:id="57" w:author="Copy Editor" w:date="2026-09-28T22:44:00Z" w16du:dateUtc="2026-09-28T19:44:00Z">
              <w:rPr/>
            </w:rPrChange>
          </w:rPr>
          <w:t>ING</w:t>
        </w:r>
      </w:ins>
    </w:p>
    <w:p w14:paraId="5F30746F" w14:textId="77777777" w:rsidR="004F2D5D" w:rsidRDefault="007C0FF3" w:rsidP="00B33299">
      <w:pPr>
        <w:pStyle w:val="body"/>
        <w:rPr>
          <w:ins w:id="58" w:author="Copy Editor" w:date="2026-09-28T22:44:00Z" w16du:dateUtc="2026-09-28T19:44:00Z"/>
        </w:rPr>
      </w:pPr>
      <w:del w:id="59" w:author="Copy Editor" w:date="2026-09-28T22:43:00Z" w16du:dateUtc="2026-09-28T19:43:00Z">
        <w:r w:rsidRPr="00AC0743" w:rsidDel="00F77EA7">
          <w:delText xml:space="preserve"> then</w:delText>
        </w:r>
      </w:del>
      <w:ins w:id="60" w:author="Copy Editor" w:date="2026-09-28T22:43:00Z" w16du:dateUtc="2026-09-28T19:43:00Z">
        <w:r w:rsidR="00F77EA7">
          <w:t>Richard</w:t>
        </w:r>
      </w:ins>
      <w:r w:rsidRPr="00AC0743">
        <w:t xml:space="preserve"> </w:t>
      </w:r>
      <w:ins w:id="61" w:author="Copy Editor" w:date="2026-09-28T22:27:00Z" w16du:dateUtc="2026-09-28T19:27:00Z">
        <w:r w:rsidR="003D695E">
          <w:t>takes</w:t>
        </w:r>
      </w:ins>
      <w:del w:id="62" w:author="Copy Editor" w:date="2026-09-28T22:27:00Z" w16du:dateUtc="2026-09-28T19:27:00Z">
        <w:r w:rsidRPr="00AC0743" w:rsidDel="003D695E">
          <w:delText>took</w:delText>
        </w:r>
      </w:del>
      <w:r w:rsidRPr="00AC0743">
        <w:t xml:space="preserve"> a </w:t>
      </w:r>
      <w:r w:rsidR="002C44B4" w:rsidRPr="00AC0743">
        <w:t xml:space="preserve">shower. </w:t>
      </w:r>
    </w:p>
    <w:p w14:paraId="7AD01CD8" w14:textId="4737652B" w:rsidR="004F2D5D" w:rsidRDefault="004F2D5D" w:rsidP="00B33299">
      <w:pPr>
        <w:pStyle w:val="body"/>
        <w:rPr>
          <w:ins w:id="63" w:author="Copy Editor" w:date="2026-09-28T22:44:00Z" w16du:dateUtc="2026-09-28T19:44:00Z"/>
        </w:rPr>
      </w:pPr>
      <w:ins w:id="64" w:author="Copy Editor" w:date="2026-09-28T22:44:00Z" w16du:dateUtc="2026-09-28T19:44:00Z">
        <w:r w:rsidRPr="00945137">
          <w:rPr>
            <w:b/>
            <w:bCs/>
          </w:rPr>
          <w:t xml:space="preserve">INT. OFFICE – </w:t>
        </w:r>
        <w:r>
          <w:rPr>
            <w:b/>
            <w:bCs/>
          </w:rPr>
          <w:t>THIRD FLOOR</w:t>
        </w:r>
        <w:r w:rsidRPr="00945137">
          <w:rPr>
            <w:b/>
            <w:bCs/>
          </w:rPr>
          <w:t xml:space="preserve"> - MORNING</w:t>
        </w:r>
        <w:r w:rsidRPr="00AC0743" w:rsidDel="004F2D5D">
          <w:t xml:space="preserve"> </w:t>
        </w:r>
      </w:ins>
      <w:del w:id="65" w:author="Copy Editor" w:date="2026-09-28T22:44:00Z" w16du:dateUtc="2026-09-28T19:44:00Z">
        <w:r w:rsidR="007C0FF3" w:rsidRPr="00AC0743" w:rsidDel="004F2D5D">
          <w:delText xml:space="preserve">After </w:delText>
        </w:r>
      </w:del>
    </w:p>
    <w:p w14:paraId="5E4BDBE9" w14:textId="18135743" w:rsidR="003439BF" w:rsidRDefault="007C0FF3" w:rsidP="00B33299">
      <w:pPr>
        <w:pStyle w:val="body"/>
        <w:rPr>
          <w:ins w:id="66" w:author="Copy Editor" w:date="2026-09-28T22:40:00Z" w16du:dateUtc="2026-09-28T19:40:00Z"/>
        </w:rPr>
      </w:pPr>
      <w:del w:id="67" w:author="Copy Editor" w:date="2026-09-28T22:44:00Z" w16du:dateUtc="2026-09-28T19:44:00Z">
        <w:r w:rsidRPr="00AC0743" w:rsidDel="004F2D5D">
          <w:delText xml:space="preserve">that </w:delText>
        </w:r>
      </w:del>
      <w:ins w:id="68" w:author="Copy Editor" w:date="2026-09-28T22:44:00Z" w16du:dateUtc="2026-09-28T19:44:00Z">
        <w:r w:rsidR="004F2D5D">
          <w:t>H</w:t>
        </w:r>
      </w:ins>
      <w:ins w:id="69" w:author="Copy Editor" w:date="2026-09-28T22:35:00Z" w16du:dateUtc="2026-09-28T19:35:00Z">
        <w:r w:rsidR="006378FA">
          <w:t>e</w:t>
        </w:r>
      </w:ins>
      <w:del w:id="70" w:author="Copy Editor" w:date="2026-09-28T22:35:00Z" w16du:dateUtc="2026-09-28T19:35:00Z">
        <w:r w:rsidRPr="00AC0743" w:rsidDel="006378FA">
          <w:delText>I</w:delText>
        </w:r>
      </w:del>
      <w:r w:rsidRPr="00AC0743">
        <w:t xml:space="preserve"> walk</w:t>
      </w:r>
      <w:ins w:id="71" w:author="Copy Editor" w:date="2026-09-28T22:35:00Z" w16du:dateUtc="2026-09-28T19:35:00Z">
        <w:r w:rsidR="006378FA">
          <w:t>s</w:t>
        </w:r>
      </w:ins>
      <w:del w:id="72" w:author="Copy Editor" w:date="2026-09-28T22:35:00Z" w16du:dateUtc="2026-09-28T19:35:00Z">
        <w:r w:rsidRPr="00AC0743" w:rsidDel="006378FA">
          <w:delText>ed</w:delText>
        </w:r>
      </w:del>
      <w:r w:rsidRPr="00AC0743">
        <w:t xml:space="preserve"> up to</w:t>
      </w:r>
      <w:del w:id="73" w:author="Copy Editor" w:date="2026-09-28T22:45:00Z" w16du:dateUtc="2026-09-28T19:45:00Z">
        <w:r w:rsidRPr="00AC0743" w:rsidDel="006A41E5">
          <w:delText xml:space="preserve"> the third floor where</w:delText>
        </w:r>
      </w:del>
      <w:r w:rsidRPr="00AC0743">
        <w:t xml:space="preserve"> </w:t>
      </w:r>
      <w:ins w:id="74" w:author="Copy Editor" w:date="2026-09-28T22:35:00Z" w16du:dateUtc="2026-09-28T19:35:00Z">
        <w:r w:rsidR="006378FA">
          <w:t>his</w:t>
        </w:r>
      </w:ins>
      <w:del w:id="75" w:author="Copy Editor" w:date="2026-09-28T22:35:00Z" w16du:dateUtc="2026-09-28T19:35:00Z">
        <w:r w:rsidRPr="00AC0743" w:rsidDel="006378FA">
          <w:delText>my</w:delText>
        </w:r>
      </w:del>
      <w:r w:rsidRPr="00AC0743">
        <w:t xml:space="preserve"> desk</w:t>
      </w:r>
      <w:del w:id="76" w:author="Copy Editor" w:date="2026-09-28T22:45:00Z" w16du:dateUtc="2026-09-28T19:45:00Z">
        <w:r w:rsidRPr="00AC0743" w:rsidDel="006A41E5">
          <w:delText xml:space="preserve"> was</w:delText>
        </w:r>
      </w:del>
      <w:r w:rsidRPr="00AC0743">
        <w:t xml:space="preserve"> and change</w:t>
      </w:r>
      <w:ins w:id="77" w:author="Copy Editor" w:date="2026-09-28T22:35:00Z" w16du:dateUtc="2026-09-28T19:35:00Z">
        <w:r w:rsidR="006378FA">
          <w:t>s</w:t>
        </w:r>
      </w:ins>
      <w:del w:id="78" w:author="Copy Editor" w:date="2026-09-28T22:35:00Z" w16du:dateUtc="2026-09-28T19:35:00Z">
        <w:r w:rsidRPr="00AC0743" w:rsidDel="006378FA">
          <w:delText>d</w:delText>
        </w:r>
      </w:del>
      <w:r w:rsidRPr="00AC0743">
        <w:t xml:space="preserve"> into </w:t>
      </w:r>
      <w:r w:rsidR="002C44B4" w:rsidRPr="00AC0743">
        <w:t>the smarter</w:t>
      </w:r>
      <w:r w:rsidRPr="00AC0743">
        <w:t xml:space="preserve"> clothes </w:t>
      </w:r>
      <w:ins w:id="79" w:author="Copy Editor" w:date="2026-09-28T22:35:00Z" w16du:dateUtc="2026-09-28T19:35:00Z">
        <w:r w:rsidR="005E131F">
          <w:t>he</w:t>
        </w:r>
      </w:ins>
      <w:del w:id="80" w:author="Copy Editor" w:date="2026-09-28T22:35:00Z" w16du:dateUtc="2026-09-28T19:35:00Z">
        <w:r w:rsidRPr="00AC0743" w:rsidDel="005E131F">
          <w:delText>I</w:delText>
        </w:r>
      </w:del>
      <w:r w:rsidRPr="00AC0743">
        <w:t xml:space="preserve"> had in </w:t>
      </w:r>
      <w:ins w:id="81" w:author="Copy Editor" w:date="2026-09-28T22:35:00Z" w16du:dateUtc="2026-09-28T19:35:00Z">
        <w:r w:rsidR="005E131F">
          <w:t>hi</w:t>
        </w:r>
      </w:ins>
      <w:ins w:id="82" w:author="Copy Editor" w:date="2026-09-28T22:36:00Z" w16du:dateUtc="2026-09-28T19:36:00Z">
        <w:r w:rsidR="005E131F">
          <w:t>s</w:t>
        </w:r>
      </w:ins>
      <w:del w:id="83" w:author="Copy Editor" w:date="2026-09-28T22:35:00Z" w16du:dateUtc="2026-09-28T19:35:00Z">
        <w:r w:rsidRPr="00AC0743" w:rsidDel="005E131F">
          <w:delText>my</w:delText>
        </w:r>
      </w:del>
      <w:r w:rsidRPr="00AC0743">
        <w:t xml:space="preserve"> </w:t>
      </w:r>
      <w:r w:rsidR="002C44B4" w:rsidRPr="00AC0743">
        <w:t xml:space="preserve">locker. </w:t>
      </w:r>
      <w:r w:rsidRPr="00AC0743">
        <w:t xml:space="preserve">Reaching under </w:t>
      </w:r>
      <w:ins w:id="84" w:author="Copy Editor" w:date="2026-09-28T22:36:00Z" w16du:dateUtc="2026-09-28T19:36:00Z">
        <w:r w:rsidR="005E131F">
          <w:t>his</w:t>
        </w:r>
      </w:ins>
      <w:del w:id="85" w:author="Copy Editor" w:date="2026-09-28T22:36:00Z" w16du:dateUtc="2026-09-28T19:36:00Z">
        <w:r w:rsidRPr="00AC0743" w:rsidDel="005E131F">
          <w:delText>my</w:delText>
        </w:r>
      </w:del>
      <w:r w:rsidRPr="00AC0743">
        <w:t xml:space="preserve"> desk, </w:t>
      </w:r>
      <w:ins w:id="86" w:author="Copy Editor" w:date="2026-09-28T22:36:00Z" w16du:dateUtc="2026-09-28T19:36:00Z">
        <w:r w:rsidR="005E131F">
          <w:t>he</w:t>
        </w:r>
      </w:ins>
      <w:del w:id="87" w:author="Copy Editor" w:date="2026-09-28T22:36:00Z" w16du:dateUtc="2026-09-28T19:36:00Z">
        <w:r w:rsidRPr="00AC0743" w:rsidDel="005E131F">
          <w:delText>I</w:delText>
        </w:r>
      </w:del>
      <w:r w:rsidRPr="00AC0743">
        <w:t xml:space="preserve"> pull</w:t>
      </w:r>
      <w:ins w:id="88" w:author="Copy Editor" w:date="2026-09-28T22:36:00Z" w16du:dateUtc="2026-09-28T19:36:00Z">
        <w:r w:rsidR="00CB5716">
          <w:t>s</w:t>
        </w:r>
      </w:ins>
      <w:del w:id="89" w:author="Copy Editor" w:date="2026-09-28T22:36:00Z" w16du:dateUtc="2026-09-28T19:36:00Z">
        <w:r w:rsidRPr="00AC0743" w:rsidDel="00CB5716">
          <w:delText>ed</w:delText>
        </w:r>
      </w:del>
      <w:r w:rsidRPr="00AC0743">
        <w:t xml:space="preserve"> out the luggage that </w:t>
      </w:r>
      <w:ins w:id="90" w:author="Copy Editor" w:date="2026-09-29T16:39:00Z" w16du:dateUtc="2026-09-29T13:39:00Z">
        <w:r w:rsidR="00CA6025">
          <w:t>he left</w:t>
        </w:r>
      </w:ins>
      <w:del w:id="91" w:author="Copy Editor" w:date="2026-09-28T22:36:00Z" w16du:dateUtc="2026-09-28T19:36:00Z">
        <w:r w:rsidRPr="00AC0743" w:rsidDel="005E131F">
          <w:delText>I</w:delText>
        </w:r>
      </w:del>
      <w:del w:id="92" w:author="Copy Editor" w:date="2026-09-29T16:39:00Z" w16du:dateUtc="2026-09-29T13:39:00Z">
        <w:r w:rsidRPr="00AC0743" w:rsidDel="00CA6025">
          <w:delText xml:space="preserve"> </w:delText>
        </w:r>
      </w:del>
      <w:del w:id="93" w:author="Copy Editor" w:date="2026-09-28T22:36:00Z" w16du:dateUtc="2026-09-28T19:36:00Z">
        <w:r w:rsidRPr="00AC0743" w:rsidDel="00CB5716">
          <w:delText>had</w:delText>
        </w:r>
      </w:del>
      <w:del w:id="94" w:author="Copy Editor" w:date="2026-09-29T16:39:00Z" w16du:dateUtc="2026-09-29T13:39:00Z">
        <w:r w:rsidRPr="00AC0743" w:rsidDel="00CA6025">
          <w:delText xml:space="preserve"> left</w:delText>
        </w:r>
      </w:del>
      <w:r w:rsidRPr="00AC0743">
        <w:t xml:space="preserve"> there the day </w:t>
      </w:r>
      <w:r w:rsidR="002C44B4" w:rsidRPr="00AC0743">
        <w:t>before and</w:t>
      </w:r>
      <w:r w:rsidRPr="00AC0743">
        <w:t xml:space="preserve"> then walk</w:t>
      </w:r>
      <w:ins w:id="95" w:author="Copy Editor" w:date="2026-09-28T22:36:00Z" w16du:dateUtc="2026-09-28T19:36:00Z">
        <w:r w:rsidR="00CB5716">
          <w:t>s</w:t>
        </w:r>
      </w:ins>
      <w:del w:id="96" w:author="Copy Editor" w:date="2026-09-28T22:36:00Z" w16du:dateUtc="2026-09-28T19:36:00Z">
        <w:r w:rsidRPr="00AC0743" w:rsidDel="00CB5716">
          <w:delText>ed</w:delText>
        </w:r>
      </w:del>
      <w:r w:rsidRPr="00AC0743">
        <w:t xml:space="preserve"> over to Swindon Bus Station to catch the National Express coach to Heathrow.</w:t>
      </w:r>
    </w:p>
    <w:p w14:paraId="6CF48EB7" w14:textId="3585D198" w:rsidR="0028526D" w:rsidRPr="00AC0743" w:rsidRDefault="00316775">
      <w:pPr>
        <w:pStyle w:val="aSCENEHEAD"/>
        <w:pPrChange w:id="97" w:author="Copy Editor" w:date="2026-09-28T22:46:00Z" w16du:dateUtc="2026-09-28T19:46:00Z">
          <w:pPr>
            <w:pStyle w:val="body"/>
          </w:pPr>
        </w:pPrChange>
      </w:pPr>
      <w:ins w:id="98" w:author="Copy Editor" w:date="2026-09-28T22:46:00Z">
        <w:r w:rsidRPr="00316775">
          <w:t>EXT. SWINDON BUS STATION – MORNING</w:t>
        </w:r>
      </w:ins>
    </w:p>
    <w:p w14:paraId="6CF8752D" w14:textId="1149D560" w:rsidR="00316775" w:rsidRDefault="00316775">
      <w:pPr>
        <w:pStyle w:val="bCHARACTER"/>
        <w:rPr>
          <w:ins w:id="99" w:author="Copy Editor" w:date="2026-09-28T22:47:00Z" w16du:dateUtc="2026-09-28T19:47:00Z"/>
        </w:rPr>
        <w:pPrChange w:id="100" w:author="Copy Editor" w:date="2026-09-28T22:47:00Z" w16du:dateUtc="2026-09-28T19:47:00Z">
          <w:pPr>
            <w:pStyle w:val="body"/>
          </w:pPr>
        </w:pPrChange>
      </w:pPr>
      <w:ins w:id="101" w:author="Copy Editor" w:date="2026-09-28T22:47:00Z" w16du:dateUtc="2026-09-28T19:47:00Z">
        <w:r>
          <w:t>RICHARD</w:t>
        </w:r>
        <w:r w:rsidR="00BF634B">
          <w:t xml:space="preserve"> (V.O.)</w:t>
        </w:r>
      </w:ins>
    </w:p>
    <w:p w14:paraId="03315F9E" w14:textId="77777777" w:rsidR="007D3FC8" w:rsidRDefault="007C0FF3" w:rsidP="004B3D80">
      <w:pPr>
        <w:pStyle w:val="bdialogue"/>
      </w:pPr>
      <w:r w:rsidRPr="00AC0743">
        <w:lastRenderedPageBreak/>
        <w:t xml:space="preserve">It was the start of a journey that had been over 30 years in the </w:t>
      </w:r>
      <w:r w:rsidR="002C44B4" w:rsidRPr="00AC0743">
        <w:t xml:space="preserve">making. </w:t>
      </w:r>
      <w:r w:rsidRPr="00AC0743">
        <w:t xml:space="preserve">A </w:t>
      </w:r>
      <w:r w:rsidR="002C44B4" w:rsidRPr="00AC0743">
        <w:t>journey that</w:t>
      </w:r>
      <w:r w:rsidRPr="00AC0743">
        <w:t xml:space="preserve"> at 3:30 p.m. on Friday the </w:t>
      </w:r>
      <w:r w:rsidR="002C44B4" w:rsidRPr="00AC0743">
        <w:t>20th of</w:t>
      </w:r>
      <w:r w:rsidRPr="00AC0743">
        <w:t xml:space="preserve"> February that year would have been </w:t>
      </w:r>
      <w:r w:rsidR="002C44B4" w:rsidRPr="00AC0743">
        <w:t>unthinkable but</w:t>
      </w:r>
      <w:r w:rsidRPr="00AC0743">
        <w:t xml:space="preserve"> less than 4 hours later was </w:t>
      </w:r>
      <w:r w:rsidR="002C44B4" w:rsidRPr="00AC0743">
        <w:t xml:space="preserve">inevitable. </w:t>
      </w:r>
    </w:p>
    <w:p w14:paraId="279D2A13" w14:textId="1A896F95" w:rsidR="00153241" w:rsidRDefault="00890FA2" w:rsidP="00CC7A3D">
      <w:pPr>
        <w:pStyle w:val="aSCENEHEAD"/>
        <w:rPr>
          <w:ins w:id="102" w:author="Copy Editor" w:date="2026-09-28T22:50:00Z" w16du:dateUtc="2026-09-28T19:50:00Z"/>
        </w:rPr>
      </w:pPr>
      <w:r w:rsidRPr="00890FA2">
        <w:t>INT. NATIONAL EXPRESS COACH – MOVING – DAY</w:t>
      </w:r>
    </w:p>
    <w:p w14:paraId="10A16EFE" w14:textId="77777777" w:rsidR="00FB7BCD" w:rsidRDefault="00FB7BCD">
      <w:pPr>
        <w:pStyle w:val="bCHARACTER"/>
        <w:rPr>
          <w:ins w:id="103" w:author="Copy Editor" w:date="2026-09-28T22:47:00Z" w16du:dateUtc="2026-09-28T19:47:00Z"/>
        </w:rPr>
        <w:pPrChange w:id="104" w:author="Copy Editor" w:date="2026-09-28T22:47:00Z" w16du:dateUtc="2026-09-28T19:47:00Z">
          <w:pPr>
            <w:pStyle w:val="body"/>
          </w:pPr>
        </w:pPrChange>
      </w:pPr>
      <w:ins w:id="105" w:author="Copy Editor" w:date="2026-09-28T22:47:00Z" w16du:dateUtc="2026-09-28T19:47:00Z">
        <w:r>
          <w:t>RICHARD (V.O.)</w:t>
        </w:r>
      </w:ins>
    </w:p>
    <w:p w14:paraId="4A2AB0DB" w14:textId="018AE942" w:rsidR="00C8756B" w:rsidRDefault="007C0FF3" w:rsidP="004B3D80">
      <w:pPr>
        <w:pStyle w:val="bdialogue"/>
      </w:pPr>
      <w:r w:rsidRPr="00B33299">
        <w:t>Certainly</w:t>
      </w:r>
      <w:r w:rsidRPr="00AC0743">
        <w:t xml:space="preserve">, it had not been ordained at that stage who would make the journey or </w:t>
      </w:r>
      <w:ins w:id="106" w:author="Copy Editor" w:date="2026-09-29T16:39:00Z" w16du:dateUtc="2026-09-29T13:39:00Z">
        <w:r w:rsidR="00CA6025">
          <w:t>when.</w:t>
        </w:r>
      </w:ins>
      <w:del w:id="107" w:author="Copy Editor" w:date="2026-09-29T16:39:00Z" w16du:dateUtc="2026-09-29T13:39:00Z">
        <w:r w:rsidR="00D87EC1" w:rsidRPr="00AC0743" w:rsidDel="00CA6025">
          <w:delText>when</w:delText>
        </w:r>
      </w:del>
    </w:p>
    <w:p w14:paraId="42314BBA" w14:textId="363FB0FF" w:rsidR="00C8756B" w:rsidRDefault="00C8756B" w:rsidP="00C8756B">
      <w:pPr>
        <w:pStyle w:val="body"/>
      </w:pPr>
      <w:r>
        <w:t xml:space="preserve">Richard </w:t>
      </w:r>
      <w:r w:rsidR="00294FDB">
        <w:t xml:space="preserve">looks out of </w:t>
      </w:r>
      <w:r w:rsidR="00FB7BCD">
        <w:t>the window.</w:t>
      </w:r>
    </w:p>
    <w:p w14:paraId="579AD0C1" w14:textId="1616118E" w:rsidR="00FB7BCD" w:rsidRDefault="00FB7BCD" w:rsidP="00F551E4">
      <w:pPr>
        <w:pStyle w:val="bCHARACTER"/>
      </w:pPr>
      <w:r>
        <w:t>R</w:t>
      </w:r>
      <w:r w:rsidR="00F551E4">
        <w:t>ICHARD (V.O.)</w:t>
      </w:r>
    </w:p>
    <w:p w14:paraId="3229C810" w14:textId="06C1E5D5" w:rsidR="00A87BB4" w:rsidRDefault="007C0FF3" w:rsidP="004B3D80">
      <w:pPr>
        <w:pStyle w:val="bdialogue"/>
      </w:pPr>
      <w:r w:rsidRPr="00AC0743">
        <w:t xml:space="preserve">but it was a journey that was going to be made, </w:t>
      </w:r>
    </w:p>
    <w:p w14:paraId="07CFB564" w14:textId="74ED39F6" w:rsidR="00A87BB4" w:rsidRDefault="00A87BB4" w:rsidP="00A87BB4">
      <w:pPr>
        <w:pStyle w:val="baparenthisis"/>
      </w:pPr>
      <w:r>
        <w:t>(Beat)</w:t>
      </w:r>
    </w:p>
    <w:p w14:paraId="5E4BDBEA" w14:textId="1ABAB8BA" w:rsidR="003439BF" w:rsidRPr="00AC0743" w:rsidRDefault="00CA6025" w:rsidP="004B3D80">
      <w:pPr>
        <w:pStyle w:val="bdialogue"/>
      </w:pPr>
      <w:ins w:id="108" w:author="Copy Editor" w:date="2026-09-29T16:39:00Z" w16du:dateUtc="2026-09-29T13:39:00Z">
        <w:r>
          <w:t>And</w:t>
        </w:r>
      </w:ins>
      <w:del w:id="109" w:author="Copy Editor" w:date="2026-09-29T16:39:00Z" w16du:dateUtc="2026-09-29T13:39:00Z">
        <w:r w:rsidR="007C0FF3" w:rsidRPr="00AC0743" w:rsidDel="00CA6025">
          <w:delText>and</w:delText>
        </w:r>
      </w:del>
      <w:r w:rsidR="007C0FF3" w:rsidRPr="00AC0743">
        <w:t xml:space="preserve"> when something had to be </w:t>
      </w:r>
      <w:r w:rsidR="00D87EC1" w:rsidRPr="00AC0743">
        <w:t>done,</w:t>
      </w:r>
      <w:r w:rsidR="007C0FF3" w:rsidRPr="00AC0743">
        <w:t xml:space="preserve"> I often ended up being the one to do it.</w:t>
      </w:r>
    </w:p>
    <w:p w14:paraId="25A4074C" w14:textId="018BE20F" w:rsidR="001524D5" w:rsidRDefault="001524D5" w:rsidP="001524D5">
      <w:pPr>
        <w:pStyle w:val="aSCENEHEAD"/>
      </w:pPr>
      <w:r>
        <w:t xml:space="preserve">INT. AIRPORT – </w:t>
      </w:r>
      <w:ins w:id="110" w:author="Copy Editor" w:date="2026-09-29T16:39:00Z" w16du:dateUtc="2026-09-29T13:39:00Z">
        <w:r w:rsidR="00CA6025">
          <w:t>CHECK-IN</w:t>
        </w:r>
      </w:ins>
      <w:del w:id="111" w:author="Copy Editor" w:date="2026-09-29T16:39:00Z" w16du:dateUtc="2026-09-29T13:39:00Z">
        <w:r w:rsidDel="00CA6025">
          <w:delText>CHECK IN</w:delText>
        </w:r>
      </w:del>
      <w:r>
        <w:t xml:space="preserve"> DAY</w:t>
      </w:r>
    </w:p>
    <w:p w14:paraId="43942E27" w14:textId="77777777" w:rsidR="004E3384" w:rsidRDefault="00732050" w:rsidP="00B33299">
      <w:pPr>
        <w:pStyle w:val="body"/>
        <w:rPr>
          <w:ins w:id="112" w:author="Copy Editor" w:date="2026-09-29T17:08:00Z" w16du:dateUtc="2026-09-29T14:08:00Z"/>
        </w:rPr>
      </w:pPr>
      <w:ins w:id="113" w:author="Copy Editor" w:date="2026-09-28T22:55:00Z" w16du:dateUtc="2026-09-28T19:55:00Z">
        <w:r>
          <w:t>Richard</w:t>
        </w:r>
      </w:ins>
      <w:del w:id="114" w:author="Copy Editor" w:date="2026-09-28T22:55:00Z" w16du:dateUtc="2026-09-28T19:55:00Z">
        <w:r w:rsidR="007C0FF3" w:rsidDel="00732050">
          <w:delText>I</w:delText>
        </w:r>
      </w:del>
      <w:r w:rsidR="007C0FF3">
        <w:t xml:space="preserve"> check</w:t>
      </w:r>
      <w:ins w:id="115" w:author="Copy Editor" w:date="2026-09-28T22:55:00Z" w16du:dateUtc="2026-09-28T19:55:00Z">
        <w:r>
          <w:t>s</w:t>
        </w:r>
      </w:ins>
      <w:del w:id="116" w:author="Copy Editor" w:date="2026-09-28T22:55:00Z" w16du:dateUtc="2026-09-28T19:55:00Z">
        <w:r w:rsidR="007C0FF3" w:rsidDel="00732050">
          <w:delText>ed</w:delText>
        </w:r>
      </w:del>
      <w:r w:rsidR="007C0FF3">
        <w:t xml:space="preserve"> in with the airline three hours before </w:t>
      </w:r>
      <w:ins w:id="117" w:author="Copy Editor" w:date="2026-09-28T22:55:00Z" w16du:dateUtc="2026-09-28T19:55:00Z">
        <w:r w:rsidR="00E46D05">
          <w:t>his</w:t>
        </w:r>
      </w:ins>
      <w:del w:id="118" w:author="Copy Editor" w:date="2026-09-28T22:55:00Z" w16du:dateUtc="2026-09-28T19:55:00Z">
        <w:r w:rsidR="007C0FF3" w:rsidDel="00E46D05">
          <w:delText>my</w:delText>
        </w:r>
      </w:del>
      <w:r w:rsidR="007C0FF3">
        <w:t xml:space="preserve"> flight as </w:t>
      </w:r>
      <w:r w:rsidR="00D87EC1">
        <w:t xml:space="preserve">instructed. </w:t>
      </w:r>
    </w:p>
    <w:p w14:paraId="3C37022C" w14:textId="5D0BECDB" w:rsidR="00A4319D" w:rsidRDefault="00A4319D">
      <w:pPr>
        <w:pStyle w:val="bCHARACTER"/>
        <w:pPrChange w:id="119" w:author="Copy Editor" w:date="2026-09-29T17:08:00Z" w16du:dateUtc="2026-09-29T14:08:00Z">
          <w:pPr>
            <w:pStyle w:val="body"/>
          </w:pPr>
        </w:pPrChange>
      </w:pPr>
      <w:ins w:id="120" w:author="Copy Editor" w:date="2026-09-29T17:08:00Z" w16du:dateUtc="2026-09-29T14:08:00Z">
        <w:r>
          <w:t>RICHARD(V.O.)</w:t>
        </w:r>
      </w:ins>
    </w:p>
    <w:p w14:paraId="6F01E08B" w14:textId="77777777" w:rsidR="00165BA3" w:rsidRDefault="00EA5D15">
      <w:pPr>
        <w:pStyle w:val="bdialogue"/>
        <w:rPr>
          <w:ins w:id="121" w:author="Copy Editor" w:date="2026-09-29T17:10:00Z" w16du:dateUtc="2026-09-29T14:10:00Z"/>
        </w:rPr>
        <w:pPrChange w:id="122" w:author="Copy Editor" w:date="2026-10-04T15:45:00Z" w16du:dateUtc="2026-10-04T12:45:00Z">
          <w:pPr>
            <w:pStyle w:val="body"/>
          </w:pPr>
        </w:pPrChange>
      </w:pPr>
      <w:ins w:id="123" w:author="Copy Editor" w:date="2026-09-29T17:09:00Z" w16du:dateUtc="2026-09-29T14:09:00Z">
        <w:r>
          <w:t>I</w:t>
        </w:r>
      </w:ins>
      <w:del w:id="124" w:author="Copy Editor" w:date="2026-09-28T22:56:00Z" w16du:dateUtc="2026-09-28T19:56:00Z">
        <w:r w:rsidR="007C0FF3" w:rsidDel="00E46D05">
          <w:delText>I</w:delText>
        </w:r>
      </w:del>
      <w:r w:rsidR="007C0FF3">
        <w:t xml:space="preserve"> </w:t>
      </w:r>
      <w:r w:rsidR="004E3384">
        <w:t>ha</w:t>
      </w:r>
      <w:del w:id="125" w:author="Copy Editor" w:date="2026-09-29T17:09:00Z" w16du:dateUtc="2026-09-29T14:09:00Z">
        <w:r w:rsidR="004E3384" w:rsidDel="00EA5D15">
          <w:delText>s</w:delText>
        </w:r>
      </w:del>
      <w:ins w:id="126" w:author="Copy Editor" w:date="2026-09-29T17:09:00Z" w16du:dateUtc="2026-09-29T14:09:00Z">
        <w:r>
          <w:t>d</w:t>
        </w:r>
      </w:ins>
      <w:r w:rsidR="007C0FF3">
        <w:t xml:space="preserve"> chosen to fly Scandinavian because they </w:t>
      </w:r>
      <w:ins w:id="127" w:author="Copy Editor" w:date="2026-09-29T17:09:00Z" w16du:dateUtc="2026-09-29T14:09:00Z">
        <w:r>
          <w:t>we</w:t>
        </w:r>
      </w:ins>
      <w:del w:id="128" w:author="Copy Editor" w:date="2026-09-29T17:09:00Z" w16du:dateUtc="2026-09-29T14:09:00Z">
        <w:r w:rsidR="004E3384" w:rsidDel="00EA5D15">
          <w:delText>a</w:delText>
        </w:r>
      </w:del>
      <w:r w:rsidR="004E3384">
        <w:t>re</w:t>
      </w:r>
      <w:r w:rsidR="007C0FF3">
        <w:t xml:space="preserve"> </w:t>
      </w:r>
      <w:r w:rsidR="009553E9">
        <w:t>civilized</w:t>
      </w:r>
      <w:r w:rsidR="007C0FF3">
        <w:t xml:space="preserve"> and </w:t>
      </w:r>
      <w:r w:rsidR="00D87EC1">
        <w:t xml:space="preserve">cheap. </w:t>
      </w:r>
    </w:p>
    <w:p w14:paraId="7F432341" w14:textId="0EA87A9F" w:rsidR="00AD3189" w:rsidRDefault="00875676">
      <w:pPr>
        <w:pStyle w:val="bdialogue"/>
        <w:pPrChange w:id="129" w:author="Copy Editor" w:date="2026-10-04T15:45:00Z" w16du:dateUtc="2026-10-04T12:45:00Z">
          <w:pPr>
            <w:pStyle w:val="body"/>
          </w:pPr>
        </w:pPrChange>
      </w:pPr>
      <w:ins w:id="130" w:author="Copy Editor" w:date="2026-09-29T17:11:00Z" w16du:dateUtc="2026-09-29T14:11:00Z">
        <w:r>
          <w:t>I</w:t>
        </w:r>
      </w:ins>
      <w:del w:id="131" w:author="Copy Editor" w:date="2026-09-29T17:11:00Z" w16du:dateUtc="2026-09-29T14:11:00Z">
        <w:r w:rsidR="00AD3189" w:rsidDel="00875676">
          <w:delText>He</w:delText>
        </w:r>
      </w:del>
      <w:r w:rsidR="007C0FF3">
        <w:t xml:space="preserve"> flew to </w:t>
      </w:r>
      <w:r w:rsidR="00D87EC1">
        <w:t>Copenhagen,</w:t>
      </w:r>
      <w:r w:rsidR="007C0FF3">
        <w:t xml:space="preserve"> where </w:t>
      </w:r>
      <w:ins w:id="132" w:author="Copy Editor" w:date="2026-09-29T17:11:00Z" w16du:dateUtc="2026-09-29T14:11:00Z">
        <w:r>
          <w:t>I</w:t>
        </w:r>
      </w:ins>
      <w:del w:id="133" w:author="Copy Editor" w:date="2026-09-29T17:11:00Z" w16du:dateUtc="2026-09-29T14:11:00Z">
        <w:r w:rsidR="00AD3189" w:rsidDel="00875676">
          <w:delText>he</w:delText>
        </w:r>
      </w:del>
      <w:r w:rsidR="007C0FF3">
        <w:t xml:space="preserve"> had a </w:t>
      </w:r>
      <w:r w:rsidR="00D87EC1">
        <w:t>four-hour</w:t>
      </w:r>
      <w:r w:rsidR="007C0FF3">
        <w:t xml:space="preserve"> </w:t>
      </w:r>
      <w:r w:rsidR="00D87EC1">
        <w:t xml:space="preserve">stopover. </w:t>
      </w:r>
    </w:p>
    <w:p w14:paraId="4831A166" w14:textId="2ACA71C3" w:rsidR="00974384" w:rsidRDefault="007C0FF3" w:rsidP="00B33299">
      <w:pPr>
        <w:pStyle w:val="body"/>
        <w:rPr>
          <w:ins w:id="134" w:author="Copy Editor" w:date="2026-09-29T17:13:00Z" w16du:dateUtc="2026-09-29T14:13:00Z"/>
        </w:rPr>
      </w:pPr>
      <w:r>
        <w:t xml:space="preserve">The second aircraft </w:t>
      </w:r>
      <w:del w:id="135" w:author="Copy Editor" w:date="2026-09-29T17:13:00Z" w16du:dateUtc="2026-09-29T14:13:00Z">
        <w:r w:rsidDel="00974384">
          <w:delText>t</w:delText>
        </w:r>
      </w:del>
      <w:ins w:id="136" w:author="Copy Editor" w:date="2026-09-29T17:13:00Z" w16du:dateUtc="2026-09-29T14:13:00Z">
        <w:r w:rsidR="00974384">
          <w:t>take</w:t>
        </w:r>
      </w:ins>
      <w:del w:id="137" w:author="Copy Editor" w:date="2026-09-29T17:13:00Z" w16du:dateUtc="2026-09-29T14:13:00Z">
        <w:r w:rsidDel="009F675C">
          <w:delText>o</w:delText>
        </w:r>
      </w:del>
      <w:del w:id="138" w:author="Copy Editor" w:date="2026-09-29T17:12:00Z" w16du:dateUtc="2026-09-29T14:12:00Z">
        <w:r w:rsidDel="009F675C">
          <w:delText>ok</w:delText>
        </w:r>
      </w:del>
      <w:r>
        <w:t xml:space="preserve"> off </w:t>
      </w:r>
      <w:ins w:id="139" w:author="Copy Editor" w:date="2026-09-29T16:36:00Z" w16du:dateUtc="2026-09-29T13:36:00Z">
        <w:r w:rsidR="000F10DC">
          <w:t>i</w:t>
        </w:r>
      </w:ins>
      <w:del w:id="140" w:author="Copy Editor" w:date="2026-09-29T16:36:00Z" w16du:dateUtc="2026-09-29T13:36:00Z">
        <w:r w:rsidDel="000F10DC">
          <w:delText>o</w:delText>
        </w:r>
      </w:del>
      <w:r>
        <w:t xml:space="preserve">n </w:t>
      </w:r>
      <w:r w:rsidR="00D87EC1">
        <w:t>time;</w:t>
      </w:r>
      <w:r>
        <w:t xml:space="preserve"> </w:t>
      </w:r>
      <w:r w:rsidR="00AD3189">
        <w:t>his</w:t>
      </w:r>
      <w:r>
        <w:t xml:space="preserve"> luggage, </w:t>
      </w:r>
      <w:r w:rsidR="00D87EC1">
        <w:t xml:space="preserve">which </w:t>
      </w:r>
      <w:ins w:id="141" w:author="Copy Editor" w:date="2026-09-29T16:33:00Z" w16du:dateUtc="2026-09-29T13:33:00Z">
        <w:r w:rsidR="0007373F">
          <w:t>is</w:t>
        </w:r>
      </w:ins>
      <w:del w:id="142" w:author="Copy Editor" w:date="2026-09-29T16:33:00Z" w16du:dateUtc="2026-09-29T13:33:00Z">
        <w:r w:rsidR="00D87EC1" w:rsidDel="0007373F">
          <w:delText>was</w:delText>
        </w:r>
      </w:del>
      <w:r w:rsidR="00D87EC1">
        <w:t xml:space="preserve"> like</w:t>
      </w:r>
      <w:r>
        <w:t xml:space="preserve"> there </w:t>
      </w:r>
      <w:r w:rsidR="00AD3189">
        <w:t>is</w:t>
      </w:r>
      <w:r w:rsidR="00A1036C">
        <w:t xml:space="preserve"> one</w:t>
      </w:r>
      <w:r>
        <w:t xml:space="preserve"> of it, </w:t>
      </w:r>
      <w:ins w:id="143" w:author="Copy Editor" w:date="2026-09-29T16:33:00Z" w16du:dateUtc="2026-09-29T13:33:00Z">
        <w:r w:rsidR="0007373F">
          <w:t>is</w:t>
        </w:r>
      </w:ins>
      <w:del w:id="144" w:author="Copy Editor" w:date="2026-09-29T16:33:00Z" w16du:dateUtc="2026-09-29T13:33:00Z">
        <w:r w:rsidDel="0007373F">
          <w:delText>was</w:delText>
        </w:r>
      </w:del>
      <w:r>
        <w:t xml:space="preserve"> in one bag in the overhead </w:t>
      </w:r>
      <w:r w:rsidR="00D87EC1">
        <w:t xml:space="preserve">locker. </w:t>
      </w:r>
    </w:p>
    <w:p w14:paraId="07BBBFA3" w14:textId="77777777" w:rsidR="00974384" w:rsidRDefault="00974384" w:rsidP="00974384">
      <w:pPr>
        <w:pStyle w:val="bCHARACTER"/>
        <w:rPr>
          <w:ins w:id="145" w:author="Copy Editor" w:date="2026-09-29T17:13:00Z" w16du:dateUtc="2026-09-29T14:13:00Z"/>
        </w:rPr>
      </w:pPr>
      <w:ins w:id="146" w:author="Copy Editor" w:date="2026-09-29T17:13:00Z" w16du:dateUtc="2026-09-29T14:13:00Z">
        <w:r>
          <w:t>RICHARD(V.O.)</w:t>
        </w:r>
      </w:ins>
    </w:p>
    <w:p w14:paraId="4A8FB0B9" w14:textId="77777777" w:rsidR="00974384" w:rsidRDefault="007C0FF3" w:rsidP="004B3D80">
      <w:pPr>
        <w:pStyle w:val="bdialogue"/>
        <w:rPr>
          <w:ins w:id="147" w:author="Copy Editor" w:date="2026-09-29T17:13:00Z" w16du:dateUtc="2026-09-29T14:13:00Z"/>
        </w:rPr>
      </w:pPr>
      <w:del w:id="148" w:author="Copy Editor" w:date="2026-09-29T16:33:00Z" w16du:dateUtc="2026-09-29T13:33:00Z">
        <w:r w:rsidDel="008D2FEE">
          <w:delText>I</w:delText>
        </w:r>
      </w:del>
      <w:ins w:id="149" w:author="Copy Editor" w:date="2026-09-29T17:13:00Z" w16du:dateUtc="2026-09-29T14:13:00Z">
        <w:r w:rsidR="00974384">
          <w:t>I</w:t>
        </w:r>
      </w:ins>
      <w:r>
        <w:t xml:space="preserve"> wasn’t going to be away for </w:t>
      </w:r>
      <w:r w:rsidR="00D87EC1">
        <w:t>long</w:t>
      </w:r>
      <w:ins w:id="150" w:author="Copy Editor" w:date="2026-09-29T17:13:00Z" w16du:dateUtc="2026-09-29T14:13:00Z">
        <w:r w:rsidR="00974384">
          <w:t xml:space="preserve">. </w:t>
        </w:r>
      </w:ins>
    </w:p>
    <w:p w14:paraId="70BFC861" w14:textId="710D1295" w:rsidR="008D2FEE" w:rsidRDefault="00D87EC1" w:rsidP="00F35BAC">
      <w:pPr>
        <w:pStyle w:val="body"/>
        <w:rPr>
          <w:ins w:id="151" w:author="Copy Editor" w:date="2026-09-29T16:33:00Z" w16du:dateUtc="2026-09-29T13:33:00Z"/>
        </w:rPr>
      </w:pPr>
      <w:del w:id="152" w:author="Copy Editor" w:date="2026-09-29T17:13:00Z" w16du:dateUtc="2026-09-29T14:13:00Z">
        <w:r w:rsidDel="00974384">
          <w:lastRenderedPageBreak/>
          <w:delText>:</w:delText>
        </w:r>
        <w:r w:rsidR="007C0FF3" w:rsidDel="00974384">
          <w:delText xml:space="preserve"> </w:delText>
        </w:r>
      </w:del>
      <w:del w:id="153" w:author="Copy Editor" w:date="2026-09-29T17:15:00Z" w16du:dateUtc="2026-09-29T14:15:00Z">
        <w:r w:rsidR="007C0FF3" w:rsidDel="00F35BAC">
          <w:delText xml:space="preserve">a </w:delText>
        </w:r>
      </w:del>
      <w:ins w:id="154" w:author="Copy Editor" w:date="2026-09-29T17:15:00Z" w16du:dateUtc="2026-09-29T14:15:00Z">
        <w:r w:rsidR="00F35BAC">
          <w:t xml:space="preserve">Richard’s bag contains </w:t>
        </w:r>
        <w:r w:rsidR="00AD6F76">
          <w:t xml:space="preserve">a </w:t>
        </w:r>
      </w:ins>
      <w:r w:rsidR="007C0FF3">
        <w:t xml:space="preserve">change of clothes, a pair of soft shoes, a sponge bag, </w:t>
      </w:r>
      <w:ins w:id="155" w:author="Copy Editor" w:date="2026-09-29T16:33:00Z" w16du:dateUtc="2026-09-29T13:33:00Z">
        <w:r w:rsidR="008D2FEE">
          <w:t>his</w:t>
        </w:r>
      </w:ins>
      <w:del w:id="156" w:author="Copy Editor" w:date="2026-09-29T16:33:00Z" w16du:dateUtc="2026-09-29T13:33:00Z">
        <w:r w:rsidR="007C0FF3" w:rsidDel="008D2FEE">
          <w:delText>my</w:delText>
        </w:r>
      </w:del>
      <w:r w:rsidR="007C0FF3">
        <w:t xml:space="preserve"> necessary paperwork, and perhaps most precious of all, a brown envelope with a date written on the </w:t>
      </w:r>
      <w:r w:rsidR="0084572A">
        <w:t xml:space="preserve">outside. </w:t>
      </w:r>
    </w:p>
    <w:p w14:paraId="4AB94996" w14:textId="77777777" w:rsidR="0033108A" w:rsidRDefault="007C0FF3" w:rsidP="00B33299">
      <w:pPr>
        <w:pStyle w:val="body"/>
      </w:pPr>
      <w:r>
        <w:t xml:space="preserve">In the seat pocket in front of </w:t>
      </w:r>
      <w:r w:rsidR="0032175F">
        <w:t xml:space="preserve">him, </w:t>
      </w:r>
      <w:r w:rsidR="002801F5">
        <w:t>Richard</w:t>
      </w:r>
      <w:r>
        <w:t xml:space="preserve"> ha</w:t>
      </w:r>
      <w:r w:rsidR="002801F5">
        <w:t>s</w:t>
      </w:r>
      <w:r>
        <w:t xml:space="preserve"> placed an MP3 player, a Kindle loaded with easy </w:t>
      </w:r>
      <w:ins w:id="157" w:author="Copy Editor" w:date="2026-09-29T16:39:00Z" w16du:dateUtc="2026-09-29T13:39:00Z">
        <w:r w:rsidR="00CA6025">
          <w:t>reading,</w:t>
        </w:r>
      </w:ins>
      <w:del w:id="158" w:author="Copy Editor" w:date="2026-09-29T16:39:00Z" w16du:dateUtc="2026-09-29T13:39:00Z">
        <w:r w:rsidDel="00CA6025">
          <w:delText>reading</w:delText>
        </w:r>
      </w:del>
      <w:r>
        <w:t xml:space="preserve"> and a book of sudoku </w:t>
      </w:r>
      <w:r w:rsidR="0084572A">
        <w:t>puzzles.</w:t>
      </w:r>
    </w:p>
    <w:p w14:paraId="27B52AEB" w14:textId="3FBD6D3F" w:rsidR="0033108A" w:rsidRDefault="001B4526" w:rsidP="00A604B0">
      <w:pPr>
        <w:pStyle w:val="aSCENEHEAD"/>
      </w:pPr>
      <w:r>
        <w:t xml:space="preserve">INT. AIRCRAFT </w:t>
      </w:r>
      <w:r w:rsidR="0083696E">
        <w:t>–</w:t>
      </w:r>
      <w:r>
        <w:t xml:space="preserve"> COPEN</w:t>
      </w:r>
      <w:r w:rsidR="0083696E">
        <w:t>HAGEN - DAY</w:t>
      </w:r>
    </w:p>
    <w:p w14:paraId="5E4BDBEB" w14:textId="5008339B" w:rsidR="003439BF" w:rsidRDefault="007937C6" w:rsidP="00B33299">
      <w:pPr>
        <w:pStyle w:val="body"/>
        <w:rPr>
          <w:ins w:id="159" w:author="Copy Editor" w:date="2026-09-29T16:53:00Z" w16du:dateUtc="2026-09-29T13:53:00Z"/>
        </w:rPr>
      </w:pPr>
      <w:r>
        <w:t>T</w:t>
      </w:r>
      <w:r w:rsidR="007C0FF3">
        <w:t xml:space="preserve">he seat belt warning sign </w:t>
      </w:r>
      <w:r>
        <w:t>is</w:t>
      </w:r>
      <w:r w:rsidR="007C0FF3">
        <w:t xml:space="preserve"> </w:t>
      </w:r>
      <w:del w:id="160" w:author="Copy Editor" w:date="2026-09-29T16:51:00Z" w16du:dateUtc="2026-09-29T13:51:00Z">
        <w:r w:rsidR="007C0FF3" w:rsidDel="00734A8D">
          <w:delText>extinguished,</w:delText>
        </w:r>
      </w:del>
      <w:ins w:id="161" w:author="Copy Editor" w:date="2026-09-29T16:51:00Z" w16du:dateUtc="2026-09-29T13:51:00Z">
        <w:r w:rsidR="00734A8D">
          <w:t>extinguished;</w:t>
        </w:r>
      </w:ins>
      <w:r w:rsidR="007C0FF3">
        <w:t xml:space="preserve"> </w:t>
      </w:r>
      <w:r>
        <w:t>Richard</w:t>
      </w:r>
      <w:r w:rsidR="007C0FF3">
        <w:t xml:space="preserve"> remove</w:t>
      </w:r>
      <w:r>
        <w:t>s</w:t>
      </w:r>
      <w:r w:rsidR="007C0FF3">
        <w:t xml:space="preserve"> </w:t>
      </w:r>
      <w:r>
        <w:t>his</w:t>
      </w:r>
      <w:r w:rsidR="007C0FF3">
        <w:t xml:space="preserve"> shoes, reclin</w:t>
      </w:r>
      <w:r>
        <w:t>es</w:t>
      </w:r>
      <w:r w:rsidR="007C0FF3">
        <w:t xml:space="preserve"> </w:t>
      </w:r>
      <w:r>
        <w:t>his</w:t>
      </w:r>
      <w:r w:rsidR="007C0FF3">
        <w:t xml:space="preserve"> seat, and settle</w:t>
      </w:r>
      <w:r>
        <w:t>s</w:t>
      </w:r>
      <w:r w:rsidR="007C0FF3">
        <w:t xml:space="preserve"> in for a long flight.</w:t>
      </w:r>
    </w:p>
    <w:p w14:paraId="4EE5C2E6" w14:textId="0F3C59C5" w:rsidR="00255826" w:rsidRDefault="00255826" w:rsidP="00B33299">
      <w:pPr>
        <w:pStyle w:val="body"/>
        <w:rPr>
          <w:ins w:id="162" w:author="Copy Editor" w:date="2026-09-29T16:53:00Z" w16du:dateUtc="2026-09-29T13:53:00Z"/>
        </w:rPr>
      </w:pPr>
      <w:ins w:id="163" w:author="Copy Editor" w:date="2026-09-29T16:53:00Z" w16du:dateUtc="2026-09-29T13:53:00Z">
        <w:r>
          <w:t>He is on his way</w:t>
        </w:r>
      </w:ins>
    </w:p>
    <w:p w14:paraId="77CE80A6" w14:textId="596FDBBB" w:rsidR="009C22F9" w:rsidRDefault="00255826">
      <w:pPr>
        <w:pStyle w:val="bCHARACTER"/>
        <w:pPrChange w:id="164" w:author="Copy Editor" w:date="2026-09-29T16:53:00Z" w16du:dateUtc="2026-09-29T13:53:00Z">
          <w:pPr>
            <w:pStyle w:val="body"/>
          </w:pPr>
        </w:pPrChange>
      </w:pPr>
      <w:ins w:id="165" w:author="Copy Editor" w:date="2026-09-29T16:53:00Z" w16du:dateUtc="2026-09-29T13:53:00Z">
        <w:r>
          <w:t>RICHARD (V.O.)</w:t>
        </w:r>
      </w:ins>
    </w:p>
    <w:p w14:paraId="5B878998" w14:textId="69CBCDEF" w:rsidR="00255826" w:rsidRDefault="007C0FF3">
      <w:pPr>
        <w:pStyle w:val="bdialogue"/>
        <w:rPr>
          <w:ins w:id="166" w:author="Copy Editor" w:date="2026-09-29T16:53:00Z" w16du:dateUtc="2026-09-29T13:53:00Z"/>
        </w:rPr>
        <w:pPrChange w:id="167" w:author="Copy Editor" w:date="2026-10-04T15:45:00Z" w16du:dateUtc="2026-10-04T12:45:00Z">
          <w:pPr>
            <w:pStyle w:val="body"/>
          </w:pPr>
        </w:pPrChange>
      </w:pPr>
      <w:del w:id="168" w:author="Copy Editor" w:date="2026-09-29T16:51:00Z" w16du:dateUtc="2026-09-29T13:51:00Z">
        <w:r w:rsidDel="00734A8D">
          <w:delText>So, I</w:delText>
        </w:r>
      </w:del>
      <w:del w:id="169" w:author="Copy Editor" w:date="2026-09-29T16:53:00Z" w16du:dateUtc="2026-09-29T13:53:00Z">
        <w:r w:rsidDel="00255826">
          <w:delText xml:space="preserve"> </w:delText>
        </w:r>
      </w:del>
      <w:del w:id="170" w:author="Copy Editor" w:date="2026-09-29T16:51:00Z" w16du:dateUtc="2026-09-29T13:51:00Z">
        <w:r w:rsidDel="00734A8D">
          <w:delText xml:space="preserve">was </w:delText>
        </w:r>
      </w:del>
      <w:del w:id="171" w:author="Copy Editor" w:date="2026-09-29T16:53:00Z" w16du:dateUtc="2026-09-29T13:53:00Z">
        <w:r w:rsidDel="00255826">
          <w:delText>on</w:delText>
        </w:r>
      </w:del>
      <w:del w:id="172" w:author="Copy Editor" w:date="2026-09-29T16:52:00Z" w16du:dateUtc="2026-09-29T13:52:00Z">
        <w:r w:rsidDel="00734A8D">
          <w:delText xml:space="preserve"> my</w:delText>
        </w:r>
      </w:del>
      <w:del w:id="173" w:author="Copy Editor" w:date="2026-09-29T16:53:00Z" w16du:dateUtc="2026-09-29T13:53:00Z">
        <w:r w:rsidDel="00255826">
          <w:delText xml:space="preserve"> way, </w:delText>
        </w:r>
      </w:del>
      <w:ins w:id="174" w:author="Copy Editor" w:date="2026-09-29T16:54:00Z" w16du:dateUtc="2026-09-29T13:54:00Z">
        <w:r w:rsidR="00255826">
          <w:t>B</w:t>
        </w:r>
      </w:ins>
      <w:del w:id="175" w:author="Copy Editor" w:date="2026-09-29T16:54:00Z" w16du:dateUtc="2026-09-29T13:54:00Z">
        <w:r w:rsidDel="00255826">
          <w:delText>b</w:delText>
        </w:r>
      </w:del>
      <w:r>
        <w:t xml:space="preserve">ut wait, there’s another </w:t>
      </w:r>
      <w:r w:rsidR="0084572A">
        <w:t>question.</w:t>
      </w:r>
    </w:p>
    <w:p w14:paraId="6556C1FF" w14:textId="77777777" w:rsidR="00CF3262" w:rsidRDefault="0084572A">
      <w:pPr>
        <w:pStyle w:val="bdialogue"/>
        <w:rPr>
          <w:ins w:id="176" w:author="Copy Editor" w:date="2026-09-29T16:54:00Z" w16du:dateUtc="2026-09-29T13:54:00Z"/>
        </w:rPr>
        <w:pPrChange w:id="177" w:author="Copy Editor" w:date="2026-10-04T15:45:00Z" w16du:dateUtc="2026-10-04T12:45:00Z">
          <w:pPr>
            <w:pStyle w:val="body"/>
          </w:pPr>
        </w:pPrChange>
      </w:pPr>
      <w:del w:id="178" w:author="Copy Editor" w:date="2026-09-29T16:53:00Z" w16du:dateUtc="2026-09-29T13:53:00Z">
        <w:r w:rsidDel="00255826">
          <w:delText xml:space="preserve"> </w:delText>
        </w:r>
      </w:del>
      <w:r w:rsidR="007C0FF3">
        <w:t xml:space="preserve">Nobody ordinarily would make such a </w:t>
      </w:r>
      <w:r>
        <w:t>journey</w:t>
      </w:r>
      <w:ins w:id="179" w:author="Copy Editor" w:date="2026-09-29T16:54:00Z" w16du:dateUtc="2026-09-29T13:54:00Z">
        <w:r w:rsidR="00CF3262">
          <w:t xml:space="preserve">. </w:t>
        </w:r>
      </w:ins>
      <w:del w:id="180" w:author="Copy Editor" w:date="2026-09-29T16:54:00Z" w16du:dateUtc="2026-09-29T13:54:00Z">
        <w:r w:rsidDel="00CF3262">
          <w:delText>;</w:delText>
        </w:r>
        <w:r w:rsidR="007C0FF3" w:rsidDel="00CF3262">
          <w:delText xml:space="preserve"> n</w:delText>
        </w:r>
      </w:del>
      <w:ins w:id="181" w:author="Copy Editor" w:date="2026-09-29T16:54:00Z" w16du:dateUtc="2026-09-29T13:54:00Z">
        <w:r w:rsidR="00CF3262">
          <w:t>N</w:t>
        </w:r>
      </w:ins>
      <w:r w:rsidR="007C0FF3">
        <w:t xml:space="preserve">obody would travel so far, stay such a short time, and return unless it was for some important business meeting, and this most certainly wasn’t </w:t>
      </w:r>
      <w:r>
        <w:t xml:space="preserve">business. </w:t>
      </w:r>
    </w:p>
    <w:p w14:paraId="090C947E" w14:textId="77777777" w:rsidR="00A81B1C" w:rsidRDefault="00A6273C">
      <w:pPr>
        <w:pStyle w:val="bdialogue"/>
        <w:rPr>
          <w:ins w:id="182" w:author="Copy Editor" w:date="2026-09-29T16:55:00Z" w16du:dateUtc="2026-09-29T13:55:00Z"/>
        </w:rPr>
        <w:pPrChange w:id="183" w:author="Copy Editor" w:date="2026-10-04T15:45:00Z" w16du:dateUtc="2026-10-04T12:45:00Z">
          <w:pPr>
            <w:pStyle w:val="body"/>
          </w:pPr>
        </w:pPrChange>
      </w:pPr>
      <w:r>
        <w:t>So,</w:t>
      </w:r>
      <w:r w:rsidR="007C0FF3">
        <w:t xml:space="preserve"> what had bought me to this </w:t>
      </w:r>
      <w:r w:rsidR="0084572A">
        <w:t>point?</w:t>
      </w:r>
      <w:del w:id="184" w:author="Copy Editor" w:date="2026-09-29T16:56:00Z" w16du:dateUtc="2026-09-29T13:56:00Z">
        <w:r w:rsidR="0084572A" w:rsidDel="00A81B1C">
          <w:delText xml:space="preserve"> </w:delText>
        </w:r>
      </w:del>
    </w:p>
    <w:p w14:paraId="0CC583B1" w14:textId="77777777" w:rsidR="00A81B1C" w:rsidRDefault="007C0FF3">
      <w:pPr>
        <w:pStyle w:val="bdialogue"/>
        <w:rPr>
          <w:ins w:id="185" w:author="Copy Editor" w:date="2026-09-29T16:56:00Z" w16du:dateUtc="2026-09-29T13:56:00Z"/>
        </w:rPr>
        <w:pPrChange w:id="186" w:author="Copy Editor" w:date="2026-10-04T15:45:00Z" w16du:dateUtc="2026-10-04T12:45:00Z">
          <w:pPr>
            <w:pStyle w:val="body"/>
          </w:pPr>
        </w:pPrChange>
      </w:pPr>
      <w:r>
        <w:t xml:space="preserve">What were the influences that had, step by small step, sometimes a long stride or two, but something had brought me to this </w:t>
      </w:r>
      <w:r w:rsidR="0084572A">
        <w:t xml:space="preserve">situation? </w:t>
      </w:r>
    </w:p>
    <w:p w14:paraId="7580F082" w14:textId="77777777" w:rsidR="00B0718E" w:rsidRDefault="007C0FF3" w:rsidP="004B3D80">
      <w:pPr>
        <w:pStyle w:val="bdialogue"/>
        <w:rPr>
          <w:ins w:id="187" w:author="Copy Editor" w:date="2026-09-29T16:58:00Z" w16du:dateUtc="2026-09-29T13:58:00Z"/>
        </w:rPr>
      </w:pPr>
      <w:r>
        <w:t>The other passengers on the plane had no idea of the deeds and developments that cumulated, morphed, and resulted in this climax of many years</w:t>
      </w:r>
      <w:ins w:id="188" w:author="Copy Editor" w:date="2026-09-29T16:58:00Z" w16du:dateUtc="2026-09-29T13:58:00Z">
        <w:r w:rsidR="00B0718E">
          <w:t>.</w:t>
        </w:r>
      </w:ins>
    </w:p>
    <w:p w14:paraId="4D4C0A84" w14:textId="77777777" w:rsidR="00DB5B3E" w:rsidRDefault="007C0FF3" w:rsidP="004B3D80">
      <w:pPr>
        <w:pStyle w:val="bdialogue"/>
        <w:rPr>
          <w:ins w:id="189" w:author="Copy Editor" w:date="2026-09-29T16:59:00Z" w16du:dateUtc="2026-09-29T13:59:00Z"/>
        </w:rPr>
      </w:pPr>
      <w:del w:id="190" w:author="Copy Editor" w:date="2026-09-29T16:58:00Z" w16du:dateUtc="2026-09-29T13:58:00Z">
        <w:r w:rsidDel="00B0718E">
          <w:delText>, bu</w:delText>
        </w:r>
      </w:del>
      <w:ins w:id="191" w:author="Copy Editor" w:date="2026-09-29T16:58:00Z" w16du:dateUtc="2026-09-29T13:58:00Z">
        <w:r w:rsidR="00B0718E">
          <w:t>Bu</w:t>
        </w:r>
      </w:ins>
      <w:r>
        <w:t xml:space="preserve">t the events had happened, the influences had directed my </w:t>
      </w:r>
      <w:r w:rsidR="005C6845">
        <w:t>path, and</w:t>
      </w:r>
      <w:r>
        <w:t xml:space="preserve"> finally I was on my way</w:t>
      </w:r>
      <w:ins w:id="192" w:author="Copy Editor" w:date="2026-09-29T16:59:00Z" w16du:dateUtc="2026-09-29T13:59:00Z">
        <w:r w:rsidR="00DB5B3E">
          <w:t>.</w:t>
        </w:r>
      </w:ins>
    </w:p>
    <w:p w14:paraId="450DAEA2" w14:textId="77777777" w:rsidR="00DB5B3E" w:rsidRDefault="007C0FF3" w:rsidP="004B3D80">
      <w:pPr>
        <w:pStyle w:val="bdialogue"/>
        <w:rPr>
          <w:ins w:id="193" w:author="Copy Editor" w:date="2026-09-29T16:59:00Z" w16du:dateUtc="2026-09-29T13:59:00Z"/>
        </w:rPr>
      </w:pPr>
      <w:del w:id="194" w:author="Copy Editor" w:date="2026-09-29T16:59:00Z" w16du:dateUtc="2026-09-29T13:59:00Z">
        <w:r w:rsidDel="00DB5B3E">
          <w:lastRenderedPageBreak/>
          <w:delText>, and e</w:delText>
        </w:r>
      </w:del>
      <w:ins w:id="195" w:author="Copy Editor" w:date="2026-09-29T16:59:00Z" w16du:dateUtc="2026-09-29T13:59:00Z">
        <w:r w:rsidR="00DB5B3E">
          <w:t>E</w:t>
        </w:r>
      </w:ins>
      <w:r>
        <w:t xml:space="preserve">ven </w:t>
      </w:r>
      <w:r w:rsidR="00A6273C">
        <w:t>then,</w:t>
      </w:r>
      <w:r>
        <w:t xml:space="preserve"> I didn’t </w:t>
      </w:r>
      <w:r w:rsidR="009553E9">
        <w:t>realize</w:t>
      </w:r>
      <w:r>
        <w:t xml:space="preserve"> that I was heading towards </w:t>
      </w:r>
      <w:r w:rsidR="005C6845">
        <w:t>closure.</w:t>
      </w:r>
      <w:del w:id="196" w:author="Copy Editor" w:date="2026-09-29T16:59:00Z" w16du:dateUtc="2026-09-29T13:59:00Z">
        <w:r w:rsidR="005C6845" w:rsidDel="00DB5B3E">
          <w:delText xml:space="preserve"> </w:delText>
        </w:r>
      </w:del>
    </w:p>
    <w:p w14:paraId="751E172E" w14:textId="77777777" w:rsidR="006273C6" w:rsidRDefault="007C0FF3" w:rsidP="004B3D80">
      <w:pPr>
        <w:pStyle w:val="bdialogue"/>
        <w:rPr>
          <w:ins w:id="197" w:author="Copy Editor" w:date="2026-09-29T17:00:00Z" w16du:dateUtc="2026-09-29T14:00:00Z"/>
        </w:rPr>
      </w:pPr>
      <w:r>
        <w:t>Not so much for me, but for someone else</w:t>
      </w:r>
      <w:ins w:id="198" w:author="Copy Editor" w:date="2026-09-29T17:00:00Z" w16du:dateUtc="2026-09-29T14:00:00Z">
        <w:r w:rsidR="006273C6">
          <w:t>.</w:t>
        </w:r>
      </w:ins>
    </w:p>
    <w:p w14:paraId="2C67A342" w14:textId="38CCB528" w:rsidR="00DB5B3E" w:rsidRDefault="007C0FF3" w:rsidP="004B3D80">
      <w:pPr>
        <w:pStyle w:val="bdialogue"/>
        <w:rPr>
          <w:ins w:id="199" w:author="Copy Editor" w:date="2026-09-29T17:00:00Z" w16du:dateUtc="2026-09-29T14:00:00Z"/>
        </w:rPr>
      </w:pPr>
      <w:del w:id="200" w:author="Copy Editor" w:date="2026-09-29T17:00:00Z" w16du:dateUtc="2026-09-29T14:00:00Z">
        <w:r w:rsidDel="006273C6">
          <w:delText>, a</w:delText>
        </w:r>
      </w:del>
      <w:ins w:id="201" w:author="Copy Editor" w:date="2026-09-29T17:00:00Z" w16du:dateUtc="2026-09-29T14:00:00Z">
        <w:r w:rsidR="006273C6">
          <w:t>A</w:t>
        </w:r>
      </w:ins>
      <w:r>
        <w:t xml:space="preserve"> </w:t>
      </w:r>
      <w:r w:rsidR="005C6845">
        <w:t xml:space="preserve">friend. </w:t>
      </w:r>
    </w:p>
    <w:p w14:paraId="50A2EE48" w14:textId="2BE568D1" w:rsidR="006273C6" w:rsidRDefault="007C0FF3" w:rsidP="004B3D80">
      <w:pPr>
        <w:pStyle w:val="bdialogue"/>
        <w:rPr>
          <w:ins w:id="202" w:author="Copy Editor" w:date="2026-09-29T17:00:00Z" w16du:dateUtc="2026-09-29T14:00:00Z"/>
        </w:rPr>
      </w:pPr>
      <w:r>
        <w:t>A friend in the truest sense of the word, someone I had only known for an hour, and that hour was many years ago</w:t>
      </w:r>
      <w:del w:id="203" w:author="Copy Editor" w:date="2026-09-29T17:00:00Z" w16du:dateUtc="2026-09-29T14:00:00Z">
        <w:r w:rsidDel="006273C6">
          <w:delText>,</w:delText>
        </w:r>
      </w:del>
      <w:ins w:id="204" w:author="Copy Editor" w:date="2026-09-29T17:00:00Z" w16du:dateUtc="2026-09-29T14:00:00Z">
        <w:r w:rsidR="006273C6">
          <w:t>.</w:t>
        </w:r>
      </w:ins>
      <w:r>
        <w:t xml:space="preserve"> </w:t>
      </w:r>
    </w:p>
    <w:p w14:paraId="6BDB6307" w14:textId="77777777" w:rsidR="005F6C37" w:rsidRDefault="006273C6" w:rsidP="004B3D80">
      <w:pPr>
        <w:pStyle w:val="bdialogue"/>
        <w:rPr>
          <w:ins w:id="205" w:author="Copy Editor" w:date="2026-09-29T17:00:00Z" w16du:dateUtc="2026-09-29T14:00:00Z"/>
        </w:rPr>
      </w:pPr>
      <w:ins w:id="206" w:author="Copy Editor" w:date="2026-09-29T17:00:00Z" w16du:dateUtc="2026-09-29T14:00:00Z">
        <w:r>
          <w:t>B</w:t>
        </w:r>
      </w:ins>
      <w:del w:id="207" w:author="Copy Editor" w:date="2026-09-29T17:00:00Z" w16du:dateUtc="2026-09-29T14:00:00Z">
        <w:r w:rsidR="007C0FF3" w:rsidDel="006273C6">
          <w:delText>b</w:delText>
        </w:r>
      </w:del>
      <w:r w:rsidR="007C0FF3">
        <w:t xml:space="preserve">ut we were </w:t>
      </w:r>
      <w:r w:rsidR="005C6845">
        <w:t>friends,</w:t>
      </w:r>
      <w:r w:rsidR="007C0FF3">
        <w:t xml:space="preserve"> and friends support each other</w:t>
      </w:r>
      <w:ins w:id="208" w:author="Copy Editor" w:date="2026-09-29T17:00:00Z" w16du:dateUtc="2026-09-29T14:00:00Z">
        <w:r w:rsidR="005F6C37">
          <w:t>.</w:t>
        </w:r>
      </w:ins>
    </w:p>
    <w:p w14:paraId="5E4BDBEC" w14:textId="7EC522F7" w:rsidR="003439BF" w:rsidRDefault="007C0FF3">
      <w:pPr>
        <w:pStyle w:val="bdialogue"/>
        <w:pPrChange w:id="209" w:author="Copy Editor" w:date="2026-10-04T15:45:00Z" w16du:dateUtc="2026-10-04T12:45:00Z">
          <w:pPr>
            <w:pStyle w:val="body"/>
          </w:pPr>
        </w:pPrChange>
      </w:pPr>
      <w:del w:id="210" w:author="Copy Editor" w:date="2026-09-29T17:00:00Z" w16du:dateUtc="2026-09-29T14:00:00Z">
        <w:r w:rsidDel="005F6C37">
          <w:delText xml:space="preserve">, and </w:delText>
        </w:r>
      </w:del>
      <w:r>
        <w:t xml:space="preserve">I felt he needed </w:t>
      </w:r>
      <w:r w:rsidR="005C6845">
        <w:t>support,</w:t>
      </w:r>
      <w:r>
        <w:t xml:space="preserve"> so I was on my way.</w:t>
      </w:r>
    </w:p>
    <w:p w14:paraId="5E4BDBEE" w14:textId="257ADB75" w:rsidR="003439BF" w:rsidRDefault="00FF276C" w:rsidP="00DB5909">
      <w:pPr>
        <w:pStyle w:val="aSCENEHEAD"/>
        <w:rPr>
          <w:ins w:id="211" w:author="Copy Editor" w:date="2026-09-29T17:01:00Z" w16du:dateUtc="2026-09-29T14:01:00Z"/>
        </w:rPr>
      </w:pPr>
      <w:r>
        <w:t>SC</w:t>
      </w:r>
      <w:r w:rsidR="00C16C4C">
        <w:t>ENE</w:t>
      </w:r>
      <w:r w:rsidR="004A49BF" w:rsidRPr="00E93B34">
        <w:t xml:space="preserve"> 2: THE BEGINNING</w:t>
      </w:r>
    </w:p>
    <w:p w14:paraId="566FA9A0" w14:textId="2C5AA0AE" w:rsidR="005B7297" w:rsidRDefault="005B7297" w:rsidP="00DB5909">
      <w:pPr>
        <w:pStyle w:val="aSCENEHEAD"/>
        <w:rPr>
          <w:ins w:id="212" w:author="Copy Editor" w:date="2026-09-29T17:02:00Z" w16du:dateUtc="2026-09-29T14:02:00Z"/>
        </w:rPr>
      </w:pPr>
      <w:ins w:id="213" w:author="Copy Editor" w:date="2026-09-29T17:01:00Z" w16du:dateUtc="2026-09-29T14:01:00Z">
        <w:r>
          <w:t xml:space="preserve">EXT. SCOTTISH HILL FARM – DAY </w:t>
        </w:r>
      </w:ins>
      <w:ins w:id="214" w:author="Copy Editor" w:date="2026-09-29T17:02:00Z" w16du:dateUtc="2026-09-29T14:02:00Z">
        <w:r w:rsidR="00A707F0">
          <w:t>–</w:t>
        </w:r>
      </w:ins>
      <w:ins w:id="215" w:author="Copy Editor" w:date="2026-09-29T17:01:00Z" w16du:dateUtc="2026-09-29T14:01:00Z">
        <w:r>
          <w:t xml:space="preserve"> 1907</w:t>
        </w:r>
      </w:ins>
    </w:p>
    <w:p w14:paraId="0B54B16A" w14:textId="058DE8F1" w:rsidR="00A707F0" w:rsidRPr="00E93B34" w:rsidRDefault="00A707F0">
      <w:pPr>
        <w:pStyle w:val="bCHARACTER"/>
        <w:pPrChange w:id="216" w:author="Copy Editor" w:date="2026-09-29T17:02:00Z" w16du:dateUtc="2026-09-29T14:02:00Z">
          <w:pPr>
            <w:pStyle w:val="aSCENEHEAD"/>
          </w:pPr>
        </w:pPrChange>
      </w:pPr>
      <w:ins w:id="217" w:author="Copy Editor" w:date="2026-09-29T17:02:00Z" w16du:dateUtc="2026-09-29T14:02:00Z">
        <w:r>
          <w:t>RICHARD (V.O.)</w:t>
        </w:r>
      </w:ins>
    </w:p>
    <w:p w14:paraId="25A06EFC" w14:textId="77777777" w:rsidR="00A707F0" w:rsidRDefault="007C0FF3">
      <w:pPr>
        <w:pStyle w:val="bdialogue"/>
        <w:rPr>
          <w:ins w:id="218" w:author="Copy Editor" w:date="2026-09-29T17:02:00Z" w16du:dateUtc="2026-09-29T14:02:00Z"/>
        </w:rPr>
        <w:pPrChange w:id="219" w:author="Copy Editor" w:date="2026-10-04T15:45:00Z" w16du:dateUtc="2026-10-04T12:45:00Z">
          <w:pPr>
            <w:pStyle w:val="body"/>
          </w:pPr>
        </w:pPrChange>
      </w:pPr>
      <w:r>
        <w:t xml:space="preserve">David was born on a hill farm in Scotland in </w:t>
      </w:r>
      <w:r w:rsidR="005C6845">
        <w:t>1907.</w:t>
      </w:r>
      <w:del w:id="220" w:author="Copy Editor" w:date="2026-09-29T17:02:00Z" w16du:dateUtc="2026-09-29T14:02:00Z">
        <w:r w:rsidR="005C6845" w:rsidDel="00A707F0">
          <w:delText xml:space="preserve"> </w:delText>
        </w:r>
      </w:del>
    </w:p>
    <w:p w14:paraId="067335A8" w14:textId="77777777" w:rsidR="00A707F0" w:rsidRDefault="007C0FF3">
      <w:pPr>
        <w:pStyle w:val="bdialogue"/>
        <w:rPr>
          <w:ins w:id="221" w:author="Copy Editor" w:date="2026-09-29T17:02:00Z" w16du:dateUtc="2026-09-29T14:02:00Z"/>
        </w:rPr>
        <w:pPrChange w:id="222" w:author="Copy Editor" w:date="2026-10-04T15:45:00Z" w16du:dateUtc="2026-10-04T12:45:00Z">
          <w:pPr>
            <w:pStyle w:val="body"/>
          </w:pPr>
        </w:pPrChange>
      </w:pPr>
      <w:r>
        <w:t xml:space="preserve">He would have made an excellent </w:t>
      </w:r>
      <w:r w:rsidR="005C6845">
        <w:t>father,</w:t>
      </w:r>
      <w:r>
        <w:t xml:space="preserve"> but his fiancée was killed on a railway crossing a few days before the </w:t>
      </w:r>
      <w:r w:rsidR="005C6845">
        <w:t>wedding,</w:t>
      </w:r>
      <w:r>
        <w:t xml:space="preserve"> and it was not to </w:t>
      </w:r>
      <w:r w:rsidR="005C6845">
        <w:t xml:space="preserve">be. </w:t>
      </w:r>
    </w:p>
    <w:p w14:paraId="65AADAEA" w14:textId="77777777" w:rsidR="00A707F0" w:rsidRDefault="007C0FF3">
      <w:pPr>
        <w:pStyle w:val="bbodybeforebeat"/>
        <w:rPr>
          <w:ins w:id="223" w:author="Copy Editor" w:date="2026-09-29T17:03:00Z" w16du:dateUtc="2026-09-29T14:03:00Z"/>
        </w:rPr>
        <w:pPrChange w:id="224" w:author="Copy Editor" w:date="2026-10-07T10:05:00Z" w16du:dateUtc="2026-10-07T07:05:00Z">
          <w:pPr>
            <w:pStyle w:val="bdialogue"/>
          </w:pPr>
        </w:pPrChange>
      </w:pPr>
      <w:r>
        <w:t xml:space="preserve">This was all long before I was </w:t>
      </w:r>
      <w:r w:rsidR="001D6974">
        <w:t>born;</w:t>
      </w:r>
      <w:r>
        <w:t xml:space="preserve"> my parents were probably toddlers</w:t>
      </w:r>
      <w:r w:rsidR="001D6974">
        <w:t>.</w:t>
      </w:r>
      <w:del w:id="225" w:author="Copy Editor" w:date="2026-09-29T17:03:00Z" w16du:dateUtc="2026-09-29T14:03:00Z">
        <w:r w:rsidR="001D6974" w:rsidDel="00A707F0">
          <w:delText xml:space="preserve"> </w:delText>
        </w:r>
      </w:del>
    </w:p>
    <w:p w14:paraId="0B386F36" w14:textId="06C80DC1" w:rsidR="00A707F0" w:rsidRDefault="00A707F0">
      <w:pPr>
        <w:pStyle w:val="baparenthisis"/>
        <w:rPr>
          <w:ins w:id="226" w:author="Copy Editor" w:date="2026-09-29T17:03:00Z" w16du:dateUtc="2026-09-29T14:03:00Z"/>
        </w:rPr>
        <w:pPrChange w:id="227" w:author="Copy Editor" w:date="2026-09-29T17:03:00Z" w16du:dateUtc="2026-09-29T14:03:00Z">
          <w:pPr>
            <w:pStyle w:val="body"/>
          </w:pPr>
        </w:pPrChange>
      </w:pPr>
      <w:ins w:id="228" w:author="Copy Editor" w:date="2026-09-29T17:03:00Z" w16du:dateUtc="2026-09-29T14:03:00Z">
        <w:r>
          <w:t>(Beat)</w:t>
        </w:r>
      </w:ins>
    </w:p>
    <w:p w14:paraId="581EE615" w14:textId="77777777" w:rsidR="00C95A07" w:rsidRDefault="00A6273C" w:rsidP="004B3D80">
      <w:pPr>
        <w:pStyle w:val="bdialogue"/>
        <w:rPr>
          <w:ins w:id="229" w:author="Copy Editor" w:date="2026-09-29T17:04:00Z" w16du:dateUtc="2026-09-29T14:04:00Z"/>
        </w:rPr>
      </w:pPr>
      <w:r>
        <w:t>Certainly,</w:t>
      </w:r>
      <w:r w:rsidR="007C0FF3">
        <w:t xml:space="preserve"> they wouldn’t have met at this stage, but such are the </w:t>
      </w:r>
      <w:r w:rsidR="001D6974">
        <w:t xml:space="preserve">events </w:t>
      </w:r>
      <w:r w:rsidR="009553E9">
        <w:t>that</w:t>
      </w:r>
      <w:r w:rsidR="007C0FF3">
        <w:t xml:space="preserve"> affect our lives, even into the next </w:t>
      </w:r>
      <w:r w:rsidR="001D6974">
        <w:t xml:space="preserve">century. </w:t>
      </w:r>
    </w:p>
    <w:p w14:paraId="5E4BDBEF" w14:textId="46DAEF66" w:rsidR="003439BF" w:rsidRDefault="007C0FF3">
      <w:pPr>
        <w:pStyle w:val="bdialogue"/>
        <w:pPrChange w:id="230" w:author="Copy Editor" w:date="2026-10-04T15:45:00Z" w16du:dateUtc="2026-10-04T12:45:00Z">
          <w:pPr>
            <w:pStyle w:val="body"/>
          </w:pPr>
        </w:pPrChange>
      </w:pPr>
      <w:r>
        <w:t xml:space="preserve">He was very intelligent, not well educated but </w:t>
      </w:r>
      <w:r w:rsidR="001D6974">
        <w:t>intelligent;</w:t>
      </w:r>
      <w:r>
        <w:t xml:space="preserve"> he could read a room full of people, the slightest clue and he’d spot it, and he only had to look at a field of </w:t>
      </w:r>
      <w:r w:rsidR="001D6974">
        <w:t>livestock,</w:t>
      </w:r>
      <w:r>
        <w:t xml:space="preserve"> and he could instantly tell you if they </w:t>
      </w:r>
      <w:r>
        <w:lastRenderedPageBreak/>
        <w:t xml:space="preserve">were well cared for or </w:t>
      </w:r>
      <w:r w:rsidR="001D6974">
        <w:t>not,</w:t>
      </w:r>
      <w:r>
        <w:t xml:space="preserve"> and if not, what would be required to get them into good shape.</w:t>
      </w:r>
    </w:p>
    <w:p w14:paraId="5E4BDBF1" w14:textId="1BEAA8D9" w:rsidR="003439BF" w:rsidRDefault="001D6974">
      <w:pPr>
        <w:pStyle w:val="bdialogue"/>
        <w:pPrChange w:id="231" w:author="Copy Editor" w:date="2026-10-04T15:45:00Z" w16du:dateUtc="2026-10-04T12:45:00Z">
          <w:pPr>
            <w:pStyle w:val="body"/>
          </w:pPr>
        </w:pPrChange>
      </w:pPr>
      <w:r>
        <w:t xml:space="preserve">In 1961 he is employed by Glasgow University Veterinary School looking after the livestock. </w:t>
      </w:r>
    </w:p>
    <w:p w14:paraId="5E4BDBF4" w14:textId="23816E34" w:rsidR="003439BF" w:rsidRDefault="00E47C6F" w:rsidP="00DB5909">
      <w:pPr>
        <w:pStyle w:val="aSCENEHEAD"/>
        <w:rPr>
          <w:ins w:id="232" w:author="Copy Editor" w:date="2026-10-04T15:34:00Z" w16du:dateUtc="2026-10-04T12:34:00Z"/>
        </w:rPr>
      </w:pPr>
      <w:r>
        <w:t>SCENE</w:t>
      </w:r>
      <w:r w:rsidRPr="00C16C4C">
        <w:t xml:space="preserve"> 3: THE START. 1954-1961</w:t>
      </w:r>
    </w:p>
    <w:p w14:paraId="64C5B7D5" w14:textId="08710306" w:rsidR="00D75929" w:rsidRDefault="00D75929" w:rsidP="00D75929">
      <w:pPr>
        <w:pStyle w:val="aSCENEHEAD"/>
        <w:rPr>
          <w:ins w:id="233" w:author="Copy Editor" w:date="2026-10-04T15:35:00Z" w16du:dateUtc="2026-10-04T12:35:00Z"/>
        </w:rPr>
      </w:pPr>
      <w:ins w:id="234" w:author="Copy Editor" w:date="2026-10-04T15:34:00Z">
        <w:r w:rsidRPr="00D75929">
          <w:t>INT. FAMILY HOME – DAY</w:t>
        </w:r>
      </w:ins>
    </w:p>
    <w:p w14:paraId="25EE9304" w14:textId="77777777" w:rsidR="00D6568C" w:rsidRPr="00D6568C" w:rsidRDefault="00D6568C" w:rsidP="00D6568C">
      <w:pPr>
        <w:pStyle w:val="bCHARACTER"/>
        <w:rPr>
          <w:ins w:id="235" w:author="Copy Editor" w:date="2026-10-04T15:35:00Z" w16du:dateUtc="2026-10-04T12:35:00Z"/>
        </w:rPr>
      </w:pPr>
      <w:ins w:id="236" w:author="Copy Editor" w:date="2026-10-04T15:35:00Z" w16du:dateUtc="2026-10-04T12:35:00Z">
        <w:r>
          <w:t>RICHARD (V.O.)</w:t>
        </w:r>
      </w:ins>
    </w:p>
    <w:p w14:paraId="1569F402" w14:textId="65AAC8A7" w:rsidR="00AF150B" w:rsidRPr="00B1402C" w:rsidDel="000A59A1" w:rsidRDefault="00AF150B">
      <w:pPr>
        <w:pStyle w:val="bdialogue"/>
        <w:rPr>
          <w:del w:id="237" w:author="Copy Editor" w:date="2026-10-04T15:33:00Z" w16du:dateUtc="2026-10-04T12:33:00Z"/>
        </w:rPr>
        <w:pPrChange w:id="238" w:author="Copy Editor" w:date="2026-10-04T15:45:00Z" w16du:dateUtc="2026-10-04T12:45:00Z">
          <w:pPr>
            <w:pStyle w:val="aSCENEHEAD"/>
          </w:pPr>
        </w:pPrChange>
      </w:pPr>
    </w:p>
    <w:p w14:paraId="496A29FC" w14:textId="77777777" w:rsidR="00E9380E" w:rsidRDefault="007C0FF3">
      <w:pPr>
        <w:pStyle w:val="bdialogue"/>
        <w:rPr>
          <w:ins w:id="239" w:author="Copy Editor" w:date="2026-10-04T15:35:00Z" w16du:dateUtc="2026-10-04T12:35:00Z"/>
        </w:rPr>
        <w:pPrChange w:id="240" w:author="Copy Editor" w:date="2026-10-04T15:45:00Z" w16du:dateUtc="2026-10-04T12:45:00Z">
          <w:pPr>
            <w:pStyle w:val="body"/>
          </w:pPr>
        </w:pPrChange>
      </w:pPr>
      <w:r>
        <w:t xml:space="preserve">I was the youngest of </w:t>
      </w:r>
      <w:r w:rsidR="001D6974">
        <w:t xml:space="preserve">three. </w:t>
      </w:r>
      <w:r w:rsidRPr="004B3D80">
        <w:t>Thin</w:t>
      </w:r>
      <w:r>
        <w:t xml:space="preserve">, </w:t>
      </w:r>
      <w:r w:rsidR="001D6974">
        <w:t>not</w:t>
      </w:r>
      <w:r>
        <w:t xml:space="preserve"> too brave, and life was </w:t>
      </w:r>
      <w:r w:rsidR="001D6974">
        <w:t>difficult.</w:t>
      </w:r>
      <w:del w:id="241" w:author="Copy Editor" w:date="2026-10-04T15:35:00Z" w16du:dateUtc="2026-10-04T12:35:00Z">
        <w:r w:rsidR="001D6974" w:rsidDel="00E9380E">
          <w:delText xml:space="preserve"> </w:delText>
        </w:r>
      </w:del>
    </w:p>
    <w:p w14:paraId="27E74366" w14:textId="77777777" w:rsidR="00E9380E" w:rsidRDefault="007C0FF3">
      <w:pPr>
        <w:pStyle w:val="bdialogue"/>
        <w:rPr>
          <w:ins w:id="242" w:author="Copy Editor" w:date="2026-10-04T15:36:00Z" w16du:dateUtc="2026-10-04T12:36:00Z"/>
        </w:rPr>
        <w:pPrChange w:id="243" w:author="Copy Editor" w:date="2026-10-04T15:45:00Z" w16du:dateUtc="2026-10-04T12:45:00Z">
          <w:pPr>
            <w:pStyle w:val="body"/>
          </w:pPr>
        </w:pPrChange>
      </w:pPr>
      <w:r>
        <w:t xml:space="preserve">My </w:t>
      </w:r>
      <w:r w:rsidR="001D6974">
        <w:t>brother,</w:t>
      </w:r>
      <w:r>
        <w:t xml:space="preserve"> my </w:t>
      </w:r>
      <w:r w:rsidR="001D6974">
        <w:t>parents' firstborn, was</w:t>
      </w:r>
      <w:r>
        <w:t xml:space="preserve"> always out for himself and in many ways was supported by parents, especially </w:t>
      </w:r>
      <w:r w:rsidR="001D6974">
        <w:t>Father,</w:t>
      </w:r>
      <w:r>
        <w:t xml:space="preserve"> who always </w:t>
      </w:r>
      <w:r w:rsidR="00453DE8">
        <w:t>favored</w:t>
      </w:r>
      <w:r>
        <w:t xml:space="preserve"> </w:t>
      </w:r>
      <w:r w:rsidR="001D6974">
        <w:t>him.</w:t>
      </w:r>
    </w:p>
    <w:p w14:paraId="6171768E" w14:textId="77777777" w:rsidR="009359BE" w:rsidRDefault="001D6974" w:rsidP="004B3D80">
      <w:pPr>
        <w:pStyle w:val="bdialogue"/>
        <w:rPr>
          <w:ins w:id="244" w:author="Copy Editor" w:date="2026-10-04T15:37:00Z" w16du:dateUtc="2026-10-04T12:37:00Z"/>
        </w:rPr>
      </w:pPr>
      <w:del w:id="245" w:author="Copy Editor" w:date="2026-10-04T15:36:00Z" w16du:dateUtc="2026-10-04T12:36:00Z">
        <w:r w:rsidDel="00E9380E">
          <w:delText xml:space="preserve"> </w:delText>
        </w:r>
      </w:del>
      <w:r>
        <w:t>My</w:t>
      </w:r>
      <w:r w:rsidR="007C0FF3">
        <w:t xml:space="preserve"> brother put me down as a sibling </w:t>
      </w:r>
      <w:r>
        <w:t>would,</w:t>
      </w:r>
      <w:r w:rsidR="007C0FF3">
        <w:t xml:space="preserve"> and my parents tolerated </w:t>
      </w:r>
      <w:r>
        <w:t>it;</w:t>
      </w:r>
      <w:r w:rsidR="007C0FF3">
        <w:t xml:space="preserve"> sometimes Dad would join </w:t>
      </w:r>
      <w:r>
        <w:t xml:space="preserve">in. </w:t>
      </w:r>
    </w:p>
    <w:p w14:paraId="2B33A0BE" w14:textId="1E772FAC" w:rsidR="009359BE" w:rsidRDefault="009359BE">
      <w:pPr>
        <w:pStyle w:val="baparenthisis"/>
        <w:rPr>
          <w:ins w:id="246" w:author="Copy Editor" w:date="2026-10-04T15:37:00Z" w16du:dateUtc="2026-10-04T12:37:00Z"/>
        </w:rPr>
        <w:pPrChange w:id="247" w:author="Copy Editor" w:date="2026-10-04T15:37:00Z" w16du:dateUtc="2026-10-04T12:37:00Z">
          <w:pPr>
            <w:pStyle w:val="body"/>
          </w:pPr>
        </w:pPrChange>
      </w:pPr>
      <w:ins w:id="248" w:author="Copy Editor" w:date="2026-10-04T15:37:00Z" w16du:dateUtc="2026-10-04T12:37:00Z">
        <w:r>
          <w:t>(beat)</w:t>
        </w:r>
      </w:ins>
    </w:p>
    <w:p w14:paraId="3CC7AF30" w14:textId="77777777" w:rsidR="009359BE" w:rsidRDefault="007C0FF3">
      <w:pPr>
        <w:pStyle w:val="bdialogue"/>
        <w:rPr>
          <w:ins w:id="249" w:author="Copy Editor" w:date="2026-10-04T15:37:00Z" w16du:dateUtc="2026-10-04T12:37:00Z"/>
        </w:rPr>
        <w:pPrChange w:id="250" w:author="Copy Editor" w:date="2026-10-04T15:45:00Z" w16du:dateUtc="2026-10-04T12:45:00Z">
          <w:pPr>
            <w:pStyle w:val="body"/>
            <w:spacing w:before="0"/>
          </w:pPr>
        </w:pPrChange>
      </w:pPr>
      <w:r>
        <w:t xml:space="preserve">With </w:t>
      </w:r>
      <w:r w:rsidR="001D6974">
        <w:t>hindsight,</w:t>
      </w:r>
      <w:r>
        <w:t xml:space="preserve"> Dad was always trying to hide something about </w:t>
      </w:r>
      <w:r w:rsidR="001D6974">
        <w:t xml:space="preserve">himself. </w:t>
      </w:r>
    </w:p>
    <w:p w14:paraId="694D04E3" w14:textId="77777777" w:rsidR="009359BE" w:rsidRDefault="007C0FF3">
      <w:pPr>
        <w:pStyle w:val="bdialogue"/>
        <w:rPr>
          <w:ins w:id="251" w:author="Copy Editor" w:date="2026-10-04T15:38:00Z" w16du:dateUtc="2026-10-04T12:38:00Z"/>
        </w:rPr>
        <w:pPrChange w:id="252" w:author="Copy Editor" w:date="2026-10-04T15:45:00Z" w16du:dateUtc="2026-10-04T12:45:00Z">
          <w:pPr>
            <w:pStyle w:val="body"/>
            <w:spacing w:before="0"/>
          </w:pPr>
        </w:pPrChange>
      </w:pPr>
      <w:r>
        <w:t xml:space="preserve">I now know he was a </w:t>
      </w:r>
      <w:r w:rsidR="001D6974">
        <w:t>coward,</w:t>
      </w:r>
      <w:r>
        <w:t xml:space="preserve"> and the only reason he became a vet was to dodge the draft during the </w:t>
      </w:r>
      <w:r w:rsidR="001D6974">
        <w:t xml:space="preserve">war. </w:t>
      </w:r>
    </w:p>
    <w:p w14:paraId="71EF5E59" w14:textId="77777777" w:rsidR="00396C67" w:rsidRDefault="007C0FF3">
      <w:pPr>
        <w:pStyle w:val="bdialogue"/>
        <w:rPr>
          <w:ins w:id="253" w:author="Copy Editor" w:date="2026-10-04T15:39:00Z" w16du:dateUtc="2026-10-04T12:39:00Z"/>
        </w:rPr>
        <w:pPrChange w:id="254" w:author="Copy Editor" w:date="2026-10-04T15:45:00Z" w16du:dateUtc="2026-10-04T12:45:00Z">
          <w:pPr>
            <w:pStyle w:val="body"/>
            <w:spacing w:before="0"/>
          </w:pPr>
        </w:pPrChange>
      </w:pPr>
      <w:r>
        <w:t xml:space="preserve">He could have done engineering, a shortened </w:t>
      </w:r>
      <w:r w:rsidR="001D6974">
        <w:t>two-year</w:t>
      </w:r>
      <w:r>
        <w:t xml:space="preserve"> </w:t>
      </w:r>
      <w:r w:rsidR="001D6974">
        <w:t>degree, and</w:t>
      </w:r>
      <w:r>
        <w:t xml:space="preserve"> then been commissioned into the Royal Electrical and Mechanical Engineers </w:t>
      </w:r>
      <w:r w:rsidR="001D6974">
        <w:t>(REME)</w:t>
      </w:r>
      <w:ins w:id="255" w:author="Copy Editor" w:date="2026-10-04T15:39:00Z" w16du:dateUtc="2026-10-04T12:39:00Z">
        <w:r w:rsidR="00396C67">
          <w:t>.</w:t>
        </w:r>
      </w:ins>
    </w:p>
    <w:p w14:paraId="71A86A6A" w14:textId="77777777" w:rsidR="009A0EF0" w:rsidRDefault="001D6974">
      <w:pPr>
        <w:pStyle w:val="bdialogue"/>
        <w:rPr>
          <w:ins w:id="256" w:author="Copy Editor" w:date="2026-10-04T15:40:00Z" w16du:dateUtc="2026-10-04T12:40:00Z"/>
        </w:rPr>
        <w:pPrChange w:id="257" w:author="Copy Editor" w:date="2026-10-04T15:45:00Z" w16du:dateUtc="2026-10-04T12:45:00Z">
          <w:pPr>
            <w:pStyle w:val="body"/>
            <w:spacing w:before="0"/>
          </w:pPr>
        </w:pPrChange>
      </w:pPr>
      <w:del w:id="258" w:author="Copy Editor" w:date="2026-10-04T15:39:00Z" w16du:dateUtc="2026-10-04T12:39:00Z">
        <w:r w:rsidDel="00396C67">
          <w:delText>,</w:delText>
        </w:r>
        <w:r w:rsidR="007C0FF3" w:rsidDel="00396C67">
          <w:delText xml:space="preserve"> b</w:delText>
        </w:r>
      </w:del>
      <w:ins w:id="259" w:author="Copy Editor" w:date="2026-10-04T15:39:00Z" w16du:dateUtc="2026-10-04T12:39:00Z">
        <w:r w:rsidR="00396C67">
          <w:t>B</w:t>
        </w:r>
      </w:ins>
      <w:r w:rsidR="007C0FF3">
        <w:t>ut veterinary was a five</w:t>
      </w:r>
      <w:r>
        <w:t>-year course,</w:t>
      </w:r>
      <w:r w:rsidR="007C0FF3">
        <w:t xml:space="preserve"> and he hoped the war would be over by the time he qualified, </w:t>
      </w:r>
    </w:p>
    <w:p w14:paraId="53CBC113" w14:textId="3F7122B1" w:rsidR="009A0EF0" w:rsidRDefault="009A0EF0">
      <w:pPr>
        <w:pStyle w:val="baparenthisis"/>
        <w:rPr>
          <w:ins w:id="260" w:author="Copy Editor" w:date="2026-10-04T15:40:00Z" w16du:dateUtc="2026-10-04T12:40:00Z"/>
        </w:rPr>
        <w:pPrChange w:id="261" w:author="Copy Editor" w:date="2026-10-04T15:40:00Z" w16du:dateUtc="2026-10-04T12:40:00Z">
          <w:pPr>
            <w:pStyle w:val="body"/>
            <w:spacing w:before="0"/>
          </w:pPr>
        </w:pPrChange>
      </w:pPr>
      <w:ins w:id="262" w:author="Copy Editor" w:date="2026-10-04T15:40:00Z" w16du:dateUtc="2026-10-04T12:40:00Z">
        <w:r>
          <w:lastRenderedPageBreak/>
          <w:t>(beat)</w:t>
        </w:r>
      </w:ins>
    </w:p>
    <w:p w14:paraId="7176780B" w14:textId="77777777" w:rsidR="001A78BE" w:rsidRDefault="007C0FF3" w:rsidP="004B3D80">
      <w:pPr>
        <w:pStyle w:val="bdialogue"/>
        <w:rPr>
          <w:ins w:id="263" w:author="Copy Editor" w:date="2026-10-04T15:42:00Z" w16du:dateUtc="2026-10-04T12:42:00Z"/>
        </w:rPr>
      </w:pPr>
      <w:r>
        <w:t xml:space="preserve">and it </w:t>
      </w:r>
      <w:r w:rsidR="001D6974">
        <w:t>was.</w:t>
      </w:r>
    </w:p>
    <w:p w14:paraId="0327FC05" w14:textId="77777777" w:rsidR="005D1577" w:rsidRPr="005D1577" w:rsidRDefault="005D1577">
      <w:pPr>
        <w:pStyle w:val="body"/>
        <w:rPr>
          <w:ins w:id="264" w:author="Copy Editor" w:date="2026-10-04T15:44:00Z"/>
          <w:lang w:val="en-US"/>
        </w:rPr>
        <w:pPrChange w:id="265" w:author="Copy Editor" w:date="2026-10-04T15:44:00Z" w16du:dateUtc="2026-10-04T12:44:00Z">
          <w:pPr>
            <w:pStyle w:val="bdialogue"/>
          </w:pPr>
        </w:pPrChange>
      </w:pPr>
      <w:ins w:id="266" w:author="Copy Editor" w:date="2026-10-04T15:44:00Z">
        <w:r w:rsidRPr="005D1577">
          <w:rPr>
            <w:lang w:val="en-US"/>
          </w:rPr>
          <w:t>Richard's brother throws him across the room.</w:t>
        </w:r>
      </w:ins>
    </w:p>
    <w:p w14:paraId="2FFBF6FA" w14:textId="77777777" w:rsidR="005D1577" w:rsidRDefault="005D1577" w:rsidP="00ED7291">
      <w:pPr>
        <w:pStyle w:val="body"/>
        <w:rPr>
          <w:ins w:id="267" w:author="Copy Editor" w:date="2026-10-04T15:45:00Z" w16du:dateUtc="2026-10-04T12:45:00Z"/>
          <w:lang w:val="en-US"/>
        </w:rPr>
      </w:pPr>
      <w:ins w:id="268" w:author="Copy Editor" w:date="2026-10-04T15:44:00Z">
        <w:r w:rsidRPr="005D1577">
          <w:rPr>
            <w:lang w:val="en-US"/>
          </w:rPr>
          <w:t>Richard hits his head against the sideboard.</w:t>
        </w:r>
      </w:ins>
    </w:p>
    <w:p w14:paraId="257C5464" w14:textId="77777777" w:rsidR="00F62D29" w:rsidRPr="00D6568C" w:rsidRDefault="00F62D29" w:rsidP="00F62D29">
      <w:pPr>
        <w:pStyle w:val="bCHARACTER"/>
        <w:rPr>
          <w:ins w:id="269" w:author="Copy Editor" w:date="2026-10-04T15:45:00Z" w16du:dateUtc="2026-10-04T12:45:00Z"/>
        </w:rPr>
      </w:pPr>
      <w:ins w:id="270" w:author="Copy Editor" w:date="2026-10-04T15:45:00Z" w16du:dateUtc="2026-10-04T12:45:00Z">
        <w:r>
          <w:t>RICHARD (V.O.)</w:t>
        </w:r>
      </w:ins>
    </w:p>
    <w:p w14:paraId="19010788" w14:textId="77777777" w:rsidR="00F62D29" w:rsidRDefault="001D6974" w:rsidP="00F62D29">
      <w:pPr>
        <w:pStyle w:val="bdialogue"/>
        <w:rPr>
          <w:ins w:id="271" w:author="Copy Editor" w:date="2026-10-04T15:46:00Z" w16du:dateUtc="2026-10-04T12:46:00Z"/>
        </w:rPr>
      </w:pPr>
      <w:del w:id="272" w:author="Copy Editor" w:date="2026-10-04T15:44:00Z" w16du:dateUtc="2026-10-04T12:44:00Z">
        <w:r w:rsidDel="005D1577">
          <w:delText xml:space="preserve"> </w:delText>
        </w:r>
      </w:del>
      <w:r w:rsidR="007C0FF3">
        <w:t>I can only recall one occasion when Mum</w:t>
      </w:r>
      <w:r w:rsidR="007C0FF3">
        <w:rPr>
          <w:color w:val="FF0000"/>
        </w:rPr>
        <w:t xml:space="preserve"> </w:t>
      </w:r>
      <w:r w:rsidR="007C0FF3">
        <w:t xml:space="preserve">stood up for me against the rest of the </w:t>
      </w:r>
      <w:r>
        <w:t xml:space="preserve">family. </w:t>
      </w:r>
    </w:p>
    <w:p w14:paraId="3C39D3AD" w14:textId="42B95FE3" w:rsidR="00F62D29" w:rsidRDefault="00F62D29" w:rsidP="00F62D29">
      <w:pPr>
        <w:pStyle w:val="body"/>
        <w:rPr>
          <w:ins w:id="273" w:author="Copy Editor" w:date="2026-10-04T15:46:00Z" w16du:dateUtc="2026-10-04T12:46:00Z"/>
        </w:rPr>
      </w:pPr>
      <w:ins w:id="274" w:author="Copy Editor" w:date="2026-10-04T15:46:00Z">
        <w:r w:rsidRPr="00F62D29">
          <w:t>Mum checks Richard's head, frightened.</w:t>
        </w:r>
      </w:ins>
    </w:p>
    <w:p w14:paraId="701489DC" w14:textId="77777777" w:rsidR="00F62D29" w:rsidRPr="00D6568C" w:rsidRDefault="00F62D29" w:rsidP="00F62D29">
      <w:pPr>
        <w:pStyle w:val="bCHARACTER"/>
        <w:rPr>
          <w:ins w:id="275" w:author="Copy Editor" w:date="2026-10-04T15:46:00Z" w16du:dateUtc="2026-10-04T12:46:00Z"/>
        </w:rPr>
      </w:pPr>
      <w:ins w:id="276" w:author="Copy Editor" w:date="2026-10-04T15:46:00Z" w16du:dateUtc="2026-10-04T12:46:00Z">
        <w:r>
          <w:t>RICHARD (V.O.)</w:t>
        </w:r>
      </w:ins>
    </w:p>
    <w:p w14:paraId="421EDAF7" w14:textId="77777777" w:rsidR="00E70A0E" w:rsidRDefault="007C0FF3" w:rsidP="00E70A0E">
      <w:pPr>
        <w:pStyle w:val="bdialogue"/>
        <w:rPr>
          <w:ins w:id="277" w:author="Copy Editor" w:date="2026-10-04T15:47:00Z" w16du:dateUtc="2026-10-04T12:47:00Z"/>
        </w:rPr>
      </w:pPr>
      <w:r>
        <w:t xml:space="preserve">My </w:t>
      </w:r>
      <w:r w:rsidR="001D6974">
        <w:t>brother</w:t>
      </w:r>
      <w:r>
        <w:t xml:space="preserve"> had thrown me across the </w:t>
      </w:r>
      <w:r w:rsidR="001D6974">
        <w:t>room,</w:t>
      </w:r>
      <w:r>
        <w:t xml:space="preserve"> and I’d banged my head on the </w:t>
      </w:r>
      <w:r w:rsidR="001D6974">
        <w:t>sideboard.</w:t>
      </w:r>
      <w:del w:id="278" w:author="Copy Editor" w:date="2026-10-04T15:46:00Z" w16du:dateUtc="2026-10-04T12:46:00Z">
        <w:r w:rsidR="001D6974" w:rsidDel="00E70A0E">
          <w:delText xml:space="preserve"> </w:delText>
        </w:r>
      </w:del>
    </w:p>
    <w:p w14:paraId="5E4BDBF7" w14:textId="73D4B489" w:rsidR="003439BF" w:rsidRDefault="007C0FF3" w:rsidP="00E70A0E">
      <w:pPr>
        <w:pStyle w:val="bdialogue"/>
        <w:rPr>
          <w:ins w:id="279" w:author="Copy Editor" w:date="2026-10-04T15:47:00Z" w16du:dateUtc="2026-10-04T12:47:00Z"/>
        </w:rPr>
      </w:pPr>
      <w:r>
        <w:t>She was afraid I’d cracked my skull.</w:t>
      </w:r>
    </w:p>
    <w:p w14:paraId="6B0747D6" w14:textId="617AD5F3" w:rsidR="00E70A0E" w:rsidRDefault="00E70A0E" w:rsidP="004D2FC2">
      <w:pPr>
        <w:pStyle w:val="body"/>
        <w:rPr>
          <w:ins w:id="280" w:author="Copy Editor" w:date="2026-10-04T15:48:00Z" w16du:dateUtc="2026-10-04T12:48:00Z"/>
        </w:rPr>
      </w:pPr>
      <w:ins w:id="281" w:author="Copy Editor" w:date="2026-10-04T15:47:00Z" w16du:dateUtc="2026-10-04T12:47:00Z">
        <w:r>
          <w:t>Richard sits qu</w:t>
        </w:r>
        <w:r w:rsidR="004D2FC2">
          <w:t>ietly.</w:t>
        </w:r>
      </w:ins>
    </w:p>
    <w:p w14:paraId="4665A110" w14:textId="77777777" w:rsidR="004D2FC2" w:rsidRPr="00D6568C" w:rsidRDefault="004D2FC2" w:rsidP="004D2FC2">
      <w:pPr>
        <w:pStyle w:val="bCHARACTER"/>
        <w:rPr>
          <w:ins w:id="282" w:author="Copy Editor" w:date="2026-10-04T15:48:00Z" w16du:dateUtc="2026-10-04T12:48:00Z"/>
        </w:rPr>
      </w:pPr>
      <w:ins w:id="283" w:author="Copy Editor" w:date="2026-10-04T15:48:00Z" w16du:dateUtc="2026-10-04T12:48:00Z">
        <w:r>
          <w:t>RICHARD (V.O.)</w:t>
        </w:r>
      </w:ins>
    </w:p>
    <w:p w14:paraId="56C890FD" w14:textId="1CCF5D3E" w:rsidR="004D2FC2" w:rsidDel="004D2FC2" w:rsidRDefault="004D2FC2">
      <w:pPr>
        <w:pStyle w:val="bdialogue"/>
        <w:rPr>
          <w:del w:id="284" w:author="Copy Editor" w:date="2026-10-04T15:48:00Z" w16du:dateUtc="2026-10-04T12:48:00Z"/>
        </w:rPr>
        <w:pPrChange w:id="285" w:author="Copy Editor" w:date="2026-10-04T15:48:00Z" w16du:dateUtc="2026-10-04T12:48:00Z">
          <w:pPr>
            <w:pStyle w:val="body"/>
          </w:pPr>
        </w:pPrChange>
      </w:pPr>
    </w:p>
    <w:p w14:paraId="0CEB710A" w14:textId="77777777" w:rsidR="004D2FC2" w:rsidRDefault="007C0FF3">
      <w:pPr>
        <w:pStyle w:val="bdialogue"/>
        <w:rPr>
          <w:ins w:id="286" w:author="Copy Editor" w:date="2026-10-04T15:48:00Z" w16du:dateUtc="2026-10-04T12:48:00Z"/>
        </w:rPr>
        <w:pPrChange w:id="287" w:author="Copy Editor" w:date="2026-10-04T15:48:00Z" w16du:dateUtc="2026-10-04T12:48:00Z">
          <w:pPr>
            <w:pStyle w:val="body"/>
          </w:pPr>
        </w:pPrChange>
      </w:pPr>
      <w:r>
        <w:t>It took me a long time to work out what made Mum tick</w:t>
      </w:r>
      <w:r w:rsidR="001D6974">
        <w:t xml:space="preserve">. </w:t>
      </w:r>
    </w:p>
    <w:p w14:paraId="350E3E17" w14:textId="77777777" w:rsidR="004D2FC2" w:rsidRDefault="001D6974">
      <w:pPr>
        <w:pStyle w:val="bdialogue"/>
        <w:spacing w:after="0"/>
        <w:rPr>
          <w:ins w:id="288" w:author="Copy Editor" w:date="2026-10-04T15:48:00Z" w16du:dateUtc="2026-10-04T12:48:00Z"/>
        </w:rPr>
        <w:pPrChange w:id="289" w:author="Copy Editor" w:date="2026-10-04T15:49:00Z" w16du:dateUtc="2026-10-04T12:49:00Z">
          <w:pPr>
            <w:pStyle w:val="body"/>
          </w:pPr>
        </w:pPrChange>
      </w:pPr>
      <w:r>
        <w:t>At</w:t>
      </w:r>
      <w:r w:rsidR="007C0FF3">
        <w:t xml:space="preserve"> </w:t>
      </w:r>
      <w:r w:rsidR="00A6273C">
        <w:t>first,</w:t>
      </w:r>
      <w:r w:rsidR="007C0FF3">
        <w:t xml:space="preserve"> I thought she was loving and supportive and </w:t>
      </w:r>
      <w:r w:rsidR="00A6273C">
        <w:t>tended to</w:t>
      </w:r>
      <w:r w:rsidR="007C0FF3">
        <w:t xml:space="preserve"> spoil </w:t>
      </w:r>
      <w:r>
        <w:t>me,</w:t>
      </w:r>
    </w:p>
    <w:p w14:paraId="20A9AF78" w14:textId="60899E77" w:rsidR="004D2FC2" w:rsidRDefault="004D2FC2">
      <w:pPr>
        <w:pStyle w:val="baparenthisis"/>
        <w:rPr>
          <w:ins w:id="290" w:author="Copy Editor" w:date="2026-10-04T15:48:00Z" w16du:dateUtc="2026-10-04T12:48:00Z"/>
        </w:rPr>
        <w:pPrChange w:id="291" w:author="Copy Editor" w:date="2026-10-04T15:48:00Z" w16du:dateUtc="2026-10-04T12:48:00Z">
          <w:pPr>
            <w:pStyle w:val="body"/>
          </w:pPr>
        </w:pPrChange>
      </w:pPr>
      <w:ins w:id="292" w:author="Copy Editor" w:date="2026-10-04T15:48:00Z" w16du:dateUtc="2026-10-04T12:48:00Z">
        <w:r>
          <w:t>(</w:t>
        </w:r>
        <w:r w:rsidR="001C6638">
          <w:t>beat</w:t>
        </w:r>
        <w:r>
          <w:t>)</w:t>
        </w:r>
      </w:ins>
    </w:p>
    <w:p w14:paraId="3C81A5A0" w14:textId="77777777" w:rsidR="001C6638" w:rsidRDefault="007C0FF3">
      <w:pPr>
        <w:pStyle w:val="bdialogue"/>
        <w:rPr>
          <w:ins w:id="293" w:author="Copy Editor" w:date="2026-10-04T15:49:00Z" w16du:dateUtc="2026-10-04T12:49:00Z"/>
        </w:rPr>
        <w:pPrChange w:id="294" w:author="Copy Editor" w:date="2026-10-04T15:49:00Z" w16du:dateUtc="2026-10-04T12:49:00Z">
          <w:pPr>
            <w:pStyle w:val="body"/>
          </w:pPr>
        </w:pPrChange>
      </w:pPr>
      <w:del w:id="295" w:author="Copy Editor" w:date="2026-10-04T15:48:00Z" w16du:dateUtc="2026-10-04T12:48:00Z">
        <w:r w:rsidDel="004D2FC2">
          <w:delText xml:space="preserve"> </w:delText>
        </w:r>
      </w:del>
      <w:r>
        <w:t xml:space="preserve">but slowly my opinion morphed into something </w:t>
      </w:r>
      <w:r w:rsidR="001D6974">
        <w:t xml:space="preserve">different. </w:t>
      </w:r>
    </w:p>
    <w:p w14:paraId="55B0A274" w14:textId="77777777" w:rsidR="00F522F2" w:rsidRDefault="00A6273C">
      <w:pPr>
        <w:pStyle w:val="bdialogue"/>
        <w:rPr>
          <w:ins w:id="296" w:author="Copy Editor" w:date="2026-10-04T15:49:00Z" w16du:dateUtc="2026-10-04T12:49:00Z"/>
        </w:rPr>
        <w:pPrChange w:id="297" w:author="Copy Editor" w:date="2026-10-04T15:49:00Z" w16du:dateUtc="2026-10-04T12:49:00Z">
          <w:pPr>
            <w:pStyle w:val="body"/>
          </w:pPr>
        </w:pPrChange>
      </w:pPr>
      <w:r>
        <w:t>Certainly,</w:t>
      </w:r>
      <w:r w:rsidR="007C0FF3">
        <w:t xml:space="preserve"> she tried to support </w:t>
      </w:r>
      <w:r w:rsidR="001D6974">
        <w:t>me and</w:t>
      </w:r>
      <w:r w:rsidR="007C0FF3">
        <w:t xml:space="preserve"> was more </w:t>
      </w:r>
      <w:r w:rsidR="001D6974">
        <w:t>even-handed</w:t>
      </w:r>
      <w:r w:rsidR="007C0FF3">
        <w:t xml:space="preserve"> than my </w:t>
      </w:r>
      <w:r w:rsidR="001D6974">
        <w:t>dad</w:t>
      </w:r>
      <w:r w:rsidR="007C0FF3">
        <w:t xml:space="preserve"> was</w:t>
      </w:r>
      <w:ins w:id="298" w:author="Copy Editor" w:date="2026-10-04T15:49:00Z" w16du:dateUtc="2026-10-04T12:49:00Z">
        <w:r w:rsidR="00F522F2">
          <w:t xml:space="preserve">. </w:t>
        </w:r>
      </w:ins>
    </w:p>
    <w:p w14:paraId="0AE9A9CA" w14:textId="77777777" w:rsidR="00F522F2" w:rsidRDefault="007C0FF3">
      <w:pPr>
        <w:pStyle w:val="bdialogue"/>
        <w:rPr>
          <w:ins w:id="299" w:author="Copy Editor" w:date="2026-10-04T15:50:00Z" w16du:dateUtc="2026-10-04T12:50:00Z"/>
        </w:rPr>
        <w:pPrChange w:id="300" w:author="Copy Editor" w:date="2026-10-04T15:50:00Z" w16du:dateUtc="2026-10-04T12:50:00Z">
          <w:pPr>
            <w:pStyle w:val="body"/>
          </w:pPr>
        </w:pPrChange>
      </w:pPr>
      <w:del w:id="301" w:author="Copy Editor" w:date="2026-10-04T15:49:00Z" w16du:dateUtc="2026-10-04T12:49:00Z">
        <w:r w:rsidDel="00F522F2">
          <w:delText>, b</w:delText>
        </w:r>
      </w:del>
      <w:ins w:id="302" w:author="Copy Editor" w:date="2026-10-04T15:49:00Z" w16du:dateUtc="2026-10-04T12:49:00Z">
        <w:r w:rsidR="00F522F2">
          <w:t>B</w:t>
        </w:r>
      </w:ins>
      <w:r>
        <w:t>ut if ever it came to her having to choose between Dad and me</w:t>
      </w:r>
      <w:r w:rsidR="001D6974">
        <w:t>, she</w:t>
      </w:r>
      <w:r>
        <w:t xml:space="preserve"> would always choose </w:t>
      </w:r>
      <w:r w:rsidR="001D6974">
        <w:t xml:space="preserve">Dad. </w:t>
      </w:r>
    </w:p>
    <w:p w14:paraId="1A395B70" w14:textId="77777777" w:rsidR="003C7773" w:rsidRDefault="007C0FF3">
      <w:pPr>
        <w:pStyle w:val="bdialogue"/>
        <w:rPr>
          <w:ins w:id="303" w:author="Copy Editor" w:date="2026-10-04T15:50:00Z" w16du:dateUtc="2026-10-04T12:50:00Z"/>
        </w:rPr>
        <w:pPrChange w:id="304" w:author="Copy Editor" w:date="2026-10-04T15:50:00Z" w16du:dateUtc="2026-10-04T12:50:00Z">
          <w:pPr>
            <w:pStyle w:val="body"/>
          </w:pPr>
        </w:pPrChange>
      </w:pPr>
      <w:r>
        <w:t xml:space="preserve">Not because parents should unite when confronting their </w:t>
      </w:r>
      <w:r w:rsidR="001D6974">
        <w:t>children,</w:t>
      </w:r>
      <w:r>
        <w:t xml:space="preserve"> but because her primary focus was to keep her marriage </w:t>
      </w:r>
      <w:r w:rsidR="00A6273C">
        <w:t>alive</w:t>
      </w:r>
      <w:ins w:id="305" w:author="Copy Editor" w:date="2026-10-04T15:50:00Z" w16du:dateUtc="2026-10-04T12:50:00Z">
        <w:r w:rsidR="003C7773">
          <w:t>.</w:t>
        </w:r>
      </w:ins>
    </w:p>
    <w:p w14:paraId="5E4BDBF8" w14:textId="5E4B8387" w:rsidR="003439BF" w:rsidRDefault="00A6273C" w:rsidP="003C7773">
      <w:pPr>
        <w:pStyle w:val="bdialogue"/>
        <w:rPr>
          <w:ins w:id="306" w:author="Copy Editor" w:date="2026-10-04T15:50:00Z" w16du:dateUtc="2026-10-04T12:50:00Z"/>
        </w:rPr>
      </w:pPr>
      <w:del w:id="307" w:author="Copy Editor" w:date="2026-10-04T15:50:00Z" w16du:dateUtc="2026-10-04T12:50:00Z">
        <w:r w:rsidDel="003C7773">
          <w:lastRenderedPageBreak/>
          <w:delText>,</w:delText>
        </w:r>
        <w:r w:rsidR="007C0FF3" w:rsidDel="003C7773">
          <w:delText xml:space="preserve"> a</w:delText>
        </w:r>
      </w:del>
      <w:ins w:id="308" w:author="Copy Editor" w:date="2026-10-04T15:50:00Z" w16du:dateUtc="2026-10-04T12:50:00Z">
        <w:r w:rsidR="003C7773">
          <w:t>A</w:t>
        </w:r>
      </w:ins>
      <w:r w:rsidR="007C0FF3">
        <w:t xml:space="preserve">nd if that meant throwing me to the </w:t>
      </w:r>
      <w:r>
        <w:t>wolves,</w:t>
      </w:r>
      <w:r w:rsidR="007C0FF3">
        <w:t xml:space="preserve"> that is what she would have </w:t>
      </w:r>
      <w:r w:rsidR="00407CB2">
        <w:t>done.</w:t>
      </w:r>
    </w:p>
    <w:p w14:paraId="070F00FC" w14:textId="11D717FE" w:rsidR="003C7773" w:rsidRDefault="003C7773" w:rsidP="003A0A6E">
      <w:pPr>
        <w:pStyle w:val="aSCENEHEAD"/>
        <w:rPr>
          <w:ins w:id="309" w:author="Copy Editor" w:date="2026-10-04T15:51:00Z" w16du:dateUtc="2026-10-04T12:51:00Z"/>
        </w:rPr>
      </w:pPr>
      <w:ins w:id="310" w:author="Copy Editor" w:date="2026-10-04T15:51:00Z" w16du:dateUtc="2026-10-04T12:51:00Z">
        <w:r>
          <w:t>INT. RICHARD’S BEDROOM</w:t>
        </w:r>
        <w:r w:rsidR="003A0A6E">
          <w:t xml:space="preserve"> – DAY</w:t>
        </w:r>
      </w:ins>
    </w:p>
    <w:p w14:paraId="1A0E7A03" w14:textId="4EC7BF17" w:rsidR="003A0A6E" w:rsidRDefault="003A0A6E" w:rsidP="003A0A6E">
      <w:pPr>
        <w:pStyle w:val="aSCENEHEAD"/>
        <w:rPr>
          <w:ins w:id="311" w:author="Copy Editor" w:date="2026-10-04T15:52:00Z" w16du:dateUtc="2026-10-04T12:52:00Z"/>
          <w:b w:val="0"/>
          <w:bCs w:val="0"/>
        </w:rPr>
      </w:pPr>
      <w:ins w:id="312" w:author="Copy Editor" w:date="2026-10-04T15:51:00Z" w16du:dateUtc="2026-10-04T12:51:00Z">
        <w:r>
          <w:rPr>
            <w:b w:val="0"/>
            <w:bCs w:val="0"/>
          </w:rPr>
          <w:t>A young Richard sits alone.</w:t>
        </w:r>
      </w:ins>
    </w:p>
    <w:p w14:paraId="6AA2108F" w14:textId="77777777" w:rsidR="007A3530" w:rsidRPr="00D6568C" w:rsidRDefault="007A3530" w:rsidP="007A3530">
      <w:pPr>
        <w:pStyle w:val="bCHARACTER"/>
        <w:rPr>
          <w:ins w:id="313" w:author="Copy Editor" w:date="2026-10-04T15:52:00Z" w16du:dateUtc="2026-10-04T12:52:00Z"/>
        </w:rPr>
      </w:pPr>
      <w:ins w:id="314" w:author="Copy Editor" w:date="2026-10-04T15:52:00Z" w16du:dateUtc="2026-10-04T12:52:00Z">
        <w:r>
          <w:t>RICHARD (V.O.)</w:t>
        </w:r>
      </w:ins>
    </w:p>
    <w:p w14:paraId="6762FF9A" w14:textId="6914D249" w:rsidR="007A3530" w:rsidRPr="007A3530" w:rsidDel="007A3530" w:rsidRDefault="007A3530">
      <w:pPr>
        <w:pStyle w:val="aSCENEHEAD"/>
        <w:rPr>
          <w:del w:id="315" w:author="Copy Editor" w:date="2026-10-04T15:52:00Z" w16du:dateUtc="2026-10-04T12:52:00Z"/>
        </w:rPr>
        <w:pPrChange w:id="316" w:author="Copy Editor" w:date="2026-10-04T15:51:00Z" w16du:dateUtc="2026-10-04T12:51:00Z">
          <w:pPr>
            <w:pStyle w:val="body"/>
          </w:pPr>
        </w:pPrChange>
      </w:pPr>
    </w:p>
    <w:p w14:paraId="6116A34B" w14:textId="77777777" w:rsidR="007A3530" w:rsidRDefault="007C0FF3" w:rsidP="007A3530">
      <w:pPr>
        <w:pStyle w:val="bdialogue"/>
        <w:rPr>
          <w:ins w:id="317" w:author="Copy Editor" w:date="2026-10-04T15:52:00Z" w16du:dateUtc="2026-10-04T12:52:00Z"/>
        </w:rPr>
      </w:pPr>
      <w:r>
        <w:t xml:space="preserve">I accepted </w:t>
      </w:r>
      <w:r w:rsidR="00407CB2">
        <w:t>it yet</w:t>
      </w:r>
      <w:r>
        <w:t xml:space="preserve"> wished I could be loved a little </w:t>
      </w:r>
      <w:r w:rsidR="00F45AC4">
        <w:t>more.</w:t>
      </w:r>
      <w:r>
        <w:t xml:space="preserve"> </w:t>
      </w:r>
    </w:p>
    <w:p w14:paraId="5B3E154C" w14:textId="77777777" w:rsidR="007A3530" w:rsidRDefault="007C0FF3" w:rsidP="007A3530">
      <w:pPr>
        <w:pStyle w:val="bdialogue"/>
        <w:rPr>
          <w:ins w:id="318" w:author="Copy Editor" w:date="2026-10-04T15:52:00Z" w16du:dateUtc="2026-10-04T12:52:00Z"/>
        </w:rPr>
      </w:pPr>
      <w:r>
        <w:t xml:space="preserve">I worked for that </w:t>
      </w:r>
      <w:r w:rsidR="00A6273C">
        <w:t>love,</w:t>
      </w:r>
      <w:r>
        <w:t xml:space="preserve"> but it was given </w:t>
      </w:r>
      <w:r w:rsidR="00407CB2">
        <w:t>sparingly,</w:t>
      </w:r>
      <w:r>
        <w:t xml:space="preserve"> and I regarded it as my </w:t>
      </w:r>
      <w:r w:rsidR="00407CB2">
        <w:t>lot.</w:t>
      </w:r>
    </w:p>
    <w:p w14:paraId="6AA3A6C0" w14:textId="6C6E0B87" w:rsidR="007A3530" w:rsidRDefault="00407CB2" w:rsidP="00C84DEC">
      <w:pPr>
        <w:pStyle w:val="body"/>
        <w:rPr>
          <w:ins w:id="319" w:author="Copy Editor" w:date="2026-10-04T15:53:00Z" w16du:dateUtc="2026-10-04T12:53:00Z"/>
        </w:rPr>
      </w:pPr>
      <w:r>
        <w:t xml:space="preserve"> </w:t>
      </w:r>
      <w:ins w:id="320" w:author="Copy Editor" w:date="2026-10-04T15:52:00Z" w16du:dateUtc="2026-10-04T12:52:00Z">
        <w:r w:rsidR="00C84DEC">
          <w:t xml:space="preserve">Richard occupies </w:t>
        </w:r>
      </w:ins>
      <w:ins w:id="321" w:author="Copy Editor" w:date="2026-10-04T15:53:00Z" w16du:dateUtc="2026-10-04T12:53:00Z">
        <w:r w:rsidR="00C84DEC">
          <w:t>himself alone.</w:t>
        </w:r>
      </w:ins>
    </w:p>
    <w:p w14:paraId="74C9CEBD" w14:textId="77777777" w:rsidR="00C84DEC" w:rsidRPr="00D6568C" w:rsidRDefault="00C84DEC" w:rsidP="00C84DEC">
      <w:pPr>
        <w:pStyle w:val="bCHARACTER"/>
        <w:rPr>
          <w:ins w:id="322" w:author="Copy Editor" w:date="2026-10-04T15:53:00Z" w16du:dateUtc="2026-10-04T12:53:00Z"/>
        </w:rPr>
      </w:pPr>
      <w:ins w:id="323" w:author="Copy Editor" w:date="2026-10-04T15:53:00Z" w16du:dateUtc="2026-10-04T12:53:00Z">
        <w:r>
          <w:t>RICHARD (V.O.)</w:t>
        </w:r>
      </w:ins>
    </w:p>
    <w:p w14:paraId="39F5684F" w14:textId="77777777" w:rsidR="00C84DEC" w:rsidRDefault="007C0FF3" w:rsidP="00C84DEC">
      <w:pPr>
        <w:pStyle w:val="bdialogue"/>
        <w:rPr>
          <w:ins w:id="324" w:author="Copy Editor" w:date="2026-10-04T15:53:00Z" w16du:dateUtc="2026-10-04T12:53:00Z"/>
        </w:rPr>
      </w:pPr>
      <w:r>
        <w:t>Others were loved because they were</w:t>
      </w:r>
      <w:ins w:id="325" w:author="Copy Editor" w:date="2026-10-04T15:53:00Z" w16du:dateUtc="2026-10-04T12:53:00Z">
        <w:r w:rsidR="00C84DEC">
          <w:t>.</w:t>
        </w:r>
      </w:ins>
    </w:p>
    <w:p w14:paraId="1DFB3801" w14:textId="435D4BB8" w:rsidR="00C84DEC" w:rsidRDefault="007C0FF3" w:rsidP="00C84DEC">
      <w:pPr>
        <w:pStyle w:val="bdialogue"/>
        <w:rPr>
          <w:ins w:id="326" w:author="Copy Editor" w:date="2026-10-04T15:53:00Z" w16du:dateUtc="2026-10-04T12:53:00Z"/>
        </w:rPr>
      </w:pPr>
      <w:del w:id="327" w:author="Copy Editor" w:date="2026-10-04T15:53:00Z" w16du:dateUtc="2026-10-04T12:53:00Z">
        <w:r w:rsidDel="00C84DEC">
          <w:delText xml:space="preserve">, </w:delText>
        </w:r>
      </w:del>
      <w:r>
        <w:t xml:space="preserve">I accepted what was left and dreamed a lot, was </w:t>
      </w:r>
      <w:r w:rsidR="00407CB2">
        <w:t>withdrawn, and</w:t>
      </w:r>
      <w:r>
        <w:t xml:space="preserve"> </w:t>
      </w:r>
      <w:r w:rsidR="00453DE8">
        <w:t>learned</w:t>
      </w:r>
      <w:r>
        <w:t xml:space="preserve"> to rely upon myself for company.</w:t>
      </w:r>
      <w:del w:id="328" w:author="Copy Editor" w:date="2026-10-04T15:53:00Z" w16du:dateUtc="2026-10-04T12:53:00Z">
        <w:r w:rsidDel="00C84DEC">
          <w:delText xml:space="preserve"> </w:delText>
        </w:r>
      </w:del>
    </w:p>
    <w:p w14:paraId="0DD4A521" w14:textId="69E2F2BE" w:rsidR="00C84DEC" w:rsidRDefault="00C84DEC" w:rsidP="00C84DEC">
      <w:pPr>
        <w:pStyle w:val="aSCENEHEAD"/>
        <w:rPr>
          <w:ins w:id="329" w:author="Copy Editor" w:date="2026-10-04T15:54:00Z" w16du:dateUtc="2026-10-04T12:54:00Z"/>
        </w:rPr>
      </w:pPr>
      <w:ins w:id="330" w:author="Copy Editor" w:date="2026-10-04T15:53:00Z" w16du:dateUtc="2026-10-04T12:53:00Z">
        <w:r>
          <w:t>EXT. CUB SCOUT MEETING PLACE</w:t>
        </w:r>
      </w:ins>
      <w:ins w:id="331" w:author="Copy Editor" w:date="2026-10-04T15:54:00Z" w16du:dateUtc="2026-10-04T12:54:00Z">
        <w:r>
          <w:t xml:space="preserve"> </w:t>
        </w:r>
        <w:r w:rsidR="00BA4882">
          <w:t>–</w:t>
        </w:r>
        <w:r>
          <w:t xml:space="preserve"> DAY</w:t>
        </w:r>
      </w:ins>
    </w:p>
    <w:p w14:paraId="7509E638" w14:textId="1169485D" w:rsidR="00BA4882" w:rsidRDefault="00BA4882" w:rsidP="00C84DEC">
      <w:pPr>
        <w:pStyle w:val="aSCENEHEAD"/>
        <w:rPr>
          <w:ins w:id="332" w:author="Copy Editor" w:date="2026-10-04T15:54:00Z" w16du:dateUtc="2026-10-04T12:54:00Z"/>
          <w:b w:val="0"/>
          <w:bCs w:val="0"/>
        </w:rPr>
      </w:pPr>
      <w:ins w:id="333" w:author="Copy Editor" w:date="2026-10-04T15:54:00Z" w16du:dateUtc="2026-10-04T12:54:00Z">
        <w:r>
          <w:rPr>
            <w:b w:val="0"/>
            <w:bCs w:val="0"/>
          </w:rPr>
          <w:t>Young Richard arrives with his mother.</w:t>
        </w:r>
      </w:ins>
    </w:p>
    <w:p w14:paraId="0DD62766" w14:textId="77777777" w:rsidR="00BA4882" w:rsidRPr="00D6568C" w:rsidRDefault="00BA4882" w:rsidP="00BA4882">
      <w:pPr>
        <w:pStyle w:val="bCHARACTER"/>
        <w:rPr>
          <w:ins w:id="334" w:author="Copy Editor" w:date="2026-10-04T15:54:00Z" w16du:dateUtc="2026-10-04T12:54:00Z"/>
        </w:rPr>
      </w:pPr>
      <w:ins w:id="335" w:author="Copy Editor" w:date="2026-10-04T15:54:00Z" w16du:dateUtc="2026-10-04T12:54:00Z">
        <w:r>
          <w:t>RICHARD (V.O.)</w:t>
        </w:r>
      </w:ins>
    </w:p>
    <w:p w14:paraId="1D0D7361" w14:textId="7F447699" w:rsidR="00BA4882" w:rsidRPr="00BA4882" w:rsidDel="00BA4882" w:rsidRDefault="00BA4882">
      <w:pPr>
        <w:pStyle w:val="aSCENEHEAD"/>
        <w:rPr>
          <w:del w:id="336" w:author="Copy Editor" w:date="2026-10-04T15:54:00Z" w16du:dateUtc="2026-10-04T12:54:00Z"/>
        </w:rPr>
        <w:pPrChange w:id="337" w:author="Copy Editor" w:date="2026-10-04T15:54:00Z" w16du:dateUtc="2026-10-04T12:54:00Z">
          <w:pPr>
            <w:pStyle w:val="body"/>
          </w:pPr>
        </w:pPrChange>
      </w:pPr>
    </w:p>
    <w:p w14:paraId="232F5633" w14:textId="77777777" w:rsidR="00EA6C3C" w:rsidRDefault="007C0FF3">
      <w:pPr>
        <w:pStyle w:val="bdialogue"/>
        <w:rPr>
          <w:ins w:id="338" w:author="Copy Editor" w:date="2026-10-04T15:55:00Z" w16du:dateUtc="2026-10-04T12:55:00Z"/>
        </w:rPr>
        <w:pPrChange w:id="339" w:author="Copy Editor" w:date="2026-10-04T15:55:00Z" w16du:dateUtc="2026-10-04T12:55:00Z">
          <w:pPr>
            <w:pStyle w:val="body"/>
          </w:pPr>
        </w:pPrChange>
      </w:pPr>
      <w:r>
        <w:t xml:space="preserve">It must have been about this time I joined the </w:t>
      </w:r>
      <w:r w:rsidR="00407CB2">
        <w:t xml:space="preserve">Cubs. </w:t>
      </w:r>
    </w:p>
    <w:p w14:paraId="733D6820" w14:textId="28C5B8C6" w:rsidR="00EA6C3C" w:rsidRDefault="007C0FF3" w:rsidP="00853B57">
      <w:pPr>
        <w:pStyle w:val="bdialogue"/>
        <w:rPr>
          <w:ins w:id="340" w:author="Copy Editor" w:date="2026-10-04T15:56:00Z" w16du:dateUtc="2026-10-04T12:56:00Z"/>
        </w:rPr>
      </w:pPr>
      <w:r>
        <w:t xml:space="preserve">My brother was in the </w:t>
      </w:r>
      <w:r w:rsidR="00407CB2">
        <w:t>Cubs,</w:t>
      </w:r>
      <w:r>
        <w:t xml:space="preserve"> then the </w:t>
      </w:r>
      <w:r w:rsidR="00407CB2">
        <w:t>scouts,</w:t>
      </w:r>
      <w:r>
        <w:t xml:space="preserve"> and I read some of his </w:t>
      </w:r>
      <w:r w:rsidR="00407CB2">
        <w:t>books.</w:t>
      </w:r>
    </w:p>
    <w:p w14:paraId="7DA3DC06" w14:textId="1136D2C3" w:rsidR="00853B57" w:rsidRDefault="00853B57" w:rsidP="00853B57">
      <w:pPr>
        <w:pStyle w:val="body"/>
        <w:rPr>
          <w:ins w:id="341" w:author="Copy Editor" w:date="2026-10-04T15:55:00Z" w16du:dateUtc="2026-10-04T12:55:00Z"/>
        </w:rPr>
      </w:pPr>
      <w:ins w:id="342" w:author="Copy Editor" w:date="2026-10-04T15:56:00Z" w16du:dateUtc="2026-10-04T12:56:00Z">
        <w:r>
          <w:t>Young Richard looks through the books.</w:t>
        </w:r>
      </w:ins>
    </w:p>
    <w:p w14:paraId="216A4856" w14:textId="77777777" w:rsidR="00B34227" w:rsidRPr="00D6568C" w:rsidRDefault="00B34227" w:rsidP="00B34227">
      <w:pPr>
        <w:pStyle w:val="bCHARACTER"/>
        <w:rPr>
          <w:ins w:id="343" w:author="Copy Editor" w:date="2026-10-04T15:56:00Z" w16du:dateUtc="2026-10-04T12:56:00Z"/>
        </w:rPr>
      </w:pPr>
      <w:ins w:id="344" w:author="Copy Editor" w:date="2026-10-04T15:56:00Z" w16du:dateUtc="2026-10-04T12:56:00Z">
        <w:r>
          <w:t>RICHARD (V.O.)</w:t>
        </w:r>
      </w:ins>
    </w:p>
    <w:p w14:paraId="6663E697" w14:textId="1566A452" w:rsidR="00B34227" w:rsidRDefault="00407CB2">
      <w:pPr>
        <w:pStyle w:val="bdialogue"/>
        <w:rPr>
          <w:ins w:id="345" w:author="Copy Editor" w:date="2026-10-04T15:56:00Z" w16du:dateUtc="2026-10-04T12:56:00Z"/>
        </w:rPr>
        <w:pPrChange w:id="346" w:author="Copy Editor" w:date="2026-10-04T15:56:00Z" w16du:dateUtc="2026-10-04T12:56:00Z">
          <w:pPr>
            <w:pStyle w:val="body"/>
          </w:pPr>
        </w:pPrChange>
      </w:pPr>
      <w:del w:id="347" w:author="Copy Editor" w:date="2026-10-04T15:55:00Z" w16du:dateUtc="2026-10-04T12:55:00Z">
        <w:r w:rsidDel="00853B57">
          <w:delText xml:space="preserve"> </w:delText>
        </w:r>
      </w:del>
      <w:r w:rsidR="007C0FF3">
        <w:t xml:space="preserve">It sounded </w:t>
      </w:r>
      <w:r w:rsidR="00453DE8">
        <w:t>great—camping,</w:t>
      </w:r>
      <w:r w:rsidR="007C0FF3">
        <w:t xml:space="preserve"> cooking on open fires, learning </w:t>
      </w:r>
      <w:r>
        <w:t>fieldcraft.</w:t>
      </w:r>
      <w:del w:id="348" w:author="Copy Editor" w:date="2026-10-04T15:56:00Z" w16du:dateUtc="2026-10-04T12:56:00Z">
        <w:r w:rsidR="007C0FF3" w:rsidDel="00B34227">
          <w:delText xml:space="preserve"> </w:delText>
        </w:r>
      </w:del>
    </w:p>
    <w:p w14:paraId="71108C33" w14:textId="092EBD73" w:rsidR="00B34227" w:rsidRDefault="007C0FF3" w:rsidP="007F62DC">
      <w:pPr>
        <w:pStyle w:val="bdialogue"/>
        <w:rPr>
          <w:ins w:id="349" w:author="Copy Editor" w:date="2026-10-04T15:58:00Z" w16du:dateUtc="2026-10-04T12:58:00Z"/>
        </w:rPr>
      </w:pPr>
      <w:r>
        <w:t xml:space="preserve">I couldn’t wait to </w:t>
      </w:r>
      <w:r w:rsidR="00407CB2">
        <w:t>s</w:t>
      </w:r>
      <w:ins w:id="350" w:author="Copy Editor" w:date="2026-10-04T15:57:00Z" w16du:dateUtc="2026-10-04T12:57:00Z">
        <w:r w:rsidR="00B34227">
          <w:t>tart</w:t>
        </w:r>
      </w:ins>
      <w:del w:id="351" w:author="Copy Editor" w:date="2026-10-04T15:57:00Z" w16du:dateUtc="2026-10-04T12:57:00Z">
        <w:r w:rsidR="00407CB2" w:rsidDel="00B34227">
          <w:delText>tart</w:delText>
        </w:r>
      </w:del>
      <w:r w:rsidR="00407CB2">
        <w:t>.</w:t>
      </w:r>
      <w:del w:id="352" w:author="Copy Editor" w:date="2026-10-04T15:57:00Z" w16du:dateUtc="2026-10-04T12:57:00Z">
        <w:r w:rsidR="00407CB2" w:rsidDel="00B34227">
          <w:delText xml:space="preserve"> </w:delText>
        </w:r>
      </w:del>
    </w:p>
    <w:p w14:paraId="2C53C3C8" w14:textId="75595F16" w:rsidR="007F62DC" w:rsidRDefault="00DF36BE" w:rsidP="00DF36BE">
      <w:pPr>
        <w:pStyle w:val="aSCENEHEAD"/>
        <w:rPr>
          <w:ins w:id="353" w:author="Copy Editor" w:date="2026-10-04T15:58:00Z" w16du:dateUtc="2026-10-04T12:58:00Z"/>
        </w:rPr>
      </w:pPr>
      <w:ins w:id="354" w:author="Copy Editor" w:date="2026-10-04T15:58:00Z">
        <w:r w:rsidRPr="00DF36BE">
          <w:t>INT. CUB SCOUT MEETING PLACE – DAY</w:t>
        </w:r>
      </w:ins>
    </w:p>
    <w:p w14:paraId="59651B07" w14:textId="53E87C25" w:rsidR="00DF36BE" w:rsidRPr="00B52C3C" w:rsidRDefault="00B52C3C" w:rsidP="00B52C3C">
      <w:pPr>
        <w:pStyle w:val="body"/>
        <w:rPr>
          <w:ins w:id="355" w:author="Copy Editor" w:date="2026-10-04T15:57:00Z" w16du:dateUtc="2026-10-04T12:57:00Z"/>
        </w:rPr>
      </w:pPr>
      <w:ins w:id="356" w:author="Copy Editor" w:date="2026-10-04T15:59:00Z">
        <w:r w:rsidRPr="00B52C3C">
          <w:t>Young Richard takes part in a game with the other Cubs.</w:t>
        </w:r>
      </w:ins>
    </w:p>
    <w:p w14:paraId="377D4C54" w14:textId="77777777" w:rsidR="00B52C3C" w:rsidRPr="00D6568C" w:rsidRDefault="00B52C3C" w:rsidP="00B52C3C">
      <w:pPr>
        <w:pStyle w:val="bCHARACTER"/>
        <w:rPr>
          <w:ins w:id="357" w:author="Copy Editor" w:date="2026-10-04T15:59:00Z" w16du:dateUtc="2026-10-04T12:59:00Z"/>
        </w:rPr>
      </w:pPr>
      <w:ins w:id="358" w:author="Copy Editor" w:date="2026-10-04T15:59:00Z" w16du:dateUtc="2026-10-04T12:59:00Z">
        <w:r>
          <w:lastRenderedPageBreak/>
          <w:t>RICHARD (V.O.)</w:t>
        </w:r>
      </w:ins>
    </w:p>
    <w:p w14:paraId="1DE26B35" w14:textId="77777777" w:rsidR="00B52C3C" w:rsidRDefault="007C0FF3">
      <w:pPr>
        <w:pStyle w:val="bdialogue"/>
        <w:rPr>
          <w:ins w:id="359" w:author="Copy Editor" w:date="2026-10-04T15:59:00Z" w16du:dateUtc="2026-10-04T12:59:00Z"/>
        </w:rPr>
        <w:pPrChange w:id="360" w:author="Copy Editor" w:date="2026-10-04T15:59:00Z" w16du:dateUtc="2026-10-04T12:59:00Z">
          <w:pPr>
            <w:pStyle w:val="body"/>
          </w:pPr>
        </w:pPrChange>
      </w:pPr>
      <w:r>
        <w:t xml:space="preserve">I joined up and waited for the good stuff to </w:t>
      </w:r>
      <w:r w:rsidR="00407CB2">
        <w:t>start,</w:t>
      </w:r>
      <w:r>
        <w:t xml:space="preserve"> but all we seemed to do was play </w:t>
      </w:r>
      <w:r w:rsidR="00407CB2">
        <w:t>games.</w:t>
      </w:r>
    </w:p>
    <w:p w14:paraId="3021B4FE" w14:textId="77777777" w:rsidR="00B52C3C" w:rsidRDefault="00407CB2" w:rsidP="00B52C3C">
      <w:pPr>
        <w:pStyle w:val="bdialogue"/>
        <w:rPr>
          <w:ins w:id="361" w:author="Copy Editor" w:date="2026-10-04T15:59:00Z" w16du:dateUtc="2026-10-04T12:59:00Z"/>
        </w:rPr>
      </w:pPr>
      <w:del w:id="362" w:author="Copy Editor" w:date="2026-10-04T15:59:00Z" w16du:dateUtc="2026-10-04T12:59:00Z">
        <w:r w:rsidDel="00B52C3C">
          <w:delText xml:space="preserve"> </w:delText>
        </w:r>
      </w:del>
      <w:r w:rsidR="007C0FF3">
        <w:t xml:space="preserve">I was never very social, not sporting at </w:t>
      </w:r>
      <w:r>
        <w:t>all;</w:t>
      </w:r>
      <w:r w:rsidR="007C0FF3">
        <w:t xml:space="preserve"> it wasn’t what I </w:t>
      </w:r>
      <w:r>
        <w:t xml:space="preserve">wanted. </w:t>
      </w:r>
    </w:p>
    <w:p w14:paraId="42F4FDE5" w14:textId="6E486C97" w:rsidR="00B52C3C" w:rsidRDefault="00D23BB4" w:rsidP="00B52C3C">
      <w:pPr>
        <w:pStyle w:val="aSCENEHEAD"/>
        <w:rPr>
          <w:ins w:id="363" w:author="Copy Editor" w:date="2026-10-04T16:00:00Z" w16du:dateUtc="2026-10-04T13:00:00Z"/>
        </w:rPr>
      </w:pPr>
      <w:ins w:id="364" w:author="Copy Editor" w:date="2026-10-04T16:00:00Z">
        <w:r w:rsidRPr="00D23BB4">
          <w:t>EXT. CUB SCOUT MEETING PLACE – EVENING</w:t>
        </w:r>
      </w:ins>
    </w:p>
    <w:p w14:paraId="3C330FB3" w14:textId="4AE17BBF" w:rsidR="00D23BB4" w:rsidRDefault="00D23BB4" w:rsidP="00D23BB4">
      <w:pPr>
        <w:pStyle w:val="body"/>
        <w:rPr>
          <w:ins w:id="365" w:author="Copy Editor" w:date="2026-10-04T16:00:00Z" w16du:dateUtc="2026-10-04T13:00:00Z"/>
        </w:rPr>
      </w:pPr>
      <w:ins w:id="366" w:author="Copy Editor" w:date="2026-10-04T16:00:00Z" w16du:dateUtc="2026-10-04T13:00:00Z">
        <w:r>
          <w:t>Mum waits to collect Richard.</w:t>
        </w:r>
      </w:ins>
    </w:p>
    <w:p w14:paraId="1EA8B310" w14:textId="77777777" w:rsidR="00D23BB4" w:rsidRPr="00D6568C" w:rsidRDefault="00D23BB4" w:rsidP="00D23BB4">
      <w:pPr>
        <w:pStyle w:val="bCHARACTER"/>
        <w:rPr>
          <w:ins w:id="367" w:author="Copy Editor" w:date="2026-10-04T16:00:00Z" w16du:dateUtc="2026-10-04T13:00:00Z"/>
        </w:rPr>
      </w:pPr>
      <w:ins w:id="368" w:author="Copy Editor" w:date="2026-10-04T16:00:00Z" w16du:dateUtc="2026-10-04T13:00:00Z">
        <w:r>
          <w:t>RICHARD (V.O.)</w:t>
        </w:r>
      </w:ins>
    </w:p>
    <w:p w14:paraId="4FF10B31" w14:textId="77777777" w:rsidR="004D7D71" w:rsidRDefault="007C0FF3" w:rsidP="004D7D71">
      <w:pPr>
        <w:pStyle w:val="bdialogue"/>
        <w:rPr>
          <w:ins w:id="369" w:author="Copy Editor" w:date="2026-10-04T16:02:00Z" w16du:dateUtc="2026-10-04T13:02:00Z"/>
        </w:rPr>
      </w:pPr>
      <w:r>
        <w:t xml:space="preserve">Every week Mum would drop me </w:t>
      </w:r>
      <w:r w:rsidR="00407CB2">
        <w:t>off and</w:t>
      </w:r>
      <w:r>
        <w:t xml:space="preserve"> then collect me </w:t>
      </w:r>
      <w:r w:rsidR="00407CB2">
        <w:t>later,</w:t>
      </w:r>
      <w:r>
        <w:t xml:space="preserve"> and we’d get the bus </w:t>
      </w:r>
      <w:r w:rsidR="00407CB2">
        <w:t xml:space="preserve">home. </w:t>
      </w:r>
    </w:p>
    <w:p w14:paraId="09192A7A" w14:textId="2CEB7C6A" w:rsidR="004D7D71" w:rsidRDefault="004D7D71" w:rsidP="004D7D71">
      <w:pPr>
        <w:pStyle w:val="aSCENEHEAD"/>
        <w:rPr>
          <w:ins w:id="370" w:author="Copy Editor" w:date="2026-10-04T16:03:00Z" w16du:dateUtc="2026-10-04T13:03:00Z"/>
        </w:rPr>
      </w:pPr>
      <w:ins w:id="371" w:author="Copy Editor" w:date="2026-10-04T16:03:00Z">
        <w:r w:rsidRPr="004D7D71">
          <w:t>INT. BUS – EVENING</w:t>
        </w:r>
      </w:ins>
    </w:p>
    <w:p w14:paraId="58F8D063" w14:textId="7B804BE8" w:rsidR="00CE6801" w:rsidRDefault="00CE6801" w:rsidP="00CE6801">
      <w:pPr>
        <w:pStyle w:val="body"/>
        <w:rPr>
          <w:ins w:id="372" w:author="Copy Editor" w:date="2026-10-04T16:03:00Z" w16du:dateUtc="2026-10-04T13:03:00Z"/>
        </w:rPr>
      </w:pPr>
      <w:ins w:id="373" w:author="Copy Editor" w:date="2026-10-04T16:03:00Z">
        <w:r w:rsidRPr="00CE6801">
          <w:t>Richard sits beside Mum.</w:t>
        </w:r>
      </w:ins>
    </w:p>
    <w:p w14:paraId="2319F606" w14:textId="77777777" w:rsidR="00CE6801" w:rsidRPr="00D6568C" w:rsidRDefault="00CE6801" w:rsidP="00CE6801">
      <w:pPr>
        <w:pStyle w:val="bCHARACTER"/>
        <w:rPr>
          <w:ins w:id="374" w:author="Copy Editor" w:date="2026-10-04T16:03:00Z" w16du:dateUtc="2026-10-04T13:03:00Z"/>
        </w:rPr>
      </w:pPr>
      <w:ins w:id="375" w:author="Copy Editor" w:date="2026-10-04T16:03:00Z" w16du:dateUtc="2026-10-04T13:03:00Z">
        <w:r>
          <w:t>RICHARD (V.O.)</w:t>
        </w:r>
      </w:ins>
    </w:p>
    <w:p w14:paraId="7A10B3AE" w14:textId="77777777" w:rsidR="00CE6801" w:rsidRDefault="007C0FF3" w:rsidP="00CE6801">
      <w:pPr>
        <w:pStyle w:val="bdialogue"/>
        <w:rPr>
          <w:ins w:id="376" w:author="Copy Editor" w:date="2026-10-04T16:04:00Z" w16du:dateUtc="2026-10-04T13:04:00Z"/>
        </w:rPr>
      </w:pPr>
      <w:r>
        <w:t>I</w:t>
      </w:r>
      <w:del w:id="377" w:author="Copy Editor" w:date="2026-10-04T16:02:00Z" w16du:dateUtc="2026-10-04T13:02:00Z">
        <w:r w:rsidDel="004D7D71">
          <w:delText xml:space="preserve"> </w:delText>
        </w:r>
      </w:del>
      <w:ins w:id="378" w:author="Copy Editor" w:date="2026-10-04T16:02:00Z" w16du:dateUtc="2026-10-04T13:02:00Z">
        <w:r w:rsidR="004D7D71">
          <w:t xml:space="preserve"> </w:t>
        </w:r>
      </w:ins>
      <w:r>
        <w:t xml:space="preserve">think it was about two </w:t>
      </w:r>
      <w:r w:rsidR="00407CB2">
        <w:t xml:space="preserve">stops. </w:t>
      </w:r>
    </w:p>
    <w:p w14:paraId="200C2145" w14:textId="4E8C1C6D" w:rsidR="0019161B" w:rsidRDefault="0019161B">
      <w:pPr>
        <w:pStyle w:val="aSCENEHEAD"/>
        <w:rPr>
          <w:ins w:id="379" w:author="Copy Editor" w:date="2026-10-04T16:03:00Z" w16du:dateUtc="2026-10-04T13:03:00Z"/>
        </w:rPr>
        <w:pPrChange w:id="380" w:author="Copy Editor" w:date="2026-10-04T16:04:00Z" w16du:dateUtc="2026-10-04T13:04:00Z">
          <w:pPr>
            <w:pStyle w:val="bdialogue"/>
          </w:pPr>
        </w:pPrChange>
      </w:pPr>
      <w:ins w:id="381" w:author="Copy Editor" w:date="2026-10-04T16:04:00Z">
        <w:r w:rsidRPr="0019161B">
          <w:t>EXT. BUS STOP – EVENING</w:t>
        </w:r>
      </w:ins>
    </w:p>
    <w:p w14:paraId="5487C73A" w14:textId="77777777" w:rsidR="0074171A" w:rsidRDefault="007C0FF3">
      <w:pPr>
        <w:pStyle w:val="body"/>
        <w:rPr>
          <w:ins w:id="382" w:author="Copy Editor" w:date="2026-10-04T16:04:00Z" w16du:dateUtc="2026-10-04T13:04:00Z"/>
        </w:rPr>
        <w:pPrChange w:id="383" w:author="Copy Editor" w:date="2026-10-04T16:04:00Z" w16du:dateUtc="2026-10-04T13:04:00Z">
          <w:pPr>
            <w:pStyle w:val="bdialogue"/>
          </w:pPr>
        </w:pPrChange>
      </w:pPr>
      <w:del w:id="384" w:author="Copy Editor" w:date="2026-10-04T16:04:00Z" w16du:dateUtc="2026-10-04T13:04:00Z">
        <w:r w:rsidDel="0019161B">
          <w:delText xml:space="preserve">One week </w:delText>
        </w:r>
      </w:del>
      <w:r>
        <w:t>Dad pick</w:t>
      </w:r>
      <w:ins w:id="385" w:author="Copy Editor" w:date="2026-10-04T16:04:00Z" w16du:dateUtc="2026-10-04T13:04:00Z">
        <w:r w:rsidR="0074171A">
          <w:t>s</w:t>
        </w:r>
      </w:ins>
      <w:del w:id="386" w:author="Copy Editor" w:date="2026-10-04T16:04:00Z" w16du:dateUtc="2026-10-04T13:04:00Z">
        <w:r w:rsidDel="0074171A">
          <w:delText>ed</w:delText>
        </w:r>
      </w:del>
      <w:r>
        <w:t xml:space="preserve"> </w:t>
      </w:r>
      <w:ins w:id="387" w:author="Copy Editor" w:date="2026-10-04T16:04:00Z" w16du:dateUtc="2026-10-04T13:04:00Z">
        <w:r w:rsidR="0074171A">
          <w:t>Richard</w:t>
        </w:r>
      </w:ins>
      <w:del w:id="388" w:author="Copy Editor" w:date="2026-10-04T16:04:00Z" w16du:dateUtc="2026-10-04T13:04:00Z">
        <w:r w:rsidDel="0074171A">
          <w:delText>me</w:delText>
        </w:r>
      </w:del>
      <w:r>
        <w:t xml:space="preserve"> up</w:t>
      </w:r>
      <w:ins w:id="389" w:author="Copy Editor" w:date="2026-10-04T16:04:00Z" w16du:dateUtc="2026-10-04T13:04:00Z">
        <w:r w:rsidR="0074171A">
          <w:t>.</w:t>
        </w:r>
      </w:ins>
    </w:p>
    <w:p w14:paraId="4B63134F" w14:textId="77777777" w:rsidR="0074171A" w:rsidRDefault="007C0FF3">
      <w:pPr>
        <w:pStyle w:val="body"/>
        <w:rPr>
          <w:ins w:id="390" w:author="Copy Editor" w:date="2026-10-04T16:05:00Z" w16du:dateUtc="2026-10-04T13:05:00Z"/>
        </w:rPr>
        <w:pPrChange w:id="391" w:author="Copy Editor" w:date="2026-10-04T16:05:00Z" w16du:dateUtc="2026-10-04T13:05:00Z">
          <w:pPr>
            <w:pStyle w:val="bdialogue"/>
          </w:pPr>
        </w:pPrChange>
      </w:pPr>
      <w:del w:id="392" w:author="Copy Editor" w:date="2026-10-04T16:04:00Z" w16du:dateUtc="2026-10-04T13:04:00Z">
        <w:r w:rsidDel="0074171A">
          <w:delText>, we</w:delText>
        </w:r>
      </w:del>
      <w:ins w:id="393" w:author="Copy Editor" w:date="2026-10-04T16:04:00Z" w16du:dateUtc="2026-10-04T13:04:00Z">
        <w:r w:rsidR="0074171A">
          <w:t>They</w:t>
        </w:r>
      </w:ins>
      <w:r>
        <w:t xml:space="preserve"> set off</w:t>
      </w:r>
      <w:ins w:id="394" w:author="Copy Editor" w:date="2026-10-04T16:04:00Z" w16du:dateUtc="2026-10-04T13:04:00Z">
        <w:r w:rsidR="0074171A">
          <w:t xml:space="preserve"> towards</w:t>
        </w:r>
      </w:ins>
      <w:r>
        <w:t xml:space="preserve"> </w:t>
      </w:r>
      <w:r w:rsidR="00407CB2">
        <w:t>home</w:t>
      </w:r>
      <w:del w:id="395" w:author="Copy Editor" w:date="2026-10-04T16:05:00Z" w16du:dateUtc="2026-10-04T13:05:00Z">
        <w:r w:rsidR="00407CB2" w:rsidDel="0074171A">
          <w:delText>,</w:delText>
        </w:r>
      </w:del>
      <w:ins w:id="396" w:author="Copy Editor" w:date="2026-10-04T16:05:00Z" w16du:dateUtc="2026-10-04T13:05:00Z">
        <w:r w:rsidR="0074171A">
          <w:t>.</w:t>
        </w:r>
      </w:ins>
    </w:p>
    <w:p w14:paraId="12265650" w14:textId="77777777" w:rsidR="00A12020" w:rsidRDefault="007C0FF3">
      <w:pPr>
        <w:pStyle w:val="body"/>
        <w:rPr>
          <w:ins w:id="397" w:author="Copy Editor" w:date="2026-10-04T16:05:00Z" w16du:dateUtc="2026-10-04T13:05:00Z"/>
        </w:rPr>
        <w:pPrChange w:id="398" w:author="Copy Editor" w:date="2026-10-04T16:05:00Z" w16du:dateUtc="2026-10-04T13:05:00Z">
          <w:pPr>
            <w:pStyle w:val="bdialogue"/>
          </w:pPr>
        </w:pPrChange>
      </w:pPr>
      <w:del w:id="399" w:author="Copy Editor" w:date="2026-10-04T16:05:00Z" w16du:dateUtc="2026-10-04T13:05:00Z">
        <w:r w:rsidDel="0074171A">
          <w:delText xml:space="preserve"> </w:delText>
        </w:r>
        <w:r w:rsidDel="00A12020">
          <w:delText>and I</w:delText>
        </w:r>
      </w:del>
      <w:ins w:id="400" w:author="Copy Editor" w:date="2026-10-04T16:05:00Z" w16du:dateUtc="2026-10-04T13:05:00Z">
        <w:r w:rsidR="00A12020">
          <w:t>Richard</w:t>
        </w:r>
      </w:ins>
      <w:r>
        <w:t xml:space="preserve"> stop</w:t>
      </w:r>
      <w:ins w:id="401" w:author="Copy Editor" w:date="2026-10-04T16:05:00Z" w16du:dateUtc="2026-10-04T13:05:00Z">
        <w:r w:rsidR="00A12020">
          <w:t>s</w:t>
        </w:r>
      </w:ins>
      <w:del w:id="402" w:author="Copy Editor" w:date="2026-10-04T16:05:00Z" w16du:dateUtc="2026-10-04T13:05:00Z">
        <w:r w:rsidDel="00A12020">
          <w:delText>ped</w:delText>
        </w:r>
      </w:del>
      <w:r>
        <w:t xml:space="preserve"> at the bus </w:t>
      </w:r>
      <w:r w:rsidR="00407CB2">
        <w:t>stop</w:t>
      </w:r>
      <w:ins w:id="403" w:author="Copy Editor" w:date="2026-10-04T16:05:00Z" w16du:dateUtc="2026-10-04T13:05:00Z">
        <w:r w:rsidR="00A12020">
          <w:t>.</w:t>
        </w:r>
      </w:ins>
    </w:p>
    <w:p w14:paraId="676C7BB3" w14:textId="3344CD7A" w:rsidR="00FA439F" w:rsidRDefault="00407CB2" w:rsidP="00A12020">
      <w:pPr>
        <w:pStyle w:val="body"/>
        <w:rPr>
          <w:ins w:id="404" w:author="Copy Editor" w:date="2026-10-04T16:06:00Z" w16du:dateUtc="2026-10-04T13:06:00Z"/>
        </w:rPr>
      </w:pPr>
      <w:del w:id="405" w:author="Copy Editor" w:date="2026-10-04T16:05:00Z" w16du:dateUtc="2026-10-04T13:05:00Z">
        <w:r w:rsidDel="00A12020">
          <w:delText>;</w:delText>
        </w:r>
        <w:r w:rsidR="007C0FF3" w:rsidDel="00A12020">
          <w:delText xml:space="preserve"> he kept on</w:delText>
        </w:r>
      </w:del>
      <w:ins w:id="406" w:author="Copy Editor" w:date="2026-10-04T16:05:00Z" w16du:dateUtc="2026-10-04T13:05:00Z">
        <w:r w:rsidR="00A12020">
          <w:t>His father keeps</w:t>
        </w:r>
      </w:ins>
      <w:r w:rsidR="007C0FF3">
        <w:t xml:space="preserve"> walking.</w:t>
      </w:r>
      <w:del w:id="407" w:author="Copy Editor" w:date="2026-10-04T16:06:00Z" w16du:dateUtc="2026-10-04T13:06:00Z">
        <w:r w:rsidR="007C0FF3" w:rsidDel="00D96BFC">
          <w:delText xml:space="preserve"> </w:delText>
        </w:r>
      </w:del>
    </w:p>
    <w:p w14:paraId="0FCD32B8" w14:textId="46019799" w:rsidR="00D96BFC" w:rsidRDefault="00D96BFC">
      <w:pPr>
        <w:pStyle w:val="bCHARACTER"/>
        <w:pPrChange w:id="408" w:author="Copy Editor" w:date="2026-10-04T16:06:00Z" w16du:dateUtc="2026-10-04T13:06:00Z">
          <w:pPr>
            <w:pStyle w:val="body"/>
          </w:pPr>
        </w:pPrChange>
      </w:pPr>
      <w:ins w:id="409" w:author="Copy Editor" w:date="2026-10-04T16:06:00Z" w16du:dateUtc="2026-10-04T13:06:00Z">
        <w:r>
          <w:t>RICHARD</w:t>
        </w:r>
      </w:ins>
    </w:p>
    <w:p w14:paraId="5E4BDBFB" w14:textId="7B8CB9BC" w:rsidR="003439BF" w:rsidRDefault="007C0FF3" w:rsidP="004B3D80">
      <w:pPr>
        <w:pStyle w:val="bdialogue"/>
        <w:rPr>
          <w:ins w:id="410" w:author="Copy Editor" w:date="2026-10-04T16:06:00Z" w16du:dateUtc="2026-10-04T13:06:00Z"/>
        </w:rPr>
      </w:pPr>
      <w:del w:id="411" w:author="Copy Editor" w:date="2026-10-04T16:06:00Z" w16du:dateUtc="2026-10-04T13:06:00Z">
        <w:r w:rsidDel="00D96BFC">
          <w:delText>“</w:delText>
        </w:r>
      </w:del>
      <w:r>
        <w:t xml:space="preserve">What are you </w:t>
      </w:r>
      <w:r w:rsidR="00407CB2">
        <w:t>doing,</w:t>
      </w:r>
      <w:r>
        <w:t xml:space="preserve"> </w:t>
      </w:r>
      <w:r w:rsidR="00A1036C">
        <w:t>Dad</w:t>
      </w:r>
      <w:r w:rsidR="00BB1B40">
        <w:t>?</w:t>
      </w:r>
      <w:del w:id="412" w:author="Copy Editor" w:date="2026-10-04T16:06:00Z" w16du:dateUtc="2026-10-04T13:06:00Z">
        <w:r w:rsidR="00BB1B40" w:rsidDel="00D96BFC">
          <w:delText>”</w:delText>
        </w:r>
        <w:r w:rsidDel="00D96BFC">
          <w:delText>.</w:delText>
        </w:r>
      </w:del>
    </w:p>
    <w:p w14:paraId="65849642" w14:textId="1C78C9D9" w:rsidR="00D96BFC" w:rsidRDefault="00D96BFC">
      <w:pPr>
        <w:pStyle w:val="bCHARACTER"/>
        <w:pPrChange w:id="413" w:author="Copy Editor" w:date="2026-10-04T16:06:00Z" w16du:dateUtc="2026-10-04T13:06:00Z">
          <w:pPr>
            <w:pStyle w:val="bdialogue"/>
          </w:pPr>
        </w:pPrChange>
      </w:pPr>
      <w:ins w:id="414" w:author="Copy Editor" w:date="2026-10-04T16:06:00Z" w16du:dateUtc="2026-10-04T13:06:00Z">
        <w:r>
          <w:t>DAD</w:t>
        </w:r>
      </w:ins>
    </w:p>
    <w:p w14:paraId="5E4BDBFC" w14:textId="3FE9AF19" w:rsidR="003439BF" w:rsidRDefault="007C0FF3" w:rsidP="004B3D80">
      <w:pPr>
        <w:pStyle w:val="bdialogue"/>
        <w:rPr>
          <w:ins w:id="415" w:author="Copy Editor" w:date="2026-10-04T16:06:00Z" w16du:dateUtc="2026-10-04T13:06:00Z"/>
        </w:rPr>
      </w:pPr>
      <w:del w:id="416" w:author="Copy Editor" w:date="2026-10-04T16:06:00Z" w16du:dateUtc="2026-10-04T13:06:00Z">
        <w:r w:rsidDel="00446653">
          <w:delText>“</w:delText>
        </w:r>
      </w:del>
      <w:r>
        <w:t xml:space="preserve">It’s not </w:t>
      </w:r>
      <w:r w:rsidR="00407CB2">
        <w:t>far;</w:t>
      </w:r>
      <w:r>
        <w:t xml:space="preserve"> we’ll walk.</w:t>
      </w:r>
      <w:del w:id="417" w:author="Copy Editor" w:date="2026-10-04T16:06:00Z" w16du:dateUtc="2026-10-04T13:06:00Z">
        <w:r w:rsidDel="00446653">
          <w:delText>”</w:delText>
        </w:r>
      </w:del>
    </w:p>
    <w:p w14:paraId="55568634" w14:textId="5614A9EC" w:rsidR="00446653" w:rsidRDefault="00446653" w:rsidP="00446653">
      <w:pPr>
        <w:pStyle w:val="body"/>
        <w:rPr>
          <w:ins w:id="418" w:author="Copy Editor" w:date="2026-10-04T16:07:00Z" w16du:dateUtc="2026-10-04T13:07:00Z"/>
        </w:rPr>
      </w:pPr>
      <w:ins w:id="419" w:author="Copy Editor" w:date="2026-10-04T16:07:00Z">
        <w:r w:rsidRPr="00446653">
          <w:t>Richard looks ahead.</w:t>
        </w:r>
      </w:ins>
    </w:p>
    <w:p w14:paraId="42EC6444" w14:textId="77777777" w:rsidR="00446653" w:rsidRPr="00D6568C" w:rsidRDefault="00446653" w:rsidP="00446653">
      <w:pPr>
        <w:pStyle w:val="bCHARACTER"/>
        <w:rPr>
          <w:ins w:id="420" w:author="Copy Editor" w:date="2026-10-04T16:07:00Z" w16du:dateUtc="2026-10-04T13:07:00Z"/>
        </w:rPr>
      </w:pPr>
      <w:ins w:id="421" w:author="Copy Editor" w:date="2026-10-04T16:07:00Z" w16du:dateUtc="2026-10-04T13:07:00Z">
        <w:r>
          <w:t>RICHARD (V.O.)</w:t>
        </w:r>
      </w:ins>
    </w:p>
    <w:p w14:paraId="22E40161" w14:textId="4FA0CA67" w:rsidR="00446653" w:rsidDel="00446653" w:rsidRDefault="00446653">
      <w:pPr>
        <w:pStyle w:val="body"/>
        <w:rPr>
          <w:del w:id="422" w:author="Copy Editor" w:date="2026-10-04T16:07:00Z" w16du:dateUtc="2026-10-04T13:07:00Z"/>
        </w:rPr>
        <w:pPrChange w:id="423" w:author="Copy Editor" w:date="2026-10-04T16:06:00Z" w16du:dateUtc="2026-10-04T13:06:00Z">
          <w:pPr>
            <w:pStyle w:val="bdialogue"/>
          </w:pPr>
        </w:pPrChange>
      </w:pPr>
    </w:p>
    <w:p w14:paraId="683FA40C" w14:textId="77777777" w:rsidR="00446653" w:rsidRDefault="007C0FF3">
      <w:pPr>
        <w:pStyle w:val="bdialogue"/>
        <w:rPr>
          <w:ins w:id="424" w:author="Copy Editor" w:date="2026-10-04T16:07:00Z" w16du:dateUtc="2026-10-04T13:07:00Z"/>
        </w:rPr>
        <w:pPrChange w:id="425" w:author="Copy Editor" w:date="2026-10-04T16:07:00Z" w16du:dateUtc="2026-10-04T13:07:00Z">
          <w:pPr>
            <w:pStyle w:val="body"/>
          </w:pPr>
        </w:pPrChange>
      </w:pPr>
      <w:r>
        <w:t xml:space="preserve">That was the first time I </w:t>
      </w:r>
      <w:r w:rsidR="00453DE8">
        <w:t>realized</w:t>
      </w:r>
      <w:r>
        <w:t xml:space="preserve"> you could walk any </w:t>
      </w:r>
      <w:r w:rsidR="00453DE8">
        <w:t>distance.</w:t>
      </w:r>
    </w:p>
    <w:p w14:paraId="7781D14C" w14:textId="3729F807" w:rsidR="00A86C99" w:rsidRDefault="00A86C99" w:rsidP="00B33299">
      <w:pPr>
        <w:pStyle w:val="body"/>
        <w:rPr>
          <w:ins w:id="426" w:author="Copy Editor" w:date="2026-10-04T16:08:00Z" w16du:dateUtc="2026-10-04T13:08:00Z"/>
        </w:rPr>
      </w:pPr>
      <w:ins w:id="427" w:author="Copy Editor" w:date="2026-10-04T16:07:00Z" w16du:dateUtc="2026-10-04T13:07:00Z">
        <w:r>
          <w:t>Richard walks beside his father</w:t>
        </w:r>
      </w:ins>
      <w:ins w:id="428" w:author="Copy Editor" w:date="2026-10-04T16:08:00Z" w16du:dateUtc="2026-10-04T13:08:00Z">
        <w:r>
          <w:t>.</w:t>
        </w:r>
      </w:ins>
    </w:p>
    <w:p w14:paraId="434D9641" w14:textId="77777777" w:rsidR="00A86C99" w:rsidRPr="00D6568C" w:rsidRDefault="00A86C99" w:rsidP="00A86C99">
      <w:pPr>
        <w:pStyle w:val="bCHARACTER"/>
        <w:rPr>
          <w:ins w:id="429" w:author="Copy Editor" w:date="2026-10-04T16:08:00Z" w16du:dateUtc="2026-10-04T13:08:00Z"/>
        </w:rPr>
      </w:pPr>
      <w:ins w:id="430" w:author="Copy Editor" w:date="2026-10-04T16:08:00Z" w16du:dateUtc="2026-10-04T13:08:00Z">
        <w:r>
          <w:lastRenderedPageBreak/>
          <w:t>RICHARD (V.O.)</w:t>
        </w:r>
      </w:ins>
    </w:p>
    <w:p w14:paraId="5E4BDBFD" w14:textId="6A591B86" w:rsidR="003439BF" w:rsidRDefault="007C0FF3" w:rsidP="00FF2BB6">
      <w:pPr>
        <w:pStyle w:val="bdialogue"/>
        <w:rPr>
          <w:ins w:id="431" w:author="Copy Editor" w:date="2026-10-04T16:08:00Z" w16du:dateUtc="2026-10-04T13:08:00Z"/>
        </w:rPr>
      </w:pPr>
      <w:del w:id="432" w:author="Copy Editor" w:date="2026-10-04T16:07:00Z" w16du:dateUtc="2026-10-04T13:07:00Z">
        <w:r w:rsidDel="00446653">
          <w:delText xml:space="preserve"> </w:delText>
        </w:r>
      </w:del>
      <w:r>
        <w:t xml:space="preserve">I quite enjoyed the </w:t>
      </w:r>
      <w:r w:rsidR="00F45AC4">
        <w:t>challenge,</w:t>
      </w:r>
      <w:r>
        <w:t xml:space="preserve"> and walking became a considered transport option from then on.</w:t>
      </w:r>
    </w:p>
    <w:p w14:paraId="33379C61" w14:textId="4F2CEAB6" w:rsidR="00FF2BB6" w:rsidRDefault="00FF2BB6" w:rsidP="00FF2BB6">
      <w:pPr>
        <w:pStyle w:val="aSCENEHEAD"/>
        <w:rPr>
          <w:ins w:id="433" w:author="Copy Editor" w:date="2026-10-04T16:08:00Z" w16du:dateUtc="2026-10-04T13:08:00Z"/>
        </w:rPr>
      </w:pPr>
      <w:ins w:id="434" w:author="Copy Editor" w:date="2026-10-04T16:08:00Z">
        <w:r w:rsidRPr="00FF2BB6">
          <w:t>INT. CUB SCOUT MEETING PLACE – DAY</w:t>
        </w:r>
      </w:ins>
    </w:p>
    <w:p w14:paraId="7188B678" w14:textId="48C84C7D" w:rsidR="00FF2BB6" w:rsidRDefault="00FF2BB6" w:rsidP="00FF2BB6">
      <w:pPr>
        <w:pStyle w:val="body"/>
        <w:rPr>
          <w:ins w:id="435" w:author="Copy Editor" w:date="2026-10-04T16:08:00Z" w16du:dateUtc="2026-10-04T13:08:00Z"/>
        </w:rPr>
      </w:pPr>
      <w:ins w:id="436" w:author="Copy Editor" w:date="2026-10-04T16:08:00Z">
        <w:r w:rsidRPr="00FF2BB6">
          <w:t>Young Richard takes part in another Cubs meeting.</w:t>
        </w:r>
      </w:ins>
    </w:p>
    <w:p w14:paraId="01CC5A40" w14:textId="77777777" w:rsidR="00FF2BB6" w:rsidRPr="00D6568C" w:rsidRDefault="00FF2BB6" w:rsidP="00FF2BB6">
      <w:pPr>
        <w:pStyle w:val="bCHARACTER"/>
        <w:rPr>
          <w:ins w:id="437" w:author="Copy Editor" w:date="2026-10-04T16:09:00Z" w16du:dateUtc="2026-10-04T13:09:00Z"/>
        </w:rPr>
      </w:pPr>
      <w:ins w:id="438" w:author="Copy Editor" w:date="2026-10-04T16:09:00Z" w16du:dateUtc="2026-10-04T13:09:00Z">
        <w:r>
          <w:t>RICHARD (V.O.)</w:t>
        </w:r>
      </w:ins>
    </w:p>
    <w:p w14:paraId="0A6CAD1F" w14:textId="23ED1880" w:rsidR="00FF2BB6" w:rsidDel="00FF2BB6" w:rsidRDefault="00FF2BB6" w:rsidP="00FF2BB6">
      <w:pPr>
        <w:pStyle w:val="body"/>
        <w:rPr>
          <w:del w:id="439" w:author="Copy Editor" w:date="2026-10-04T16:09:00Z" w16du:dateUtc="2026-10-04T13:09:00Z"/>
        </w:rPr>
      </w:pPr>
    </w:p>
    <w:p w14:paraId="7F765A8A" w14:textId="77777777" w:rsidR="00934918" w:rsidRDefault="00F45AC4">
      <w:pPr>
        <w:pStyle w:val="bdialogue"/>
        <w:rPr>
          <w:ins w:id="440" w:author="Copy Editor" w:date="2026-10-04T16:09:00Z" w16du:dateUtc="2026-10-04T13:09:00Z"/>
        </w:rPr>
        <w:pPrChange w:id="441" w:author="Copy Editor" w:date="2026-10-04T16:09:00Z" w16du:dateUtc="2026-10-04T13:09:00Z">
          <w:pPr>
            <w:pStyle w:val="body"/>
          </w:pPr>
        </w:pPrChange>
      </w:pPr>
      <w:r>
        <w:t xml:space="preserve">Unfortunately, </w:t>
      </w:r>
      <w:r w:rsidR="0066005F">
        <w:t>however,</w:t>
      </w:r>
      <w:r>
        <w:t xml:space="preserve"> I wasn’t getting any </w:t>
      </w:r>
      <w:r w:rsidR="00BC6532">
        <w:t>badges</w:t>
      </w:r>
      <w:ins w:id="442" w:author="Copy Editor" w:date="2026-10-04T16:09:00Z" w16du:dateUtc="2026-10-04T13:09:00Z">
        <w:r w:rsidR="00934918">
          <w:t>.</w:t>
        </w:r>
      </w:ins>
      <w:del w:id="443" w:author="Copy Editor" w:date="2026-10-04T16:09:00Z" w16du:dateUtc="2026-10-04T13:09:00Z">
        <w:r w:rsidR="00BC6532" w:rsidDel="00934918">
          <w:delText>,</w:delText>
        </w:r>
        <w:r w:rsidDel="00934918">
          <w:delText xml:space="preserve"> and</w:delText>
        </w:r>
      </w:del>
    </w:p>
    <w:p w14:paraId="7239572F" w14:textId="77777777" w:rsidR="00934918" w:rsidRDefault="00F45AC4">
      <w:pPr>
        <w:pStyle w:val="bdialogue"/>
        <w:rPr>
          <w:ins w:id="444" w:author="Copy Editor" w:date="2026-10-04T16:09:00Z" w16du:dateUtc="2026-10-04T13:09:00Z"/>
        </w:rPr>
        <w:pPrChange w:id="445" w:author="Copy Editor" w:date="2026-10-04T16:09:00Z" w16du:dateUtc="2026-10-04T13:09:00Z">
          <w:pPr>
            <w:pStyle w:val="body"/>
          </w:pPr>
        </w:pPrChange>
      </w:pPr>
      <w:del w:id="446" w:author="Copy Editor" w:date="2026-10-04T16:09:00Z" w16du:dateUtc="2026-10-04T13:09:00Z">
        <w:r w:rsidDel="00934918">
          <w:delText xml:space="preserve"> w</w:delText>
        </w:r>
      </w:del>
      <w:ins w:id="447" w:author="Copy Editor" w:date="2026-10-04T16:09:00Z" w16du:dateUtc="2026-10-04T13:09:00Z">
        <w:r w:rsidR="00934918">
          <w:t>W</w:t>
        </w:r>
      </w:ins>
      <w:r>
        <w:t xml:space="preserve">hen I was criticised for not getting on with the first badge, I really wanted </w:t>
      </w:r>
      <w:r w:rsidR="00BC6532">
        <w:t>to</w:t>
      </w:r>
      <w:ins w:id="448" w:author="Copy Editor" w:date="2026-10-04T16:09:00Z" w16du:dateUtc="2026-10-04T13:09:00Z">
        <w:r w:rsidR="00934918">
          <w:t>.</w:t>
        </w:r>
      </w:ins>
    </w:p>
    <w:p w14:paraId="1A73E2BD" w14:textId="397B4E1A" w:rsidR="008C75F3" w:rsidRDefault="00BC6532" w:rsidP="00E0342F">
      <w:pPr>
        <w:pStyle w:val="bdialogue"/>
        <w:rPr>
          <w:ins w:id="449" w:author="Copy Editor" w:date="2026-10-04T16:10:00Z" w16du:dateUtc="2026-10-04T13:10:00Z"/>
        </w:rPr>
      </w:pPr>
      <w:del w:id="450" w:author="Copy Editor" w:date="2026-10-04T16:09:00Z" w16du:dateUtc="2026-10-04T13:09:00Z">
        <w:r w:rsidDel="00934918">
          <w:delText>,</w:delText>
        </w:r>
        <w:r w:rsidR="00F45AC4" w:rsidDel="00934918">
          <w:delText xml:space="preserve"> b</w:delText>
        </w:r>
      </w:del>
      <w:ins w:id="451" w:author="Copy Editor" w:date="2026-10-04T16:09:00Z" w16du:dateUtc="2026-10-04T13:09:00Z">
        <w:r w:rsidR="00934918">
          <w:t>B</w:t>
        </w:r>
      </w:ins>
      <w:r w:rsidR="00F45AC4">
        <w:t xml:space="preserve">ut I got zero help from any </w:t>
      </w:r>
      <w:r>
        <w:t>adult</w:t>
      </w:r>
      <w:ins w:id="452" w:author="Copy Editor" w:date="2026-10-04T16:10:00Z" w16du:dateUtc="2026-10-04T13:10:00Z">
        <w:r w:rsidR="008C75F3">
          <w:t>s.</w:t>
        </w:r>
      </w:ins>
      <w:del w:id="453" w:author="Copy Editor" w:date="2026-10-04T16:10:00Z" w16du:dateUtc="2026-10-04T13:10:00Z">
        <w:r w:rsidDel="008C75F3">
          <w:delText>s.</w:delText>
        </w:r>
        <w:r w:rsidR="00F45AC4" w:rsidDel="008C75F3">
          <w:delText xml:space="preserve"> </w:delText>
        </w:r>
      </w:del>
    </w:p>
    <w:p w14:paraId="01C8114E" w14:textId="1AA996F2" w:rsidR="00E0342F" w:rsidRDefault="00E0342F" w:rsidP="00E0342F">
      <w:pPr>
        <w:pStyle w:val="body"/>
        <w:rPr>
          <w:ins w:id="454" w:author="Copy Editor" w:date="2026-10-04T16:10:00Z" w16du:dateUtc="2026-10-04T13:10:00Z"/>
        </w:rPr>
      </w:pPr>
      <w:ins w:id="455" w:author="Copy Editor" w:date="2026-10-04T16:10:00Z">
        <w:r w:rsidRPr="00E0342F">
          <w:t>Richard stands apart from the others.</w:t>
        </w:r>
      </w:ins>
    </w:p>
    <w:p w14:paraId="73D29499" w14:textId="77777777" w:rsidR="00606E02" w:rsidRPr="00D6568C" w:rsidRDefault="00606E02" w:rsidP="00606E02">
      <w:pPr>
        <w:pStyle w:val="bCHARACTER"/>
        <w:rPr>
          <w:ins w:id="456" w:author="Copy Editor" w:date="2026-10-04T16:10:00Z" w16du:dateUtc="2026-10-04T13:10:00Z"/>
        </w:rPr>
      </w:pPr>
      <w:ins w:id="457" w:author="Copy Editor" w:date="2026-10-04T16:10:00Z" w16du:dateUtc="2026-10-04T13:10:00Z">
        <w:r>
          <w:t>RICHARD (V.O.)</w:t>
        </w:r>
      </w:ins>
    </w:p>
    <w:p w14:paraId="5E4BDBFE" w14:textId="68B253C6" w:rsidR="003439BF" w:rsidRDefault="00F45AC4" w:rsidP="00606E02">
      <w:pPr>
        <w:pStyle w:val="bdialogue"/>
        <w:rPr>
          <w:ins w:id="458" w:author="Copy Editor" w:date="2026-10-04T16:11:00Z" w16du:dateUtc="2026-10-04T13:11:00Z"/>
        </w:rPr>
      </w:pPr>
      <w:r>
        <w:t xml:space="preserve">I got very </w:t>
      </w:r>
      <w:r w:rsidR="00881D1E">
        <w:t>demoralized</w:t>
      </w:r>
      <w:r>
        <w:t xml:space="preserve"> and stopped going.</w:t>
      </w:r>
    </w:p>
    <w:p w14:paraId="41D11793" w14:textId="1FDA8530" w:rsidR="00606E02" w:rsidRDefault="00606E02" w:rsidP="00606E02">
      <w:pPr>
        <w:pStyle w:val="aSCENEHEAD"/>
        <w:rPr>
          <w:ins w:id="459" w:author="Copy Editor" w:date="2026-10-04T16:11:00Z" w16du:dateUtc="2026-10-04T13:11:00Z"/>
        </w:rPr>
      </w:pPr>
      <w:ins w:id="460" w:author="Copy Editor" w:date="2026-10-04T16:11:00Z">
        <w:r w:rsidRPr="00606E02">
          <w:t>INT. RICHARD'S BEDROOM – NIGHT</w:t>
        </w:r>
      </w:ins>
    </w:p>
    <w:p w14:paraId="4F5C565D" w14:textId="1CCB1E2A" w:rsidR="00445448" w:rsidRDefault="00445448" w:rsidP="00445448">
      <w:pPr>
        <w:pStyle w:val="body"/>
        <w:rPr>
          <w:ins w:id="461" w:author="Copy Editor" w:date="2026-10-04T16:11:00Z" w16du:dateUtc="2026-10-04T13:11:00Z"/>
        </w:rPr>
      </w:pPr>
      <w:ins w:id="462" w:author="Copy Editor" w:date="2026-10-04T16:11:00Z">
        <w:r w:rsidRPr="00445448">
          <w:t>Young Richard sits alone.</w:t>
        </w:r>
      </w:ins>
    </w:p>
    <w:p w14:paraId="2EB3BACA" w14:textId="77777777" w:rsidR="00445448" w:rsidRPr="00D6568C" w:rsidRDefault="00445448" w:rsidP="00445448">
      <w:pPr>
        <w:pStyle w:val="bCHARACTER"/>
        <w:rPr>
          <w:ins w:id="463" w:author="Copy Editor" w:date="2026-10-04T16:11:00Z" w16du:dateUtc="2026-10-04T13:11:00Z"/>
        </w:rPr>
      </w:pPr>
      <w:ins w:id="464" w:author="Copy Editor" w:date="2026-10-04T16:11:00Z" w16du:dateUtc="2026-10-04T13:11:00Z">
        <w:r>
          <w:t>RICHARD (V.O.)</w:t>
        </w:r>
      </w:ins>
    </w:p>
    <w:p w14:paraId="6E757E41" w14:textId="0AA99A4D" w:rsidR="00445448" w:rsidDel="00445448" w:rsidRDefault="00445448" w:rsidP="00445448">
      <w:pPr>
        <w:pStyle w:val="body"/>
        <w:rPr>
          <w:del w:id="465" w:author="Copy Editor" w:date="2026-10-04T16:11:00Z" w16du:dateUtc="2026-10-04T13:11:00Z"/>
        </w:rPr>
      </w:pPr>
    </w:p>
    <w:p w14:paraId="0FBDF111" w14:textId="77777777" w:rsidR="00445448" w:rsidRDefault="007C0FF3">
      <w:pPr>
        <w:pStyle w:val="bbodybeforebeat"/>
        <w:rPr>
          <w:ins w:id="466" w:author="Copy Editor" w:date="2026-10-04T16:11:00Z" w16du:dateUtc="2026-10-04T13:11:00Z"/>
        </w:rPr>
        <w:pPrChange w:id="467" w:author="Copy Editor" w:date="2026-10-04T16:12:00Z" w16du:dateUtc="2026-10-04T13:12:00Z">
          <w:pPr>
            <w:pStyle w:val="bdialogue"/>
          </w:pPr>
        </w:pPrChange>
      </w:pPr>
      <w:r>
        <w:t xml:space="preserve">Was I at a </w:t>
      </w:r>
      <w:r w:rsidR="00BC6532">
        <w:t>crossroads?</w:t>
      </w:r>
    </w:p>
    <w:p w14:paraId="697A0EAA" w14:textId="449F3CEC" w:rsidR="00445448" w:rsidRDefault="00445448">
      <w:pPr>
        <w:pStyle w:val="baparenthisis"/>
        <w:rPr>
          <w:ins w:id="468" w:author="Copy Editor" w:date="2026-10-04T16:11:00Z" w16du:dateUtc="2026-10-04T13:11:00Z"/>
        </w:rPr>
        <w:pPrChange w:id="469" w:author="Copy Editor" w:date="2026-10-04T16:12:00Z" w16du:dateUtc="2026-10-04T13:12:00Z">
          <w:pPr>
            <w:pStyle w:val="body"/>
          </w:pPr>
        </w:pPrChange>
      </w:pPr>
      <w:ins w:id="470" w:author="Copy Editor" w:date="2026-10-04T16:11:00Z" w16du:dateUtc="2026-10-04T13:11:00Z">
        <w:r>
          <w:t>(</w:t>
        </w:r>
      </w:ins>
      <w:ins w:id="471" w:author="Copy Editor" w:date="2026-10-04T16:12:00Z" w16du:dateUtc="2026-10-04T13:12:00Z">
        <w:r>
          <w:t>beat)</w:t>
        </w:r>
      </w:ins>
    </w:p>
    <w:p w14:paraId="21A31357" w14:textId="77777777" w:rsidR="00661D36" w:rsidRDefault="00BC6532" w:rsidP="00661D36">
      <w:pPr>
        <w:pStyle w:val="bdialogue"/>
        <w:rPr>
          <w:ins w:id="472" w:author="Copy Editor" w:date="2026-10-04T16:13:00Z" w16du:dateUtc="2026-10-04T13:13:00Z"/>
        </w:rPr>
      </w:pPr>
      <w:del w:id="473" w:author="Copy Editor" w:date="2026-10-04T16:11:00Z" w16du:dateUtc="2026-10-04T13:11:00Z">
        <w:r w:rsidDel="00445448">
          <w:delText xml:space="preserve"> </w:delText>
        </w:r>
      </w:del>
      <w:r w:rsidR="007C0FF3">
        <w:t xml:space="preserve">Was I going to become an uncontrollable </w:t>
      </w:r>
      <w:r>
        <w:t>tearaway,</w:t>
      </w:r>
      <w:r w:rsidR="007C0FF3">
        <w:t xml:space="preserve"> or was my life going to have some order to </w:t>
      </w:r>
      <w:r>
        <w:t>it?</w:t>
      </w:r>
    </w:p>
    <w:p w14:paraId="067F0352" w14:textId="5FD2918B" w:rsidR="00661D36" w:rsidRDefault="00661D36" w:rsidP="00661D36">
      <w:pPr>
        <w:pStyle w:val="body"/>
        <w:rPr>
          <w:ins w:id="474" w:author="Copy Editor" w:date="2026-10-04T16:13:00Z" w16du:dateUtc="2026-10-04T13:13:00Z"/>
        </w:rPr>
      </w:pPr>
      <w:ins w:id="475" w:author="Copy Editor" w:date="2026-10-04T16:13:00Z" w16du:dateUtc="2026-10-04T13:13:00Z">
        <w:r>
          <w:t>Richard looks ahead.</w:t>
        </w:r>
      </w:ins>
    </w:p>
    <w:p w14:paraId="0A38C62F" w14:textId="77777777" w:rsidR="00661D36" w:rsidRPr="00D6568C" w:rsidRDefault="00661D36" w:rsidP="00661D36">
      <w:pPr>
        <w:pStyle w:val="bCHARACTER"/>
        <w:rPr>
          <w:ins w:id="476" w:author="Copy Editor" w:date="2026-10-04T16:13:00Z" w16du:dateUtc="2026-10-04T13:13:00Z"/>
        </w:rPr>
      </w:pPr>
      <w:ins w:id="477" w:author="Copy Editor" w:date="2026-10-04T16:13:00Z" w16du:dateUtc="2026-10-04T13:13:00Z">
        <w:r>
          <w:t>RICHARD (V.O.)</w:t>
        </w:r>
      </w:ins>
    </w:p>
    <w:p w14:paraId="7E7A46FE" w14:textId="77777777" w:rsidR="00661D36" w:rsidRDefault="00BC6532">
      <w:pPr>
        <w:pStyle w:val="bbodybeforebeat"/>
        <w:rPr>
          <w:ins w:id="478" w:author="Copy Editor" w:date="2026-10-04T16:13:00Z" w16du:dateUtc="2026-10-04T13:13:00Z"/>
        </w:rPr>
        <w:pPrChange w:id="479" w:author="Copy Editor" w:date="2026-10-04T16:13:00Z" w16du:dateUtc="2026-10-04T13:13:00Z">
          <w:pPr>
            <w:pStyle w:val="bdialogue"/>
          </w:pPr>
        </w:pPrChange>
      </w:pPr>
      <w:del w:id="480" w:author="Copy Editor" w:date="2026-10-04T16:12:00Z" w16du:dateUtc="2026-10-04T13:12:00Z">
        <w:r w:rsidDel="00661D36">
          <w:delText xml:space="preserve"> </w:delText>
        </w:r>
      </w:del>
      <w:r w:rsidR="007C0FF3">
        <w:t>Looking back at myself I think the next few years were going to be critical</w:t>
      </w:r>
      <w:r>
        <w:t>.</w:t>
      </w:r>
    </w:p>
    <w:p w14:paraId="13CDA0F6" w14:textId="6AF99549" w:rsidR="00661D36" w:rsidRDefault="00661D36">
      <w:pPr>
        <w:pStyle w:val="baparenthisis"/>
        <w:rPr>
          <w:ins w:id="481" w:author="Copy Editor" w:date="2026-10-04T16:13:00Z" w16du:dateUtc="2026-10-04T13:13:00Z"/>
        </w:rPr>
        <w:pPrChange w:id="482" w:author="Copy Editor" w:date="2026-10-04T16:14:00Z" w16du:dateUtc="2026-10-04T13:14:00Z">
          <w:pPr>
            <w:pStyle w:val="body"/>
          </w:pPr>
        </w:pPrChange>
      </w:pPr>
      <w:ins w:id="483" w:author="Copy Editor" w:date="2026-10-04T16:13:00Z" w16du:dateUtc="2026-10-04T13:13:00Z">
        <w:r>
          <w:t>(beat)</w:t>
        </w:r>
      </w:ins>
    </w:p>
    <w:p w14:paraId="5E4BDBFF" w14:textId="4A8C2BD4" w:rsidR="003439BF" w:rsidRDefault="00BC6532">
      <w:pPr>
        <w:pStyle w:val="bdialogue"/>
        <w:pPrChange w:id="484" w:author="Copy Editor" w:date="2026-10-04T16:14:00Z" w16du:dateUtc="2026-10-04T13:14:00Z">
          <w:pPr>
            <w:pStyle w:val="body"/>
          </w:pPr>
        </w:pPrChange>
      </w:pPr>
      <w:del w:id="485" w:author="Copy Editor" w:date="2026-10-04T16:13:00Z" w16du:dateUtc="2026-10-04T13:13:00Z">
        <w:r w:rsidDel="00661D36">
          <w:delText xml:space="preserve"> </w:delText>
        </w:r>
      </w:del>
      <w:r>
        <w:t>Which</w:t>
      </w:r>
      <w:r w:rsidR="007C0FF3">
        <w:t xml:space="preserve"> path would I take?</w:t>
      </w:r>
    </w:p>
    <w:p w14:paraId="5E4BDC01" w14:textId="561EC609" w:rsidR="003439BF" w:rsidRDefault="00BB1B40" w:rsidP="00DB5909">
      <w:pPr>
        <w:pStyle w:val="aSCENEHEAD"/>
        <w:rPr>
          <w:ins w:id="486" w:author="Copy Editor" w:date="2026-10-04T16:14:00Z" w16du:dateUtc="2026-10-04T13:14:00Z"/>
        </w:rPr>
      </w:pPr>
      <w:r>
        <w:t>SC</w:t>
      </w:r>
      <w:r w:rsidR="00BD05CE">
        <w:t>ENE</w:t>
      </w:r>
      <w:r w:rsidR="003426CC">
        <w:t xml:space="preserve"> 4: THE EVOLUTION BEGINS 1961-1966.</w:t>
      </w:r>
    </w:p>
    <w:p w14:paraId="25EC4D78" w14:textId="1DDE7408" w:rsidR="001A38B6" w:rsidRDefault="001A38B6" w:rsidP="00BC5FFC">
      <w:pPr>
        <w:pStyle w:val="aSCENEHEAD"/>
        <w:rPr>
          <w:ins w:id="487" w:author="Copy Editor" w:date="2026-10-04T16:15:00Z" w16du:dateUtc="2026-10-04T13:15:00Z"/>
        </w:rPr>
      </w:pPr>
      <w:ins w:id="488" w:author="Copy Editor" w:date="2026-10-04T16:14:00Z">
        <w:r w:rsidRPr="001A38B6">
          <w:t>EXT. FARM – DAY</w:t>
        </w:r>
      </w:ins>
    </w:p>
    <w:p w14:paraId="441D8E4C" w14:textId="3E2BA56C" w:rsidR="00BC5FFC" w:rsidRDefault="00BC5FFC" w:rsidP="00BC5FFC">
      <w:pPr>
        <w:pStyle w:val="body"/>
        <w:rPr>
          <w:ins w:id="489" w:author="Copy Editor" w:date="2026-10-04T16:15:00Z" w16du:dateUtc="2026-10-04T13:15:00Z"/>
        </w:rPr>
      </w:pPr>
      <w:ins w:id="490" w:author="Copy Editor" w:date="2026-10-04T16:15:00Z" w16du:dateUtc="2026-10-04T13:15:00Z">
        <w:r>
          <w:lastRenderedPageBreak/>
          <w:t>Young Richard helps his father with the sheep</w:t>
        </w:r>
        <w:r w:rsidR="00E05D18">
          <w:t xml:space="preserve"> kept for academic teaching.</w:t>
        </w:r>
      </w:ins>
    </w:p>
    <w:p w14:paraId="19DFFDA4" w14:textId="56AE2063" w:rsidR="00E05D18" w:rsidRDefault="00E05D18" w:rsidP="00BC5FFC">
      <w:pPr>
        <w:pStyle w:val="body"/>
        <w:rPr>
          <w:ins w:id="491" w:author="Copy Editor" w:date="2026-10-04T16:15:00Z" w16du:dateUtc="2026-10-04T13:15:00Z"/>
        </w:rPr>
      </w:pPr>
      <w:ins w:id="492" w:author="Copy Editor" w:date="2026-10-04T16:15:00Z" w16du:dateUtc="2026-10-04T13:15:00Z">
        <w:r>
          <w:t>David is there.</w:t>
        </w:r>
      </w:ins>
    </w:p>
    <w:p w14:paraId="134E35FB" w14:textId="5D13646B" w:rsidR="00E05D18" w:rsidRDefault="00E05D18" w:rsidP="00BC5FFC">
      <w:pPr>
        <w:pStyle w:val="body"/>
        <w:rPr>
          <w:ins w:id="493" w:author="Copy Editor" w:date="2026-10-04T16:16:00Z" w16du:dateUtc="2026-10-04T13:16:00Z"/>
        </w:rPr>
      </w:pPr>
      <w:ins w:id="494" w:author="Copy Editor" w:date="2026-10-04T16:15:00Z" w16du:dateUtc="2026-10-04T13:15:00Z">
        <w:r>
          <w:t>He watches quie</w:t>
        </w:r>
      </w:ins>
      <w:ins w:id="495" w:author="Copy Editor" w:date="2026-10-04T16:16:00Z" w16du:dateUtc="2026-10-04T13:16:00Z">
        <w:r>
          <w:t>tly.</w:t>
        </w:r>
      </w:ins>
    </w:p>
    <w:p w14:paraId="5007C15B" w14:textId="77777777" w:rsidR="00013958" w:rsidRPr="00D6568C" w:rsidRDefault="00013958" w:rsidP="00013958">
      <w:pPr>
        <w:pStyle w:val="bCHARACTER"/>
        <w:rPr>
          <w:ins w:id="496" w:author="Copy Editor" w:date="2026-10-04T16:16:00Z" w16du:dateUtc="2026-10-04T13:16:00Z"/>
        </w:rPr>
      </w:pPr>
      <w:ins w:id="497" w:author="Copy Editor" w:date="2026-10-04T16:16:00Z" w16du:dateUtc="2026-10-04T13:16:00Z">
        <w:r>
          <w:t>RICHARD (V.O.)</w:t>
        </w:r>
      </w:ins>
    </w:p>
    <w:p w14:paraId="3CE6217B" w14:textId="7A446528" w:rsidR="00E05D18" w:rsidRPr="00BC5FFC" w:rsidDel="00013958" w:rsidRDefault="00E05D18">
      <w:pPr>
        <w:pStyle w:val="body"/>
        <w:rPr>
          <w:del w:id="498" w:author="Copy Editor" w:date="2026-10-04T16:16:00Z" w16du:dateUtc="2026-10-04T13:16:00Z"/>
        </w:rPr>
        <w:pPrChange w:id="499" w:author="Copy Editor" w:date="2026-10-04T16:15:00Z" w16du:dateUtc="2026-10-04T13:15:00Z">
          <w:pPr>
            <w:pStyle w:val="aSCENEHEAD"/>
          </w:pPr>
        </w:pPrChange>
      </w:pPr>
    </w:p>
    <w:p w14:paraId="249A9D4C" w14:textId="7E154C19" w:rsidR="00E0785B" w:rsidRDefault="007C0FF3">
      <w:pPr>
        <w:pStyle w:val="bdialogue"/>
        <w:rPr>
          <w:ins w:id="500" w:author="Copy Editor" w:date="2026-10-04T16:17:00Z" w16du:dateUtc="2026-10-04T13:17:00Z"/>
        </w:rPr>
        <w:pPrChange w:id="501" w:author="Copy Editor" w:date="2026-10-04T16:17:00Z" w16du:dateUtc="2026-10-04T13:17:00Z">
          <w:pPr>
            <w:pStyle w:val="body"/>
          </w:pPr>
        </w:pPrChange>
      </w:pPr>
      <w:r>
        <w:t xml:space="preserve">Weekends I would help Dad as he worked with the sheep he kept for academic </w:t>
      </w:r>
      <w:r w:rsidR="00BC6532">
        <w:t>teaching</w:t>
      </w:r>
      <w:ins w:id="502" w:author="Copy Editor" w:date="2026-10-04T16:17:00Z" w16du:dateUtc="2026-10-04T13:17:00Z">
        <w:r w:rsidR="00E0785B">
          <w:t>.</w:t>
        </w:r>
      </w:ins>
      <w:del w:id="503" w:author="Copy Editor" w:date="2026-10-04T16:17:00Z" w16du:dateUtc="2026-10-04T13:17:00Z">
        <w:r w:rsidR="00BC6532" w:rsidDel="00E0785B">
          <w:delText xml:space="preserve">. </w:delText>
        </w:r>
      </w:del>
    </w:p>
    <w:p w14:paraId="70FABB50" w14:textId="77777777" w:rsidR="00E0785B" w:rsidRDefault="007C0FF3" w:rsidP="00E0785B">
      <w:pPr>
        <w:pStyle w:val="bdialogue"/>
        <w:rPr>
          <w:ins w:id="504" w:author="Copy Editor" w:date="2026-10-04T16:18:00Z" w16du:dateUtc="2026-10-04T13:18:00Z"/>
        </w:rPr>
      </w:pPr>
      <w:r>
        <w:t xml:space="preserve">David was there and kept quiet, observed, and knew there was something </w:t>
      </w:r>
      <w:r w:rsidR="00BC6532">
        <w:t>wrong.</w:t>
      </w:r>
    </w:p>
    <w:p w14:paraId="1276FE26" w14:textId="52CA9338" w:rsidR="00E0785B" w:rsidRDefault="00A84B42" w:rsidP="00A84B42">
      <w:pPr>
        <w:pStyle w:val="body"/>
        <w:rPr>
          <w:ins w:id="505" w:author="Copy Editor" w:date="2026-10-04T16:18:00Z" w16du:dateUtc="2026-10-04T13:18:00Z"/>
        </w:rPr>
      </w:pPr>
      <w:ins w:id="506" w:author="Copy Editor" w:date="2026-10-04T16:18:00Z">
        <w:r w:rsidRPr="00A84B42">
          <w:t>David takes an interest in Richard.</w:t>
        </w:r>
      </w:ins>
    </w:p>
    <w:p w14:paraId="2696C8E8" w14:textId="77777777" w:rsidR="00A84B42" w:rsidRPr="00D6568C" w:rsidRDefault="00A84B42" w:rsidP="00A84B42">
      <w:pPr>
        <w:pStyle w:val="bCHARACTER"/>
        <w:rPr>
          <w:ins w:id="507" w:author="Copy Editor" w:date="2026-10-04T16:18:00Z" w16du:dateUtc="2026-10-04T13:18:00Z"/>
        </w:rPr>
      </w:pPr>
      <w:ins w:id="508" w:author="Copy Editor" w:date="2026-10-04T16:18:00Z" w16du:dateUtc="2026-10-04T13:18:00Z">
        <w:r>
          <w:t>RICHARD (V.O.)</w:t>
        </w:r>
      </w:ins>
    </w:p>
    <w:p w14:paraId="15731ED1" w14:textId="77777777" w:rsidR="00484B6C" w:rsidRDefault="00BC6532" w:rsidP="00484B6C">
      <w:pPr>
        <w:pStyle w:val="bdialogue"/>
        <w:rPr>
          <w:ins w:id="509" w:author="Copy Editor" w:date="2026-10-04T16:19:00Z" w16du:dateUtc="2026-10-04T13:19:00Z"/>
        </w:rPr>
      </w:pPr>
      <w:del w:id="510" w:author="Copy Editor" w:date="2026-10-04T16:18:00Z" w16du:dateUtc="2026-10-04T13:18:00Z">
        <w:r w:rsidDel="00E0785B">
          <w:delText xml:space="preserve"> </w:delText>
        </w:r>
      </w:del>
      <w:r w:rsidR="007C0FF3">
        <w:t xml:space="preserve">Taking me under his wing, he encouraged </w:t>
      </w:r>
      <w:r>
        <w:t>me and</w:t>
      </w:r>
      <w:r w:rsidR="007C0FF3">
        <w:t xml:space="preserve"> taught me skills, which boosted my self-confidence</w:t>
      </w:r>
      <w:ins w:id="511" w:author="Copy Editor" w:date="2026-10-04T16:18:00Z" w16du:dateUtc="2026-10-04T13:18:00Z">
        <w:r w:rsidR="00484B6C">
          <w:t>.</w:t>
        </w:r>
      </w:ins>
    </w:p>
    <w:p w14:paraId="6527BED6" w14:textId="5800DB9C" w:rsidR="00484B6C" w:rsidRDefault="00484B6C" w:rsidP="00484B6C">
      <w:pPr>
        <w:pStyle w:val="body"/>
        <w:rPr>
          <w:ins w:id="512" w:author="Copy Editor" w:date="2026-10-04T16:19:00Z" w16du:dateUtc="2026-10-04T13:19:00Z"/>
        </w:rPr>
      </w:pPr>
      <w:ins w:id="513" w:author="Copy Editor" w:date="2026-10-04T16:19:00Z">
        <w:r w:rsidRPr="00484B6C">
          <w:t>Richard responds to David's attention.</w:t>
        </w:r>
      </w:ins>
    </w:p>
    <w:p w14:paraId="647A12F4" w14:textId="77777777" w:rsidR="00484B6C" w:rsidRPr="00D6568C" w:rsidRDefault="00484B6C" w:rsidP="00484B6C">
      <w:pPr>
        <w:pStyle w:val="bCHARACTER"/>
        <w:rPr>
          <w:ins w:id="514" w:author="Copy Editor" w:date="2026-10-04T16:19:00Z" w16du:dateUtc="2026-10-04T13:19:00Z"/>
        </w:rPr>
      </w:pPr>
      <w:ins w:id="515" w:author="Copy Editor" w:date="2026-10-04T16:19:00Z" w16du:dateUtc="2026-10-04T13:19:00Z">
        <w:r>
          <w:t>RICHARD (V.O.)</w:t>
        </w:r>
      </w:ins>
    </w:p>
    <w:p w14:paraId="62EBB2FA" w14:textId="77777777" w:rsidR="004C0E38" w:rsidRDefault="007C0FF3">
      <w:pPr>
        <w:pStyle w:val="bbodybeforebeat"/>
        <w:rPr>
          <w:ins w:id="516" w:author="Copy Editor" w:date="2026-10-04T16:20:00Z" w16du:dateUtc="2026-10-04T13:20:00Z"/>
        </w:rPr>
        <w:pPrChange w:id="517" w:author="Copy Editor" w:date="2026-10-04T16:20:00Z" w16du:dateUtc="2026-10-04T13:20:00Z">
          <w:pPr>
            <w:pStyle w:val="bdialogue"/>
          </w:pPr>
        </w:pPrChange>
      </w:pPr>
      <w:del w:id="518" w:author="Copy Editor" w:date="2026-10-04T16:18:00Z" w16du:dateUtc="2026-10-04T13:18:00Z">
        <w:r w:rsidDel="00484B6C">
          <w:delText xml:space="preserve">, </w:delText>
        </w:r>
      </w:del>
      <w:del w:id="519" w:author="Copy Editor" w:date="2026-10-04T16:19:00Z" w16du:dateUtc="2026-10-04T13:19:00Z">
        <w:r w:rsidDel="004C0E38">
          <w:delText xml:space="preserve">and </w:delText>
        </w:r>
      </w:del>
      <w:r>
        <w:t xml:space="preserve">I liked him, often sought his company, and we were </w:t>
      </w:r>
      <w:r w:rsidR="00BC6532">
        <w:t>friends.</w:t>
      </w:r>
    </w:p>
    <w:p w14:paraId="46D95795" w14:textId="5DF8C9FE" w:rsidR="004C0E38" w:rsidRDefault="004C0E38">
      <w:pPr>
        <w:pStyle w:val="baparenthisis"/>
        <w:rPr>
          <w:ins w:id="520" w:author="Copy Editor" w:date="2026-10-04T16:19:00Z" w16du:dateUtc="2026-10-04T13:19:00Z"/>
        </w:rPr>
        <w:pPrChange w:id="521" w:author="Copy Editor" w:date="2026-10-04T16:20:00Z" w16du:dateUtc="2026-10-04T13:20:00Z">
          <w:pPr>
            <w:pStyle w:val="body"/>
          </w:pPr>
        </w:pPrChange>
      </w:pPr>
      <w:ins w:id="522" w:author="Copy Editor" w:date="2026-10-04T16:20:00Z" w16du:dateUtc="2026-10-04T13:20:00Z">
        <w:r>
          <w:t>(beat)</w:t>
        </w:r>
      </w:ins>
    </w:p>
    <w:p w14:paraId="468CAE1F" w14:textId="5A6C0EDE" w:rsidR="004C0E38" w:rsidRDefault="00BC6532" w:rsidP="00A21DC1">
      <w:pPr>
        <w:pStyle w:val="bdialogue"/>
        <w:rPr>
          <w:ins w:id="523" w:author="Copy Editor" w:date="2026-10-04T16:20:00Z" w16du:dateUtc="2026-10-04T13:20:00Z"/>
        </w:rPr>
      </w:pPr>
      <w:del w:id="524" w:author="Copy Editor" w:date="2026-10-04T16:19:00Z" w16du:dateUtc="2026-10-04T13:19:00Z">
        <w:r w:rsidDel="004C0E38">
          <w:delText xml:space="preserve"> </w:delText>
        </w:r>
      </w:del>
      <w:r w:rsidR="007C0FF3">
        <w:t xml:space="preserve">Good friends, very good </w:t>
      </w:r>
      <w:r>
        <w:t>friends</w:t>
      </w:r>
      <w:ins w:id="525" w:author="Copy Editor" w:date="2026-10-04T16:20:00Z" w16du:dateUtc="2026-10-04T13:20:00Z">
        <w:r w:rsidR="004C0E38">
          <w:t>.</w:t>
        </w:r>
      </w:ins>
      <w:del w:id="526" w:author="Copy Editor" w:date="2026-10-04T16:20:00Z" w16du:dateUtc="2026-10-04T13:20:00Z">
        <w:r w:rsidDel="004C0E38">
          <w:delText xml:space="preserve">. </w:delText>
        </w:r>
      </w:del>
    </w:p>
    <w:p w14:paraId="77AB7D66" w14:textId="3331206E" w:rsidR="00A21DC1" w:rsidRDefault="00A21DC1" w:rsidP="00A21DC1">
      <w:pPr>
        <w:pStyle w:val="body"/>
        <w:rPr>
          <w:ins w:id="527" w:author="Copy Editor" w:date="2026-10-04T16:21:00Z" w16du:dateUtc="2026-10-04T13:21:00Z"/>
        </w:rPr>
      </w:pPr>
      <w:ins w:id="528" w:author="Copy Editor" w:date="2026-10-04T16:21:00Z" w16du:dateUtc="2026-10-04T13:21:00Z">
        <w:r>
          <w:t>David watches Richard grow.</w:t>
        </w:r>
      </w:ins>
    </w:p>
    <w:p w14:paraId="1CDFCA16" w14:textId="77777777" w:rsidR="006C632E" w:rsidRPr="00D6568C" w:rsidRDefault="006C632E" w:rsidP="006C632E">
      <w:pPr>
        <w:pStyle w:val="bCHARACTER"/>
        <w:rPr>
          <w:ins w:id="529" w:author="Copy Editor" w:date="2026-10-04T16:21:00Z" w16du:dateUtc="2026-10-04T13:21:00Z"/>
        </w:rPr>
      </w:pPr>
      <w:ins w:id="530" w:author="Copy Editor" w:date="2026-10-04T16:21:00Z" w16du:dateUtc="2026-10-04T13:21:00Z">
        <w:r>
          <w:t>RICHARD (V.O.)</w:t>
        </w:r>
      </w:ins>
    </w:p>
    <w:p w14:paraId="5E4BDC03" w14:textId="2E49213B" w:rsidR="003439BF" w:rsidRDefault="007C0FF3" w:rsidP="00CD38E5">
      <w:pPr>
        <w:pStyle w:val="bdialogue"/>
        <w:rPr>
          <w:ins w:id="531" w:author="Copy Editor" w:date="2026-10-04T16:21:00Z" w16du:dateUtc="2026-10-04T13:21:00Z"/>
        </w:rPr>
      </w:pPr>
      <w:r>
        <w:t xml:space="preserve">He watched me </w:t>
      </w:r>
      <w:r w:rsidR="00BC6532">
        <w:t>grow and</w:t>
      </w:r>
      <w:r>
        <w:t xml:space="preserve"> did what he could for me, which was a great deal.</w:t>
      </w:r>
    </w:p>
    <w:p w14:paraId="054F6B06" w14:textId="0708636E" w:rsidR="00CD38E5" w:rsidRDefault="00CD38E5" w:rsidP="00CD38E5">
      <w:pPr>
        <w:pStyle w:val="aSCENEHEAD"/>
        <w:rPr>
          <w:ins w:id="532" w:author="Copy Editor" w:date="2026-10-04T16:22:00Z" w16du:dateUtc="2026-10-04T13:22:00Z"/>
        </w:rPr>
      </w:pPr>
      <w:ins w:id="533" w:author="Copy Editor" w:date="2026-10-04T16:21:00Z">
        <w:r w:rsidRPr="00CD38E5">
          <w:t>INT. FAMILY HOME – DAY</w:t>
        </w:r>
      </w:ins>
    </w:p>
    <w:p w14:paraId="14A13AE1" w14:textId="03E70CEA" w:rsidR="00CD38E5" w:rsidRDefault="00CD38E5" w:rsidP="00CD38E5">
      <w:pPr>
        <w:pStyle w:val="body"/>
        <w:rPr>
          <w:ins w:id="534" w:author="Copy Editor" w:date="2026-10-04T16:22:00Z" w16du:dateUtc="2026-10-04T13:22:00Z"/>
        </w:rPr>
      </w:pPr>
      <w:ins w:id="535" w:author="Copy Editor" w:date="2026-10-04T16:22:00Z" w16du:dateUtc="2026-10-04T13:22:00Z">
        <w:r>
          <w:t>Young Richard is alone.</w:t>
        </w:r>
      </w:ins>
    </w:p>
    <w:p w14:paraId="73DD86C0" w14:textId="77777777" w:rsidR="00CD38E5" w:rsidRPr="00D6568C" w:rsidRDefault="00CD38E5" w:rsidP="00CD38E5">
      <w:pPr>
        <w:pStyle w:val="bCHARACTER"/>
        <w:rPr>
          <w:ins w:id="536" w:author="Copy Editor" w:date="2026-10-04T16:22:00Z" w16du:dateUtc="2026-10-04T13:22:00Z"/>
        </w:rPr>
      </w:pPr>
      <w:ins w:id="537" w:author="Copy Editor" w:date="2026-10-04T16:22:00Z" w16du:dateUtc="2026-10-04T13:22:00Z">
        <w:r>
          <w:t>RICHARD (V.O.)</w:t>
        </w:r>
      </w:ins>
    </w:p>
    <w:p w14:paraId="0CA89B15" w14:textId="5DB42EAB" w:rsidR="00CD38E5" w:rsidDel="00CD38E5" w:rsidRDefault="00CD38E5" w:rsidP="00CD38E5">
      <w:pPr>
        <w:pStyle w:val="body"/>
        <w:rPr>
          <w:del w:id="538" w:author="Copy Editor" w:date="2026-10-04T16:22:00Z" w16du:dateUtc="2026-10-04T13:22:00Z"/>
        </w:rPr>
      </w:pPr>
    </w:p>
    <w:p w14:paraId="3368D858" w14:textId="4A1D82F2" w:rsidR="00CD38E5" w:rsidRDefault="007C0FF3" w:rsidP="00CD38E5">
      <w:pPr>
        <w:pStyle w:val="bdialogue"/>
        <w:rPr>
          <w:ins w:id="539" w:author="Copy Editor" w:date="2026-10-04T16:23:00Z" w16du:dateUtc="2026-10-04T13:23:00Z"/>
        </w:rPr>
      </w:pPr>
      <w:r>
        <w:t xml:space="preserve">It was a long time before I got to understand that my emotional and social struggles had an </w:t>
      </w:r>
      <w:r w:rsidR="00BC6532">
        <w:t>origin</w:t>
      </w:r>
      <w:ins w:id="540" w:author="Copy Editor" w:date="2026-10-04T16:22:00Z" w16du:dateUtc="2026-10-04T13:22:00Z">
        <w:r w:rsidR="00CD38E5">
          <w:t>.</w:t>
        </w:r>
      </w:ins>
      <w:del w:id="541" w:author="Copy Editor" w:date="2026-10-04T16:22:00Z" w16du:dateUtc="2026-10-04T13:22:00Z">
        <w:r w:rsidR="00BC6532" w:rsidDel="00CD38E5">
          <w:delText>.</w:delText>
        </w:r>
        <w:r w:rsidDel="00CD38E5">
          <w:delText xml:space="preserve"> </w:delText>
        </w:r>
      </w:del>
    </w:p>
    <w:p w14:paraId="37B1D9B6" w14:textId="77777777" w:rsidR="00CD38E5" w:rsidRDefault="007C0FF3">
      <w:pPr>
        <w:pStyle w:val="bbodybeforebeat"/>
        <w:rPr>
          <w:ins w:id="542" w:author="Copy Editor" w:date="2026-10-04T16:23:00Z" w16du:dateUtc="2026-10-04T13:23:00Z"/>
        </w:rPr>
        <w:pPrChange w:id="543" w:author="Copy Editor" w:date="2026-10-04T16:23:00Z" w16du:dateUtc="2026-10-04T13:23:00Z">
          <w:pPr>
            <w:pStyle w:val="bdialogue"/>
          </w:pPr>
        </w:pPrChange>
      </w:pPr>
      <w:r>
        <w:lastRenderedPageBreak/>
        <w:t xml:space="preserve">I thought I was simply incompetent in certain </w:t>
      </w:r>
      <w:r w:rsidR="00BC6532">
        <w:t>areas</w:t>
      </w:r>
      <w:del w:id="544" w:author="Copy Editor" w:date="2026-10-04T16:23:00Z" w16du:dateUtc="2026-10-04T13:23:00Z">
        <w:r w:rsidR="00BC6532" w:rsidDel="00CD38E5">
          <w:delText>;</w:delText>
        </w:r>
      </w:del>
      <w:ins w:id="545" w:author="Copy Editor" w:date="2026-10-04T16:23:00Z" w16du:dateUtc="2026-10-04T13:23:00Z">
        <w:r w:rsidR="00CD38E5">
          <w:t>.</w:t>
        </w:r>
      </w:ins>
    </w:p>
    <w:p w14:paraId="3EE2E4A4" w14:textId="3B6535BD" w:rsidR="00CD38E5" w:rsidRDefault="00CD38E5">
      <w:pPr>
        <w:pStyle w:val="baparenthisis"/>
        <w:rPr>
          <w:ins w:id="546" w:author="Copy Editor" w:date="2026-10-04T16:23:00Z" w16du:dateUtc="2026-10-04T13:23:00Z"/>
        </w:rPr>
        <w:pPrChange w:id="547" w:author="Copy Editor" w:date="2026-10-04T16:23:00Z" w16du:dateUtc="2026-10-04T13:23:00Z">
          <w:pPr>
            <w:pStyle w:val="body"/>
          </w:pPr>
        </w:pPrChange>
      </w:pPr>
      <w:ins w:id="548" w:author="Copy Editor" w:date="2026-10-04T16:23:00Z" w16du:dateUtc="2026-10-04T13:23:00Z">
        <w:r>
          <w:t>(beat)</w:t>
        </w:r>
      </w:ins>
    </w:p>
    <w:p w14:paraId="3665C844" w14:textId="77777777" w:rsidR="00CD38E5" w:rsidRDefault="007C0FF3">
      <w:pPr>
        <w:pStyle w:val="bdialogue"/>
        <w:rPr>
          <w:ins w:id="549" w:author="Copy Editor" w:date="2026-10-04T16:23:00Z" w16du:dateUtc="2026-10-04T13:23:00Z"/>
        </w:rPr>
        <w:pPrChange w:id="550" w:author="Copy Editor" w:date="2026-10-04T16:23:00Z" w16du:dateUtc="2026-10-04T13:23:00Z">
          <w:pPr>
            <w:pStyle w:val="body"/>
          </w:pPr>
        </w:pPrChange>
      </w:pPr>
      <w:del w:id="551" w:author="Copy Editor" w:date="2026-10-04T16:23:00Z" w16du:dateUtc="2026-10-04T13:23:00Z">
        <w:r w:rsidDel="00CD38E5">
          <w:delText xml:space="preserve"> l</w:delText>
        </w:r>
      </w:del>
      <w:ins w:id="552" w:author="Copy Editor" w:date="2026-10-04T16:23:00Z" w16du:dateUtc="2026-10-04T13:23:00Z">
        <w:r w:rsidR="00CD38E5">
          <w:t>L</w:t>
        </w:r>
      </w:ins>
      <w:r>
        <w:t xml:space="preserve">ittle did I know to what extent the environment in which I was being raised had such a big effect on my </w:t>
      </w:r>
      <w:r w:rsidR="00BC6532">
        <w:t xml:space="preserve">character. </w:t>
      </w:r>
    </w:p>
    <w:p w14:paraId="7A90603B" w14:textId="77777777" w:rsidR="004D2576" w:rsidRDefault="007C0FF3">
      <w:pPr>
        <w:pStyle w:val="bbodybeforebeat"/>
        <w:rPr>
          <w:ins w:id="553" w:author="Copy Editor" w:date="2026-10-04T16:24:00Z" w16du:dateUtc="2026-10-04T13:24:00Z"/>
        </w:rPr>
        <w:pPrChange w:id="554" w:author="Copy Editor" w:date="2026-10-04T16:24:00Z" w16du:dateUtc="2026-10-04T13:24:00Z">
          <w:pPr>
            <w:pStyle w:val="body"/>
          </w:pPr>
        </w:pPrChange>
      </w:pPr>
      <w:r>
        <w:t xml:space="preserve">Looking </w:t>
      </w:r>
      <w:r w:rsidR="00BC6532">
        <w:t>back,</w:t>
      </w:r>
      <w:r>
        <w:t xml:space="preserve"> the signs were </w:t>
      </w:r>
      <w:r w:rsidR="00A701E9">
        <w:t>there,</w:t>
      </w:r>
      <w:r>
        <w:t xml:space="preserve"> </w:t>
      </w:r>
    </w:p>
    <w:p w14:paraId="7F35C7D1" w14:textId="202FDA6C" w:rsidR="004D2576" w:rsidRDefault="004D2576">
      <w:pPr>
        <w:pStyle w:val="baparenthisis"/>
        <w:rPr>
          <w:ins w:id="555" w:author="Copy Editor" w:date="2026-10-04T16:24:00Z" w16du:dateUtc="2026-10-04T13:24:00Z"/>
        </w:rPr>
        <w:pPrChange w:id="556" w:author="Copy Editor" w:date="2026-10-04T16:24:00Z" w16du:dateUtc="2026-10-04T13:24:00Z">
          <w:pPr>
            <w:pStyle w:val="body"/>
          </w:pPr>
        </w:pPrChange>
      </w:pPr>
      <w:ins w:id="557" w:author="Copy Editor" w:date="2026-10-04T16:24:00Z" w16du:dateUtc="2026-10-04T13:24:00Z">
        <w:r>
          <w:t>(beat)</w:t>
        </w:r>
      </w:ins>
    </w:p>
    <w:p w14:paraId="68564C75" w14:textId="77777777" w:rsidR="004D2576" w:rsidRDefault="007C0FF3">
      <w:pPr>
        <w:pStyle w:val="bbodybeforebeat"/>
        <w:rPr>
          <w:ins w:id="558" w:author="Copy Editor" w:date="2026-10-04T16:25:00Z" w16du:dateUtc="2026-10-04T13:25:00Z"/>
        </w:rPr>
        <w:pPrChange w:id="559" w:author="Copy Editor" w:date="2026-10-04T16:25:00Z" w16du:dateUtc="2026-10-04T13:25:00Z">
          <w:pPr>
            <w:pStyle w:val="bdialogue"/>
          </w:pPr>
        </w:pPrChange>
      </w:pPr>
      <w:r>
        <w:t>but no one</w:t>
      </w:r>
      <w:ins w:id="560" w:author="Copy Editor" w:date="2026-10-04T16:24:00Z" w16du:dateUtc="2026-10-04T13:24:00Z">
        <w:r w:rsidR="004D2576">
          <w:t>…</w:t>
        </w:r>
      </w:ins>
    </w:p>
    <w:p w14:paraId="2A12DEC8" w14:textId="77777777" w:rsidR="004D2576" w:rsidRDefault="004D2576" w:rsidP="004D2576">
      <w:pPr>
        <w:pStyle w:val="baparenthisis"/>
        <w:rPr>
          <w:ins w:id="561" w:author="Copy Editor" w:date="2026-10-04T16:25:00Z" w16du:dateUtc="2026-10-04T13:25:00Z"/>
        </w:rPr>
      </w:pPr>
      <w:ins w:id="562" w:author="Copy Editor" w:date="2026-10-04T16:25:00Z" w16du:dateUtc="2026-10-04T13:25:00Z">
        <w:r>
          <w:t>(beat)</w:t>
        </w:r>
      </w:ins>
    </w:p>
    <w:p w14:paraId="05F8B030" w14:textId="77777777" w:rsidR="004D2576" w:rsidRDefault="007C0FF3">
      <w:pPr>
        <w:pStyle w:val="bdialogue"/>
        <w:rPr>
          <w:ins w:id="563" w:author="Copy Editor" w:date="2026-10-04T16:25:00Z" w16du:dateUtc="2026-10-04T13:25:00Z"/>
        </w:rPr>
        <w:pPrChange w:id="564" w:author="Copy Editor" w:date="2026-10-04T16:25:00Z" w16du:dateUtc="2026-10-04T13:25:00Z">
          <w:pPr>
            <w:pStyle w:val="body"/>
          </w:pPr>
        </w:pPrChange>
      </w:pPr>
      <w:del w:id="565" w:author="Copy Editor" w:date="2026-10-04T16:24:00Z" w16du:dateUtc="2026-10-04T13:24:00Z">
        <w:r w:rsidDel="004D2576">
          <w:delText xml:space="preserve"> (</w:delText>
        </w:r>
      </w:del>
      <w:r>
        <w:t>no one? </w:t>
      </w:r>
    </w:p>
    <w:p w14:paraId="1960CF37" w14:textId="77777777" w:rsidR="003E2B8F" w:rsidRDefault="00A701E9" w:rsidP="003E2B8F">
      <w:pPr>
        <w:pStyle w:val="bdialogue"/>
        <w:rPr>
          <w:ins w:id="566" w:author="Copy Editor" w:date="2026-10-04T16:25:00Z" w16du:dateUtc="2026-10-04T13:25:00Z"/>
        </w:rPr>
      </w:pPr>
      <w:r>
        <w:t>Perhaps</w:t>
      </w:r>
      <w:r w:rsidR="007C0FF3">
        <w:t xml:space="preserve"> David</w:t>
      </w:r>
      <w:r w:rsidR="00A1036C">
        <w:t xml:space="preserve"> noticed.</w:t>
      </w:r>
    </w:p>
    <w:p w14:paraId="511DB8D1" w14:textId="77777777" w:rsidR="0099735B" w:rsidRDefault="0099735B" w:rsidP="0099735B">
      <w:pPr>
        <w:pStyle w:val="aSCENEHEAD"/>
        <w:rPr>
          <w:ins w:id="567" w:author="Copy Editor" w:date="2026-10-04T16:26:00Z" w16du:dateUtc="2026-10-04T13:26:00Z"/>
        </w:rPr>
      </w:pPr>
      <w:ins w:id="568" w:author="Copy Editor" w:date="2026-10-04T16:26:00Z">
        <w:r w:rsidRPr="0099735B">
          <w:t>EXT. PRIMARY SCHOOL – PLAYGROUND – DAY</w:t>
        </w:r>
      </w:ins>
    </w:p>
    <w:p w14:paraId="7BE8CEAC" w14:textId="77777777" w:rsidR="0099735B" w:rsidRPr="0099735B" w:rsidRDefault="0099735B">
      <w:pPr>
        <w:pStyle w:val="body"/>
        <w:rPr>
          <w:ins w:id="569" w:author="Copy Editor" w:date="2026-10-04T16:26:00Z"/>
          <w:lang w:val="en-US"/>
        </w:rPr>
        <w:pPrChange w:id="570" w:author="Copy Editor" w:date="2026-10-04T16:26:00Z" w16du:dateUtc="2026-10-04T13:26:00Z">
          <w:pPr>
            <w:pStyle w:val="aSCENEHEAD"/>
          </w:pPr>
        </w:pPrChange>
      </w:pPr>
      <w:ins w:id="571" w:author="Copy Editor" w:date="2026-10-04T16:26:00Z">
        <w:r w:rsidRPr="0099735B">
          <w:rPr>
            <w:lang w:val="en-US"/>
          </w:rPr>
          <w:t>Young Richard and the other boys gather in the playground.</w:t>
        </w:r>
      </w:ins>
    </w:p>
    <w:p w14:paraId="2D4D9E7D" w14:textId="77777777" w:rsidR="0099735B" w:rsidRPr="0099735B" w:rsidRDefault="0099735B">
      <w:pPr>
        <w:pStyle w:val="body"/>
        <w:rPr>
          <w:ins w:id="572" w:author="Copy Editor" w:date="2026-10-04T16:26:00Z"/>
          <w:lang w:val="en-US"/>
        </w:rPr>
        <w:pPrChange w:id="573" w:author="Copy Editor" w:date="2026-10-04T16:26:00Z" w16du:dateUtc="2026-10-04T13:26:00Z">
          <w:pPr>
            <w:pStyle w:val="aSCENEHEAD"/>
          </w:pPr>
        </w:pPrChange>
      </w:pPr>
      <w:ins w:id="574" w:author="Copy Editor" w:date="2026-10-04T16:26:00Z">
        <w:r w:rsidRPr="0099735B">
          <w:rPr>
            <w:lang w:val="en-US"/>
          </w:rPr>
          <w:t>Each boy holds a small plastic rocket.</w:t>
        </w:r>
      </w:ins>
    </w:p>
    <w:p w14:paraId="4C9322DC" w14:textId="77777777" w:rsidR="004E2B9A" w:rsidRPr="00D6568C" w:rsidRDefault="004E2B9A" w:rsidP="004E2B9A">
      <w:pPr>
        <w:pStyle w:val="bCHARACTER"/>
        <w:rPr>
          <w:ins w:id="575" w:author="Copy Editor" w:date="2026-10-04T16:26:00Z" w16du:dateUtc="2026-10-04T13:26:00Z"/>
        </w:rPr>
      </w:pPr>
      <w:ins w:id="576" w:author="Copy Editor" w:date="2026-10-04T16:26:00Z" w16du:dateUtc="2026-10-04T13:26:00Z">
        <w:r>
          <w:t>RICHARD (V.O.)</w:t>
        </w:r>
      </w:ins>
    </w:p>
    <w:p w14:paraId="5569786A" w14:textId="77777777" w:rsidR="004E2B9A" w:rsidRDefault="00A701E9" w:rsidP="004E2B9A">
      <w:pPr>
        <w:pStyle w:val="bdialogue"/>
        <w:rPr>
          <w:ins w:id="577" w:author="Copy Editor" w:date="2026-10-04T16:27:00Z" w16du:dateUtc="2026-10-04T13:27:00Z"/>
        </w:rPr>
      </w:pPr>
      <w:del w:id="578" w:author="Copy Editor" w:date="2026-10-04T16:26:00Z" w16du:dateUtc="2026-10-04T13:26:00Z">
        <w:r w:rsidDel="0099735B">
          <w:delText xml:space="preserve"> Also,</w:delText>
        </w:r>
        <w:r w:rsidR="007C0FF3" w:rsidDel="0099735B">
          <w:delText xml:space="preserve"> </w:delText>
        </w:r>
      </w:del>
      <w:r w:rsidR="007C0FF3">
        <w:t xml:space="preserve">I was a free and radical </w:t>
      </w:r>
      <w:r w:rsidR="00DC489F">
        <w:t>thinker;</w:t>
      </w:r>
      <w:r w:rsidR="007C0FF3">
        <w:t xml:space="preserve"> I was quite bold, and I’d tackle things others wouldn’t even dream </w:t>
      </w:r>
      <w:r w:rsidR="00DC489F">
        <w:t>of.</w:t>
      </w:r>
    </w:p>
    <w:p w14:paraId="356199D8" w14:textId="1C30735F" w:rsidR="00796A15" w:rsidRDefault="00796A15" w:rsidP="00796A15">
      <w:pPr>
        <w:pStyle w:val="body"/>
        <w:rPr>
          <w:ins w:id="579" w:author="Copy Editor" w:date="2026-10-04T16:27:00Z" w16du:dateUtc="2026-10-04T13:27:00Z"/>
        </w:rPr>
      </w:pPr>
      <w:ins w:id="580" w:author="Copy Editor" w:date="2026-10-04T16:27:00Z">
        <w:r w:rsidRPr="00796A15">
          <w:t>Richard examines his rocket.</w:t>
        </w:r>
      </w:ins>
    </w:p>
    <w:p w14:paraId="308A2F72" w14:textId="77777777" w:rsidR="00796A15" w:rsidRPr="00D6568C" w:rsidRDefault="00796A15" w:rsidP="00796A15">
      <w:pPr>
        <w:pStyle w:val="bCHARACTER"/>
        <w:rPr>
          <w:ins w:id="581" w:author="Copy Editor" w:date="2026-10-04T16:27:00Z" w16du:dateUtc="2026-10-04T13:27:00Z"/>
        </w:rPr>
      </w:pPr>
      <w:ins w:id="582" w:author="Copy Editor" w:date="2026-10-04T16:27:00Z" w16du:dateUtc="2026-10-04T13:27:00Z">
        <w:r>
          <w:t>RICHARD (V.O.)</w:t>
        </w:r>
      </w:ins>
    </w:p>
    <w:p w14:paraId="26DE88D4" w14:textId="77777777" w:rsidR="00796A15" w:rsidRDefault="00DC489F" w:rsidP="004E2B9A">
      <w:pPr>
        <w:pStyle w:val="bdialogue"/>
        <w:rPr>
          <w:ins w:id="583" w:author="Copy Editor" w:date="2026-10-04T16:28:00Z" w16du:dateUtc="2026-10-04T13:28:00Z"/>
        </w:rPr>
      </w:pPr>
      <w:del w:id="584" w:author="Copy Editor" w:date="2026-10-04T16:27:00Z" w16du:dateUtc="2026-10-04T13:27:00Z">
        <w:r w:rsidDel="004E2B9A">
          <w:delText xml:space="preserve"> </w:delText>
        </w:r>
      </w:del>
      <w:r w:rsidR="007C0FF3">
        <w:t xml:space="preserve">I recall a craze when I was in primary </w:t>
      </w:r>
      <w:r>
        <w:t>school;</w:t>
      </w:r>
      <w:r w:rsidR="007C0FF3">
        <w:t xml:space="preserve"> we all bought plastic </w:t>
      </w:r>
      <w:r>
        <w:t>rockets, and</w:t>
      </w:r>
      <w:r w:rsidR="007C0FF3">
        <w:t xml:space="preserve"> the head could be charged with a gunpowder </w:t>
      </w:r>
      <w:r>
        <w:t>cap.</w:t>
      </w:r>
      <w:r w:rsidR="007C0FF3">
        <w:t xml:space="preserve"> </w:t>
      </w:r>
    </w:p>
    <w:p w14:paraId="00C16076" w14:textId="147895F7" w:rsidR="00796A15" w:rsidRDefault="001815C9" w:rsidP="001815C9">
      <w:pPr>
        <w:pStyle w:val="body"/>
        <w:rPr>
          <w:ins w:id="585" w:author="Copy Editor" w:date="2026-10-04T16:28:00Z" w16du:dateUtc="2026-10-04T13:28:00Z"/>
        </w:rPr>
      </w:pPr>
      <w:ins w:id="586" w:author="Copy Editor" w:date="2026-10-04T16:28:00Z">
        <w:r w:rsidRPr="001815C9">
          <w:t>The boys prepare their rockets.</w:t>
        </w:r>
      </w:ins>
    </w:p>
    <w:p w14:paraId="41014BCC" w14:textId="77777777" w:rsidR="001815C9" w:rsidRPr="00D6568C" w:rsidRDefault="001815C9" w:rsidP="001815C9">
      <w:pPr>
        <w:pStyle w:val="bCHARACTER"/>
        <w:rPr>
          <w:ins w:id="587" w:author="Copy Editor" w:date="2026-10-04T16:28:00Z" w16du:dateUtc="2026-10-04T13:28:00Z"/>
        </w:rPr>
      </w:pPr>
      <w:ins w:id="588" w:author="Copy Editor" w:date="2026-10-04T16:28:00Z" w16du:dateUtc="2026-10-04T13:28:00Z">
        <w:r>
          <w:t>RICHARD (V.O.)</w:t>
        </w:r>
      </w:ins>
    </w:p>
    <w:p w14:paraId="3A577B6C" w14:textId="77777777" w:rsidR="001815C9" w:rsidRDefault="007C0FF3" w:rsidP="004E2B9A">
      <w:pPr>
        <w:pStyle w:val="bdialogue"/>
        <w:rPr>
          <w:ins w:id="589" w:author="Copy Editor" w:date="2026-10-04T16:29:00Z" w16du:dateUtc="2026-10-04T13:29:00Z"/>
        </w:rPr>
      </w:pPr>
      <w:r>
        <w:t xml:space="preserve">I doubt if such things are allowed </w:t>
      </w:r>
      <w:r w:rsidR="00DC489F">
        <w:t>now.</w:t>
      </w:r>
      <w:del w:id="590" w:author="Copy Editor" w:date="2026-10-04T16:29:00Z" w16du:dateUtc="2026-10-04T13:29:00Z">
        <w:r w:rsidR="00DC489F" w:rsidDel="00A3366C">
          <w:delText xml:space="preserve"> </w:delText>
        </w:r>
      </w:del>
    </w:p>
    <w:p w14:paraId="6E1571DD" w14:textId="77777777" w:rsidR="00A3366C" w:rsidRPr="00A3366C" w:rsidRDefault="00A3366C">
      <w:pPr>
        <w:pStyle w:val="body"/>
        <w:rPr>
          <w:ins w:id="591" w:author="Copy Editor" w:date="2026-10-04T16:29:00Z"/>
          <w:lang w:val="en-US"/>
        </w:rPr>
        <w:pPrChange w:id="592" w:author="Copy Editor" w:date="2026-10-04T16:29:00Z" w16du:dateUtc="2026-10-04T13:29:00Z">
          <w:pPr>
            <w:pStyle w:val="bdialogue"/>
          </w:pPr>
        </w:pPrChange>
      </w:pPr>
      <w:ins w:id="593" w:author="Copy Editor" w:date="2026-10-04T16:29:00Z">
        <w:r w:rsidRPr="00A3366C">
          <w:rPr>
            <w:lang w:val="en-US"/>
          </w:rPr>
          <w:t>A rocket is thrown into the air.</w:t>
        </w:r>
      </w:ins>
    </w:p>
    <w:p w14:paraId="47BE2BF0" w14:textId="77777777" w:rsidR="00A3366C" w:rsidRPr="00A3366C" w:rsidRDefault="00A3366C">
      <w:pPr>
        <w:pStyle w:val="body"/>
        <w:rPr>
          <w:ins w:id="594" w:author="Copy Editor" w:date="2026-10-04T16:29:00Z"/>
          <w:lang w:val="en-US"/>
        </w:rPr>
        <w:pPrChange w:id="595" w:author="Copy Editor" w:date="2026-10-04T16:29:00Z" w16du:dateUtc="2026-10-04T13:29:00Z">
          <w:pPr>
            <w:pStyle w:val="bdialogue"/>
          </w:pPr>
        </w:pPrChange>
      </w:pPr>
      <w:ins w:id="596" w:author="Copy Editor" w:date="2026-10-04T16:29:00Z">
        <w:r w:rsidRPr="00A3366C">
          <w:rPr>
            <w:lang w:val="en-US"/>
          </w:rPr>
          <w:t>It comes down onto the concrete playground.</w:t>
        </w:r>
      </w:ins>
    </w:p>
    <w:p w14:paraId="449169AF" w14:textId="411BEB2F" w:rsidR="00A3366C" w:rsidRDefault="00A3366C" w:rsidP="00A3366C">
      <w:pPr>
        <w:pStyle w:val="bCHARACTER"/>
        <w:rPr>
          <w:ins w:id="597" w:author="Copy Editor" w:date="2026-10-04T16:29:00Z" w16du:dateUtc="2026-10-04T13:29:00Z"/>
          <w:lang w:val="en-US"/>
        </w:rPr>
      </w:pPr>
      <w:ins w:id="598" w:author="Copy Editor" w:date="2026-10-04T16:29:00Z" w16du:dateUtc="2026-10-04T13:29:00Z">
        <w:r>
          <w:rPr>
            <w:lang w:val="en-US"/>
          </w:rPr>
          <w:t>BOYS</w:t>
        </w:r>
      </w:ins>
    </w:p>
    <w:p w14:paraId="0CF708CF" w14:textId="69145628" w:rsidR="00A3366C" w:rsidRDefault="00A3366C">
      <w:pPr>
        <w:pStyle w:val="baparenthisis"/>
        <w:rPr>
          <w:ins w:id="599" w:author="Copy Editor" w:date="2026-10-04T16:29:00Z" w16du:dateUtc="2026-10-04T13:29:00Z"/>
          <w:lang w:val="en-US"/>
        </w:rPr>
        <w:pPrChange w:id="600" w:author="Copy Editor" w:date="2026-10-04T16:30:00Z" w16du:dateUtc="2026-10-04T13:30:00Z">
          <w:pPr>
            <w:pStyle w:val="bdialogue"/>
          </w:pPr>
        </w:pPrChange>
      </w:pPr>
      <w:ins w:id="601" w:author="Copy Editor" w:date="2026-10-04T16:29:00Z" w16du:dateUtc="2026-10-04T13:29:00Z">
        <w:r>
          <w:rPr>
            <w:lang w:val="en-US"/>
          </w:rPr>
          <w:lastRenderedPageBreak/>
          <w:t>(</w:t>
        </w:r>
      </w:ins>
      <w:ins w:id="602" w:author="Copy Editor" w:date="2026-10-04T16:30:00Z" w16du:dateUtc="2026-10-04T13:30:00Z">
        <w:r>
          <w:rPr>
            <w:lang w:val="en-US"/>
          </w:rPr>
          <w:t>satisfied</w:t>
        </w:r>
      </w:ins>
      <w:ins w:id="603" w:author="Copy Editor" w:date="2026-10-04T16:29:00Z" w16du:dateUtc="2026-10-04T13:29:00Z">
        <w:r>
          <w:rPr>
            <w:lang w:val="en-US"/>
          </w:rPr>
          <w:t>)</w:t>
        </w:r>
      </w:ins>
    </w:p>
    <w:p w14:paraId="65A86B61" w14:textId="1B19B715" w:rsidR="00A3366C" w:rsidRPr="00A3366C" w:rsidRDefault="00A3366C" w:rsidP="00A3366C">
      <w:pPr>
        <w:pStyle w:val="bdialogue"/>
        <w:rPr>
          <w:ins w:id="604" w:author="Copy Editor" w:date="2026-10-04T16:29:00Z"/>
          <w:lang w:val="en-US"/>
        </w:rPr>
      </w:pPr>
      <w:ins w:id="605" w:author="Copy Editor" w:date="2026-10-04T16:29:00Z">
        <w:r w:rsidRPr="00A3366C">
          <w:rPr>
            <w:lang w:val="en-US"/>
          </w:rPr>
          <w:t>BANG!</w:t>
        </w:r>
      </w:ins>
    </w:p>
    <w:p w14:paraId="580461F4" w14:textId="77777777" w:rsidR="00A3366C" w:rsidRPr="00D6568C" w:rsidRDefault="00A3366C" w:rsidP="00A3366C">
      <w:pPr>
        <w:pStyle w:val="bCHARACTER"/>
        <w:rPr>
          <w:ins w:id="606" w:author="Copy Editor" w:date="2026-10-04T16:30:00Z" w16du:dateUtc="2026-10-04T13:30:00Z"/>
        </w:rPr>
      </w:pPr>
      <w:ins w:id="607" w:author="Copy Editor" w:date="2026-10-04T16:30:00Z" w16du:dateUtc="2026-10-04T13:30:00Z">
        <w:r>
          <w:t>RICHARD (V.O.)</w:t>
        </w:r>
      </w:ins>
    </w:p>
    <w:p w14:paraId="326839C1" w14:textId="77777777" w:rsidR="00A3366C" w:rsidRDefault="007C0FF3" w:rsidP="004E2B9A">
      <w:pPr>
        <w:pStyle w:val="bdialogue"/>
        <w:rPr>
          <w:ins w:id="608" w:author="Copy Editor" w:date="2026-10-04T16:30:00Z" w16du:dateUtc="2026-10-04T13:30:00Z"/>
        </w:rPr>
      </w:pPr>
      <w:r>
        <w:t xml:space="preserve">Anyway, we all bought these rockets, charged the head with a </w:t>
      </w:r>
      <w:r w:rsidR="00881D1E">
        <w:t>cap,</w:t>
      </w:r>
      <w:r>
        <w:t xml:space="preserve"> and threw them into the </w:t>
      </w:r>
      <w:r w:rsidR="00DC489F">
        <w:t xml:space="preserve">air. </w:t>
      </w:r>
    </w:p>
    <w:p w14:paraId="5E4BDC04" w14:textId="39FCCD99" w:rsidR="003439BF" w:rsidRDefault="007C0FF3" w:rsidP="004E2B9A">
      <w:pPr>
        <w:pStyle w:val="bdialogue"/>
        <w:rPr>
          <w:ins w:id="609" w:author="Copy Editor" w:date="2026-10-04T16:31:00Z" w16du:dateUtc="2026-10-04T13:31:00Z"/>
        </w:rPr>
      </w:pPr>
      <w:r>
        <w:t xml:space="preserve">They </w:t>
      </w:r>
      <w:r w:rsidR="00DC489F">
        <w:t>returned,</w:t>
      </w:r>
      <w:r>
        <w:t xml:space="preserve"> and when they hit the concrete </w:t>
      </w:r>
      <w:r w:rsidR="00DC489F">
        <w:t>playground,</w:t>
      </w:r>
      <w:r>
        <w:t xml:space="preserve"> the cap exploded with a satisfying </w:t>
      </w:r>
      <w:r w:rsidR="00DC489F">
        <w:t>bang.</w:t>
      </w:r>
    </w:p>
    <w:p w14:paraId="32F33BC0" w14:textId="77777777" w:rsidR="00B1402C" w:rsidRPr="00B1402C" w:rsidRDefault="00B1402C">
      <w:pPr>
        <w:pStyle w:val="body"/>
        <w:rPr>
          <w:ins w:id="610" w:author="Copy Editor" w:date="2026-10-04T16:31:00Z"/>
          <w:lang w:val="en-US"/>
        </w:rPr>
        <w:pPrChange w:id="611" w:author="Copy Editor" w:date="2026-10-04T16:31:00Z" w16du:dateUtc="2026-10-04T13:31:00Z">
          <w:pPr>
            <w:pStyle w:val="bdialogue"/>
          </w:pPr>
        </w:pPrChange>
      </w:pPr>
      <w:commentRangeStart w:id="612"/>
      <w:ins w:id="613" w:author="Copy Editor" w:date="2026-10-04T16:31:00Z">
        <w:r w:rsidRPr="00B1402C">
          <w:rPr>
            <w:lang w:val="en-US"/>
          </w:rPr>
          <w:t>Another rocket misses its mark.</w:t>
        </w:r>
      </w:ins>
    </w:p>
    <w:p w14:paraId="3847F7D0" w14:textId="77777777" w:rsidR="00B1402C" w:rsidRPr="00B1402C" w:rsidRDefault="00B1402C">
      <w:pPr>
        <w:pStyle w:val="body"/>
        <w:rPr>
          <w:ins w:id="614" w:author="Copy Editor" w:date="2026-10-04T16:31:00Z"/>
          <w:lang w:val="en-US"/>
        </w:rPr>
        <w:pPrChange w:id="615" w:author="Copy Editor" w:date="2026-10-04T16:31:00Z" w16du:dateUtc="2026-10-04T13:31:00Z">
          <w:pPr>
            <w:pStyle w:val="bdialogue"/>
          </w:pPr>
        </w:pPrChange>
      </w:pPr>
      <w:ins w:id="616" w:author="Copy Editor" w:date="2026-10-04T16:31:00Z">
        <w:r w:rsidRPr="00B1402C">
          <w:rPr>
            <w:lang w:val="en-US"/>
          </w:rPr>
          <w:t>It lands on the roof of the toilet block.</w:t>
        </w:r>
      </w:ins>
    </w:p>
    <w:p w14:paraId="3BFAAFD8" w14:textId="77777777" w:rsidR="00B1402C" w:rsidRDefault="00B1402C" w:rsidP="00B1402C">
      <w:pPr>
        <w:pStyle w:val="body"/>
        <w:rPr>
          <w:ins w:id="617" w:author="Copy Editor" w:date="2026-10-04T16:32:00Z" w16du:dateUtc="2026-10-04T13:32:00Z"/>
          <w:lang w:val="en-US"/>
        </w:rPr>
      </w:pPr>
      <w:ins w:id="618" w:author="Copy Editor" w:date="2026-10-04T16:31:00Z">
        <w:r w:rsidRPr="00B1402C">
          <w:rPr>
            <w:lang w:val="en-US"/>
          </w:rPr>
          <w:t>More rockets follow.</w:t>
        </w:r>
      </w:ins>
      <w:commentRangeEnd w:id="612"/>
      <w:r>
        <w:rPr>
          <w:rStyle w:val="CommentReference"/>
          <w:sz w:val="24"/>
          <w:szCs w:val="24"/>
          <w:lang w:val="en-US"/>
        </w:rPr>
        <w:commentReference w:id="612"/>
      </w:r>
    </w:p>
    <w:p w14:paraId="42B9147F" w14:textId="5C376633" w:rsidR="002A22A2" w:rsidRPr="00B1402C" w:rsidRDefault="002A22A2">
      <w:pPr>
        <w:pStyle w:val="aSCENEHEAD"/>
        <w:rPr>
          <w:ins w:id="619" w:author="Copy Editor" w:date="2026-10-04T16:31:00Z"/>
          <w:lang w:val="en-US"/>
        </w:rPr>
        <w:pPrChange w:id="620" w:author="Copy Editor" w:date="2026-10-04T16:32:00Z" w16du:dateUtc="2026-10-04T13:32:00Z">
          <w:pPr>
            <w:pStyle w:val="bdialogue"/>
          </w:pPr>
        </w:pPrChange>
      </w:pPr>
      <w:ins w:id="621" w:author="Copy Editor" w:date="2026-10-04T16:32:00Z">
        <w:r w:rsidRPr="002A22A2">
          <w:t>EXT. PRIMARY SCHOOL – TOILET BLOCK – DAY</w:t>
        </w:r>
      </w:ins>
    </w:p>
    <w:p w14:paraId="40DEED63" w14:textId="77777777" w:rsidR="002A22A2" w:rsidRPr="002A22A2" w:rsidRDefault="002A22A2">
      <w:pPr>
        <w:pStyle w:val="body"/>
        <w:rPr>
          <w:ins w:id="622" w:author="Copy Editor" w:date="2026-10-04T16:32:00Z"/>
          <w:lang w:val="en-US"/>
        </w:rPr>
        <w:pPrChange w:id="623" w:author="Copy Editor" w:date="2026-10-04T16:32:00Z" w16du:dateUtc="2026-10-04T13:32:00Z">
          <w:pPr>
            <w:pStyle w:val="bdialogue"/>
          </w:pPr>
        </w:pPrChange>
      </w:pPr>
      <w:ins w:id="624" w:author="Copy Editor" w:date="2026-10-04T16:32:00Z">
        <w:r w:rsidRPr="002A22A2">
          <w:rPr>
            <w:lang w:val="en-US"/>
          </w:rPr>
          <w:t>Young Richard looks up.</w:t>
        </w:r>
      </w:ins>
    </w:p>
    <w:p w14:paraId="4345CA74" w14:textId="77777777" w:rsidR="002A22A2" w:rsidRPr="002A22A2" w:rsidRDefault="002A22A2">
      <w:pPr>
        <w:pStyle w:val="body"/>
        <w:rPr>
          <w:ins w:id="625" w:author="Copy Editor" w:date="2026-10-04T16:32:00Z"/>
          <w:lang w:val="en-US"/>
        </w:rPr>
        <w:pPrChange w:id="626" w:author="Copy Editor" w:date="2026-10-04T16:32:00Z" w16du:dateUtc="2026-10-04T13:32:00Z">
          <w:pPr>
            <w:pStyle w:val="bdialogue"/>
          </w:pPr>
        </w:pPrChange>
      </w:pPr>
      <w:ins w:id="627" w:author="Copy Editor" w:date="2026-10-04T16:32:00Z">
        <w:r w:rsidRPr="002A22A2">
          <w:rPr>
            <w:lang w:val="en-US"/>
          </w:rPr>
          <w:t>Twenty or thirty rockets are scattered across the roof.</w:t>
        </w:r>
      </w:ins>
    </w:p>
    <w:p w14:paraId="5306AA4F" w14:textId="77777777" w:rsidR="002A22A2" w:rsidRPr="00D6568C" w:rsidRDefault="002A22A2" w:rsidP="002A22A2">
      <w:pPr>
        <w:pStyle w:val="bCHARACTER"/>
        <w:rPr>
          <w:ins w:id="628" w:author="Copy Editor" w:date="2026-10-04T16:32:00Z" w16du:dateUtc="2026-10-04T13:32:00Z"/>
        </w:rPr>
      </w:pPr>
      <w:ins w:id="629" w:author="Copy Editor" w:date="2026-10-04T16:32:00Z" w16du:dateUtc="2026-10-04T13:32:00Z">
        <w:r>
          <w:t>RICHARD (V.O.)</w:t>
        </w:r>
      </w:ins>
    </w:p>
    <w:p w14:paraId="012756F5" w14:textId="01EA94C1" w:rsidR="00B1402C" w:rsidDel="002A22A2" w:rsidRDefault="00B1402C">
      <w:pPr>
        <w:pStyle w:val="bdialogue"/>
        <w:ind w:left="0"/>
        <w:rPr>
          <w:del w:id="630" w:author="Copy Editor" w:date="2026-10-04T16:32:00Z" w16du:dateUtc="2026-10-04T13:32:00Z"/>
        </w:rPr>
        <w:pPrChange w:id="631" w:author="Copy Editor" w:date="2026-10-04T16:32:00Z" w16du:dateUtc="2026-10-04T13:32:00Z">
          <w:pPr>
            <w:pStyle w:val="body"/>
          </w:pPr>
        </w:pPrChange>
      </w:pPr>
    </w:p>
    <w:p w14:paraId="3177DCE9" w14:textId="77777777" w:rsidR="002A22A2" w:rsidRDefault="007C0FF3" w:rsidP="002A22A2">
      <w:pPr>
        <w:pStyle w:val="bdialogue"/>
        <w:rPr>
          <w:ins w:id="632" w:author="Copy Editor" w:date="2026-10-04T16:33:00Z" w16du:dateUtc="2026-10-04T13:33:00Z"/>
        </w:rPr>
      </w:pPr>
      <w:r>
        <w:t xml:space="preserve">Our aim was poor at </w:t>
      </w:r>
      <w:r w:rsidR="00DC489F">
        <w:t>times,</w:t>
      </w:r>
      <w:r>
        <w:t xml:space="preserve"> and a number of these rockets finished up on the toilet block </w:t>
      </w:r>
      <w:r w:rsidR="00DC489F">
        <w:t>roof.</w:t>
      </w:r>
    </w:p>
    <w:p w14:paraId="469DAAFD" w14:textId="69E778D7" w:rsidR="00FE2E98" w:rsidRDefault="00FE2E98" w:rsidP="00FE2E98">
      <w:pPr>
        <w:pStyle w:val="body"/>
        <w:rPr>
          <w:ins w:id="633" w:author="Copy Editor" w:date="2026-10-04T16:34:00Z" w16du:dateUtc="2026-10-04T13:34:00Z"/>
        </w:rPr>
      </w:pPr>
      <w:ins w:id="634" w:author="Copy Editor" w:date="2026-10-04T16:33:00Z">
        <w:r w:rsidRPr="00FE2E98">
          <w:t>Richard studies the iron gate used to close the ablutions when the school is not in use.</w:t>
        </w:r>
      </w:ins>
    </w:p>
    <w:p w14:paraId="574DEE1B" w14:textId="50B34BB6" w:rsidR="002A39B6" w:rsidRDefault="002A39B6" w:rsidP="00FE2E98">
      <w:pPr>
        <w:pStyle w:val="body"/>
        <w:rPr>
          <w:ins w:id="635" w:author="Copy Editor" w:date="2026-10-04T16:34:00Z" w16du:dateUtc="2026-10-04T13:34:00Z"/>
        </w:rPr>
      </w:pPr>
      <w:ins w:id="636" w:author="Copy Editor" w:date="2026-10-04T16:34:00Z">
        <w:r w:rsidRPr="002A39B6">
          <w:t>He looks up at the roof.</w:t>
        </w:r>
      </w:ins>
    </w:p>
    <w:p w14:paraId="36D8D2F7" w14:textId="77777777" w:rsidR="002A39B6" w:rsidRPr="00D6568C" w:rsidRDefault="002A39B6" w:rsidP="002A39B6">
      <w:pPr>
        <w:pStyle w:val="bCHARACTER"/>
        <w:rPr>
          <w:ins w:id="637" w:author="Copy Editor" w:date="2026-10-04T16:34:00Z" w16du:dateUtc="2026-10-04T13:34:00Z"/>
        </w:rPr>
      </w:pPr>
      <w:ins w:id="638" w:author="Copy Editor" w:date="2026-10-04T16:34:00Z" w16du:dateUtc="2026-10-04T13:34:00Z">
        <w:r>
          <w:t>RICHARD (V.O.)</w:t>
        </w:r>
      </w:ins>
    </w:p>
    <w:p w14:paraId="461216B0" w14:textId="77777777" w:rsidR="002A39B6" w:rsidRDefault="00DC489F">
      <w:pPr>
        <w:pStyle w:val="bdialogue"/>
        <w:rPr>
          <w:ins w:id="639" w:author="Copy Editor" w:date="2026-10-04T16:34:00Z" w16du:dateUtc="2026-10-04T13:34:00Z"/>
        </w:rPr>
        <w:pPrChange w:id="640" w:author="Copy Editor" w:date="2026-10-04T16:34:00Z" w16du:dateUtc="2026-10-04T13:34:00Z">
          <w:pPr>
            <w:pStyle w:val="body"/>
          </w:pPr>
        </w:pPrChange>
      </w:pPr>
      <w:del w:id="641" w:author="Copy Editor" w:date="2026-10-04T16:33:00Z" w16du:dateUtc="2026-10-04T13:33:00Z">
        <w:r w:rsidDel="002A22A2">
          <w:delText xml:space="preserve"> </w:delText>
        </w:r>
      </w:del>
      <w:r w:rsidR="007C0FF3">
        <w:t xml:space="preserve">There must have been 20 to 30 up </w:t>
      </w:r>
      <w:r>
        <w:t xml:space="preserve">there. </w:t>
      </w:r>
    </w:p>
    <w:p w14:paraId="7C18B02E" w14:textId="77777777" w:rsidR="002A39B6" w:rsidRDefault="007C0FF3" w:rsidP="002A39B6">
      <w:pPr>
        <w:pStyle w:val="bdialogue"/>
        <w:rPr>
          <w:ins w:id="642" w:author="Copy Editor" w:date="2026-10-04T16:34:00Z" w16du:dateUtc="2026-10-04T13:34:00Z"/>
        </w:rPr>
      </w:pPr>
      <w:r>
        <w:t xml:space="preserve">I had a look at the iron gate used to close the ablutions when we were not in </w:t>
      </w:r>
      <w:r w:rsidR="00DC489F">
        <w:t>school</w:t>
      </w:r>
      <w:ins w:id="643" w:author="Copy Editor" w:date="2026-10-04T16:34:00Z" w16du:dateUtc="2026-10-04T13:34:00Z">
        <w:r w:rsidR="002A39B6">
          <w:t>.</w:t>
        </w:r>
      </w:ins>
    </w:p>
    <w:p w14:paraId="26A1A184" w14:textId="727A1381" w:rsidR="002A39B6" w:rsidRDefault="002A39B6" w:rsidP="002A39B6">
      <w:pPr>
        <w:pStyle w:val="body"/>
        <w:rPr>
          <w:ins w:id="644" w:author="Copy Editor" w:date="2026-10-04T16:35:00Z" w16du:dateUtc="2026-10-04T13:35:00Z"/>
        </w:rPr>
      </w:pPr>
      <w:ins w:id="645" w:author="Copy Editor" w:date="2026-10-04T16:34:00Z" w16du:dateUtc="2026-10-04T13:34:00Z">
        <w:r>
          <w:t>Richard consider</w:t>
        </w:r>
      </w:ins>
      <w:ins w:id="646" w:author="Copy Editor" w:date="2026-10-04T16:35:00Z" w16du:dateUtc="2026-10-04T13:35:00Z">
        <w:r>
          <w:t>s the gate.</w:t>
        </w:r>
      </w:ins>
    </w:p>
    <w:p w14:paraId="62E54A5B" w14:textId="77777777" w:rsidR="002A39B6" w:rsidRPr="00D6568C" w:rsidRDefault="002A39B6" w:rsidP="002A39B6">
      <w:pPr>
        <w:pStyle w:val="bCHARACTER"/>
        <w:rPr>
          <w:ins w:id="647" w:author="Copy Editor" w:date="2026-10-04T16:35:00Z" w16du:dateUtc="2026-10-04T13:35:00Z"/>
        </w:rPr>
      </w:pPr>
      <w:ins w:id="648" w:author="Copy Editor" w:date="2026-10-04T16:35:00Z" w16du:dateUtc="2026-10-04T13:35:00Z">
        <w:r>
          <w:t>RICHARD (V.O.)</w:t>
        </w:r>
      </w:ins>
    </w:p>
    <w:p w14:paraId="7F8F2BEA" w14:textId="77777777" w:rsidR="0007345C" w:rsidRDefault="00DC489F">
      <w:pPr>
        <w:pStyle w:val="bdialogue"/>
        <w:rPr>
          <w:ins w:id="649" w:author="Copy Editor" w:date="2026-10-04T16:35:00Z" w16du:dateUtc="2026-10-04T13:35:00Z"/>
        </w:rPr>
        <w:pPrChange w:id="650" w:author="Copy Editor" w:date="2026-10-04T16:36:00Z" w16du:dateUtc="2026-10-04T13:36:00Z">
          <w:pPr>
            <w:pStyle w:val="body"/>
          </w:pPr>
        </w:pPrChange>
      </w:pPr>
      <w:del w:id="651" w:author="Copy Editor" w:date="2026-10-04T16:34:00Z" w16du:dateUtc="2026-10-04T13:34:00Z">
        <w:r w:rsidDel="002A39B6">
          <w:delText>;</w:delText>
        </w:r>
        <w:r w:rsidR="007C0FF3" w:rsidDel="002A39B6">
          <w:delText xml:space="preserve"> </w:delText>
        </w:r>
      </w:del>
      <w:r w:rsidR="007C0FF3">
        <w:t xml:space="preserve">I worked it </w:t>
      </w:r>
      <w:r>
        <w:t>out,</w:t>
      </w:r>
      <w:r w:rsidR="007C0FF3">
        <w:t xml:space="preserve"> but my courage failed </w:t>
      </w:r>
      <w:r>
        <w:t xml:space="preserve">me. </w:t>
      </w:r>
    </w:p>
    <w:p w14:paraId="280CDE30" w14:textId="5EF42D24" w:rsidR="0007345C" w:rsidRDefault="0007345C" w:rsidP="00B33299">
      <w:pPr>
        <w:pStyle w:val="body"/>
        <w:rPr>
          <w:ins w:id="652" w:author="Copy Editor" w:date="2026-10-04T16:36:00Z" w16du:dateUtc="2026-10-04T13:36:00Z"/>
        </w:rPr>
      </w:pPr>
      <w:ins w:id="653" w:author="Copy Editor" w:date="2026-10-04T16:36:00Z" w16du:dateUtc="2026-10-04T13:36:00Z">
        <w:r>
          <w:lastRenderedPageBreak/>
          <w:t>Richard walks away.</w:t>
        </w:r>
      </w:ins>
    </w:p>
    <w:p w14:paraId="4F686EAD" w14:textId="43FA8A59" w:rsidR="00B01151" w:rsidRDefault="00B01151" w:rsidP="00B01151">
      <w:pPr>
        <w:pStyle w:val="aSCENEHEAD"/>
        <w:rPr>
          <w:ins w:id="654" w:author="Copy Editor" w:date="2026-10-04T16:36:00Z" w16du:dateUtc="2026-10-04T13:36:00Z"/>
        </w:rPr>
      </w:pPr>
      <w:ins w:id="655" w:author="Copy Editor" w:date="2026-10-04T16:36:00Z">
        <w:r w:rsidRPr="00B01151">
          <w:t>EXT. PRIMARY SCHOOL – TOILET BLOCK – ANOTHER DAY</w:t>
        </w:r>
      </w:ins>
    </w:p>
    <w:p w14:paraId="5667E18C" w14:textId="47478440" w:rsidR="00B01151" w:rsidRDefault="00B01151" w:rsidP="00B01151">
      <w:pPr>
        <w:pStyle w:val="body"/>
        <w:rPr>
          <w:ins w:id="656" w:author="Copy Editor" w:date="2026-10-04T16:37:00Z" w16du:dateUtc="2026-10-04T13:37:00Z"/>
        </w:rPr>
      </w:pPr>
      <w:ins w:id="657" w:author="Copy Editor" w:date="2026-10-04T16:36:00Z" w16du:dateUtc="2026-10-04T13:36:00Z">
        <w:r>
          <w:t>Richard looks at the gate again.</w:t>
        </w:r>
      </w:ins>
    </w:p>
    <w:p w14:paraId="7198E26E" w14:textId="77777777" w:rsidR="00B01151" w:rsidRPr="00D6568C" w:rsidRDefault="00B01151" w:rsidP="00B01151">
      <w:pPr>
        <w:pStyle w:val="bCHARACTER"/>
        <w:rPr>
          <w:ins w:id="658" w:author="Copy Editor" w:date="2026-10-04T16:37:00Z" w16du:dateUtc="2026-10-04T13:37:00Z"/>
        </w:rPr>
      </w:pPr>
      <w:ins w:id="659" w:author="Copy Editor" w:date="2026-10-04T16:37:00Z" w16du:dateUtc="2026-10-04T13:37:00Z">
        <w:r>
          <w:t>RICHARD (V.O.)</w:t>
        </w:r>
      </w:ins>
    </w:p>
    <w:p w14:paraId="3DEB8078" w14:textId="77777777" w:rsidR="00B01151" w:rsidRDefault="007C0FF3" w:rsidP="00B01151">
      <w:pPr>
        <w:pStyle w:val="bdialogue"/>
        <w:rPr>
          <w:ins w:id="660" w:author="Copy Editor" w:date="2026-10-04T16:37:00Z" w16du:dateUtc="2026-10-04T13:37:00Z"/>
        </w:rPr>
      </w:pPr>
      <w:r>
        <w:t xml:space="preserve">I looked again another </w:t>
      </w:r>
      <w:r w:rsidR="00DC489F">
        <w:t>day,</w:t>
      </w:r>
      <w:r>
        <w:t xml:space="preserve"> and although I felt a little braver, still I lacked the </w:t>
      </w:r>
      <w:r w:rsidR="00DC489F">
        <w:t>courage.</w:t>
      </w:r>
    </w:p>
    <w:p w14:paraId="6B3B630B" w14:textId="4CCFE7F6" w:rsidR="00752704" w:rsidRDefault="00752704" w:rsidP="00752704">
      <w:pPr>
        <w:pStyle w:val="aSCENEHEAD"/>
        <w:rPr>
          <w:ins w:id="661" w:author="Copy Editor" w:date="2026-10-04T16:37:00Z" w16du:dateUtc="2026-10-04T13:37:00Z"/>
        </w:rPr>
      </w:pPr>
      <w:ins w:id="662" w:author="Copy Editor" w:date="2026-10-04T16:37:00Z">
        <w:r w:rsidRPr="00752704">
          <w:t>EXT. PRIMARY SCHOOL – PLAYGROUND – DAY</w:t>
        </w:r>
      </w:ins>
    </w:p>
    <w:p w14:paraId="0D9E7A6A" w14:textId="77777777" w:rsidR="00752704" w:rsidRPr="00752704" w:rsidRDefault="00752704">
      <w:pPr>
        <w:pStyle w:val="body"/>
        <w:rPr>
          <w:ins w:id="663" w:author="Copy Editor" w:date="2026-10-04T16:37:00Z"/>
          <w:lang w:val="en-US"/>
        </w:rPr>
        <w:pPrChange w:id="664" w:author="Copy Editor" w:date="2026-10-04T16:37:00Z" w16du:dateUtc="2026-10-04T13:37:00Z">
          <w:pPr>
            <w:pStyle w:val="aSCENEHEAD"/>
          </w:pPr>
        </w:pPrChange>
      </w:pPr>
      <w:ins w:id="665" w:author="Copy Editor" w:date="2026-10-04T16:37:00Z">
        <w:r w:rsidRPr="00752704">
          <w:rPr>
            <w:lang w:val="en-US"/>
          </w:rPr>
          <w:t>Richard's rocket lands on the toilet block roof.</w:t>
        </w:r>
      </w:ins>
    </w:p>
    <w:p w14:paraId="13CADD7F" w14:textId="77777777" w:rsidR="00752704" w:rsidRDefault="00752704" w:rsidP="00752704">
      <w:pPr>
        <w:pStyle w:val="body"/>
        <w:rPr>
          <w:ins w:id="666" w:author="Copy Editor" w:date="2026-10-04T16:38:00Z" w16du:dateUtc="2026-10-04T13:38:00Z"/>
          <w:lang w:val="en-US"/>
        </w:rPr>
      </w:pPr>
      <w:ins w:id="667" w:author="Copy Editor" w:date="2026-10-04T16:37:00Z">
        <w:r w:rsidRPr="00752704">
          <w:rPr>
            <w:lang w:val="en-US"/>
          </w:rPr>
          <w:t>He looks up.</w:t>
        </w:r>
      </w:ins>
    </w:p>
    <w:p w14:paraId="1D53DFA6" w14:textId="77777777" w:rsidR="006553A0" w:rsidRPr="00D6568C" w:rsidRDefault="006553A0" w:rsidP="006553A0">
      <w:pPr>
        <w:pStyle w:val="bCHARACTER"/>
        <w:rPr>
          <w:ins w:id="668" w:author="Copy Editor" w:date="2026-10-04T16:38:00Z" w16du:dateUtc="2026-10-04T13:38:00Z"/>
        </w:rPr>
      </w:pPr>
      <w:ins w:id="669" w:author="Copy Editor" w:date="2026-10-04T16:38:00Z" w16du:dateUtc="2026-10-04T13:38:00Z">
        <w:r>
          <w:t>RICHARD (V.O.)</w:t>
        </w:r>
      </w:ins>
    </w:p>
    <w:p w14:paraId="58A4853C" w14:textId="77777777" w:rsidR="006553A0" w:rsidRDefault="00DC489F">
      <w:pPr>
        <w:pStyle w:val="bdialogue"/>
        <w:rPr>
          <w:ins w:id="670" w:author="Copy Editor" w:date="2026-10-04T16:38:00Z" w16du:dateUtc="2026-10-04T13:38:00Z"/>
        </w:rPr>
        <w:pPrChange w:id="671" w:author="Copy Editor" w:date="2026-10-04T16:38:00Z" w16du:dateUtc="2026-10-04T13:38:00Z">
          <w:pPr>
            <w:pStyle w:val="body"/>
          </w:pPr>
        </w:pPrChange>
      </w:pPr>
      <w:del w:id="672" w:author="Copy Editor" w:date="2026-10-04T16:37:00Z" w16du:dateUtc="2026-10-04T13:37:00Z">
        <w:r w:rsidDel="00B01151">
          <w:delText xml:space="preserve"> </w:delText>
        </w:r>
      </w:del>
      <w:r w:rsidR="007C0FF3">
        <w:t xml:space="preserve">One day my rocket got stuck on the </w:t>
      </w:r>
      <w:r>
        <w:t>roof,</w:t>
      </w:r>
      <w:r w:rsidR="007C0FF3">
        <w:t xml:space="preserve"> so I decided to go for it. </w:t>
      </w:r>
    </w:p>
    <w:p w14:paraId="36157E6E" w14:textId="49AA22C8" w:rsidR="006553A0" w:rsidRDefault="007C0FF3" w:rsidP="00B33299">
      <w:pPr>
        <w:pStyle w:val="body"/>
        <w:rPr>
          <w:ins w:id="673" w:author="Copy Editor" w:date="2026-10-04T16:41:00Z" w16du:dateUtc="2026-10-04T13:41:00Z"/>
        </w:rPr>
      </w:pPr>
      <w:del w:id="674" w:author="Copy Editor" w:date="2026-10-04T16:39:00Z" w16du:dateUtc="2026-10-04T13:39:00Z">
        <w:r w:rsidDel="006553A0">
          <w:delText>I</w:delText>
        </w:r>
      </w:del>
      <w:ins w:id="675" w:author="Copy Editor" w:date="2026-10-04T16:39:00Z" w16du:dateUtc="2026-10-04T13:39:00Z">
        <w:r w:rsidR="006553A0">
          <w:t>Richard</w:t>
        </w:r>
      </w:ins>
      <w:r>
        <w:t xml:space="preserve"> climb</w:t>
      </w:r>
      <w:ins w:id="676" w:author="Copy Editor" w:date="2026-10-04T16:39:00Z" w16du:dateUtc="2026-10-04T13:39:00Z">
        <w:r w:rsidR="006553A0">
          <w:t>s</w:t>
        </w:r>
      </w:ins>
      <w:del w:id="677" w:author="Copy Editor" w:date="2026-10-04T16:39:00Z" w16du:dateUtc="2026-10-04T13:39:00Z">
        <w:r w:rsidDel="006553A0">
          <w:delText>ed</w:delText>
        </w:r>
      </w:del>
      <w:r>
        <w:t xml:space="preserve"> </w:t>
      </w:r>
      <w:del w:id="678" w:author="Copy Editor" w:date="2026-10-04T16:39:00Z" w16du:dateUtc="2026-10-04T13:39:00Z">
        <w:r w:rsidDel="006553A0">
          <w:delText xml:space="preserve">up </w:delText>
        </w:r>
      </w:del>
      <w:r>
        <w:t>the gate</w:t>
      </w:r>
      <w:ins w:id="679" w:author="Copy Editor" w:date="2026-10-04T16:39:00Z" w16du:dateUtc="2026-10-04T13:39:00Z">
        <w:r w:rsidR="006553A0">
          <w:t>.</w:t>
        </w:r>
      </w:ins>
      <w:ins w:id="680" w:author="Copy Editor" w:date="2026-10-04T16:41:00Z" w16du:dateUtc="2026-10-04T13:41:00Z">
        <w:r w:rsidR="007259CB">
          <w:t xml:space="preserve"> </w:t>
        </w:r>
      </w:ins>
      <w:del w:id="681" w:author="Copy Editor" w:date="2026-10-04T16:39:00Z" w16du:dateUtc="2026-10-04T13:39:00Z">
        <w:r w:rsidDel="006553A0">
          <w:delText>, onto</w:delText>
        </w:r>
      </w:del>
      <w:ins w:id="682" w:author="Copy Editor" w:date="2026-10-04T16:39:00Z" w16du:dateUtc="2026-10-04T13:39:00Z">
        <w:r w:rsidR="006553A0">
          <w:t>He reaches</w:t>
        </w:r>
      </w:ins>
      <w:r>
        <w:t xml:space="preserve"> the </w:t>
      </w:r>
      <w:r w:rsidR="00881D1E">
        <w:t>roof</w:t>
      </w:r>
      <w:del w:id="683" w:author="Copy Editor" w:date="2026-10-04T16:39:00Z" w16du:dateUtc="2026-10-04T13:39:00Z">
        <w:r w:rsidR="00881D1E" w:rsidDel="006553A0">
          <w:delText>,</w:delText>
        </w:r>
      </w:del>
      <w:ins w:id="684" w:author="Copy Editor" w:date="2026-10-04T16:39:00Z" w16du:dateUtc="2026-10-04T13:39:00Z">
        <w:r w:rsidR="006553A0">
          <w:t>.</w:t>
        </w:r>
      </w:ins>
      <w:ins w:id="685" w:author="Copy Editor" w:date="2026-10-04T16:41:00Z" w16du:dateUtc="2026-10-04T13:41:00Z">
        <w:r w:rsidR="007259CB">
          <w:t xml:space="preserve"> </w:t>
        </w:r>
      </w:ins>
      <w:del w:id="686" w:author="Copy Editor" w:date="2026-10-04T16:39:00Z" w16du:dateUtc="2026-10-04T13:39:00Z">
        <w:r w:rsidDel="006553A0">
          <w:delText xml:space="preserve"> and </w:delText>
        </w:r>
      </w:del>
      <w:del w:id="687" w:author="Copy Editor" w:date="2026-10-04T16:40:00Z" w16du:dateUtc="2026-10-04T13:40:00Z">
        <w:r w:rsidDel="006553A0">
          <w:delText>made my</w:delText>
        </w:r>
      </w:del>
      <w:ins w:id="688" w:author="Copy Editor" w:date="2026-10-04T16:40:00Z" w16du:dateUtc="2026-10-04T13:40:00Z">
        <w:r w:rsidR="006553A0">
          <w:t>He makes his</w:t>
        </w:r>
      </w:ins>
      <w:r>
        <w:t xml:space="preserve"> way along the </w:t>
      </w:r>
      <w:r w:rsidR="00DC489F">
        <w:t xml:space="preserve">parapet. </w:t>
      </w:r>
    </w:p>
    <w:p w14:paraId="0DEA6A92" w14:textId="38475142" w:rsidR="00593DD2" w:rsidRPr="00593DD2" w:rsidRDefault="00593DD2" w:rsidP="00593DD2">
      <w:pPr>
        <w:pStyle w:val="body"/>
        <w:rPr>
          <w:ins w:id="689" w:author="Copy Editor" w:date="2026-10-04T16:41:00Z"/>
          <w:lang w:val="en-US"/>
        </w:rPr>
      </w:pPr>
      <w:ins w:id="690" w:author="Copy Editor" w:date="2026-10-04T16:41:00Z">
        <w:r w:rsidRPr="00593DD2">
          <w:rPr>
            <w:lang w:val="en-US"/>
          </w:rPr>
          <w:t>The boys below watch.</w:t>
        </w:r>
      </w:ins>
      <w:ins w:id="691" w:author="Copy Editor" w:date="2026-10-04T16:41:00Z" w16du:dateUtc="2026-10-04T13:41:00Z">
        <w:r w:rsidR="007259CB">
          <w:rPr>
            <w:lang w:val="en-US"/>
          </w:rPr>
          <w:t xml:space="preserve"> </w:t>
        </w:r>
      </w:ins>
      <w:ins w:id="692" w:author="Copy Editor" w:date="2026-10-04T16:41:00Z">
        <w:r w:rsidRPr="00593DD2">
          <w:rPr>
            <w:lang w:val="en-US"/>
          </w:rPr>
          <w:t>Richard reaches a rocket and throws it down.</w:t>
        </w:r>
      </w:ins>
    </w:p>
    <w:p w14:paraId="5C98B359" w14:textId="21EC8BC9" w:rsidR="00593DD2" w:rsidRPr="00593DD2" w:rsidRDefault="00593DD2" w:rsidP="00593DD2">
      <w:pPr>
        <w:pStyle w:val="body"/>
        <w:rPr>
          <w:ins w:id="693" w:author="Copy Editor" w:date="2026-10-04T16:41:00Z"/>
          <w:lang w:val="en-US"/>
        </w:rPr>
      </w:pPr>
      <w:ins w:id="694" w:author="Copy Editor" w:date="2026-10-04T16:41:00Z">
        <w:r w:rsidRPr="00593DD2">
          <w:rPr>
            <w:lang w:val="en-US"/>
          </w:rPr>
          <w:t>The waiting boys catch it.</w:t>
        </w:r>
      </w:ins>
      <w:ins w:id="695" w:author="Copy Editor" w:date="2026-10-04T16:42:00Z" w16du:dateUtc="2026-10-04T13:42:00Z">
        <w:r w:rsidR="007259CB">
          <w:rPr>
            <w:lang w:val="en-US"/>
          </w:rPr>
          <w:t xml:space="preserve"> </w:t>
        </w:r>
      </w:ins>
      <w:ins w:id="696" w:author="Copy Editor" w:date="2026-10-04T16:41:00Z">
        <w:r w:rsidRPr="00593DD2">
          <w:rPr>
            <w:lang w:val="en-US"/>
          </w:rPr>
          <w:t>He reaches another.</w:t>
        </w:r>
      </w:ins>
      <w:ins w:id="697" w:author="Copy Editor" w:date="2026-10-04T16:41:00Z" w16du:dateUtc="2026-10-04T13:41:00Z">
        <w:r>
          <w:rPr>
            <w:lang w:val="en-US"/>
          </w:rPr>
          <w:t xml:space="preserve"> </w:t>
        </w:r>
      </w:ins>
      <w:ins w:id="698" w:author="Copy Editor" w:date="2026-10-04T16:41:00Z">
        <w:r w:rsidRPr="00593DD2">
          <w:rPr>
            <w:lang w:val="en-US"/>
          </w:rPr>
          <w:t>He throws it down.</w:t>
        </w:r>
      </w:ins>
    </w:p>
    <w:p w14:paraId="69253466" w14:textId="77777777" w:rsidR="00593DD2" w:rsidRDefault="00593DD2" w:rsidP="00593DD2">
      <w:pPr>
        <w:pStyle w:val="body"/>
        <w:rPr>
          <w:ins w:id="699" w:author="Copy Editor" w:date="2026-10-04T16:42:00Z" w16du:dateUtc="2026-10-04T13:42:00Z"/>
          <w:lang w:val="en-US"/>
        </w:rPr>
      </w:pPr>
      <w:ins w:id="700" w:author="Copy Editor" w:date="2026-10-04T16:41:00Z">
        <w:r w:rsidRPr="00593DD2">
          <w:rPr>
            <w:lang w:val="en-US"/>
          </w:rPr>
          <w:t>More boys gather below, shouting encouragement.</w:t>
        </w:r>
      </w:ins>
    </w:p>
    <w:p w14:paraId="587EDAE0" w14:textId="77777777" w:rsidR="007259CB" w:rsidRPr="00D6568C" w:rsidRDefault="007259CB" w:rsidP="007259CB">
      <w:pPr>
        <w:pStyle w:val="bCHARACTER"/>
        <w:rPr>
          <w:ins w:id="701" w:author="Copy Editor" w:date="2026-10-04T16:42:00Z" w16du:dateUtc="2026-10-04T13:42:00Z"/>
        </w:rPr>
      </w:pPr>
      <w:ins w:id="702" w:author="Copy Editor" w:date="2026-10-04T16:42:00Z" w16du:dateUtc="2026-10-04T13:42:00Z">
        <w:r>
          <w:t>RICHARD (V.O.)</w:t>
        </w:r>
      </w:ins>
    </w:p>
    <w:p w14:paraId="706124C2" w14:textId="77777777" w:rsidR="005D441B" w:rsidRDefault="007C0FF3">
      <w:pPr>
        <w:pStyle w:val="bdialogue"/>
        <w:rPr>
          <w:ins w:id="703" w:author="Copy Editor" w:date="2026-10-04T16:42:00Z" w16du:dateUtc="2026-10-04T13:42:00Z"/>
        </w:rPr>
        <w:pPrChange w:id="704" w:author="Copy Editor" w:date="2026-10-04T16:42:00Z" w16du:dateUtc="2026-10-04T13:42:00Z">
          <w:pPr>
            <w:pStyle w:val="body"/>
          </w:pPr>
        </w:pPrChange>
      </w:pPr>
      <w:r>
        <w:t xml:space="preserve">Every time I came to a </w:t>
      </w:r>
      <w:r w:rsidR="00DC489F">
        <w:t>rocket,</w:t>
      </w:r>
      <w:r>
        <w:t xml:space="preserve"> I threw it to the waiting lads in the </w:t>
      </w:r>
      <w:r w:rsidR="00DC489F">
        <w:t>playground.</w:t>
      </w:r>
    </w:p>
    <w:p w14:paraId="11A6C16D" w14:textId="77777777" w:rsidR="005D441B" w:rsidRDefault="00DC489F" w:rsidP="00D75EAD">
      <w:pPr>
        <w:pStyle w:val="bdialogue"/>
        <w:rPr>
          <w:ins w:id="705" w:author="Copy Editor" w:date="2026-10-04T16:43:00Z" w16du:dateUtc="2026-10-04T13:43:00Z"/>
        </w:rPr>
      </w:pPr>
      <w:del w:id="706" w:author="Copy Editor" w:date="2026-10-04T16:42:00Z" w16du:dateUtc="2026-10-04T13:42:00Z">
        <w:r w:rsidDel="005D441B">
          <w:delText xml:space="preserve"> </w:delText>
        </w:r>
      </w:del>
      <w:r w:rsidR="007C0FF3">
        <w:t xml:space="preserve">Soon there was a large crowd shouting </w:t>
      </w:r>
      <w:r>
        <w:t>encouragement,</w:t>
      </w:r>
      <w:r w:rsidR="007C0FF3">
        <w:t xml:space="preserve"> and I cleared the whole roof, with my own rocket safely put into my </w:t>
      </w:r>
      <w:r>
        <w:t>pocket.</w:t>
      </w:r>
      <w:del w:id="707" w:author="Copy Editor" w:date="2026-10-04T16:43:00Z" w16du:dateUtc="2026-10-04T13:43:00Z">
        <w:r w:rsidDel="00D75EAD">
          <w:delText xml:space="preserve"> </w:delText>
        </w:r>
      </w:del>
    </w:p>
    <w:p w14:paraId="439ABF3D" w14:textId="5D35F804" w:rsidR="00D75EAD" w:rsidRDefault="00D75EAD" w:rsidP="00D75EAD">
      <w:pPr>
        <w:pStyle w:val="body"/>
        <w:rPr>
          <w:ins w:id="708" w:author="Copy Editor" w:date="2026-10-04T16:44:00Z" w16du:dateUtc="2026-10-04T13:44:00Z"/>
        </w:rPr>
      </w:pPr>
      <w:ins w:id="709" w:author="Copy Editor" w:date="2026-10-04T16:43:00Z" w16du:dateUtc="2026-10-04T13:43:00Z">
        <w:r>
          <w:t>Richard finishes clearing the roof</w:t>
        </w:r>
      </w:ins>
      <w:ins w:id="710" w:author="Copy Editor" w:date="2026-10-04T16:44:00Z" w16du:dateUtc="2026-10-04T13:44:00Z">
        <w:r w:rsidR="005D1024">
          <w:t>. He</w:t>
        </w:r>
      </w:ins>
      <w:ins w:id="711" w:author="Copy Editor" w:date="2026-10-04T16:43:00Z" w16du:dateUtc="2026-10-04T13:43:00Z">
        <w:r>
          <w:t xml:space="preserve"> </w:t>
        </w:r>
        <w:r w:rsidR="005D1024">
          <w:t>climbs down caref</w:t>
        </w:r>
      </w:ins>
      <w:ins w:id="712" w:author="Copy Editor" w:date="2026-10-04T16:44:00Z" w16du:dateUtc="2026-10-04T13:44:00Z">
        <w:r w:rsidR="005D1024">
          <w:t>ully.</w:t>
        </w:r>
      </w:ins>
    </w:p>
    <w:p w14:paraId="30A3A0B9" w14:textId="77777777" w:rsidR="005D1024" w:rsidRPr="00D6568C" w:rsidRDefault="005D1024" w:rsidP="005D1024">
      <w:pPr>
        <w:pStyle w:val="bCHARACTER"/>
        <w:rPr>
          <w:ins w:id="713" w:author="Copy Editor" w:date="2026-10-04T16:44:00Z" w16du:dateUtc="2026-10-04T13:44:00Z"/>
        </w:rPr>
      </w:pPr>
      <w:ins w:id="714" w:author="Copy Editor" w:date="2026-10-04T16:44:00Z" w16du:dateUtc="2026-10-04T13:44:00Z">
        <w:r>
          <w:t>RICHARD (V.O.)</w:t>
        </w:r>
      </w:ins>
    </w:p>
    <w:p w14:paraId="45D5418D" w14:textId="77777777" w:rsidR="007B2856" w:rsidRDefault="007C0FF3">
      <w:pPr>
        <w:pStyle w:val="bdialogue"/>
        <w:rPr>
          <w:ins w:id="715" w:author="Copy Editor" w:date="2026-10-04T16:44:00Z" w16du:dateUtc="2026-10-04T13:44:00Z"/>
        </w:rPr>
        <w:pPrChange w:id="716" w:author="Copy Editor" w:date="2026-10-04T16:45:00Z" w16du:dateUtc="2026-10-04T13:45:00Z">
          <w:pPr>
            <w:pStyle w:val="body"/>
          </w:pPr>
        </w:pPrChange>
      </w:pPr>
      <w:r>
        <w:t xml:space="preserve">I then climbed carefully </w:t>
      </w:r>
      <w:r w:rsidR="00DC489F">
        <w:t>down</w:t>
      </w:r>
      <w:ins w:id="717" w:author="Copy Editor" w:date="2026-10-04T16:44:00Z" w16du:dateUtc="2026-10-04T13:44:00Z">
        <w:r w:rsidR="007B2856">
          <w:t>.</w:t>
        </w:r>
      </w:ins>
    </w:p>
    <w:p w14:paraId="66CB3A35" w14:textId="77777777" w:rsidR="007B2856" w:rsidRPr="007B2856" w:rsidRDefault="007B2856" w:rsidP="007B2856">
      <w:pPr>
        <w:pStyle w:val="body"/>
        <w:rPr>
          <w:ins w:id="718" w:author="Copy Editor" w:date="2026-10-04T16:45:00Z"/>
          <w:lang w:val="en-US"/>
        </w:rPr>
      </w:pPr>
      <w:ins w:id="719" w:author="Copy Editor" w:date="2026-10-04T16:45:00Z">
        <w:r w:rsidRPr="007B2856">
          <w:rPr>
            <w:lang w:val="en-US"/>
          </w:rPr>
          <w:lastRenderedPageBreak/>
          <w:t>Richard reaches the ground.</w:t>
        </w:r>
      </w:ins>
    </w:p>
    <w:p w14:paraId="1D84ED21" w14:textId="77777777" w:rsidR="007B2856" w:rsidRPr="007B2856" w:rsidRDefault="007B2856" w:rsidP="007B2856">
      <w:pPr>
        <w:pStyle w:val="body"/>
        <w:rPr>
          <w:ins w:id="720" w:author="Copy Editor" w:date="2026-10-04T16:45:00Z"/>
          <w:lang w:val="en-US"/>
        </w:rPr>
      </w:pPr>
      <w:ins w:id="721" w:author="Copy Editor" w:date="2026-10-04T16:45:00Z">
        <w:r w:rsidRPr="007B2856">
          <w:rPr>
            <w:lang w:val="en-US"/>
          </w:rPr>
          <w:t>He sits, propped against the school building wall, recovering his composure.</w:t>
        </w:r>
      </w:ins>
    </w:p>
    <w:p w14:paraId="317A0352" w14:textId="77777777" w:rsidR="007B2856" w:rsidRPr="00D6568C" w:rsidRDefault="007B2856" w:rsidP="007B2856">
      <w:pPr>
        <w:pStyle w:val="bCHARACTER"/>
        <w:rPr>
          <w:ins w:id="722" w:author="Copy Editor" w:date="2026-10-04T16:45:00Z" w16du:dateUtc="2026-10-04T13:45:00Z"/>
        </w:rPr>
      </w:pPr>
      <w:ins w:id="723" w:author="Copy Editor" w:date="2026-10-04T16:45:00Z" w16du:dateUtc="2026-10-04T13:45:00Z">
        <w:r>
          <w:t>RICHARD (V.O.)</w:t>
        </w:r>
      </w:ins>
    </w:p>
    <w:p w14:paraId="57162150" w14:textId="77777777" w:rsidR="007B2856" w:rsidRDefault="00DC489F">
      <w:pPr>
        <w:pStyle w:val="bbodybeforebeat"/>
        <w:rPr>
          <w:ins w:id="724" w:author="Copy Editor" w:date="2026-10-04T16:45:00Z" w16du:dateUtc="2026-10-04T13:45:00Z"/>
        </w:rPr>
        <w:pPrChange w:id="725" w:author="Copy Editor" w:date="2026-10-04T16:46:00Z" w16du:dateUtc="2026-10-04T13:46:00Z">
          <w:pPr>
            <w:pStyle w:val="bdialogue"/>
          </w:pPr>
        </w:pPrChange>
      </w:pPr>
      <w:del w:id="726" w:author="Copy Editor" w:date="2026-10-04T16:44:00Z" w16du:dateUtc="2026-10-04T13:44:00Z">
        <w:r w:rsidDel="007B2856">
          <w:delText>;</w:delText>
        </w:r>
        <w:r w:rsidR="007C0FF3" w:rsidDel="007B2856">
          <w:delText xml:space="preserve"> </w:delText>
        </w:r>
      </w:del>
      <w:del w:id="727" w:author="Copy Editor" w:date="2026-10-04T16:45:00Z" w16du:dateUtc="2026-10-04T13:45:00Z">
        <w:r w:rsidR="007C0FF3" w:rsidDel="007B2856">
          <w:delText>p</w:delText>
        </w:r>
      </w:del>
      <w:ins w:id="728" w:author="Copy Editor" w:date="2026-10-04T16:45:00Z" w16du:dateUtc="2026-10-04T13:45:00Z">
        <w:r w:rsidR="007B2856">
          <w:t>P</w:t>
        </w:r>
      </w:ins>
      <w:r w:rsidR="007C0FF3">
        <w:t xml:space="preserve">erhaps that was where I </w:t>
      </w:r>
      <w:r w:rsidR="009C426A">
        <w:t>learned</w:t>
      </w:r>
      <w:r w:rsidR="007C0FF3">
        <w:t xml:space="preserve"> that going up is easier than coming </w:t>
      </w:r>
      <w:r>
        <w:t>down.</w:t>
      </w:r>
    </w:p>
    <w:p w14:paraId="73E9BAFA" w14:textId="3A66025E" w:rsidR="007B2856" w:rsidRDefault="007B2856">
      <w:pPr>
        <w:pStyle w:val="baparenthisis"/>
        <w:rPr>
          <w:ins w:id="729" w:author="Copy Editor" w:date="2026-10-04T16:45:00Z" w16du:dateUtc="2026-10-04T13:45:00Z"/>
        </w:rPr>
        <w:pPrChange w:id="730" w:author="Copy Editor" w:date="2026-10-04T16:46:00Z" w16du:dateUtc="2026-10-04T13:46:00Z">
          <w:pPr>
            <w:pStyle w:val="body"/>
          </w:pPr>
        </w:pPrChange>
      </w:pPr>
      <w:ins w:id="731" w:author="Copy Editor" w:date="2026-10-04T16:46:00Z" w16du:dateUtc="2026-10-04T13:46:00Z">
        <w:r>
          <w:t>(beat)</w:t>
        </w:r>
      </w:ins>
      <w:r w:rsidR="007C0FF3">
        <w:t xml:space="preserve"> </w:t>
      </w:r>
    </w:p>
    <w:p w14:paraId="6245C3D9" w14:textId="77777777" w:rsidR="007B2856" w:rsidRDefault="00DC489F" w:rsidP="007B2856">
      <w:pPr>
        <w:pStyle w:val="bdialogue"/>
        <w:rPr>
          <w:ins w:id="732" w:author="Copy Editor" w:date="2026-10-04T16:47:00Z" w16du:dateUtc="2026-10-04T13:47:00Z"/>
        </w:rPr>
      </w:pPr>
      <w:r>
        <w:t>Anyway,</w:t>
      </w:r>
      <w:r w:rsidR="007C0FF3">
        <w:t xml:space="preserve"> I made </w:t>
      </w:r>
      <w:r>
        <w:t>it.</w:t>
      </w:r>
    </w:p>
    <w:p w14:paraId="77D86FB5" w14:textId="4C318FC2" w:rsidR="00743C76" w:rsidRDefault="00743C76" w:rsidP="00743C76">
      <w:pPr>
        <w:pStyle w:val="aSCENEHEAD"/>
        <w:rPr>
          <w:ins w:id="733" w:author="Copy Editor" w:date="2026-10-04T16:47:00Z" w16du:dateUtc="2026-10-04T13:47:00Z"/>
        </w:rPr>
      </w:pPr>
      <w:ins w:id="734" w:author="Copy Editor" w:date="2026-10-04T16:47:00Z">
        <w:r w:rsidRPr="00743C76">
          <w:t>EXT. PRIMARY SCHOOL – SCHOOL BUILDING – DAY</w:t>
        </w:r>
      </w:ins>
    </w:p>
    <w:p w14:paraId="503C9184" w14:textId="147CFF6B" w:rsidR="00CE3598" w:rsidRDefault="00CE3598" w:rsidP="00CE3598">
      <w:pPr>
        <w:pStyle w:val="body"/>
        <w:rPr>
          <w:ins w:id="735" w:author="Copy Editor" w:date="2026-10-04T16:47:00Z" w16du:dateUtc="2026-10-04T13:47:00Z"/>
        </w:rPr>
      </w:pPr>
      <w:ins w:id="736" w:author="Copy Editor" w:date="2026-10-04T16:47:00Z">
        <w:r w:rsidRPr="00CE3598">
          <w:t>Richard remains seated against the wall.</w:t>
        </w:r>
      </w:ins>
    </w:p>
    <w:p w14:paraId="068E876A" w14:textId="77777777" w:rsidR="00CE3598" w:rsidRPr="00D6568C" w:rsidRDefault="00CE3598" w:rsidP="00CE3598">
      <w:pPr>
        <w:pStyle w:val="bCHARACTER"/>
        <w:rPr>
          <w:ins w:id="737" w:author="Copy Editor" w:date="2026-10-04T16:47:00Z" w16du:dateUtc="2026-10-04T13:47:00Z"/>
        </w:rPr>
      </w:pPr>
      <w:ins w:id="738" w:author="Copy Editor" w:date="2026-10-04T16:47:00Z" w16du:dateUtc="2026-10-04T13:47:00Z">
        <w:r>
          <w:t>RICHARD (V.O.)</w:t>
        </w:r>
      </w:ins>
    </w:p>
    <w:p w14:paraId="5E4BDC05" w14:textId="0EAEC845" w:rsidR="003439BF" w:rsidRDefault="00DC489F" w:rsidP="00CE3598">
      <w:pPr>
        <w:pStyle w:val="bdialogue"/>
        <w:rPr>
          <w:ins w:id="739" w:author="Copy Editor" w:date="2026-10-04T16:48:00Z" w16du:dateUtc="2026-10-04T13:48:00Z"/>
        </w:rPr>
      </w:pPr>
      <w:del w:id="740" w:author="Copy Editor" w:date="2026-10-04T16:46:00Z" w16du:dateUtc="2026-10-04T13:46:00Z">
        <w:r w:rsidDel="007B2856">
          <w:delText xml:space="preserve"> </w:delText>
        </w:r>
      </w:del>
      <w:r w:rsidR="007C0FF3">
        <w:t>I had no choice and sat propped against the school building wall while I recovered my composure.</w:t>
      </w:r>
    </w:p>
    <w:p w14:paraId="78C32E63" w14:textId="42F645F1" w:rsidR="00D33AC1" w:rsidRDefault="00D33AC1" w:rsidP="00D33AC1">
      <w:pPr>
        <w:pStyle w:val="aSCENEHEAD"/>
        <w:rPr>
          <w:ins w:id="741" w:author="Copy Editor" w:date="2026-10-04T16:48:00Z" w16du:dateUtc="2026-10-04T13:48:00Z"/>
        </w:rPr>
      </w:pPr>
      <w:ins w:id="742" w:author="Copy Editor" w:date="2026-10-04T16:48:00Z">
        <w:r w:rsidRPr="00D33AC1">
          <w:t>INT. FAMILY HOME – DAY</w:t>
        </w:r>
      </w:ins>
    </w:p>
    <w:p w14:paraId="299AB1EC" w14:textId="6B534BB8" w:rsidR="00D33AC1" w:rsidRDefault="00D33AC1" w:rsidP="00D33AC1">
      <w:pPr>
        <w:pStyle w:val="body"/>
        <w:rPr>
          <w:ins w:id="743" w:author="Copy Editor" w:date="2026-10-04T16:48:00Z" w16du:dateUtc="2026-10-04T13:48:00Z"/>
        </w:rPr>
      </w:pPr>
      <w:ins w:id="744" w:author="Copy Editor" w:date="2026-10-04T16:48:00Z">
        <w:r w:rsidRPr="00D33AC1">
          <w:t>Young Richard sits quietly.</w:t>
        </w:r>
      </w:ins>
    </w:p>
    <w:p w14:paraId="0A944036" w14:textId="77777777" w:rsidR="00D33AC1" w:rsidRPr="00D6568C" w:rsidRDefault="00D33AC1" w:rsidP="00D33AC1">
      <w:pPr>
        <w:pStyle w:val="bCHARACTER"/>
        <w:rPr>
          <w:ins w:id="745" w:author="Copy Editor" w:date="2026-10-04T16:48:00Z" w16du:dateUtc="2026-10-04T13:48:00Z"/>
        </w:rPr>
      </w:pPr>
      <w:ins w:id="746" w:author="Copy Editor" w:date="2026-10-04T16:48:00Z" w16du:dateUtc="2026-10-04T13:48:00Z">
        <w:r>
          <w:t>RICHARD (V.O.)</w:t>
        </w:r>
      </w:ins>
    </w:p>
    <w:p w14:paraId="555D1385" w14:textId="70487D9E" w:rsidR="00D33AC1" w:rsidDel="00F77AF6" w:rsidRDefault="00D33AC1" w:rsidP="00D33AC1">
      <w:pPr>
        <w:pStyle w:val="body"/>
        <w:rPr>
          <w:del w:id="747" w:author="Copy Editor" w:date="2026-10-04T16:48:00Z" w16du:dateUtc="2026-10-04T13:48:00Z"/>
        </w:rPr>
      </w:pPr>
    </w:p>
    <w:p w14:paraId="4012A7C8" w14:textId="77777777" w:rsidR="00F77AF6" w:rsidRDefault="007C0FF3">
      <w:pPr>
        <w:pStyle w:val="bbodybeforebeat"/>
        <w:rPr>
          <w:ins w:id="748" w:author="Copy Editor" w:date="2026-10-04T16:48:00Z" w16du:dateUtc="2026-10-04T13:48:00Z"/>
        </w:rPr>
        <w:pPrChange w:id="749" w:author="Copy Editor" w:date="2026-10-04T16:49:00Z" w16du:dateUtc="2026-10-04T13:49:00Z">
          <w:pPr>
            <w:pStyle w:val="bdialogue"/>
          </w:pPr>
        </w:pPrChange>
      </w:pPr>
      <w:r>
        <w:t xml:space="preserve">If Dad had found out what I’d </w:t>
      </w:r>
      <w:r w:rsidR="00DC489F">
        <w:t>done,</w:t>
      </w:r>
      <w:r>
        <w:t xml:space="preserve"> he would have been </w:t>
      </w:r>
      <w:r w:rsidR="00DC489F">
        <w:t>furious.</w:t>
      </w:r>
    </w:p>
    <w:p w14:paraId="413AEBE6" w14:textId="51983BB7" w:rsidR="00F77AF6" w:rsidRDefault="00F77AF6">
      <w:pPr>
        <w:pStyle w:val="baparenthisis"/>
        <w:rPr>
          <w:ins w:id="750" w:author="Copy Editor" w:date="2026-10-04T16:48:00Z" w16du:dateUtc="2026-10-04T13:48:00Z"/>
        </w:rPr>
        <w:pPrChange w:id="751" w:author="Copy Editor" w:date="2026-10-04T16:48:00Z" w16du:dateUtc="2026-10-04T13:48:00Z">
          <w:pPr>
            <w:pStyle w:val="body"/>
          </w:pPr>
        </w:pPrChange>
      </w:pPr>
      <w:ins w:id="752" w:author="Copy Editor" w:date="2026-10-04T16:48:00Z" w16du:dateUtc="2026-10-04T13:48:00Z">
        <w:r>
          <w:t>(beat)</w:t>
        </w:r>
      </w:ins>
    </w:p>
    <w:p w14:paraId="48ABAEEB" w14:textId="77777777" w:rsidR="000D6D8E" w:rsidRDefault="007C0FF3">
      <w:pPr>
        <w:pStyle w:val="bdialogue"/>
        <w:rPr>
          <w:ins w:id="753" w:author="Copy Editor" w:date="2026-10-04T16:49:00Z" w16du:dateUtc="2026-10-04T13:49:00Z"/>
        </w:rPr>
        <w:pPrChange w:id="754" w:author="Copy Editor" w:date="2026-10-04T16:49:00Z" w16du:dateUtc="2026-10-04T13:49:00Z">
          <w:pPr>
            <w:pStyle w:val="body"/>
          </w:pPr>
        </w:pPrChange>
      </w:pPr>
      <w:del w:id="755" w:author="Copy Editor" w:date="2026-10-04T16:48:00Z" w16du:dateUtc="2026-10-04T13:48:00Z">
        <w:r w:rsidDel="00F77AF6">
          <w:delText xml:space="preserve"> </w:delText>
        </w:r>
      </w:del>
      <w:r>
        <w:t xml:space="preserve">David would have worried about </w:t>
      </w:r>
      <w:r w:rsidR="00DC489F">
        <w:t>me</w:t>
      </w:r>
      <w:ins w:id="756" w:author="Copy Editor" w:date="2026-10-04T16:49:00Z" w16du:dateUtc="2026-10-04T13:49:00Z">
        <w:r w:rsidR="000D6D8E">
          <w:t>.</w:t>
        </w:r>
      </w:ins>
    </w:p>
    <w:p w14:paraId="31EE86E7" w14:textId="77777777" w:rsidR="000D6D8E" w:rsidRDefault="00DC489F">
      <w:pPr>
        <w:pStyle w:val="bbodybeforebeat"/>
        <w:rPr>
          <w:ins w:id="757" w:author="Copy Editor" w:date="2026-10-04T16:49:00Z" w16du:dateUtc="2026-10-04T13:49:00Z"/>
        </w:rPr>
        <w:pPrChange w:id="758" w:author="Copy Editor" w:date="2026-10-04T16:50:00Z" w16du:dateUtc="2026-10-04T13:50:00Z">
          <w:pPr>
            <w:pStyle w:val="bdialogue"/>
          </w:pPr>
        </w:pPrChange>
      </w:pPr>
      <w:del w:id="759" w:author="Copy Editor" w:date="2026-10-04T16:49:00Z" w16du:dateUtc="2026-10-04T13:49:00Z">
        <w:r w:rsidDel="000D6D8E">
          <w:delText>,</w:delText>
        </w:r>
        <w:r w:rsidR="007C0FF3" w:rsidDel="000D6D8E">
          <w:delText xml:space="preserve"> b</w:delText>
        </w:r>
      </w:del>
      <w:ins w:id="760" w:author="Copy Editor" w:date="2026-10-04T16:49:00Z" w16du:dateUtc="2026-10-04T13:49:00Z">
        <w:r w:rsidR="000D6D8E">
          <w:t>B</w:t>
        </w:r>
      </w:ins>
      <w:r w:rsidR="007C0FF3">
        <w:t xml:space="preserve">ut it would have been clear that he would have been concerned for my sake, not because he was worried about the overall </w:t>
      </w:r>
      <w:r>
        <w:t>impact.</w:t>
      </w:r>
    </w:p>
    <w:p w14:paraId="69D241B4" w14:textId="77777777" w:rsidR="000D6D8E" w:rsidRDefault="000D6D8E" w:rsidP="000D6D8E">
      <w:pPr>
        <w:pStyle w:val="baparenthisis"/>
        <w:rPr>
          <w:ins w:id="761" w:author="Copy Editor" w:date="2026-10-04T16:49:00Z" w16du:dateUtc="2026-10-04T13:49:00Z"/>
        </w:rPr>
      </w:pPr>
      <w:ins w:id="762" w:author="Copy Editor" w:date="2026-10-04T16:49:00Z" w16du:dateUtc="2026-10-04T13:49:00Z">
        <w:r>
          <w:t>(beat)</w:t>
        </w:r>
      </w:ins>
    </w:p>
    <w:p w14:paraId="5E4BDC06" w14:textId="72D008CD" w:rsidR="003439BF" w:rsidRDefault="00DC489F">
      <w:pPr>
        <w:pStyle w:val="bdialogue"/>
        <w:pPrChange w:id="763" w:author="Copy Editor" w:date="2026-10-04T16:50:00Z" w16du:dateUtc="2026-10-04T13:50:00Z">
          <w:pPr>
            <w:pStyle w:val="body"/>
          </w:pPr>
        </w:pPrChange>
      </w:pPr>
      <w:del w:id="764" w:author="Copy Editor" w:date="2026-10-04T16:49:00Z" w16du:dateUtc="2026-10-04T13:49:00Z">
        <w:r w:rsidDel="000D6D8E">
          <w:delText xml:space="preserve"> </w:delText>
        </w:r>
      </w:del>
      <w:r w:rsidR="007C0FF3">
        <w:t xml:space="preserve">Dad would primarily </w:t>
      </w:r>
      <w:r>
        <w:t>be</w:t>
      </w:r>
      <w:r w:rsidR="007C0FF3">
        <w:t xml:space="preserve"> concerned about reputational damage.</w:t>
      </w:r>
    </w:p>
    <w:p w14:paraId="5E4BDC08" w14:textId="719035DE" w:rsidR="003439BF" w:rsidRDefault="00BB1B40" w:rsidP="00DB5909">
      <w:pPr>
        <w:pStyle w:val="aSCENEHEAD"/>
        <w:rPr>
          <w:ins w:id="765" w:author="Copy Editor" w:date="2026-10-04T16:51:00Z" w16du:dateUtc="2026-10-04T13:51:00Z"/>
        </w:rPr>
      </w:pPr>
      <w:r>
        <w:t>SCENE 5: SAILING 1966-1971</w:t>
      </w:r>
    </w:p>
    <w:p w14:paraId="0801AED6" w14:textId="675B4FEC" w:rsidR="00D35EAE" w:rsidRPr="00D35EAE" w:rsidRDefault="00D35EAE" w:rsidP="00D35EAE">
      <w:pPr>
        <w:pStyle w:val="aSCENEHEAD"/>
        <w:rPr>
          <w:ins w:id="766" w:author="Copy Editor" w:date="2026-10-04T16:50:00Z" w16du:dateUtc="2026-10-04T13:50:00Z"/>
        </w:rPr>
      </w:pPr>
      <w:ins w:id="767" w:author="Copy Editor" w:date="2026-10-04T16:51:00Z">
        <w:r w:rsidRPr="00D35EAE">
          <w:t>EXT. SHORE – DAY</w:t>
        </w:r>
      </w:ins>
    </w:p>
    <w:p w14:paraId="3E76AD22" w14:textId="77777777" w:rsidR="00DB7A86" w:rsidRPr="00DB7A86" w:rsidRDefault="00DB7A86">
      <w:pPr>
        <w:pStyle w:val="body"/>
        <w:rPr>
          <w:ins w:id="768" w:author="Copy Editor" w:date="2026-10-04T16:50:00Z"/>
          <w:lang w:val="en-US"/>
        </w:rPr>
        <w:pPrChange w:id="769" w:author="Copy Editor" w:date="2026-10-04T16:51:00Z" w16du:dateUtc="2026-10-04T13:51:00Z">
          <w:pPr>
            <w:pStyle w:val="aSCENEHEAD"/>
          </w:pPr>
        </w:pPrChange>
      </w:pPr>
      <w:ins w:id="770" w:author="Copy Editor" w:date="2026-10-04T16:50:00Z">
        <w:r w:rsidRPr="00DB7A86">
          <w:rPr>
            <w:lang w:val="en-US"/>
          </w:rPr>
          <w:t>An 11-foot sailing dinghy sits beside the water.</w:t>
        </w:r>
      </w:ins>
    </w:p>
    <w:p w14:paraId="69DCB72F" w14:textId="77777777" w:rsidR="00DB7A86" w:rsidRPr="00DB7A86" w:rsidRDefault="00DB7A86">
      <w:pPr>
        <w:pStyle w:val="body"/>
        <w:rPr>
          <w:ins w:id="771" w:author="Copy Editor" w:date="2026-10-04T16:50:00Z"/>
          <w:lang w:val="en-US"/>
        </w:rPr>
        <w:pPrChange w:id="772" w:author="Copy Editor" w:date="2026-10-04T16:51:00Z" w16du:dateUtc="2026-10-04T13:51:00Z">
          <w:pPr>
            <w:pStyle w:val="aSCENEHEAD"/>
          </w:pPr>
        </w:pPrChange>
      </w:pPr>
      <w:ins w:id="773" w:author="Copy Editor" w:date="2026-10-04T16:50:00Z">
        <w:r w:rsidRPr="00DB7A86">
          <w:rPr>
            <w:lang w:val="en-US"/>
          </w:rPr>
          <w:t>Young Richard, about twelve, looks at it.</w:t>
        </w:r>
      </w:ins>
    </w:p>
    <w:p w14:paraId="6C2E9DEF" w14:textId="77777777" w:rsidR="00DB7A86" w:rsidRDefault="00DB7A86" w:rsidP="00DB5909">
      <w:pPr>
        <w:pStyle w:val="aSCENEHEAD"/>
      </w:pPr>
    </w:p>
    <w:p w14:paraId="62F3D52B" w14:textId="77777777" w:rsidR="00D35EAE" w:rsidRPr="00D6568C" w:rsidRDefault="00D35EAE" w:rsidP="00D35EAE">
      <w:pPr>
        <w:pStyle w:val="bCHARACTER"/>
        <w:rPr>
          <w:ins w:id="774" w:author="Copy Editor" w:date="2026-10-04T16:51:00Z" w16du:dateUtc="2026-10-04T13:51:00Z"/>
        </w:rPr>
      </w:pPr>
      <w:ins w:id="775" w:author="Copy Editor" w:date="2026-10-04T16:51:00Z" w16du:dateUtc="2026-10-04T13:51:00Z">
        <w:r>
          <w:t>RICHARD (V.O.)</w:t>
        </w:r>
      </w:ins>
    </w:p>
    <w:p w14:paraId="03B7F729" w14:textId="77777777" w:rsidR="00D35EAE" w:rsidRDefault="007C0FF3" w:rsidP="00D35EAE">
      <w:pPr>
        <w:pStyle w:val="bdialogue"/>
        <w:rPr>
          <w:ins w:id="776" w:author="Copy Editor" w:date="2026-10-04T16:51:00Z" w16du:dateUtc="2026-10-04T13:51:00Z"/>
        </w:rPr>
      </w:pPr>
      <w:r>
        <w:t xml:space="preserve">When I was about </w:t>
      </w:r>
      <w:r w:rsidR="00DC489F">
        <w:t>12,</w:t>
      </w:r>
      <w:r>
        <w:t xml:space="preserve"> Dad bought an </w:t>
      </w:r>
      <w:r w:rsidR="00DC489F">
        <w:t>11-foot</w:t>
      </w:r>
      <w:r>
        <w:t xml:space="preserve"> sailing </w:t>
      </w:r>
      <w:r w:rsidR="00DC489F">
        <w:t>dinghy;</w:t>
      </w:r>
      <w:r>
        <w:t xml:space="preserve"> he and my brother were both enthused by the </w:t>
      </w:r>
      <w:r w:rsidR="00DC489F">
        <w:t xml:space="preserve">idea. </w:t>
      </w:r>
    </w:p>
    <w:p w14:paraId="754298D0" w14:textId="6C59404D" w:rsidR="00C270A9" w:rsidRDefault="00C270A9" w:rsidP="00C270A9">
      <w:pPr>
        <w:pStyle w:val="body"/>
        <w:rPr>
          <w:ins w:id="777" w:author="Copy Editor" w:date="2026-10-04T16:52:00Z" w16du:dateUtc="2026-10-04T13:52:00Z"/>
        </w:rPr>
      </w:pPr>
      <w:ins w:id="778" w:author="Copy Editor" w:date="2026-10-04T16:51:00Z">
        <w:r w:rsidRPr="00C270A9">
          <w:t>The boat is prepared for sailing.</w:t>
        </w:r>
      </w:ins>
    </w:p>
    <w:p w14:paraId="7EEAF762" w14:textId="77777777" w:rsidR="00C270A9" w:rsidRPr="00D6568C" w:rsidRDefault="00C270A9" w:rsidP="00C270A9">
      <w:pPr>
        <w:pStyle w:val="bCHARACTER"/>
        <w:rPr>
          <w:ins w:id="779" w:author="Copy Editor" w:date="2026-10-04T16:52:00Z" w16du:dateUtc="2026-10-04T13:52:00Z"/>
        </w:rPr>
      </w:pPr>
      <w:ins w:id="780" w:author="Copy Editor" w:date="2026-10-04T16:52:00Z" w16du:dateUtc="2026-10-04T13:52:00Z">
        <w:r>
          <w:t>RICHARD (V.O.)</w:t>
        </w:r>
      </w:ins>
    </w:p>
    <w:p w14:paraId="059E4FF5" w14:textId="77777777" w:rsidR="00C270A9" w:rsidRDefault="007C0FF3" w:rsidP="00C270A9">
      <w:pPr>
        <w:pStyle w:val="bdialogue"/>
        <w:rPr>
          <w:ins w:id="781" w:author="Copy Editor" w:date="2026-10-04T16:52:00Z" w16du:dateUtc="2026-10-04T13:52:00Z"/>
        </w:rPr>
      </w:pPr>
      <w:r>
        <w:t xml:space="preserve">It seemed an awful faff to me, getting it to some water, getting it ready, launching it, sailing round in circles going </w:t>
      </w:r>
      <w:r w:rsidR="00DC489F">
        <w:t>nowhere,</w:t>
      </w:r>
      <w:r>
        <w:t xml:space="preserve"> then everything in reverse before we took it </w:t>
      </w:r>
      <w:r w:rsidR="00DC489F">
        <w:t xml:space="preserve">home. </w:t>
      </w:r>
    </w:p>
    <w:p w14:paraId="1FE30731" w14:textId="77777777" w:rsidR="00525C13" w:rsidRPr="00525C13" w:rsidRDefault="00525C13">
      <w:pPr>
        <w:pStyle w:val="aSCENEHEAD"/>
        <w:rPr>
          <w:ins w:id="782" w:author="Copy Editor" w:date="2026-10-04T16:52:00Z"/>
          <w:lang w:val="en-US"/>
        </w:rPr>
        <w:pPrChange w:id="783" w:author="Copy Editor" w:date="2026-10-04T16:52:00Z" w16du:dateUtc="2026-10-04T13:52:00Z">
          <w:pPr>
            <w:pStyle w:val="bdialogue"/>
          </w:pPr>
        </w:pPrChange>
      </w:pPr>
      <w:ins w:id="784" w:author="Copy Editor" w:date="2026-10-04T16:52:00Z">
        <w:r w:rsidRPr="00525C13">
          <w:rPr>
            <w:lang w:val="en-US"/>
          </w:rPr>
          <w:t>EXT. WATER – DAY</w:t>
        </w:r>
      </w:ins>
    </w:p>
    <w:p w14:paraId="63979646" w14:textId="77777777" w:rsidR="00525C13" w:rsidRPr="00525C13" w:rsidRDefault="00525C13">
      <w:pPr>
        <w:pStyle w:val="body"/>
        <w:rPr>
          <w:ins w:id="785" w:author="Copy Editor" w:date="2026-10-04T16:52:00Z"/>
          <w:lang w:val="en-US"/>
        </w:rPr>
        <w:pPrChange w:id="786" w:author="Copy Editor" w:date="2026-10-04T16:52:00Z" w16du:dateUtc="2026-10-04T13:52:00Z">
          <w:pPr>
            <w:pStyle w:val="bdialogue"/>
          </w:pPr>
        </w:pPrChange>
      </w:pPr>
      <w:ins w:id="787" w:author="Copy Editor" w:date="2026-10-04T16:52:00Z">
        <w:r w:rsidRPr="00525C13">
          <w:rPr>
            <w:lang w:val="en-US"/>
          </w:rPr>
          <w:t>Richard sits aboard the dinghy with his father.</w:t>
        </w:r>
      </w:ins>
    </w:p>
    <w:p w14:paraId="5AB93FAE" w14:textId="77777777" w:rsidR="00525C13" w:rsidRPr="00D6568C" w:rsidRDefault="00525C13" w:rsidP="00525C13">
      <w:pPr>
        <w:pStyle w:val="bCHARACTER"/>
        <w:rPr>
          <w:ins w:id="788" w:author="Copy Editor" w:date="2026-10-04T16:52:00Z" w16du:dateUtc="2026-10-04T13:52:00Z"/>
        </w:rPr>
      </w:pPr>
      <w:ins w:id="789" w:author="Copy Editor" w:date="2026-10-04T16:52:00Z" w16du:dateUtc="2026-10-04T13:52:00Z">
        <w:r>
          <w:t>RICHARD (V.O.)</w:t>
        </w:r>
      </w:ins>
    </w:p>
    <w:p w14:paraId="4EFD7BAF" w14:textId="77777777" w:rsidR="00525C13" w:rsidRDefault="007C0FF3" w:rsidP="00525C13">
      <w:pPr>
        <w:pStyle w:val="bdialogue"/>
        <w:rPr>
          <w:ins w:id="790" w:author="Copy Editor" w:date="2026-10-04T16:53:00Z" w16du:dateUtc="2026-10-04T13:53:00Z"/>
        </w:rPr>
      </w:pPr>
      <w:r>
        <w:t xml:space="preserve">Dad wanted me to join </w:t>
      </w:r>
      <w:r w:rsidR="00DC489F">
        <w:t>in,</w:t>
      </w:r>
      <w:r>
        <w:t xml:space="preserve"> so I went aboard for a short </w:t>
      </w:r>
      <w:r w:rsidR="00DC489F">
        <w:t xml:space="preserve">sail. </w:t>
      </w:r>
    </w:p>
    <w:p w14:paraId="2687EC77" w14:textId="520A0664" w:rsidR="002B5475" w:rsidRDefault="002B5475" w:rsidP="002B5475">
      <w:pPr>
        <w:pStyle w:val="body"/>
        <w:rPr>
          <w:ins w:id="791" w:author="Copy Editor" w:date="2026-10-04T16:53:00Z" w16du:dateUtc="2026-10-04T13:53:00Z"/>
        </w:rPr>
      </w:pPr>
      <w:ins w:id="792" w:author="Copy Editor" w:date="2026-10-04T16:53:00Z">
        <w:r w:rsidRPr="002B5475">
          <w:t>His father gives him a long set of instructions.</w:t>
        </w:r>
      </w:ins>
    </w:p>
    <w:p w14:paraId="6EBD930F" w14:textId="77777777" w:rsidR="002B5475" w:rsidRPr="00D6568C" w:rsidRDefault="002B5475" w:rsidP="002B5475">
      <w:pPr>
        <w:pStyle w:val="bCHARACTER"/>
        <w:rPr>
          <w:ins w:id="793" w:author="Copy Editor" w:date="2026-10-04T16:53:00Z" w16du:dateUtc="2026-10-04T13:53:00Z"/>
        </w:rPr>
      </w:pPr>
      <w:ins w:id="794" w:author="Copy Editor" w:date="2026-10-04T16:53:00Z" w16du:dateUtc="2026-10-04T13:53:00Z">
        <w:r>
          <w:t>RICHARD (V.O.)</w:t>
        </w:r>
      </w:ins>
    </w:p>
    <w:p w14:paraId="7FD4CE01" w14:textId="63FB9496" w:rsidR="009F7D95" w:rsidRDefault="007C0FF3">
      <w:pPr>
        <w:pStyle w:val="bdialogue"/>
        <w:pPrChange w:id="795" w:author="Copy Editor" w:date="2026-10-04T16:54:00Z" w16du:dateUtc="2026-10-04T13:54:00Z">
          <w:pPr>
            <w:pStyle w:val="body"/>
          </w:pPr>
        </w:pPrChange>
      </w:pPr>
      <w:r>
        <w:t>He gave a long and rambling set of instructions before the boat was tacked</w:t>
      </w:r>
      <w:ins w:id="796" w:author="Copy Editor" w:date="2026-10-04T16:54:00Z" w16du:dateUtc="2026-10-04T13:54:00Z">
        <w:r w:rsidR="002B5475">
          <w:t>.</w:t>
        </w:r>
      </w:ins>
    </w:p>
    <w:p w14:paraId="56B63247" w14:textId="77777777" w:rsidR="00796203" w:rsidRPr="00796203" w:rsidRDefault="00796203">
      <w:pPr>
        <w:pStyle w:val="body"/>
        <w:rPr>
          <w:ins w:id="797" w:author="Copy Editor" w:date="2026-10-04T16:54:00Z"/>
          <w:lang w:val="en-US"/>
        </w:rPr>
        <w:pPrChange w:id="798" w:author="Copy Editor" w:date="2026-10-04T16:55:00Z" w16du:dateUtc="2026-10-04T13:55:00Z">
          <w:pPr>
            <w:pStyle w:val="bdialogue"/>
          </w:pPr>
        </w:pPrChange>
      </w:pPr>
      <w:ins w:id="799" w:author="Copy Editor" w:date="2026-10-04T16:54:00Z">
        <w:r w:rsidRPr="00796203">
          <w:rPr>
            <w:lang w:val="en-US"/>
          </w:rPr>
          <w:t>The rudder is put over.</w:t>
        </w:r>
      </w:ins>
    </w:p>
    <w:p w14:paraId="26B3BB91" w14:textId="77777777" w:rsidR="00796203" w:rsidRPr="00796203" w:rsidRDefault="00796203">
      <w:pPr>
        <w:pStyle w:val="body"/>
        <w:rPr>
          <w:ins w:id="800" w:author="Copy Editor" w:date="2026-10-04T16:54:00Z"/>
          <w:lang w:val="en-US"/>
        </w:rPr>
        <w:pPrChange w:id="801" w:author="Copy Editor" w:date="2026-10-04T16:55:00Z" w16du:dateUtc="2026-10-04T13:55:00Z">
          <w:pPr>
            <w:pStyle w:val="bdialogue"/>
          </w:pPr>
        </w:pPrChange>
      </w:pPr>
      <w:ins w:id="802" w:author="Copy Editor" w:date="2026-10-04T16:54:00Z">
        <w:r w:rsidRPr="00796203">
          <w:rPr>
            <w:lang w:val="en-US"/>
          </w:rPr>
          <w:t>The boat turns.</w:t>
        </w:r>
      </w:ins>
    </w:p>
    <w:p w14:paraId="582F611F" w14:textId="77777777" w:rsidR="00796203" w:rsidRPr="00796203" w:rsidRDefault="00796203">
      <w:pPr>
        <w:pStyle w:val="body"/>
        <w:rPr>
          <w:ins w:id="803" w:author="Copy Editor" w:date="2026-10-04T16:54:00Z"/>
          <w:lang w:val="en-US"/>
        </w:rPr>
        <w:pPrChange w:id="804" w:author="Copy Editor" w:date="2026-10-04T16:55:00Z" w16du:dateUtc="2026-10-04T13:55:00Z">
          <w:pPr>
            <w:pStyle w:val="bdialogue"/>
          </w:pPr>
        </w:pPrChange>
      </w:pPr>
      <w:ins w:id="805" w:author="Copy Editor" w:date="2026-10-04T16:54:00Z">
        <w:r w:rsidRPr="00796203">
          <w:rPr>
            <w:lang w:val="en-US"/>
          </w:rPr>
          <w:t>Richard moves to the other side.</w:t>
        </w:r>
      </w:ins>
    </w:p>
    <w:p w14:paraId="2905E127" w14:textId="574A4141" w:rsidR="009F7D95" w:rsidDel="00796203" w:rsidRDefault="007C0FF3" w:rsidP="00816AB1">
      <w:pPr>
        <w:pStyle w:val="baparenthisis"/>
        <w:rPr>
          <w:del w:id="806" w:author="Copy Editor" w:date="2026-10-04T16:54:00Z" w16du:dateUtc="2026-10-04T13:54:00Z"/>
        </w:rPr>
      </w:pPr>
      <w:del w:id="807" w:author="Copy Editor" w:date="2026-10-04T16:54:00Z" w16du:dateUtc="2026-10-04T13:54:00Z">
        <w:r w:rsidDel="00796203">
          <w:delText xml:space="preserve">(turned so the wind came over the other side of the </w:delText>
        </w:r>
        <w:r w:rsidR="00DC489F" w:rsidDel="00796203">
          <w:delText>boat)</w:delText>
        </w:r>
      </w:del>
    </w:p>
    <w:p w14:paraId="4E880297" w14:textId="77777777" w:rsidR="00796203" w:rsidRPr="00D6568C" w:rsidRDefault="00796203" w:rsidP="00796203">
      <w:pPr>
        <w:pStyle w:val="bCHARACTER"/>
        <w:rPr>
          <w:ins w:id="808" w:author="Copy Editor" w:date="2026-10-04T16:55:00Z" w16du:dateUtc="2026-10-04T13:55:00Z"/>
        </w:rPr>
      </w:pPr>
      <w:ins w:id="809" w:author="Copy Editor" w:date="2026-10-04T16:55:00Z" w16du:dateUtc="2026-10-04T13:55:00Z">
        <w:r>
          <w:tab/>
          <w:t>RICHARD (V.O.)</w:t>
        </w:r>
      </w:ins>
    </w:p>
    <w:p w14:paraId="6A1D935E" w14:textId="77777777" w:rsidR="00796203" w:rsidRDefault="00796203">
      <w:pPr>
        <w:pStyle w:val="bdialogue"/>
        <w:rPr>
          <w:ins w:id="810" w:author="Copy Editor" w:date="2026-10-04T16:55:00Z" w16du:dateUtc="2026-10-04T13:55:00Z"/>
        </w:rPr>
        <w:pPrChange w:id="811" w:author="Copy Editor" w:date="2026-10-04T16:55:00Z" w16du:dateUtc="2026-10-04T13:55:00Z">
          <w:pPr>
            <w:pStyle w:val="body"/>
            <w:spacing w:before="0"/>
          </w:pPr>
        </w:pPrChange>
      </w:pPr>
      <w:ins w:id="812" w:author="Copy Editor" w:date="2026-10-04T16:55:00Z" w16du:dateUtc="2026-10-04T13:55:00Z">
        <w:r>
          <w:t>T</w:t>
        </w:r>
      </w:ins>
      <w:del w:id="813" w:author="Copy Editor" w:date="2026-10-04T16:55:00Z" w16du:dateUtc="2026-10-04T13:55:00Z">
        <w:r w:rsidR="007C0FF3" w:rsidDel="00796203">
          <w:delText>t</w:delText>
        </w:r>
      </w:del>
      <w:r w:rsidR="007C0FF3">
        <w:t xml:space="preserve">hese instructions were so long and rambling that I couldn't remember </w:t>
      </w:r>
      <w:r w:rsidR="00DC489F">
        <w:t xml:space="preserve">everything. </w:t>
      </w:r>
    </w:p>
    <w:p w14:paraId="65C8B318" w14:textId="77777777" w:rsidR="00204F6B" w:rsidRDefault="007C0FF3" w:rsidP="00EE2695">
      <w:pPr>
        <w:pStyle w:val="bdialogue"/>
        <w:rPr>
          <w:ins w:id="814" w:author="Copy Editor" w:date="2026-10-04T16:56:00Z" w16du:dateUtc="2026-10-04T13:56:00Z"/>
        </w:rPr>
      </w:pPr>
      <w:r>
        <w:t xml:space="preserve">The rudder was put </w:t>
      </w:r>
      <w:r w:rsidR="005D71FA">
        <w:t>over,</w:t>
      </w:r>
      <w:r>
        <w:t xml:space="preserve"> and the boat </w:t>
      </w:r>
      <w:r w:rsidR="005D71FA">
        <w:t>turned.</w:t>
      </w:r>
    </w:p>
    <w:p w14:paraId="696EC8DA" w14:textId="77777777" w:rsidR="00204F6B" w:rsidRDefault="00204F6B" w:rsidP="00204F6B">
      <w:pPr>
        <w:pStyle w:val="body"/>
        <w:rPr>
          <w:ins w:id="815" w:author="Copy Editor" w:date="2026-10-04T16:56:00Z" w16du:dateUtc="2026-10-04T13:56:00Z"/>
        </w:rPr>
      </w:pPr>
      <w:ins w:id="816" w:author="Copy Editor" w:date="2026-10-04T16:56:00Z">
        <w:r w:rsidRPr="00204F6B">
          <w:t>Richard moves across the boat.</w:t>
        </w:r>
      </w:ins>
    </w:p>
    <w:p w14:paraId="6794A8BF" w14:textId="66322C05" w:rsidR="00EE2695" w:rsidRDefault="00204F6B">
      <w:pPr>
        <w:pStyle w:val="bCHARACTER"/>
        <w:rPr>
          <w:ins w:id="817" w:author="Copy Editor" w:date="2026-10-04T16:56:00Z" w16du:dateUtc="2026-10-04T13:56:00Z"/>
        </w:rPr>
        <w:pPrChange w:id="818" w:author="Copy Editor" w:date="2026-10-04T16:56:00Z" w16du:dateUtc="2026-10-04T13:56:00Z">
          <w:pPr>
            <w:pStyle w:val="body"/>
            <w:spacing w:before="0"/>
          </w:pPr>
        </w:pPrChange>
      </w:pPr>
      <w:ins w:id="819" w:author="Copy Editor" w:date="2026-10-04T16:56:00Z">
        <w:r w:rsidRPr="00204F6B">
          <w:t>RICHARD (V.O.)</w:t>
        </w:r>
      </w:ins>
      <w:r w:rsidR="007C0FF3">
        <w:t xml:space="preserve"> </w:t>
      </w:r>
    </w:p>
    <w:p w14:paraId="0AF619BD" w14:textId="77777777" w:rsidR="00C279B2" w:rsidRDefault="007C0FF3" w:rsidP="00204F6B">
      <w:pPr>
        <w:pStyle w:val="bdialogue"/>
        <w:rPr>
          <w:ins w:id="820" w:author="Copy Editor" w:date="2026-10-04T16:57:00Z" w16du:dateUtc="2026-10-04T13:57:00Z"/>
        </w:rPr>
      </w:pPr>
      <w:r>
        <w:lastRenderedPageBreak/>
        <w:t xml:space="preserve">I moved to the other side of the </w:t>
      </w:r>
      <w:r w:rsidR="005D71FA">
        <w:t>boat,</w:t>
      </w:r>
      <w:r>
        <w:t xml:space="preserve"> as I believed I </w:t>
      </w:r>
      <w:r w:rsidR="005D71FA">
        <w:t>should.</w:t>
      </w:r>
    </w:p>
    <w:p w14:paraId="2A9D215E" w14:textId="77777777" w:rsidR="00C279B2" w:rsidRPr="00C279B2" w:rsidRDefault="00C279B2">
      <w:pPr>
        <w:pStyle w:val="body"/>
        <w:rPr>
          <w:ins w:id="821" w:author="Copy Editor" w:date="2026-10-04T16:57:00Z"/>
          <w:lang w:val="en-US"/>
        </w:rPr>
        <w:pPrChange w:id="822" w:author="Copy Editor" w:date="2026-10-04T16:57:00Z" w16du:dateUtc="2026-10-04T13:57:00Z">
          <w:pPr>
            <w:pStyle w:val="bdialogue"/>
          </w:pPr>
        </w:pPrChange>
      </w:pPr>
      <w:ins w:id="823" w:author="Copy Editor" w:date="2026-10-04T16:57:00Z">
        <w:r w:rsidRPr="00C279B2">
          <w:rPr>
            <w:lang w:val="en-US"/>
          </w:rPr>
          <w:t>His father reacts sharply.</w:t>
        </w:r>
      </w:ins>
    </w:p>
    <w:p w14:paraId="6915CBDE" w14:textId="77777777" w:rsidR="00C279B2" w:rsidRPr="00C279B2" w:rsidRDefault="00C279B2">
      <w:pPr>
        <w:pStyle w:val="body"/>
        <w:rPr>
          <w:ins w:id="824" w:author="Copy Editor" w:date="2026-10-04T16:57:00Z"/>
          <w:lang w:val="en-US"/>
        </w:rPr>
        <w:pPrChange w:id="825" w:author="Copy Editor" w:date="2026-10-04T16:57:00Z" w16du:dateUtc="2026-10-04T13:57:00Z">
          <w:pPr>
            <w:pStyle w:val="bdialogue"/>
          </w:pPr>
        </w:pPrChange>
      </w:pPr>
      <w:ins w:id="826" w:author="Copy Editor" w:date="2026-10-04T16:57:00Z">
        <w:r w:rsidRPr="00C279B2">
          <w:rPr>
            <w:lang w:val="en-US"/>
          </w:rPr>
          <w:t>Richard freezes.</w:t>
        </w:r>
      </w:ins>
    </w:p>
    <w:p w14:paraId="271E9197" w14:textId="37148EF3" w:rsidR="00C279B2" w:rsidRDefault="005D71FA" w:rsidP="00C279B2">
      <w:pPr>
        <w:pStyle w:val="bCHARACTER"/>
        <w:rPr>
          <w:ins w:id="827" w:author="Copy Editor" w:date="2026-10-04T16:57:00Z" w16du:dateUtc="2026-10-04T13:57:00Z"/>
        </w:rPr>
      </w:pPr>
      <w:r>
        <w:t xml:space="preserve"> </w:t>
      </w:r>
      <w:ins w:id="828" w:author="Copy Editor" w:date="2026-10-04T16:57:00Z" w16du:dateUtc="2026-10-04T13:57:00Z">
        <w:r w:rsidR="00C279B2" w:rsidRPr="00204F6B">
          <w:t>RICHARD (V.O.)</w:t>
        </w:r>
      </w:ins>
    </w:p>
    <w:p w14:paraId="4D97AE79" w14:textId="2AE0185C" w:rsidR="00C279B2" w:rsidRDefault="007C0FF3">
      <w:pPr>
        <w:pStyle w:val="bdialogue"/>
        <w:rPr>
          <w:ins w:id="829" w:author="Copy Editor" w:date="2026-10-04T16:57:00Z" w16du:dateUtc="2026-10-04T13:57:00Z"/>
        </w:rPr>
        <w:pPrChange w:id="830" w:author="Copy Editor" w:date="2026-10-04T16:57:00Z" w16du:dateUtc="2026-10-04T13:57:00Z">
          <w:pPr>
            <w:pStyle w:val="body"/>
            <w:spacing w:before="0"/>
          </w:pPr>
        </w:pPrChange>
      </w:pPr>
      <w:r>
        <w:t xml:space="preserve">It wasn’t what I was meant to </w:t>
      </w:r>
      <w:r w:rsidR="005D71FA">
        <w:t>do,</w:t>
      </w:r>
      <w:r>
        <w:t xml:space="preserve"> and Dad panicked and </w:t>
      </w:r>
      <w:r w:rsidR="005D71FA">
        <w:t>shouted</w:t>
      </w:r>
      <w:ins w:id="831" w:author="Copy Editor" w:date="2026-10-04T16:57:00Z" w16du:dateUtc="2026-10-04T13:57:00Z">
        <w:r w:rsidR="00C279B2">
          <w:t>.</w:t>
        </w:r>
      </w:ins>
    </w:p>
    <w:p w14:paraId="44996153" w14:textId="77777777" w:rsidR="00942AF2" w:rsidRDefault="005D71FA" w:rsidP="00C279B2">
      <w:pPr>
        <w:pStyle w:val="bdialogue"/>
        <w:rPr>
          <w:ins w:id="832" w:author="Copy Editor" w:date="2026-10-04T16:58:00Z" w16du:dateUtc="2026-10-04T13:58:00Z"/>
        </w:rPr>
      </w:pPr>
      <w:del w:id="833" w:author="Copy Editor" w:date="2026-10-04T16:57:00Z" w16du:dateUtc="2026-10-04T13:57:00Z">
        <w:r w:rsidDel="00C279B2">
          <w:delText>,</w:delText>
        </w:r>
        <w:r w:rsidR="007C0FF3" w:rsidDel="00C279B2">
          <w:delText xml:space="preserve"> and </w:delText>
        </w:r>
      </w:del>
      <w:r w:rsidR="007C0FF3">
        <w:t xml:space="preserve">I hated the whole </w:t>
      </w:r>
      <w:r>
        <w:t>experience.</w:t>
      </w:r>
    </w:p>
    <w:p w14:paraId="5D75DBC3" w14:textId="77777777" w:rsidR="00942AF2" w:rsidRDefault="00942AF2" w:rsidP="00942AF2">
      <w:pPr>
        <w:pStyle w:val="aSCENEHEAD"/>
        <w:rPr>
          <w:ins w:id="834" w:author="Copy Editor" w:date="2026-10-04T16:58:00Z" w16du:dateUtc="2026-10-04T13:58:00Z"/>
        </w:rPr>
      </w:pPr>
      <w:ins w:id="835" w:author="Copy Editor" w:date="2026-10-04T16:58:00Z">
        <w:r w:rsidRPr="00942AF2">
          <w:t>EXT. SHORE – DAY</w:t>
        </w:r>
      </w:ins>
    </w:p>
    <w:p w14:paraId="3921EA25" w14:textId="77777777" w:rsidR="00942AF2" w:rsidRDefault="00942AF2" w:rsidP="00942AF2">
      <w:pPr>
        <w:pStyle w:val="body"/>
        <w:rPr>
          <w:ins w:id="836" w:author="Copy Editor" w:date="2026-10-04T16:58:00Z" w16du:dateUtc="2026-10-04T13:58:00Z"/>
        </w:rPr>
      </w:pPr>
      <w:ins w:id="837" w:author="Copy Editor" w:date="2026-10-04T16:58:00Z">
        <w:r w:rsidRPr="00942AF2">
          <w:t>The dinghy is brought back ashore.</w:t>
        </w:r>
      </w:ins>
    </w:p>
    <w:p w14:paraId="571225CC" w14:textId="392DA026" w:rsidR="00C279B2" w:rsidRDefault="005D71FA">
      <w:pPr>
        <w:pStyle w:val="bCHARACTER"/>
        <w:rPr>
          <w:ins w:id="838" w:author="Copy Editor" w:date="2026-10-04T16:58:00Z" w16du:dateUtc="2026-10-04T13:58:00Z"/>
        </w:rPr>
        <w:pPrChange w:id="839" w:author="Copy Editor" w:date="2026-10-04T16:58:00Z" w16du:dateUtc="2026-10-04T13:58:00Z">
          <w:pPr>
            <w:pStyle w:val="body"/>
            <w:spacing w:before="0"/>
          </w:pPr>
        </w:pPrChange>
      </w:pPr>
      <w:r>
        <w:t xml:space="preserve"> </w:t>
      </w:r>
      <w:ins w:id="840" w:author="Copy Editor" w:date="2026-10-04T16:58:00Z" w16du:dateUtc="2026-10-04T13:58:00Z">
        <w:r w:rsidR="00942AF2" w:rsidRPr="00204F6B">
          <w:t>RICHARD (V.O.)</w:t>
        </w:r>
      </w:ins>
    </w:p>
    <w:p w14:paraId="3BF350AD" w14:textId="145BCD76" w:rsidR="00942AF2" w:rsidRDefault="007C0FF3">
      <w:pPr>
        <w:pStyle w:val="bbodybeforebeat"/>
        <w:rPr>
          <w:ins w:id="841" w:author="Copy Editor" w:date="2026-10-04T16:59:00Z" w16du:dateUtc="2026-10-04T13:59:00Z"/>
        </w:rPr>
        <w:pPrChange w:id="842" w:author="Copy Editor" w:date="2026-10-04T16:59:00Z" w16du:dateUtc="2026-10-04T13:59:00Z">
          <w:pPr>
            <w:pStyle w:val="body"/>
            <w:spacing w:before="0"/>
          </w:pPr>
        </w:pPrChange>
      </w:pPr>
      <w:r>
        <w:t xml:space="preserve">If Brother and he wanted to go </w:t>
      </w:r>
      <w:r w:rsidR="005D71FA">
        <w:t>sailing,</w:t>
      </w:r>
      <w:r>
        <w:t xml:space="preserve"> they </w:t>
      </w:r>
      <w:del w:id="843" w:author="Copy Editor" w:date="2026-10-04T16:59:00Z" w16du:dateUtc="2026-10-04T13:59:00Z">
        <w:r w:rsidDel="00E46EF5">
          <w:delText>could, but</w:delText>
        </w:r>
      </w:del>
      <w:ins w:id="844" w:author="Copy Editor" w:date="2026-10-04T16:59:00Z" w16du:dateUtc="2026-10-04T13:59:00Z">
        <w:r w:rsidR="00E46EF5">
          <w:t>could but</w:t>
        </w:r>
      </w:ins>
      <w:r>
        <w:t xml:space="preserve"> leave me out of it</w:t>
      </w:r>
      <w:ins w:id="845" w:author="Copy Editor" w:date="2026-10-04T16:59:00Z" w16du:dateUtc="2026-10-04T13:59:00Z">
        <w:r w:rsidR="00E46EF5">
          <w:t>.</w:t>
        </w:r>
      </w:ins>
      <w:del w:id="846" w:author="Copy Editor" w:date="2026-10-04T16:59:00Z" w16du:dateUtc="2026-10-04T13:59:00Z">
        <w:r w:rsidDel="00E46EF5">
          <w:delText xml:space="preserve">, </w:delText>
        </w:r>
        <w:r w:rsidDel="00942AF2">
          <w:delText>a</w:delText>
        </w:r>
      </w:del>
    </w:p>
    <w:p w14:paraId="3CBEEFFD" w14:textId="095C1814" w:rsidR="00E46EF5" w:rsidRDefault="00E46EF5">
      <w:pPr>
        <w:pStyle w:val="baparenthisis"/>
        <w:rPr>
          <w:ins w:id="847" w:author="Copy Editor" w:date="2026-10-04T16:59:00Z" w16du:dateUtc="2026-10-04T13:59:00Z"/>
        </w:rPr>
        <w:pPrChange w:id="848" w:author="Copy Editor" w:date="2026-10-04T16:59:00Z" w16du:dateUtc="2026-10-04T13:59:00Z">
          <w:pPr>
            <w:pStyle w:val="body"/>
            <w:spacing w:before="0"/>
          </w:pPr>
        </w:pPrChange>
      </w:pPr>
      <w:ins w:id="849" w:author="Copy Editor" w:date="2026-10-04T16:59:00Z" w16du:dateUtc="2026-10-04T13:59:00Z">
        <w:r>
          <w:t>(beat)</w:t>
        </w:r>
      </w:ins>
    </w:p>
    <w:p w14:paraId="5E4BDC09" w14:textId="749BC45D" w:rsidR="003439BF" w:rsidRDefault="007C0FF3" w:rsidP="00E46EF5">
      <w:pPr>
        <w:pStyle w:val="bdialogue"/>
        <w:rPr>
          <w:ins w:id="850" w:author="Copy Editor" w:date="2026-10-04T17:00:00Z" w16du:dateUtc="2026-10-04T14:00:00Z"/>
        </w:rPr>
      </w:pPr>
      <w:del w:id="851" w:author="Copy Editor" w:date="2026-10-04T16:59:00Z" w16du:dateUtc="2026-10-04T13:59:00Z">
        <w:r w:rsidDel="00942AF2">
          <w:delText xml:space="preserve"> </w:delText>
        </w:r>
      </w:del>
      <w:ins w:id="852" w:author="Copy Editor" w:date="2026-10-04T16:59:00Z" w16du:dateUtc="2026-10-04T13:59:00Z">
        <w:r w:rsidR="00E46EF5">
          <w:t xml:space="preserve">A </w:t>
        </w:r>
      </w:ins>
      <w:r>
        <w:t>right mugs game</w:t>
      </w:r>
      <w:ins w:id="853" w:author="Copy Editor" w:date="2026-10-04T16:59:00Z" w16du:dateUtc="2026-10-04T13:59:00Z">
        <w:r w:rsidR="00E46EF5">
          <w:t>,</w:t>
        </w:r>
      </w:ins>
      <w:r>
        <w:t xml:space="preserve"> in my opinion.</w:t>
      </w:r>
    </w:p>
    <w:p w14:paraId="751B67BF" w14:textId="6D83B432" w:rsidR="00B72166" w:rsidRDefault="00B72166" w:rsidP="00B72166">
      <w:pPr>
        <w:pStyle w:val="aSCENEHEAD"/>
        <w:rPr>
          <w:ins w:id="854" w:author="Copy Editor" w:date="2026-10-04T17:00:00Z" w16du:dateUtc="2026-10-04T14:00:00Z"/>
        </w:rPr>
      </w:pPr>
      <w:ins w:id="855" w:author="Copy Editor" w:date="2026-10-04T17:00:00Z">
        <w:r w:rsidRPr="00B72166">
          <w:t>EXT. SHORE – DAY – TWO YEARS LATER</w:t>
        </w:r>
      </w:ins>
    </w:p>
    <w:p w14:paraId="3A720320" w14:textId="3E26CBE5" w:rsidR="00B72166" w:rsidRDefault="00B72166" w:rsidP="00B72166">
      <w:pPr>
        <w:pStyle w:val="body"/>
        <w:rPr>
          <w:ins w:id="856" w:author="Copy Editor" w:date="2026-10-04T17:00:00Z" w16du:dateUtc="2026-10-04T14:00:00Z"/>
        </w:rPr>
      </w:pPr>
      <w:ins w:id="857" w:author="Copy Editor" w:date="2026-10-04T17:00:00Z">
        <w:r w:rsidRPr="00B72166">
          <w:t>A larger, 16-foot sailing boat sits beside the water.</w:t>
        </w:r>
      </w:ins>
    </w:p>
    <w:p w14:paraId="656354DA" w14:textId="77777777" w:rsidR="00B72166" w:rsidRDefault="00B72166" w:rsidP="00B72166">
      <w:pPr>
        <w:pStyle w:val="bCHARACTER"/>
        <w:rPr>
          <w:ins w:id="858" w:author="Copy Editor" w:date="2026-10-04T17:00:00Z" w16du:dateUtc="2026-10-04T14:00:00Z"/>
        </w:rPr>
      </w:pPr>
      <w:ins w:id="859" w:author="Copy Editor" w:date="2026-10-04T17:00:00Z" w16du:dateUtc="2026-10-04T14:00:00Z">
        <w:r w:rsidRPr="00204F6B">
          <w:t>RICHARD (V.O.)</w:t>
        </w:r>
      </w:ins>
    </w:p>
    <w:p w14:paraId="35539658" w14:textId="2CCFAC05" w:rsidR="00B72166" w:rsidDel="00B72166" w:rsidRDefault="00B72166">
      <w:pPr>
        <w:pStyle w:val="body"/>
        <w:rPr>
          <w:del w:id="860" w:author="Copy Editor" w:date="2026-10-04T17:00:00Z" w16du:dateUtc="2026-10-04T14:00:00Z"/>
        </w:rPr>
        <w:pPrChange w:id="861" w:author="Copy Editor" w:date="2026-10-04T17:00:00Z" w16du:dateUtc="2026-10-04T14:00:00Z">
          <w:pPr>
            <w:pStyle w:val="body"/>
            <w:spacing w:before="0"/>
          </w:pPr>
        </w:pPrChange>
      </w:pPr>
    </w:p>
    <w:p w14:paraId="56FC08AB" w14:textId="77777777" w:rsidR="00B72166" w:rsidRDefault="007C0FF3">
      <w:pPr>
        <w:pStyle w:val="bdialogue"/>
        <w:rPr>
          <w:ins w:id="862" w:author="Copy Editor" w:date="2026-10-04T17:00:00Z" w16du:dateUtc="2026-10-04T14:00:00Z"/>
        </w:rPr>
        <w:pPrChange w:id="863" w:author="Copy Editor" w:date="2026-10-04T17:01:00Z" w16du:dateUtc="2026-10-04T14:01:00Z">
          <w:pPr>
            <w:pStyle w:val="body"/>
          </w:pPr>
        </w:pPrChange>
      </w:pPr>
      <w:r>
        <w:t xml:space="preserve">A couple of years later he bought a bigger, </w:t>
      </w:r>
      <w:r w:rsidR="005D71FA">
        <w:t>16-foot</w:t>
      </w:r>
      <w:r>
        <w:t xml:space="preserve"> boat</w:t>
      </w:r>
      <w:ins w:id="864" w:author="Copy Editor" w:date="2026-10-04T17:00:00Z" w16du:dateUtc="2026-10-04T14:00:00Z">
        <w:r w:rsidR="00B72166">
          <w:t>.</w:t>
        </w:r>
      </w:ins>
    </w:p>
    <w:p w14:paraId="445A0543" w14:textId="77777777" w:rsidR="00421A0D" w:rsidRDefault="007C0FF3" w:rsidP="00B72166">
      <w:pPr>
        <w:pStyle w:val="bdialogue"/>
        <w:rPr>
          <w:ins w:id="865" w:author="Copy Editor" w:date="2026-10-04T17:01:00Z" w16du:dateUtc="2026-10-04T14:01:00Z"/>
        </w:rPr>
      </w:pPr>
      <w:del w:id="866" w:author="Copy Editor" w:date="2026-10-04T17:00:00Z" w16du:dateUtc="2026-10-04T14:00:00Z">
        <w:r w:rsidDel="00B72166">
          <w:delText>, a</w:delText>
        </w:r>
      </w:del>
      <w:ins w:id="867" w:author="Copy Editor" w:date="2026-10-04T17:00:00Z" w16du:dateUtc="2026-10-04T14:00:00Z">
        <w:r w:rsidR="00B72166">
          <w:t>A</w:t>
        </w:r>
      </w:ins>
      <w:r>
        <w:t>nd fine</w:t>
      </w:r>
      <w:ins w:id="868" w:author="Copy Editor" w:date="2026-10-04T17:01:00Z" w16du:dateUtc="2026-10-04T14:01:00Z">
        <w:r w:rsidR="00421A0D">
          <w:t>.</w:t>
        </w:r>
      </w:ins>
      <w:del w:id="869" w:author="Copy Editor" w:date="2026-10-04T17:01:00Z" w16du:dateUtc="2026-10-04T14:01:00Z">
        <w:r w:rsidDel="00421A0D">
          <w:delText>,</w:delText>
        </w:r>
      </w:del>
      <w:r>
        <w:t xml:space="preserve"> </w:t>
      </w:r>
      <w:del w:id="870" w:author="Copy Editor" w:date="2026-10-04T17:01:00Z" w16du:dateUtc="2026-10-04T14:01:00Z">
        <w:r w:rsidDel="00421A0D">
          <w:delText>g</w:delText>
        </w:r>
      </w:del>
      <w:ins w:id="871" w:author="Copy Editor" w:date="2026-10-04T17:01:00Z" w16du:dateUtc="2026-10-04T14:01:00Z">
        <w:r w:rsidR="00421A0D">
          <w:t>G</w:t>
        </w:r>
      </w:ins>
      <w:r>
        <w:t xml:space="preserve">et on with it if you want </w:t>
      </w:r>
      <w:r w:rsidR="005D71FA">
        <w:t>to.</w:t>
      </w:r>
    </w:p>
    <w:p w14:paraId="14E68890" w14:textId="77777777" w:rsidR="00421A0D" w:rsidRDefault="00421A0D" w:rsidP="00421A0D">
      <w:pPr>
        <w:pStyle w:val="aSCENEHEAD"/>
        <w:rPr>
          <w:ins w:id="872" w:author="Copy Editor" w:date="2026-10-04T17:01:00Z" w16du:dateUtc="2026-10-04T14:01:00Z"/>
        </w:rPr>
      </w:pPr>
      <w:ins w:id="873" w:author="Copy Editor" w:date="2026-10-04T17:01:00Z">
        <w:r w:rsidRPr="00421A0D">
          <w:t>EXT. WATER – DAY</w:t>
        </w:r>
      </w:ins>
    </w:p>
    <w:p w14:paraId="03AFE262" w14:textId="77777777" w:rsidR="00421A0D" w:rsidRPr="00421A0D" w:rsidRDefault="00421A0D">
      <w:pPr>
        <w:pStyle w:val="body"/>
        <w:tabs>
          <w:tab w:val="left" w:pos="3510"/>
        </w:tabs>
        <w:rPr>
          <w:ins w:id="874" w:author="Copy Editor" w:date="2026-10-04T17:01:00Z"/>
          <w:lang w:val="en-US"/>
        </w:rPr>
        <w:pPrChange w:id="875" w:author="Copy Editor" w:date="2026-10-04T17:02:00Z" w16du:dateUtc="2026-10-04T14:02:00Z">
          <w:pPr>
            <w:pStyle w:val="aSCENEHEAD"/>
          </w:pPr>
        </w:pPrChange>
      </w:pPr>
      <w:ins w:id="876" w:author="Copy Editor" w:date="2026-10-04T17:01:00Z">
        <w:r w:rsidRPr="00421A0D">
          <w:rPr>
            <w:lang w:val="en-US"/>
          </w:rPr>
          <w:t>Dad sails the larger boat.</w:t>
        </w:r>
      </w:ins>
    </w:p>
    <w:p w14:paraId="0D8C6BFF" w14:textId="77777777" w:rsidR="00421A0D" w:rsidRPr="00421A0D" w:rsidRDefault="00421A0D">
      <w:pPr>
        <w:pStyle w:val="body"/>
        <w:tabs>
          <w:tab w:val="left" w:pos="3510"/>
        </w:tabs>
        <w:rPr>
          <w:ins w:id="877" w:author="Copy Editor" w:date="2026-10-04T17:01:00Z"/>
          <w:lang w:val="en-US"/>
        </w:rPr>
        <w:pPrChange w:id="878" w:author="Copy Editor" w:date="2026-10-04T17:02:00Z" w16du:dateUtc="2026-10-04T14:02:00Z">
          <w:pPr>
            <w:pStyle w:val="aSCENEHEAD"/>
          </w:pPr>
        </w:pPrChange>
      </w:pPr>
      <w:ins w:id="879" w:author="Copy Editor" w:date="2026-10-04T17:01:00Z">
        <w:r w:rsidRPr="00421A0D">
          <w:rPr>
            <w:lang w:val="en-US"/>
          </w:rPr>
          <w:t>Richard is aboard.</w:t>
        </w:r>
      </w:ins>
    </w:p>
    <w:p w14:paraId="0F81AC67" w14:textId="77777777" w:rsidR="00421A0D" w:rsidRDefault="005D71FA" w:rsidP="00421A0D">
      <w:pPr>
        <w:pStyle w:val="bCHARACTER"/>
        <w:rPr>
          <w:ins w:id="880" w:author="Copy Editor" w:date="2026-10-04T17:02:00Z" w16du:dateUtc="2026-10-04T14:02:00Z"/>
        </w:rPr>
      </w:pPr>
      <w:r>
        <w:t xml:space="preserve"> </w:t>
      </w:r>
      <w:ins w:id="881" w:author="Copy Editor" w:date="2026-10-04T17:02:00Z" w16du:dateUtc="2026-10-04T14:02:00Z">
        <w:r w:rsidR="00421A0D" w:rsidRPr="00204F6B">
          <w:t>RICHARD (V.O.)</w:t>
        </w:r>
      </w:ins>
    </w:p>
    <w:p w14:paraId="78822275" w14:textId="77777777" w:rsidR="00421A0D" w:rsidRDefault="007C0FF3" w:rsidP="00421A0D">
      <w:pPr>
        <w:pStyle w:val="bdialogue"/>
        <w:rPr>
          <w:ins w:id="882" w:author="Copy Editor" w:date="2026-10-04T17:02:00Z" w16du:dateUtc="2026-10-04T14:02:00Z"/>
        </w:rPr>
      </w:pPr>
      <w:r>
        <w:t xml:space="preserve">Then Brother went to </w:t>
      </w:r>
      <w:r w:rsidR="005D71FA">
        <w:t>university,</w:t>
      </w:r>
      <w:r>
        <w:t xml:space="preserve"> so Dad had no one to go sailing </w:t>
      </w:r>
      <w:r w:rsidR="005D71FA">
        <w:t xml:space="preserve">with. </w:t>
      </w:r>
    </w:p>
    <w:p w14:paraId="1FD88957" w14:textId="1242AF0B" w:rsidR="00421A0D" w:rsidRDefault="00310046" w:rsidP="00310046">
      <w:pPr>
        <w:pStyle w:val="body"/>
        <w:rPr>
          <w:ins w:id="883" w:author="Copy Editor" w:date="2026-10-04T17:02:00Z" w16du:dateUtc="2026-10-04T14:02:00Z"/>
        </w:rPr>
      </w:pPr>
      <w:ins w:id="884" w:author="Copy Editor" w:date="2026-10-04T17:02:00Z">
        <w:r w:rsidRPr="00310046">
          <w:t>Richard sits aboard reluctantly.</w:t>
        </w:r>
      </w:ins>
    </w:p>
    <w:p w14:paraId="7D714DCD" w14:textId="77777777" w:rsidR="00310046" w:rsidRDefault="00310046" w:rsidP="00B33299">
      <w:pPr>
        <w:pStyle w:val="body"/>
        <w:rPr>
          <w:ins w:id="885" w:author="Copy Editor" w:date="2026-10-04T17:02:00Z" w16du:dateUtc="2026-10-04T14:02:00Z"/>
        </w:rPr>
      </w:pPr>
    </w:p>
    <w:p w14:paraId="08BC7190" w14:textId="3C5669DA" w:rsidR="00310046" w:rsidRDefault="00310046">
      <w:pPr>
        <w:pStyle w:val="bCHARACTER"/>
        <w:rPr>
          <w:ins w:id="886" w:author="Copy Editor" w:date="2026-10-04T17:02:00Z" w16du:dateUtc="2026-10-04T14:02:00Z"/>
        </w:rPr>
        <w:pPrChange w:id="887" w:author="Copy Editor" w:date="2026-10-04T17:02:00Z" w16du:dateUtc="2026-10-04T14:02:00Z">
          <w:pPr>
            <w:pStyle w:val="body"/>
          </w:pPr>
        </w:pPrChange>
      </w:pPr>
      <w:ins w:id="888" w:author="Copy Editor" w:date="2026-10-04T17:02:00Z" w16du:dateUtc="2026-10-04T14:02:00Z">
        <w:r w:rsidRPr="00204F6B">
          <w:lastRenderedPageBreak/>
          <w:t>RICHARD (V.O.)</w:t>
        </w:r>
      </w:ins>
    </w:p>
    <w:p w14:paraId="22A069D2" w14:textId="77777777" w:rsidR="00310046" w:rsidRDefault="007C0FF3">
      <w:pPr>
        <w:pStyle w:val="bdialogue"/>
        <w:rPr>
          <w:ins w:id="889" w:author="Copy Editor" w:date="2026-10-04T17:02:00Z" w16du:dateUtc="2026-10-04T14:02:00Z"/>
        </w:rPr>
        <w:pPrChange w:id="890" w:author="Copy Editor" w:date="2026-10-04T17:03:00Z" w16du:dateUtc="2026-10-04T14:03:00Z">
          <w:pPr>
            <w:pStyle w:val="body"/>
          </w:pPr>
        </w:pPrChange>
      </w:pPr>
      <w:r>
        <w:t xml:space="preserve">I only went if he applied enough pressure that it was easier to go with him than find some excuse not </w:t>
      </w:r>
      <w:r w:rsidR="005D71FA">
        <w:t xml:space="preserve">to. </w:t>
      </w:r>
    </w:p>
    <w:p w14:paraId="45B77786" w14:textId="77777777" w:rsidR="00A20891" w:rsidRDefault="007C0FF3">
      <w:pPr>
        <w:pStyle w:val="bdialogue"/>
        <w:rPr>
          <w:ins w:id="891" w:author="Copy Editor" w:date="2026-10-04T17:03:00Z" w16du:dateUtc="2026-10-04T14:03:00Z"/>
        </w:rPr>
        <w:pPrChange w:id="892" w:author="Copy Editor" w:date="2026-10-04T17:03:00Z" w16du:dateUtc="2026-10-04T14:03:00Z">
          <w:pPr>
            <w:pStyle w:val="body"/>
          </w:pPr>
        </w:pPrChange>
      </w:pPr>
      <w:r>
        <w:t>All it consisted of was him getting annoyed and me hating it</w:t>
      </w:r>
      <w:ins w:id="893" w:author="Copy Editor" w:date="2026-10-04T17:03:00Z" w16du:dateUtc="2026-10-04T14:03:00Z">
        <w:r w:rsidR="00A20891">
          <w:t>.</w:t>
        </w:r>
      </w:ins>
    </w:p>
    <w:p w14:paraId="38879CCF" w14:textId="13D4D5A0" w:rsidR="00A20891" w:rsidRDefault="007C0FF3">
      <w:pPr>
        <w:pStyle w:val="bdialogue"/>
        <w:rPr>
          <w:ins w:id="894" w:author="Copy Editor" w:date="2026-10-04T17:03:00Z" w16du:dateUtc="2026-10-04T14:03:00Z"/>
        </w:rPr>
        <w:pPrChange w:id="895" w:author="Copy Editor" w:date="2026-10-04T17:03:00Z" w16du:dateUtc="2026-10-04T14:03:00Z">
          <w:pPr>
            <w:pStyle w:val="body"/>
          </w:pPr>
        </w:pPrChange>
      </w:pPr>
      <w:del w:id="896" w:author="Copy Editor" w:date="2026-10-04T17:03:00Z" w16du:dateUtc="2026-10-04T14:03:00Z">
        <w:r w:rsidDel="00A20891">
          <w:delText xml:space="preserve"> so</w:delText>
        </w:r>
      </w:del>
      <w:ins w:id="897" w:author="Copy Editor" w:date="2026-10-04T17:03:00Z" w16du:dateUtc="2026-10-04T14:03:00Z">
        <w:r w:rsidR="00A20891">
          <w:t>so,</w:t>
        </w:r>
      </w:ins>
      <w:r>
        <w:t xml:space="preserve"> I couldn’t see the point</w:t>
      </w:r>
      <w:ins w:id="898" w:author="Copy Editor" w:date="2026-10-04T17:03:00Z" w16du:dateUtc="2026-10-04T14:03:00Z">
        <w:r w:rsidR="00A20891">
          <w:t>.</w:t>
        </w:r>
      </w:ins>
      <w:del w:id="899" w:author="Copy Editor" w:date="2026-10-04T17:03:00Z" w16du:dateUtc="2026-10-04T14:03:00Z">
        <w:r w:rsidDel="00A20891">
          <w:delText xml:space="preserve"> </w:delText>
        </w:r>
      </w:del>
    </w:p>
    <w:p w14:paraId="45FA4943" w14:textId="15771A24" w:rsidR="00A20891" w:rsidRDefault="00A20891">
      <w:pPr>
        <w:pStyle w:val="baparenthisis"/>
        <w:rPr>
          <w:ins w:id="900" w:author="Copy Editor" w:date="2026-10-04T17:03:00Z" w16du:dateUtc="2026-10-04T14:03:00Z"/>
        </w:rPr>
        <w:pPrChange w:id="901" w:author="Copy Editor" w:date="2026-10-04T17:03:00Z" w16du:dateUtc="2026-10-04T14:03:00Z">
          <w:pPr>
            <w:pStyle w:val="body"/>
          </w:pPr>
        </w:pPrChange>
      </w:pPr>
      <w:ins w:id="902" w:author="Copy Editor" w:date="2026-10-04T17:03:00Z" w16du:dateUtc="2026-10-04T14:03:00Z">
        <w:r>
          <w:t>(beat)</w:t>
        </w:r>
      </w:ins>
    </w:p>
    <w:p w14:paraId="5E4BDC0A" w14:textId="48A07408" w:rsidR="003439BF" w:rsidRDefault="007C0FF3" w:rsidP="00A20891">
      <w:pPr>
        <w:pStyle w:val="bdialogue"/>
        <w:rPr>
          <w:ins w:id="903" w:author="Copy Editor" w:date="2026-10-04T17:04:00Z" w16du:dateUtc="2026-10-04T14:04:00Z"/>
        </w:rPr>
      </w:pPr>
      <w:del w:id="904" w:author="Copy Editor" w:date="2026-10-04T17:03:00Z" w16du:dateUtc="2026-10-04T14:03:00Z">
        <w:r w:rsidDel="00A20891">
          <w:delText>b</w:delText>
        </w:r>
      </w:del>
      <w:ins w:id="905" w:author="Copy Editor" w:date="2026-10-04T17:03:00Z" w16du:dateUtc="2026-10-04T14:03:00Z">
        <w:r w:rsidR="00A20891">
          <w:t>B</w:t>
        </w:r>
      </w:ins>
      <w:r>
        <w:t xml:space="preserve">ut anything for a quiet(ish) </w:t>
      </w:r>
      <w:r w:rsidR="005D71FA">
        <w:t>life.</w:t>
      </w:r>
    </w:p>
    <w:p w14:paraId="6AA2E47C" w14:textId="156E34D3" w:rsidR="007F5C12" w:rsidRDefault="007F5C12" w:rsidP="007F5C12">
      <w:pPr>
        <w:pStyle w:val="aSCENEHEAD"/>
        <w:rPr>
          <w:ins w:id="906" w:author="Copy Editor" w:date="2026-10-04T17:04:00Z" w16du:dateUtc="2026-10-04T14:04:00Z"/>
        </w:rPr>
      </w:pPr>
      <w:ins w:id="907" w:author="Copy Editor" w:date="2026-10-04T17:04:00Z">
        <w:r w:rsidRPr="007F5C12">
          <w:t>EXT. SHORE – DAY</w:t>
        </w:r>
      </w:ins>
    </w:p>
    <w:p w14:paraId="13CEF071" w14:textId="77777777" w:rsidR="007F5C12" w:rsidRPr="007F5C12" w:rsidRDefault="007F5C12">
      <w:pPr>
        <w:pStyle w:val="body"/>
        <w:rPr>
          <w:ins w:id="908" w:author="Copy Editor" w:date="2026-10-04T17:04:00Z"/>
          <w:lang w:val="en-US"/>
        </w:rPr>
        <w:pPrChange w:id="909" w:author="Copy Editor" w:date="2026-10-04T17:04:00Z" w16du:dateUtc="2026-10-04T14:04:00Z">
          <w:pPr>
            <w:pStyle w:val="aSCENEHEAD"/>
          </w:pPr>
        </w:pPrChange>
      </w:pPr>
      <w:ins w:id="910" w:author="Copy Editor" w:date="2026-10-04T17:04:00Z">
        <w:r w:rsidRPr="007F5C12">
          <w:rPr>
            <w:lang w:val="en-US"/>
          </w:rPr>
          <w:t>The larger boat is fitted out.</w:t>
        </w:r>
      </w:ins>
    </w:p>
    <w:p w14:paraId="04EACFFC" w14:textId="77777777" w:rsidR="007F5C12" w:rsidRPr="007F5C12" w:rsidRDefault="007F5C12">
      <w:pPr>
        <w:pStyle w:val="body"/>
        <w:rPr>
          <w:ins w:id="911" w:author="Copy Editor" w:date="2026-10-04T17:04:00Z"/>
          <w:lang w:val="en-US"/>
        </w:rPr>
        <w:pPrChange w:id="912" w:author="Copy Editor" w:date="2026-10-04T17:04:00Z" w16du:dateUtc="2026-10-04T14:04:00Z">
          <w:pPr>
            <w:pStyle w:val="aSCENEHEAD"/>
          </w:pPr>
        </w:pPrChange>
      </w:pPr>
      <w:ins w:id="913" w:author="Copy Editor" w:date="2026-10-04T17:04:00Z">
        <w:r w:rsidRPr="007F5C12">
          <w:rPr>
            <w:lang w:val="en-US"/>
          </w:rPr>
          <w:t>A tent is attached to the boat.</w:t>
        </w:r>
      </w:ins>
    </w:p>
    <w:p w14:paraId="094F4F1D" w14:textId="73EEBA48" w:rsidR="007F5C12" w:rsidRDefault="00937BED">
      <w:pPr>
        <w:pStyle w:val="bCHARACTER"/>
        <w:pPrChange w:id="914" w:author="Copy Editor" w:date="2026-10-04T17:04:00Z" w16du:dateUtc="2026-10-04T14:04:00Z">
          <w:pPr>
            <w:pStyle w:val="body"/>
          </w:pPr>
        </w:pPrChange>
      </w:pPr>
      <w:ins w:id="915" w:author="Copy Editor" w:date="2026-10-04T17:04:00Z">
        <w:r w:rsidRPr="00937BED">
          <w:t>RICHARD (V.O.)</w:t>
        </w:r>
      </w:ins>
    </w:p>
    <w:p w14:paraId="5503DB5D" w14:textId="77777777" w:rsidR="00937BED" w:rsidRDefault="007C0FF3" w:rsidP="00937BED">
      <w:pPr>
        <w:pStyle w:val="bdialogue"/>
        <w:rPr>
          <w:ins w:id="916" w:author="Copy Editor" w:date="2026-10-04T17:05:00Z" w16du:dateUtc="2026-10-04T14:05:00Z"/>
        </w:rPr>
      </w:pPr>
      <w:r>
        <w:t xml:space="preserve">Then he joined the Dinghy Cruising Association, fitted the boat out with a tent so you could sleep </w:t>
      </w:r>
      <w:r w:rsidR="009C426A">
        <w:t>aboard,</w:t>
      </w:r>
      <w:r>
        <w:t xml:space="preserve"> and agreed to attend one of their </w:t>
      </w:r>
      <w:r w:rsidR="005D71FA">
        <w:t xml:space="preserve">rallies. </w:t>
      </w:r>
    </w:p>
    <w:p w14:paraId="3F546282" w14:textId="63D61190" w:rsidR="00937BED" w:rsidRDefault="00937BED" w:rsidP="00937BED">
      <w:pPr>
        <w:pStyle w:val="body"/>
        <w:rPr>
          <w:ins w:id="917" w:author="Copy Editor" w:date="2026-10-04T17:05:00Z" w16du:dateUtc="2026-10-04T14:05:00Z"/>
        </w:rPr>
      </w:pPr>
      <w:ins w:id="918" w:author="Copy Editor" w:date="2026-10-04T17:05:00Z">
        <w:r w:rsidRPr="00937BED">
          <w:t>Richard looks at his father.</w:t>
        </w:r>
      </w:ins>
    </w:p>
    <w:p w14:paraId="1D65BB69" w14:textId="77777777" w:rsidR="00106B9C" w:rsidRDefault="00106B9C" w:rsidP="00106B9C">
      <w:pPr>
        <w:pStyle w:val="bCHARACTER"/>
        <w:rPr>
          <w:ins w:id="919" w:author="Copy Editor" w:date="2026-10-04T17:05:00Z" w16du:dateUtc="2026-10-04T14:05:00Z"/>
        </w:rPr>
      </w:pPr>
      <w:ins w:id="920" w:author="Copy Editor" w:date="2026-10-04T17:05:00Z" w16du:dateUtc="2026-10-04T14:05:00Z">
        <w:r w:rsidRPr="00937BED">
          <w:t>RICHARD (V.O.)</w:t>
        </w:r>
      </w:ins>
    </w:p>
    <w:p w14:paraId="2AD0548B" w14:textId="77777777" w:rsidR="00423825" w:rsidRDefault="007C0FF3">
      <w:pPr>
        <w:pStyle w:val="bbodybeforebeat"/>
        <w:rPr>
          <w:ins w:id="921" w:author="Copy Editor" w:date="2026-10-04T17:05:00Z" w16du:dateUtc="2026-10-04T14:05:00Z"/>
        </w:rPr>
        <w:pPrChange w:id="922" w:author="Copy Editor" w:date="2026-10-04T17:06:00Z" w16du:dateUtc="2026-10-04T14:06:00Z">
          <w:pPr>
            <w:pStyle w:val="body"/>
          </w:pPr>
        </w:pPrChange>
      </w:pPr>
      <w:r>
        <w:t xml:space="preserve">Guess who had to go and crew for </w:t>
      </w:r>
      <w:r w:rsidR="005D71FA">
        <w:t>him</w:t>
      </w:r>
      <w:ins w:id="923" w:author="Copy Editor" w:date="2026-10-04T17:05:00Z" w16du:dateUtc="2026-10-04T14:05:00Z">
        <w:r w:rsidR="00423825">
          <w:t>?</w:t>
        </w:r>
      </w:ins>
    </w:p>
    <w:p w14:paraId="7933AD44" w14:textId="74869594" w:rsidR="00423825" w:rsidRDefault="00423825">
      <w:pPr>
        <w:pStyle w:val="baparenthisis"/>
        <w:rPr>
          <w:ins w:id="924" w:author="Copy Editor" w:date="2026-10-04T17:05:00Z" w16du:dateUtc="2026-10-04T14:05:00Z"/>
        </w:rPr>
        <w:pPrChange w:id="925" w:author="Copy Editor" w:date="2026-10-04T17:06:00Z" w16du:dateUtc="2026-10-04T14:06:00Z">
          <w:pPr>
            <w:pStyle w:val="body"/>
          </w:pPr>
        </w:pPrChange>
      </w:pPr>
      <w:ins w:id="926" w:author="Copy Editor" w:date="2026-10-04T17:05:00Z" w16du:dateUtc="2026-10-04T14:05:00Z">
        <w:r>
          <w:t>(Beat)</w:t>
        </w:r>
      </w:ins>
      <w:del w:id="927" w:author="Copy Editor" w:date="2026-10-04T17:05:00Z" w16du:dateUtc="2026-10-04T14:05:00Z">
        <w:r w:rsidR="005D71FA" w:rsidDel="00423825">
          <w:delText xml:space="preserve">! </w:delText>
        </w:r>
      </w:del>
    </w:p>
    <w:p w14:paraId="1FD45589" w14:textId="77777777" w:rsidR="00423825" w:rsidRDefault="007C0FF3" w:rsidP="00423825">
      <w:pPr>
        <w:pStyle w:val="bdialogue"/>
        <w:rPr>
          <w:ins w:id="928" w:author="Copy Editor" w:date="2026-10-04T17:06:00Z" w16du:dateUtc="2026-10-04T14:06:00Z"/>
        </w:rPr>
      </w:pPr>
      <w:r>
        <w:t xml:space="preserve">I wasn't looking forward to </w:t>
      </w:r>
      <w:r w:rsidR="005D71FA">
        <w:t>it,</w:t>
      </w:r>
      <w:r>
        <w:t xml:space="preserve"> but that’s </w:t>
      </w:r>
      <w:r w:rsidR="005D71FA">
        <w:t xml:space="preserve">life. </w:t>
      </w:r>
    </w:p>
    <w:p w14:paraId="7B694DDB" w14:textId="2F74DD68" w:rsidR="00423825" w:rsidRDefault="00D67D72" w:rsidP="00D67D72">
      <w:pPr>
        <w:pStyle w:val="aSCENEHEAD"/>
        <w:rPr>
          <w:ins w:id="929" w:author="Copy Editor" w:date="2026-10-04T17:06:00Z" w16du:dateUtc="2026-10-04T14:06:00Z"/>
        </w:rPr>
      </w:pPr>
      <w:ins w:id="930" w:author="Copy Editor" w:date="2026-10-04T17:06:00Z">
        <w:r w:rsidRPr="00D67D72">
          <w:t>EXT. WATER – DAY</w:t>
        </w:r>
      </w:ins>
    </w:p>
    <w:p w14:paraId="483606FB" w14:textId="6FD830B9" w:rsidR="00D67D72" w:rsidRDefault="00D67D72" w:rsidP="00D67D72">
      <w:pPr>
        <w:pStyle w:val="body"/>
        <w:rPr>
          <w:ins w:id="931" w:author="Copy Editor" w:date="2026-10-04T17:06:00Z" w16du:dateUtc="2026-10-04T14:06:00Z"/>
        </w:rPr>
      </w:pPr>
      <w:ins w:id="932" w:author="Copy Editor" w:date="2026-10-04T17:06:00Z" w16du:dateUtc="2026-10-04T14:06:00Z">
        <w:r>
          <w:t>The larger boat sails.</w:t>
        </w:r>
      </w:ins>
    </w:p>
    <w:p w14:paraId="6A9E2EE5" w14:textId="77777777" w:rsidR="00D67D72" w:rsidRDefault="00D67D72" w:rsidP="00D67D72">
      <w:pPr>
        <w:pStyle w:val="bCHARACTER"/>
        <w:rPr>
          <w:ins w:id="933" w:author="Copy Editor" w:date="2026-10-04T17:06:00Z" w16du:dateUtc="2026-10-04T14:06:00Z"/>
        </w:rPr>
      </w:pPr>
      <w:ins w:id="934" w:author="Copy Editor" w:date="2026-10-04T17:06:00Z" w16du:dateUtc="2026-10-04T14:06:00Z">
        <w:r w:rsidRPr="00937BED">
          <w:t>RICHARD (V.O.)</w:t>
        </w:r>
      </w:ins>
    </w:p>
    <w:p w14:paraId="17A9E61D" w14:textId="77777777" w:rsidR="00D67D72" w:rsidRDefault="007C0FF3" w:rsidP="00D67D72">
      <w:pPr>
        <w:pStyle w:val="bdialogue"/>
        <w:rPr>
          <w:ins w:id="935" w:author="Copy Editor" w:date="2026-10-04T17:07:00Z" w16du:dateUtc="2026-10-04T14:07:00Z"/>
        </w:rPr>
      </w:pPr>
      <w:r>
        <w:t xml:space="preserve">Dad decided I had to improve my sailing skills in case anything went </w:t>
      </w:r>
      <w:r w:rsidR="005D71FA">
        <w:t>wrong</w:t>
      </w:r>
      <w:ins w:id="936" w:author="Copy Editor" w:date="2026-10-04T17:07:00Z" w16du:dateUtc="2026-10-04T14:07:00Z">
        <w:r w:rsidR="00D67D72">
          <w:t>.</w:t>
        </w:r>
      </w:ins>
    </w:p>
    <w:p w14:paraId="0623EB6E" w14:textId="77777777" w:rsidR="007B58B8" w:rsidRPr="007B58B8" w:rsidRDefault="007B58B8">
      <w:pPr>
        <w:pStyle w:val="body"/>
        <w:rPr>
          <w:ins w:id="937" w:author="Copy Editor" w:date="2026-10-04T17:07:00Z"/>
          <w:lang w:val="en-US"/>
        </w:rPr>
        <w:pPrChange w:id="938" w:author="Copy Editor" w:date="2026-10-04T17:07:00Z" w16du:dateUtc="2026-10-04T14:07:00Z">
          <w:pPr>
            <w:pStyle w:val="bdialogue"/>
          </w:pPr>
        </w:pPrChange>
      </w:pPr>
      <w:ins w:id="939" w:author="Copy Editor" w:date="2026-10-04T17:07:00Z">
        <w:r w:rsidRPr="007B58B8">
          <w:rPr>
            <w:lang w:val="en-US"/>
          </w:rPr>
          <w:t>The smaller dinghy sails separately.</w:t>
        </w:r>
      </w:ins>
    </w:p>
    <w:p w14:paraId="2B0B8872" w14:textId="77777777" w:rsidR="007B58B8" w:rsidRPr="007B58B8" w:rsidRDefault="007B58B8">
      <w:pPr>
        <w:pStyle w:val="body"/>
        <w:rPr>
          <w:ins w:id="940" w:author="Copy Editor" w:date="2026-10-04T17:07:00Z"/>
          <w:lang w:val="en-US"/>
        </w:rPr>
        <w:pPrChange w:id="941" w:author="Copy Editor" w:date="2026-10-04T17:07:00Z" w16du:dateUtc="2026-10-04T14:07:00Z">
          <w:pPr>
            <w:pStyle w:val="bdialogue"/>
          </w:pPr>
        </w:pPrChange>
      </w:pPr>
      <w:ins w:id="942" w:author="Copy Editor" w:date="2026-10-04T17:07:00Z">
        <w:r w:rsidRPr="007B58B8">
          <w:rPr>
            <w:lang w:val="en-US"/>
          </w:rPr>
          <w:t>Young Richard is at the helm.</w:t>
        </w:r>
      </w:ins>
    </w:p>
    <w:p w14:paraId="747E3AB4" w14:textId="77777777" w:rsidR="007B58B8" w:rsidRPr="007B58B8" w:rsidRDefault="007B58B8">
      <w:pPr>
        <w:pStyle w:val="body"/>
        <w:rPr>
          <w:ins w:id="943" w:author="Copy Editor" w:date="2026-10-04T17:07:00Z"/>
          <w:lang w:val="en-US"/>
        </w:rPr>
        <w:pPrChange w:id="944" w:author="Copy Editor" w:date="2026-10-04T17:07:00Z" w16du:dateUtc="2026-10-04T14:07:00Z">
          <w:pPr>
            <w:pStyle w:val="bdialogue"/>
          </w:pPr>
        </w:pPrChange>
      </w:pPr>
      <w:ins w:id="945" w:author="Copy Editor" w:date="2026-10-04T17:07:00Z">
        <w:r w:rsidRPr="007B58B8">
          <w:rPr>
            <w:lang w:val="en-US"/>
          </w:rPr>
          <w:lastRenderedPageBreak/>
          <w:t>The larger boat remains nearby.</w:t>
        </w:r>
      </w:ins>
    </w:p>
    <w:p w14:paraId="24655763" w14:textId="77777777" w:rsidR="007B58B8" w:rsidRDefault="007B58B8" w:rsidP="007B58B8">
      <w:pPr>
        <w:pStyle w:val="bCHARACTER"/>
        <w:rPr>
          <w:ins w:id="946" w:author="Copy Editor" w:date="2026-10-04T17:08:00Z" w16du:dateUtc="2026-10-04T14:08:00Z"/>
        </w:rPr>
      </w:pPr>
      <w:ins w:id="947" w:author="Copy Editor" w:date="2026-10-04T17:08:00Z" w16du:dateUtc="2026-10-04T14:08:00Z">
        <w:r w:rsidRPr="00937BED">
          <w:t>RICHARD (V.O.)</w:t>
        </w:r>
      </w:ins>
    </w:p>
    <w:p w14:paraId="76E55617" w14:textId="77777777" w:rsidR="007B58B8" w:rsidRDefault="005D71FA">
      <w:pPr>
        <w:pStyle w:val="bdialogue"/>
        <w:rPr>
          <w:ins w:id="948" w:author="Copy Editor" w:date="2026-10-04T17:08:00Z" w16du:dateUtc="2026-10-04T14:08:00Z"/>
        </w:rPr>
        <w:pPrChange w:id="949" w:author="Copy Editor" w:date="2026-10-04T17:08:00Z" w16du:dateUtc="2026-10-04T14:08:00Z">
          <w:pPr>
            <w:pStyle w:val="body"/>
          </w:pPr>
        </w:pPrChange>
      </w:pPr>
      <w:del w:id="950" w:author="Copy Editor" w:date="2026-10-04T17:07:00Z" w16du:dateUtc="2026-10-04T14:07:00Z">
        <w:r w:rsidDel="00D67D72">
          <w:delText>,</w:delText>
        </w:r>
        <w:r w:rsidR="007C0FF3" w:rsidDel="00D67D72">
          <w:delText xml:space="preserve"> </w:delText>
        </w:r>
        <w:r w:rsidR="007C0FF3" w:rsidDel="007B58B8">
          <w:delText>so</w:delText>
        </w:r>
      </w:del>
      <w:ins w:id="951" w:author="Copy Editor" w:date="2026-10-04T17:07:00Z" w16du:dateUtc="2026-10-04T14:07:00Z">
        <w:r w:rsidR="007B58B8">
          <w:t>so,</w:t>
        </w:r>
      </w:ins>
      <w:r w:rsidR="007C0FF3">
        <w:t xml:space="preserve"> one weekend when Brother was at </w:t>
      </w:r>
      <w:r>
        <w:t>home,</w:t>
      </w:r>
      <w:r w:rsidR="007C0FF3">
        <w:t xml:space="preserve"> he and Dad went sailing in the bigger </w:t>
      </w:r>
      <w:r>
        <w:t>boat,</w:t>
      </w:r>
      <w:r w:rsidR="007C0FF3">
        <w:t xml:space="preserve"> and I sailed the smaller </w:t>
      </w:r>
      <w:r>
        <w:t xml:space="preserve">one. </w:t>
      </w:r>
    </w:p>
    <w:p w14:paraId="5E4BDC0B" w14:textId="68CF61BC" w:rsidR="003439BF" w:rsidRDefault="007C0FF3" w:rsidP="007B58B8">
      <w:pPr>
        <w:pStyle w:val="bdialogue"/>
        <w:rPr>
          <w:ins w:id="952" w:author="Copy Editor" w:date="2026-10-04T17:08:00Z" w16du:dateUtc="2026-10-04T14:08:00Z"/>
        </w:rPr>
      </w:pPr>
      <w:r>
        <w:t xml:space="preserve">If anything went disastrously </w:t>
      </w:r>
      <w:r w:rsidR="005D71FA">
        <w:t>wrong,</w:t>
      </w:r>
      <w:r>
        <w:t xml:space="preserve"> they would be my rescue </w:t>
      </w:r>
      <w:r w:rsidR="005D71FA">
        <w:t>boat.</w:t>
      </w:r>
    </w:p>
    <w:p w14:paraId="0CCFA9DE" w14:textId="1E8495D7" w:rsidR="00795E13" w:rsidRPr="00795E13" w:rsidRDefault="00795E13">
      <w:pPr>
        <w:pStyle w:val="body"/>
        <w:rPr>
          <w:ins w:id="953" w:author="Copy Editor" w:date="2026-10-04T17:08:00Z"/>
          <w:lang w:val="en-US"/>
        </w:rPr>
        <w:pPrChange w:id="954" w:author="Copy Editor" w:date="2026-10-04T17:08:00Z" w16du:dateUtc="2026-10-04T14:08:00Z">
          <w:pPr>
            <w:pStyle w:val="bdialogue"/>
          </w:pPr>
        </w:pPrChange>
      </w:pPr>
      <w:ins w:id="955" w:author="Copy Editor" w:date="2026-10-04T17:08:00Z">
        <w:r w:rsidRPr="00795E13">
          <w:rPr>
            <w:lang w:val="en-US"/>
          </w:rPr>
          <w:t>Richard sails alone.</w:t>
        </w:r>
      </w:ins>
      <w:ins w:id="956" w:author="Copy Editor" w:date="2026-10-04T17:09:00Z" w16du:dateUtc="2026-10-04T14:09:00Z">
        <w:r>
          <w:rPr>
            <w:lang w:val="en-US"/>
          </w:rPr>
          <w:t xml:space="preserve"> </w:t>
        </w:r>
      </w:ins>
      <w:ins w:id="957" w:author="Copy Editor" w:date="2026-10-04T17:08:00Z">
        <w:r w:rsidRPr="00795E13">
          <w:rPr>
            <w:lang w:val="en-US"/>
          </w:rPr>
          <w:t>No one shouts.</w:t>
        </w:r>
      </w:ins>
      <w:ins w:id="958" w:author="Copy Editor" w:date="2026-10-04T17:09:00Z" w16du:dateUtc="2026-10-04T14:09:00Z">
        <w:r>
          <w:rPr>
            <w:lang w:val="en-US"/>
          </w:rPr>
          <w:t xml:space="preserve"> </w:t>
        </w:r>
      </w:ins>
      <w:ins w:id="959" w:author="Copy Editor" w:date="2026-10-04T17:08:00Z">
        <w:r w:rsidRPr="00795E13">
          <w:rPr>
            <w:lang w:val="en-US"/>
          </w:rPr>
          <w:t>No one interferes.</w:t>
        </w:r>
      </w:ins>
    </w:p>
    <w:p w14:paraId="1375EC61" w14:textId="77777777" w:rsidR="00795E13" w:rsidRDefault="00795E13" w:rsidP="00795E13">
      <w:pPr>
        <w:pStyle w:val="bCHARACTER"/>
        <w:rPr>
          <w:ins w:id="960" w:author="Copy Editor" w:date="2026-10-04T17:09:00Z" w16du:dateUtc="2026-10-04T14:09:00Z"/>
        </w:rPr>
      </w:pPr>
      <w:ins w:id="961" w:author="Copy Editor" w:date="2026-10-04T17:09:00Z" w16du:dateUtc="2026-10-04T14:09:00Z">
        <w:r w:rsidRPr="00937BED">
          <w:t>RICHARD (V.O.)</w:t>
        </w:r>
      </w:ins>
    </w:p>
    <w:p w14:paraId="1EEFE417" w14:textId="4DEC937E" w:rsidR="00795E13" w:rsidDel="00795E13" w:rsidRDefault="00795E13">
      <w:pPr>
        <w:pStyle w:val="bdialogue"/>
        <w:rPr>
          <w:del w:id="962" w:author="Copy Editor" w:date="2026-10-04T17:09:00Z" w16du:dateUtc="2026-10-04T14:09:00Z"/>
        </w:rPr>
        <w:pPrChange w:id="963" w:author="Copy Editor" w:date="2026-10-04T17:08:00Z" w16du:dateUtc="2026-10-04T14:08:00Z">
          <w:pPr>
            <w:pStyle w:val="body"/>
          </w:pPr>
        </w:pPrChange>
      </w:pPr>
    </w:p>
    <w:p w14:paraId="52651B93" w14:textId="77777777" w:rsidR="00795E13" w:rsidRDefault="007C0FF3" w:rsidP="00795E13">
      <w:pPr>
        <w:pStyle w:val="bdialogue"/>
        <w:rPr>
          <w:ins w:id="964" w:author="Copy Editor" w:date="2026-10-04T17:09:00Z" w16du:dateUtc="2026-10-04T14:09:00Z"/>
        </w:rPr>
      </w:pPr>
      <w:r>
        <w:t xml:space="preserve">What a </w:t>
      </w:r>
      <w:r w:rsidR="005D71FA">
        <w:t xml:space="preserve">difference! </w:t>
      </w:r>
    </w:p>
    <w:p w14:paraId="12936C33" w14:textId="1D8D1569" w:rsidR="001F1586" w:rsidRDefault="001F1586" w:rsidP="001F1586">
      <w:pPr>
        <w:pStyle w:val="body"/>
        <w:rPr>
          <w:ins w:id="965" w:author="Copy Editor" w:date="2026-10-04T17:09:00Z" w16du:dateUtc="2026-10-04T14:09:00Z"/>
        </w:rPr>
      </w:pPr>
      <w:ins w:id="966" w:author="Copy Editor" w:date="2026-10-04T17:09:00Z" w16du:dateUtc="2026-10-04T14:09:00Z">
        <w:r w:rsidRPr="001F1586">
          <w:t>Richard</w:t>
        </w:r>
      </w:ins>
      <w:ins w:id="967" w:author="Copy Editor" w:date="2026-10-04T17:09:00Z">
        <w:r w:rsidRPr="001F1586">
          <w:t xml:space="preserve"> handles the boat himself.</w:t>
        </w:r>
      </w:ins>
    </w:p>
    <w:p w14:paraId="72F49BC5" w14:textId="77777777" w:rsidR="001F1586" w:rsidRDefault="001F1586" w:rsidP="001F1586">
      <w:pPr>
        <w:pStyle w:val="bCHARACTER"/>
        <w:rPr>
          <w:ins w:id="968" w:author="Copy Editor" w:date="2026-10-04T17:09:00Z" w16du:dateUtc="2026-10-04T14:09:00Z"/>
        </w:rPr>
      </w:pPr>
      <w:ins w:id="969" w:author="Copy Editor" w:date="2026-10-04T17:09:00Z" w16du:dateUtc="2026-10-04T14:09:00Z">
        <w:r w:rsidRPr="00937BED">
          <w:t>RICHARD (V.O.)</w:t>
        </w:r>
      </w:ins>
    </w:p>
    <w:p w14:paraId="1CB8C570" w14:textId="77777777" w:rsidR="001F1586" w:rsidRDefault="007C0FF3">
      <w:pPr>
        <w:pStyle w:val="bdialogue"/>
        <w:rPr>
          <w:ins w:id="970" w:author="Copy Editor" w:date="2026-10-04T17:09:00Z" w16du:dateUtc="2026-10-04T14:09:00Z"/>
        </w:rPr>
        <w:pPrChange w:id="971" w:author="Copy Editor" w:date="2026-10-04T17:10:00Z" w16du:dateUtc="2026-10-04T14:10:00Z">
          <w:pPr>
            <w:pStyle w:val="body"/>
          </w:pPr>
        </w:pPrChange>
      </w:pPr>
      <w:r>
        <w:t>No one shouted at me</w:t>
      </w:r>
      <w:ins w:id="972" w:author="Copy Editor" w:date="2026-10-04T17:09:00Z" w16du:dateUtc="2026-10-04T14:09:00Z">
        <w:r w:rsidR="001F1586">
          <w:t>.</w:t>
        </w:r>
      </w:ins>
    </w:p>
    <w:p w14:paraId="2AD02CDF" w14:textId="77777777" w:rsidR="00834383" w:rsidRDefault="007C0FF3">
      <w:pPr>
        <w:pStyle w:val="bdialogue"/>
        <w:rPr>
          <w:ins w:id="973" w:author="Copy Editor" w:date="2026-10-04T17:10:00Z" w16du:dateUtc="2026-10-04T14:10:00Z"/>
        </w:rPr>
        <w:pPrChange w:id="974" w:author="Copy Editor" w:date="2026-10-04T17:10:00Z" w16du:dateUtc="2026-10-04T14:10:00Z">
          <w:pPr>
            <w:pStyle w:val="body"/>
          </w:pPr>
        </w:pPrChange>
      </w:pPr>
      <w:del w:id="975" w:author="Copy Editor" w:date="2026-10-04T17:09:00Z" w16du:dateUtc="2026-10-04T14:09:00Z">
        <w:r w:rsidDel="001F1586">
          <w:delText xml:space="preserve">, </w:delText>
        </w:r>
      </w:del>
      <w:del w:id="976" w:author="Copy Editor" w:date="2026-10-04T17:10:00Z" w16du:dateUtc="2026-10-04T14:10:00Z">
        <w:r w:rsidDel="00834383">
          <w:delText>n</w:delText>
        </w:r>
      </w:del>
      <w:ins w:id="977" w:author="Copy Editor" w:date="2026-10-04T17:10:00Z" w16du:dateUtc="2026-10-04T14:10:00Z">
        <w:r w:rsidR="00834383">
          <w:t>N</w:t>
        </w:r>
      </w:ins>
      <w:r>
        <w:t xml:space="preserve">o one </w:t>
      </w:r>
      <w:r w:rsidR="009C426A">
        <w:t>criticized</w:t>
      </w:r>
      <w:r>
        <w:t xml:space="preserve"> me for making </w:t>
      </w:r>
      <w:r w:rsidR="009C426A">
        <w:t>mistakes</w:t>
      </w:r>
      <w:ins w:id="978" w:author="Copy Editor" w:date="2026-10-04T17:10:00Z" w16du:dateUtc="2026-10-04T14:10:00Z">
        <w:r w:rsidR="00834383">
          <w:t>.</w:t>
        </w:r>
      </w:ins>
    </w:p>
    <w:p w14:paraId="5944F729" w14:textId="77777777" w:rsidR="00834383" w:rsidRDefault="009C426A" w:rsidP="00834383">
      <w:pPr>
        <w:pStyle w:val="bdialogue"/>
        <w:rPr>
          <w:ins w:id="979" w:author="Copy Editor" w:date="2026-10-04T17:11:00Z" w16du:dateUtc="2026-10-04T14:11:00Z"/>
        </w:rPr>
      </w:pPr>
      <w:del w:id="980" w:author="Copy Editor" w:date="2026-10-04T17:10:00Z" w16du:dateUtc="2026-10-04T14:10:00Z">
        <w:r w:rsidDel="00834383">
          <w:delText>, a</w:delText>
        </w:r>
      </w:del>
      <w:ins w:id="981" w:author="Copy Editor" w:date="2026-10-04T17:10:00Z" w16du:dateUtc="2026-10-04T14:10:00Z">
        <w:r w:rsidR="00834383">
          <w:t>A</w:t>
        </w:r>
      </w:ins>
      <w:r>
        <w:t>nd</w:t>
      </w:r>
      <w:r w:rsidR="007C0FF3">
        <w:t xml:space="preserve"> no one decided where I should </w:t>
      </w:r>
      <w:r w:rsidR="005D71FA">
        <w:t>go.</w:t>
      </w:r>
      <w:del w:id="982" w:author="Copy Editor" w:date="2026-10-04T17:10:00Z" w16du:dateUtc="2026-10-04T14:10:00Z">
        <w:r w:rsidR="007C0FF3" w:rsidDel="00834383">
          <w:delText xml:space="preserve"> </w:delText>
        </w:r>
      </w:del>
    </w:p>
    <w:p w14:paraId="202E3175" w14:textId="63195CAB" w:rsidR="00834383" w:rsidRDefault="00834383" w:rsidP="00834383">
      <w:pPr>
        <w:pStyle w:val="body"/>
        <w:rPr>
          <w:ins w:id="983" w:author="Copy Editor" w:date="2026-10-04T17:11:00Z" w16du:dateUtc="2026-10-04T14:11:00Z"/>
        </w:rPr>
      </w:pPr>
      <w:ins w:id="984" w:author="Copy Editor" w:date="2026-10-04T17:11:00Z" w16du:dateUtc="2026-10-04T14:11:00Z">
        <w:r>
          <w:t>Richard sails on.</w:t>
        </w:r>
      </w:ins>
    </w:p>
    <w:p w14:paraId="37766BFE" w14:textId="77777777" w:rsidR="00834383" w:rsidRDefault="00834383" w:rsidP="00834383">
      <w:pPr>
        <w:pStyle w:val="bCHARACTER"/>
        <w:rPr>
          <w:ins w:id="985" w:author="Copy Editor" w:date="2026-10-04T17:11:00Z" w16du:dateUtc="2026-10-04T14:11:00Z"/>
        </w:rPr>
      </w:pPr>
      <w:ins w:id="986" w:author="Copy Editor" w:date="2026-10-04T17:11:00Z" w16du:dateUtc="2026-10-04T14:11:00Z">
        <w:r w:rsidRPr="00937BED">
          <w:t>RICHARD (V.O.)</w:t>
        </w:r>
      </w:ins>
    </w:p>
    <w:p w14:paraId="3A171450" w14:textId="77777777" w:rsidR="00834383" w:rsidRDefault="007C0FF3">
      <w:pPr>
        <w:pStyle w:val="bbodybeforebeat"/>
        <w:rPr>
          <w:ins w:id="987" w:author="Copy Editor" w:date="2026-10-04T17:11:00Z" w16du:dateUtc="2026-10-04T14:11:00Z"/>
        </w:rPr>
        <w:pPrChange w:id="988" w:author="Copy Editor" w:date="2026-10-04T17:11:00Z" w16du:dateUtc="2026-10-04T14:11:00Z">
          <w:pPr>
            <w:pStyle w:val="bdialogue"/>
          </w:pPr>
        </w:pPrChange>
      </w:pPr>
      <w:r>
        <w:t xml:space="preserve">I loved </w:t>
      </w:r>
      <w:r w:rsidR="005D71FA">
        <w:t>it!</w:t>
      </w:r>
    </w:p>
    <w:p w14:paraId="72B13910" w14:textId="4ADBEE86" w:rsidR="00834383" w:rsidRDefault="00834383">
      <w:pPr>
        <w:pStyle w:val="baparenthisis"/>
        <w:rPr>
          <w:ins w:id="989" w:author="Copy Editor" w:date="2026-10-04T17:11:00Z" w16du:dateUtc="2026-10-04T14:11:00Z"/>
        </w:rPr>
        <w:pPrChange w:id="990" w:author="Copy Editor" w:date="2026-10-04T17:11:00Z" w16du:dateUtc="2026-10-04T14:11:00Z">
          <w:pPr>
            <w:pStyle w:val="body"/>
          </w:pPr>
        </w:pPrChange>
      </w:pPr>
      <w:ins w:id="991" w:author="Copy Editor" w:date="2026-10-04T17:11:00Z" w16du:dateUtc="2026-10-04T14:11:00Z">
        <w:r>
          <w:t>(Beat)</w:t>
        </w:r>
      </w:ins>
      <w:r w:rsidR="005D71FA">
        <w:t xml:space="preserve"> </w:t>
      </w:r>
    </w:p>
    <w:p w14:paraId="26C4E0B9" w14:textId="77777777" w:rsidR="00834383" w:rsidRDefault="007C0FF3" w:rsidP="00834383">
      <w:pPr>
        <w:pStyle w:val="bdialogue"/>
        <w:rPr>
          <w:ins w:id="992" w:author="Copy Editor" w:date="2026-10-04T17:12:00Z" w16du:dateUtc="2026-10-04T14:12:00Z"/>
        </w:rPr>
      </w:pPr>
      <w:r>
        <w:t xml:space="preserve">That was a game </w:t>
      </w:r>
      <w:r w:rsidR="005D71FA">
        <w:t>changer</w:t>
      </w:r>
      <w:ins w:id="993" w:author="Copy Editor" w:date="2026-10-04T17:11:00Z" w16du:dateUtc="2026-10-04T14:11:00Z">
        <w:r w:rsidR="00834383">
          <w:t>.</w:t>
        </w:r>
      </w:ins>
    </w:p>
    <w:p w14:paraId="27CC48C8" w14:textId="2BE94D00" w:rsidR="008360A8" w:rsidRDefault="008360A8" w:rsidP="008360A8">
      <w:pPr>
        <w:pStyle w:val="body"/>
        <w:rPr>
          <w:ins w:id="994" w:author="Copy Editor" w:date="2026-10-04T17:12:00Z" w16du:dateUtc="2026-10-04T14:12:00Z"/>
        </w:rPr>
      </w:pPr>
      <w:ins w:id="995" w:author="Copy Editor" w:date="2026-10-04T17:12:00Z">
        <w:r w:rsidRPr="008360A8">
          <w:t>Richard sails the smaller boat alone.</w:t>
        </w:r>
      </w:ins>
    </w:p>
    <w:p w14:paraId="5A1E6EA4" w14:textId="77777777" w:rsidR="008360A8" w:rsidRDefault="008360A8" w:rsidP="008360A8">
      <w:pPr>
        <w:pStyle w:val="bCHARACTER"/>
        <w:rPr>
          <w:ins w:id="996" w:author="Copy Editor" w:date="2026-10-04T17:12:00Z" w16du:dateUtc="2026-10-04T14:12:00Z"/>
        </w:rPr>
      </w:pPr>
      <w:ins w:id="997" w:author="Copy Editor" w:date="2026-10-04T17:12:00Z" w16du:dateUtc="2026-10-04T14:12:00Z">
        <w:r w:rsidRPr="00937BED">
          <w:t>RICHARD (V.O.)</w:t>
        </w:r>
      </w:ins>
    </w:p>
    <w:p w14:paraId="3200C886" w14:textId="2B177005" w:rsidR="002F0ACE" w:rsidRDefault="005D71FA">
      <w:pPr>
        <w:pStyle w:val="bbodybeforebeat"/>
        <w:rPr>
          <w:ins w:id="998" w:author="Copy Editor" w:date="2026-10-04T17:12:00Z" w16du:dateUtc="2026-10-04T14:12:00Z"/>
        </w:rPr>
        <w:pPrChange w:id="999" w:author="Copy Editor" w:date="2026-10-04T17:13:00Z" w16du:dateUtc="2026-10-04T14:13:00Z">
          <w:pPr>
            <w:pStyle w:val="bdialogue"/>
          </w:pPr>
        </w:pPrChange>
      </w:pPr>
      <w:del w:id="1000" w:author="Copy Editor" w:date="2026-10-04T17:11:00Z" w16du:dateUtc="2026-10-04T14:11:00Z">
        <w:r w:rsidDel="00834383">
          <w:delText>;</w:delText>
        </w:r>
        <w:r w:rsidR="007C0FF3" w:rsidDel="00834383">
          <w:delText xml:space="preserve"> </w:delText>
        </w:r>
      </w:del>
      <w:r w:rsidR="007C0FF3">
        <w:t>Dad could do whatever he wanted</w:t>
      </w:r>
      <w:ins w:id="1001" w:author="Copy Editor" w:date="2026-10-04T17:12:00Z" w16du:dateUtc="2026-10-04T14:12:00Z">
        <w:r w:rsidR="008360A8">
          <w:t>.</w:t>
        </w:r>
      </w:ins>
      <w:del w:id="1002" w:author="Copy Editor" w:date="2026-10-04T17:12:00Z" w16du:dateUtc="2026-10-04T14:12:00Z">
        <w:r w:rsidR="007C0FF3" w:rsidDel="008360A8">
          <w:delText xml:space="preserve"> </w:delText>
        </w:r>
      </w:del>
    </w:p>
    <w:p w14:paraId="44EB221E" w14:textId="319FBAE6" w:rsidR="008360A8" w:rsidRDefault="008360A8">
      <w:pPr>
        <w:pStyle w:val="baparenthisis"/>
        <w:pPrChange w:id="1003" w:author="Copy Editor" w:date="2026-10-04T17:13:00Z" w16du:dateUtc="2026-10-04T14:13:00Z">
          <w:pPr>
            <w:pStyle w:val="body"/>
          </w:pPr>
        </w:pPrChange>
      </w:pPr>
      <w:ins w:id="1004" w:author="Copy Editor" w:date="2026-10-04T17:12:00Z" w16du:dateUtc="2026-10-04T14:12:00Z">
        <w:r>
          <w:t>(beat)</w:t>
        </w:r>
      </w:ins>
    </w:p>
    <w:p w14:paraId="4FB8A632" w14:textId="77777777" w:rsidR="008360A8" w:rsidRDefault="007C0FF3">
      <w:pPr>
        <w:pStyle w:val="bdialogue"/>
        <w:rPr>
          <w:ins w:id="1005" w:author="Copy Editor" w:date="2026-10-04T17:13:00Z" w16du:dateUtc="2026-10-04T14:13:00Z"/>
        </w:rPr>
        <w:pPrChange w:id="1006" w:author="Copy Editor" w:date="2026-10-04T17:13:00Z" w16du:dateUtc="2026-10-04T14:13:00Z">
          <w:pPr>
            <w:pStyle w:val="baparenthisis"/>
          </w:pPr>
        </w:pPrChange>
      </w:pPr>
      <w:del w:id="1007" w:author="Copy Editor" w:date="2026-10-04T17:13:00Z" w16du:dateUtc="2026-10-04T14:13:00Z">
        <w:r w:rsidDel="008360A8">
          <w:delText>(h</w:delText>
        </w:r>
      </w:del>
      <w:ins w:id="1008" w:author="Copy Editor" w:date="2026-10-04T17:13:00Z" w16du:dateUtc="2026-10-04T14:13:00Z">
        <w:r w:rsidR="008360A8">
          <w:t>H</w:t>
        </w:r>
      </w:ins>
      <w:r>
        <w:t xml:space="preserve">e advertised for a crew and found a lad who could put up with </w:t>
      </w:r>
      <w:r w:rsidR="005D71FA">
        <w:t>him</w:t>
      </w:r>
      <w:ins w:id="1009" w:author="Copy Editor" w:date="2026-10-04T17:13:00Z" w16du:dateUtc="2026-10-04T14:13:00Z">
        <w:r w:rsidR="008360A8">
          <w:t>.</w:t>
        </w:r>
      </w:ins>
    </w:p>
    <w:p w14:paraId="685136BE" w14:textId="50D75BC5" w:rsidR="002F0ACE" w:rsidRDefault="005D71FA" w:rsidP="00417A69">
      <w:pPr>
        <w:pStyle w:val="bdialogue"/>
        <w:rPr>
          <w:ins w:id="1010" w:author="Copy Editor" w:date="2026-10-04T17:13:00Z" w16du:dateUtc="2026-10-04T14:13:00Z"/>
        </w:rPr>
      </w:pPr>
      <w:del w:id="1011" w:author="Copy Editor" w:date="2026-10-04T17:13:00Z" w16du:dateUtc="2026-10-04T14:13:00Z">
        <w:r w:rsidDel="008360A8">
          <w:delText>;</w:delText>
        </w:r>
        <w:r w:rsidR="007C0FF3" w:rsidDel="008360A8">
          <w:delText xml:space="preserve"> </w:delText>
        </w:r>
      </w:del>
      <w:r w:rsidR="007C0FF3">
        <w:t xml:space="preserve">Dad probably didn’t shout at him like he did to </w:t>
      </w:r>
      <w:r>
        <w:t>me</w:t>
      </w:r>
      <w:ins w:id="1012" w:author="Copy Editor" w:date="2026-10-04T17:13:00Z" w16du:dateUtc="2026-10-04T14:13:00Z">
        <w:r w:rsidR="00417A69">
          <w:t>.</w:t>
        </w:r>
      </w:ins>
      <w:del w:id="1013" w:author="Copy Editor" w:date="2026-10-04T17:13:00Z" w16du:dateUtc="2026-10-04T14:13:00Z">
        <w:r w:rsidDel="008360A8">
          <w:delText>)</w:delText>
        </w:r>
      </w:del>
    </w:p>
    <w:p w14:paraId="7E8CE2CE" w14:textId="0754830E" w:rsidR="00417A69" w:rsidRDefault="00417A69" w:rsidP="00417A69">
      <w:pPr>
        <w:pStyle w:val="body"/>
        <w:rPr>
          <w:ins w:id="1014" w:author="Copy Editor" w:date="2026-10-04T17:14:00Z" w16du:dateUtc="2026-10-04T14:14:00Z"/>
        </w:rPr>
      </w:pPr>
      <w:ins w:id="1015" w:author="Copy Editor" w:date="2026-10-04T17:13:00Z" w16du:dateUtc="2026-10-04T14:13:00Z">
        <w:r>
          <w:t>Richard cont</w:t>
        </w:r>
      </w:ins>
      <w:ins w:id="1016" w:author="Copy Editor" w:date="2026-10-04T17:14:00Z" w16du:dateUtc="2026-10-04T14:14:00Z">
        <w:r>
          <w:t>inues sailing.</w:t>
        </w:r>
      </w:ins>
    </w:p>
    <w:p w14:paraId="201433FA" w14:textId="77777777" w:rsidR="00417A69" w:rsidRDefault="00417A69" w:rsidP="00417A69">
      <w:pPr>
        <w:pStyle w:val="bCHARACTER"/>
        <w:rPr>
          <w:ins w:id="1017" w:author="Copy Editor" w:date="2026-10-04T17:14:00Z" w16du:dateUtc="2026-10-04T14:14:00Z"/>
        </w:rPr>
      </w:pPr>
      <w:ins w:id="1018" w:author="Copy Editor" w:date="2026-10-04T17:14:00Z" w16du:dateUtc="2026-10-04T14:14:00Z">
        <w:r w:rsidRPr="00937BED">
          <w:t>RICHARD (V.O.)</w:t>
        </w:r>
      </w:ins>
    </w:p>
    <w:p w14:paraId="0A54E30E" w14:textId="77777777" w:rsidR="00417A69" w:rsidRDefault="00417A69">
      <w:pPr>
        <w:pStyle w:val="body"/>
        <w:pPrChange w:id="1019" w:author="Copy Editor" w:date="2026-10-04T17:14:00Z" w16du:dateUtc="2026-10-04T14:14:00Z">
          <w:pPr>
            <w:pStyle w:val="baparenthisis"/>
          </w:pPr>
        </w:pPrChange>
      </w:pPr>
    </w:p>
    <w:p w14:paraId="6CA248E3" w14:textId="77777777" w:rsidR="00417A69" w:rsidRDefault="007C0FF3" w:rsidP="00417A69">
      <w:pPr>
        <w:pStyle w:val="bdialogue"/>
        <w:rPr>
          <w:ins w:id="1020" w:author="Copy Editor" w:date="2026-10-04T17:14:00Z" w16du:dateUtc="2026-10-04T14:14:00Z"/>
        </w:rPr>
      </w:pPr>
      <w:del w:id="1021" w:author="Copy Editor" w:date="2026-10-04T17:14:00Z" w16du:dateUtc="2026-10-04T14:14:00Z">
        <w:r w:rsidDel="00417A69">
          <w:delText>a</w:delText>
        </w:r>
      </w:del>
      <w:ins w:id="1022" w:author="Copy Editor" w:date="2026-10-04T17:14:00Z" w16du:dateUtc="2026-10-04T14:14:00Z">
        <w:r w:rsidR="00417A69">
          <w:t>A</w:t>
        </w:r>
      </w:ins>
      <w:r>
        <w:t xml:space="preserve">nd I went sailing on my own in the smaller </w:t>
      </w:r>
      <w:r w:rsidR="00C73457">
        <w:t>boat.</w:t>
      </w:r>
    </w:p>
    <w:p w14:paraId="76C0F42F" w14:textId="7C53772A" w:rsidR="006F6CA9" w:rsidRDefault="006F6CA9" w:rsidP="006F6CA9">
      <w:pPr>
        <w:pStyle w:val="aSCENEHEAD"/>
        <w:rPr>
          <w:ins w:id="1023" w:author="Copy Editor" w:date="2026-10-04T17:15:00Z" w16du:dateUtc="2026-10-04T14:15:00Z"/>
        </w:rPr>
      </w:pPr>
      <w:ins w:id="1024" w:author="Copy Editor" w:date="2026-10-04T17:14:00Z">
        <w:r w:rsidRPr="006F6CA9">
          <w:t>EXT. GARE LOCH – DAY</w:t>
        </w:r>
      </w:ins>
    </w:p>
    <w:p w14:paraId="3CDB73F9" w14:textId="77777777" w:rsidR="006F6CA9" w:rsidRPr="006F6CA9" w:rsidRDefault="006F6CA9">
      <w:pPr>
        <w:pStyle w:val="body"/>
        <w:rPr>
          <w:ins w:id="1025" w:author="Copy Editor" w:date="2026-10-04T17:15:00Z"/>
          <w:lang w:val="en-US"/>
        </w:rPr>
        <w:pPrChange w:id="1026" w:author="Copy Editor" w:date="2026-10-04T17:15:00Z" w16du:dateUtc="2026-10-04T14:15:00Z">
          <w:pPr>
            <w:pStyle w:val="aSCENEHEAD"/>
          </w:pPr>
        </w:pPrChange>
      </w:pPr>
      <w:ins w:id="1027" w:author="Copy Editor" w:date="2026-10-04T17:15:00Z">
        <w:r w:rsidRPr="006F6CA9">
          <w:rPr>
            <w:lang w:val="en-US"/>
          </w:rPr>
          <w:t>Richard sails within a defined section of the loch.</w:t>
        </w:r>
      </w:ins>
    </w:p>
    <w:p w14:paraId="49FCE442" w14:textId="77777777" w:rsidR="006F6CA9" w:rsidRPr="006F6CA9" w:rsidRDefault="006F6CA9">
      <w:pPr>
        <w:pStyle w:val="body"/>
        <w:rPr>
          <w:ins w:id="1028" w:author="Copy Editor" w:date="2026-10-04T17:15:00Z"/>
          <w:lang w:val="en-US"/>
        </w:rPr>
        <w:pPrChange w:id="1029" w:author="Copy Editor" w:date="2026-10-04T17:15:00Z" w16du:dateUtc="2026-10-04T14:15:00Z">
          <w:pPr>
            <w:pStyle w:val="aSCENEHEAD"/>
          </w:pPr>
        </w:pPrChange>
      </w:pPr>
      <w:ins w:id="1030" w:author="Copy Editor" w:date="2026-10-04T17:15:00Z">
        <w:r w:rsidRPr="006F6CA9">
          <w:rPr>
            <w:lang w:val="en-US"/>
          </w:rPr>
          <w:t>A caravan is visible from the water.</w:t>
        </w:r>
      </w:ins>
    </w:p>
    <w:p w14:paraId="7B0672DF" w14:textId="77777777" w:rsidR="006F6CA9" w:rsidRDefault="006F6CA9" w:rsidP="006F6CA9">
      <w:pPr>
        <w:pStyle w:val="bCHARACTER"/>
        <w:rPr>
          <w:ins w:id="1031" w:author="Copy Editor" w:date="2026-10-04T17:15:00Z" w16du:dateUtc="2026-10-04T14:15:00Z"/>
        </w:rPr>
      </w:pPr>
      <w:ins w:id="1032" w:author="Copy Editor" w:date="2026-10-04T17:15:00Z" w16du:dateUtc="2026-10-04T14:15:00Z">
        <w:r w:rsidRPr="00937BED">
          <w:t>RICHARD (V.O.)</w:t>
        </w:r>
      </w:ins>
    </w:p>
    <w:p w14:paraId="0DF11BD5" w14:textId="77777777" w:rsidR="006F6CA9" w:rsidRDefault="00C73457">
      <w:pPr>
        <w:pStyle w:val="bdialogue"/>
        <w:rPr>
          <w:ins w:id="1033" w:author="Copy Editor" w:date="2026-10-04T17:15:00Z" w16du:dateUtc="2026-10-04T14:15:00Z"/>
        </w:rPr>
        <w:pPrChange w:id="1034" w:author="Copy Editor" w:date="2026-10-04T17:15:00Z" w16du:dateUtc="2026-10-04T14:15:00Z">
          <w:pPr>
            <w:pStyle w:val="body"/>
            <w:spacing w:before="0"/>
          </w:pPr>
        </w:pPrChange>
      </w:pPr>
      <w:del w:id="1035" w:author="Copy Editor" w:date="2026-10-04T17:14:00Z" w16du:dateUtc="2026-10-04T14:14:00Z">
        <w:r w:rsidDel="00417A69">
          <w:delText xml:space="preserve"> </w:delText>
        </w:r>
      </w:del>
      <w:r w:rsidR="007C0FF3">
        <w:t xml:space="preserve">Once again, my activity relied on </w:t>
      </w:r>
      <w:r>
        <w:t>self-reliance</w:t>
      </w:r>
      <w:ins w:id="1036" w:author="Copy Editor" w:date="2026-10-04T17:15:00Z" w16du:dateUtc="2026-10-04T14:15:00Z">
        <w:r w:rsidR="006F6CA9">
          <w:t>.</w:t>
        </w:r>
      </w:ins>
    </w:p>
    <w:p w14:paraId="6B4385E9" w14:textId="77777777" w:rsidR="007177BD" w:rsidRDefault="00C73457" w:rsidP="007177BD">
      <w:pPr>
        <w:pStyle w:val="bdialogue"/>
        <w:rPr>
          <w:ins w:id="1037" w:author="Copy Editor" w:date="2026-10-04T17:15:00Z" w16du:dateUtc="2026-10-04T14:15:00Z"/>
        </w:rPr>
      </w:pPr>
      <w:del w:id="1038" w:author="Copy Editor" w:date="2026-10-04T17:15:00Z" w16du:dateUtc="2026-10-04T14:15:00Z">
        <w:r w:rsidDel="006F6CA9">
          <w:delText>;</w:delText>
        </w:r>
        <w:r w:rsidR="007C0FF3" w:rsidDel="006F6CA9">
          <w:delText xml:space="preserve"> </w:delText>
        </w:r>
      </w:del>
      <w:r w:rsidR="007C0FF3">
        <w:t xml:space="preserve">I wasn’t afraid to be responsible for my own decisions, and I didn’t mind being on my own for a few </w:t>
      </w:r>
      <w:r>
        <w:t>hours.</w:t>
      </w:r>
    </w:p>
    <w:p w14:paraId="743DAD28" w14:textId="6F01BF5B" w:rsidR="007177BD" w:rsidRDefault="007177BD" w:rsidP="008F5D97">
      <w:pPr>
        <w:pStyle w:val="body"/>
        <w:rPr>
          <w:ins w:id="1039" w:author="Copy Editor" w:date="2026-10-04T17:16:00Z" w16du:dateUtc="2026-10-04T14:16:00Z"/>
        </w:rPr>
      </w:pPr>
      <w:ins w:id="1040" w:author="Copy Editor" w:date="2026-10-04T17:15:00Z" w16du:dateUtc="2026-10-04T14:15:00Z">
        <w:r>
          <w:t>Richard sails o</w:t>
        </w:r>
      </w:ins>
      <w:ins w:id="1041" w:author="Copy Editor" w:date="2026-10-04T17:16:00Z" w16du:dateUtc="2026-10-04T14:16:00Z">
        <w:r>
          <w:t>n.</w:t>
        </w:r>
      </w:ins>
    </w:p>
    <w:p w14:paraId="056D4939" w14:textId="77777777" w:rsidR="003178B1" w:rsidRDefault="003178B1" w:rsidP="003178B1">
      <w:pPr>
        <w:pStyle w:val="bCHARACTER"/>
        <w:rPr>
          <w:ins w:id="1042" w:author="Copy Editor" w:date="2026-10-04T17:16:00Z" w16du:dateUtc="2026-10-04T14:16:00Z"/>
        </w:rPr>
      </w:pPr>
      <w:ins w:id="1043" w:author="Copy Editor" w:date="2026-10-04T17:16:00Z" w16du:dateUtc="2026-10-04T14:16:00Z">
        <w:r w:rsidRPr="00937BED">
          <w:t>RICHARD (V.O.)</w:t>
        </w:r>
      </w:ins>
    </w:p>
    <w:p w14:paraId="231516DD" w14:textId="25BF247D" w:rsidR="007919B1" w:rsidDel="003178B1" w:rsidRDefault="00C73457">
      <w:pPr>
        <w:pStyle w:val="bdialogue"/>
        <w:rPr>
          <w:del w:id="1044" w:author="Copy Editor" w:date="2026-10-04T17:17:00Z" w16du:dateUtc="2026-10-04T14:17:00Z"/>
        </w:rPr>
        <w:pPrChange w:id="1045" w:author="Copy Editor" w:date="2026-10-04T17:17:00Z" w16du:dateUtc="2026-10-04T14:17:00Z">
          <w:pPr>
            <w:pStyle w:val="body"/>
            <w:spacing w:before="0"/>
          </w:pPr>
        </w:pPrChange>
      </w:pPr>
      <w:del w:id="1046" w:author="Copy Editor" w:date="2026-10-04T17:15:00Z" w16du:dateUtc="2026-10-04T14:15:00Z">
        <w:r w:rsidDel="007177BD">
          <w:delText xml:space="preserve"> </w:delText>
        </w:r>
      </w:del>
      <w:r w:rsidR="007C0FF3">
        <w:t xml:space="preserve">I was given a section on the Gare Loch I was allowed to sail in </w:t>
      </w:r>
    </w:p>
    <w:p w14:paraId="2FAD70D5" w14:textId="69072C7A" w:rsidR="007919B1" w:rsidRDefault="007C0FF3">
      <w:pPr>
        <w:pStyle w:val="bdialogue"/>
        <w:pPrChange w:id="1047" w:author="Copy Editor" w:date="2026-10-04T17:17:00Z" w16du:dateUtc="2026-10-04T14:17:00Z">
          <w:pPr>
            <w:pStyle w:val="baparenthisis"/>
          </w:pPr>
        </w:pPrChange>
      </w:pPr>
      <w:del w:id="1048" w:author="Copy Editor" w:date="2026-10-04T17:17:00Z" w16du:dateUtc="2026-10-04T14:17:00Z">
        <w:r w:rsidDel="003178B1">
          <w:delText>(</w:delText>
        </w:r>
      </w:del>
      <w:r>
        <w:t xml:space="preserve">always visible from the </w:t>
      </w:r>
      <w:r w:rsidR="00C73457">
        <w:t>caravan</w:t>
      </w:r>
      <w:ins w:id="1049" w:author="Copy Editor" w:date="2026-10-04T17:17:00Z" w16du:dateUtc="2026-10-04T14:17:00Z">
        <w:r w:rsidR="003178B1">
          <w:t>.</w:t>
        </w:r>
      </w:ins>
      <w:del w:id="1050" w:author="Copy Editor" w:date="2026-10-04T17:17:00Z" w16du:dateUtc="2026-10-04T14:17:00Z">
        <w:r w:rsidR="00C73457" w:rsidDel="003178B1">
          <w:delText>),</w:delText>
        </w:r>
      </w:del>
    </w:p>
    <w:p w14:paraId="0EA2ABAE" w14:textId="77777777" w:rsidR="00670022" w:rsidRDefault="007C0FF3" w:rsidP="003178B1">
      <w:pPr>
        <w:pStyle w:val="bdialogue"/>
        <w:rPr>
          <w:ins w:id="1051" w:author="Copy Editor" w:date="2026-10-04T17:17:00Z" w16du:dateUtc="2026-10-04T14:17:00Z"/>
        </w:rPr>
      </w:pPr>
      <w:del w:id="1052" w:author="Copy Editor" w:date="2026-10-04T17:17:00Z" w16du:dateUtc="2026-10-04T14:17:00Z">
        <w:r w:rsidDel="003178B1">
          <w:delText>a</w:delText>
        </w:r>
      </w:del>
      <w:ins w:id="1053" w:author="Copy Editor" w:date="2026-10-04T17:17:00Z" w16du:dateUtc="2026-10-04T14:17:00Z">
        <w:r w:rsidR="003178B1">
          <w:t>A</w:t>
        </w:r>
      </w:ins>
      <w:r>
        <w:t xml:space="preserve">nd I loved </w:t>
      </w:r>
      <w:r w:rsidR="00C73457">
        <w:t>it.</w:t>
      </w:r>
    </w:p>
    <w:p w14:paraId="42713AD1" w14:textId="175A6006" w:rsidR="003178B1" w:rsidRDefault="00670022" w:rsidP="00670022">
      <w:pPr>
        <w:pStyle w:val="body"/>
        <w:rPr>
          <w:ins w:id="1054" w:author="Copy Editor" w:date="2026-10-04T17:18:00Z" w16du:dateUtc="2026-10-04T14:18:00Z"/>
        </w:rPr>
      </w:pPr>
      <w:ins w:id="1055" w:author="Copy Editor" w:date="2026-10-04T17:17:00Z">
        <w:r w:rsidRPr="00670022">
          <w:t>Richard handles the boat.</w:t>
        </w:r>
      </w:ins>
      <w:r w:rsidR="00C73457">
        <w:t xml:space="preserve"> </w:t>
      </w:r>
    </w:p>
    <w:p w14:paraId="612E683D" w14:textId="77777777" w:rsidR="00670022" w:rsidRDefault="00670022" w:rsidP="00670022">
      <w:pPr>
        <w:pStyle w:val="bCHARACTER"/>
        <w:rPr>
          <w:ins w:id="1056" w:author="Copy Editor" w:date="2026-10-04T17:18:00Z" w16du:dateUtc="2026-10-04T14:18:00Z"/>
        </w:rPr>
      </w:pPr>
      <w:ins w:id="1057" w:author="Copy Editor" w:date="2026-10-04T17:18:00Z" w16du:dateUtc="2026-10-04T14:18:00Z">
        <w:r w:rsidRPr="00937BED">
          <w:t>RICHARD (V.O.)</w:t>
        </w:r>
      </w:ins>
    </w:p>
    <w:p w14:paraId="054EF594" w14:textId="77777777" w:rsidR="001925BA" w:rsidRDefault="007C0FF3">
      <w:pPr>
        <w:pStyle w:val="bbodybeforebeat"/>
        <w:rPr>
          <w:ins w:id="1058" w:author="Copy Editor" w:date="2026-10-04T17:18:00Z" w16du:dateUtc="2026-10-04T14:18:00Z"/>
        </w:rPr>
        <w:pPrChange w:id="1059" w:author="Copy Editor" w:date="2026-10-04T17:19:00Z" w16du:dateUtc="2026-10-04T14:19:00Z">
          <w:pPr>
            <w:pStyle w:val="body"/>
            <w:spacing w:before="0"/>
          </w:pPr>
        </w:pPrChange>
      </w:pPr>
      <w:r>
        <w:t xml:space="preserve">I wasn’t interested in racing but </w:t>
      </w:r>
      <w:r w:rsidR="009C426A">
        <w:t>practiced</w:t>
      </w:r>
      <w:r>
        <w:t xml:space="preserve"> sailing, sailing in heavy weather, anchoring, sailing backwards</w:t>
      </w:r>
      <w:ins w:id="1060" w:author="Copy Editor" w:date="2026-10-04T17:18:00Z" w16du:dateUtc="2026-10-04T14:18:00Z">
        <w:r w:rsidR="001925BA">
          <w:t>.</w:t>
        </w:r>
      </w:ins>
    </w:p>
    <w:p w14:paraId="495CC7FC" w14:textId="1DB74B65" w:rsidR="001925BA" w:rsidRDefault="001925BA">
      <w:pPr>
        <w:pStyle w:val="baparenthisis"/>
        <w:rPr>
          <w:ins w:id="1061" w:author="Copy Editor" w:date="2026-10-04T17:18:00Z" w16du:dateUtc="2026-10-04T14:18:00Z"/>
        </w:rPr>
        <w:pPrChange w:id="1062" w:author="Copy Editor" w:date="2026-10-04T17:19:00Z" w16du:dateUtc="2026-10-04T14:19:00Z">
          <w:pPr>
            <w:pStyle w:val="body"/>
            <w:spacing w:before="0"/>
          </w:pPr>
        </w:pPrChange>
      </w:pPr>
      <w:ins w:id="1063" w:author="Copy Editor" w:date="2026-10-04T17:18:00Z" w16du:dateUtc="2026-10-04T14:18:00Z">
        <w:r>
          <w:t>(</w:t>
        </w:r>
      </w:ins>
      <w:ins w:id="1064" w:author="Copy Editor" w:date="2026-10-04T17:19:00Z" w16du:dateUtc="2026-10-04T14:19:00Z">
        <w:r>
          <w:t>Beat</w:t>
        </w:r>
      </w:ins>
      <w:ins w:id="1065" w:author="Copy Editor" w:date="2026-10-04T17:18:00Z" w16du:dateUtc="2026-10-04T14:18:00Z">
        <w:r>
          <w:t>)</w:t>
        </w:r>
      </w:ins>
      <w:del w:id="1066" w:author="Copy Editor" w:date="2026-10-04T17:18:00Z" w16du:dateUtc="2026-10-04T14:18:00Z">
        <w:r w:rsidR="007C0FF3" w:rsidDel="001925BA">
          <w:delText xml:space="preserve">, </w:delText>
        </w:r>
      </w:del>
    </w:p>
    <w:p w14:paraId="5E4BDC0C" w14:textId="6F55CB15" w:rsidR="003439BF" w:rsidRDefault="007C0FF3" w:rsidP="001925BA">
      <w:pPr>
        <w:pStyle w:val="bdialogue"/>
        <w:rPr>
          <w:ins w:id="1067" w:author="Copy Editor" w:date="2026-10-04T17:19:00Z" w16du:dateUtc="2026-10-04T14:19:00Z"/>
        </w:rPr>
      </w:pPr>
      <w:r>
        <w:t xml:space="preserve">you name it, I tried </w:t>
      </w:r>
      <w:r w:rsidR="00C73457">
        <w:t>it.</w:t>
      </w:r>
    </w:p>
    <w:p w14:paraId="32477993" w14:textId="77777777" w:rsidR="00983839" w:rsidRPr="00983839" w:rsidRDefault="00983839">
      <w:pPr>
        <w:pStyle w:val="aSCENEHEAD"/>
        <w:rPr>
          <w:ins w:id="1068" w:author="Copy Editor" w:date="2026-10-04T17:19:00Z"/>
          <w:lang w:val="en-US"/>
        </w:rPr>
        <w:pPrChange w:id="1069" w:author="Copy Editor" w:date="2026-10-04T17:19:00Z" w16du:dateUtc="2026-10-04T14:19:00Z">
          <w:pPr>
            <w:pStyle w:val="bdialogue"/>
          </w:pPr>
        </w:pPrChange>
      </w:pPr>
      <w:ins w:id="1070" w:author="Copy Editor" w:date="2026-10-04T17:19:00Z">
        <w:r w:rsidRPr="00983839">
          <w:rPr>
            <w:lang w:val="en-US"/>
          </w:rPr>
          <w:t>EXT. GARE LOCH – DAY</w:t>
        </w:r>
      </w:ins>
    </w:p>
    <w:p w14:paraId="7B0FB98A" w14:textId="77777777" w:rsidR="00983839" w:rsidRPr="00983839" w:rsidRDefault="00983839">
      <w:pPr>
        <w:pStyle w:val="body"/>
        <w:rPr>
          <w:ins w:id="1071" w:author="Copy Editor" w:date="2026-10-04T17:19:00Z"/>
          <w:lang w:val="en-US"/>
        </w:rPr>
        <w:pPrChange w:id="1072" w:author="Copy Editor" w:date="2026-10-04T17:19:00Z" w16du:dateUtc="2026-10-04T14:19:00Z">
          <w:pPr>
            <w:pStyle w:val="bdialogue"/>
          </w:pPr>
        </w:pPrChange>
      </w:pPr>
      <w:ins w:id="1073" w:author="Copy Editor" w:date="2026-10-04T17:19:00Z">
        <w:r w:rsidRPr="00983839">
          <w:rPr>
            <w:lang w:val="en-US"/>
          </w:rPr>
          <w:t>Richard sails alone.</w:t>
        </w:r>
      </w:ins>
    </w:p>
    <w:p w14:paraId="254DEBBB" w14:textId="77777777" w:rsidR="00983839" w:rsidRPr="00983839" w:rsidRDefault="00983839">
      <w:pPr>
        <w:pStyle w:val="bCHARACTER"/>
        <w:rPr>
          <w:ins w:id="1074" w:author="Copy Editor" w:date="2026-10-04T17:19:00Z"/>
          <w:lang w:val="en-US"/>
        </w:rPr>
        <w:pPrChange w:id="1075" w:author="Copy Editor" w:date="2026-10-04T17:20:00Z" w16du:dateUtc="2026-10-04T14:20:00Z">
          <w:pPr>
            <w:pStyle w:val="bdialogue"/>
          </w:pPr>
        </w:pPrChange>
      </w:pPr>
      <w:ins w:id="1076" w:author="Copy Editor" w:date="2026-10-04T17:19:00Z">
        <w:r w:rsidRPr="00983839">
          <w:rPr>
            <w:lang w:val="en-US"/>
          </w:rPr>
          <w:t>RICHARD (V.O.)</w:t>
        </w:r>
      </w:ins>
    </w:p>
    <w:p w14:paraId="19082956" w14:textId="4EDC899B" w:rsidR="00983839" w:rsidDel="00983839" w:rsidRDefault="00983839">
      <w:pPr>
        <w:pStyle w:val="bdialogue"/>
        <w:rPr>
          <w:del w:id="1077" w:author="Copy Editor" w:date="2026-10-04T17:20:00Z" w16du:dateUtc="2026-10-04T14:20:00Z"/>
        </w:rPr>
        <w:pPrChange w:id="1078" w:author="Copy Editor" w:date="2026-10-04T17:19:00Z" w16du:dateUtc="2026-10-04T14:19:00Z">
          <w:pPr>
            <w:pStyle w:val="body"/>
            <w:spacing w:before="0"/>
          </w:pPr>
        </w:pPrChange>
      </w:pPr>
    </w:p>
    <w:p w14:paraId="1C8D0BF7" w14:textId="77777777" w:rsidR="00983839" w:rsidRDefault="007C0FF3" w:rsidP="00A51E9B">
      <w:pPr>
        <w:pStyle w:val="bdialogue"/>
        <w:rPr>
          <w:ins w:id="1079" w:author="Copy Editor" w:date="2026-10-04T17:20:00Z" w16du:dateUtc="2026-10-04T14:20:00Z"/>
        </w:rPr>
      </w:pPr>
      <w:r>
        <w:t xml:space="preserve">After three years I got bored with the one square mile I was allowed to play in and asked if I could have it extended up the Gare </w:t>
      </w:r>
      <w:r w:rsidR="00C73457">
        <w:t>Loch.</w:t>
      </w:r>
    </w:p>
    <w:p w14:paraId="47A9EEE0" w14:textId="77777777" w:rsidR="00A51E9B" w:rsidRPr="00A51E9B" w:rsidRDefault="00A51E9B">
      <w:pPr>
        <w:pStyle w:val="body"/>
        <w:rPr>
          <w:ins w:id="1080" w:author="Copy Editor" w:date="2026-10-04T17:20:00Z"/>
          <w:lang w:val="en-US"/>
        </w:rPr>
        <w:pPrChange w:id="1081" w:author="Copy Editor" w:date="2026-10-04T17:20:00Z" w16du:dateUtc="2026-10-04T14:20:00Z">
          <w:pPr>
            <w:pStyle w:val="bdialogue"/>
          </w:pPr>
        </w:pPrChange>
      </w:pPr>
      <w:ins w:id="1082" w:author="Copy Editor" w:date="2026-10-04T17:20:00Z">
        <w:r w:rsidRPr="00A51E9B">
          <w:rPr>
            <w:lang w:val="en-US"/>
          </w:rPr>
          <w:lastRenderedPageBreak/>
          <w:t>Richard looks farther up the loch.</w:t>
        </w:r>
      </w:ins>
    </w:p>
    <w:p w14:paraId="5D3DECC0" w14:textId="77777777" w:rsidR="00A51E9B" w:rsidRPr="00A51E9B" w:rsidRDefault="00A51E9B">
      <w:pPr>
        <w:pStyle w:val="bCHARACTER"/>
        <w:rPr>
          <w:ins w:id="1083" w:author="Copy Editor" w:date="2026-10-04T17:20:00Z"/>
          <w:lang w:val="en-US"/>
        </w:rPr>
        <w:pPrChange w:id="1084" w:author="Copy Editor" w:date="2026-10-04T17:21:00Z" w16du:dateUtc="2026-10-04T14:21:00Z">
          <w:pPr>
            <w:pStyle w:val="bdialogue"/>
          </w:pPr>
        </w:pPrChange>
      </w:pPr>
      <w:ins w:id="1085" w:author="Copy Editor" w:date="2026-10-04T17:20:00Z">
        <w:r w:rsidRPr="00A51E9B">
          <w:rPr>
            <w:lang w:val="en-US"/>
          </w:rPr>
          <w:t>RICHARD (V.O.)</w:t>
        </w:r>
      </w:ins>
    </w:p>
    <w:p w14:paraId="0F028AA4" w14:textId="77777777" w:rsidR="00A51E9B" w:rsidRDefault="00C73457" w:rsidP="00A51E9B">
      <w:pPr>
        <w:pStyle w:val="bdialogue"/>
        <w:rPr>
          <w:ins w:id="1086" w:author="Copy Editor" w:date="2026-10-04T17:21:00Z" w16du:dateUtc="2026-10-04T14:21:00Z"/>
        </w:rPr>
      </w:pPr>
      <w:del w:id="1087" w:author="Copy Editor" w:date="2026-10-04T17:20:00Z" w16du:dateUtc="2026-10-04T14:20:00Z">
        <w:r w:rsidDel="00983839">
          <w:delText xml:space="preserve"> </w:delText>
        </w:r>
      </w:del>
      <w:r w:rsidR="007C0FF3">
        <w:t xml:space="preserve">That wasn’t </w:t>
      </w:r>
      <w:r>
        <w:t>allowed</w:t>
      </w:r>
      <w:ins w:id="1088" w:author="Copy Editor" w:date="2026-10-04T17:21:00Z" w16du:dateUtc="2026-10-04T14:21:00Z">
        <w:r w:rsidR="00A51E9B">
          <w:t>.</w:t>
        </w:r>
      </w:ins>
    </w:p>
    <w:p w14:paraId="4AD668D7" w14:textId="24943124" w:rsidR="000B7D83" w:rsidRDefault="000B7D83" w:rsidP="000B7D83">
      <w:pPr>
        <w:pStyle w:val="body"/>
        <w:rPr>
          <w:ins w:id="1089" w:author="Copy Editor" w:date="2026-10-04T17:22:00Z" w16du:dateUtc="2026-10-04T14:22:00Z"/>
        </w:rPr>
      </w:pPr>
      <w:ins w:id="1090" w:author="Copy Editor" w:date="2026-10-04T17:22:00Z">
        <w:r w:rsidRPr="000B7D83">
          <w:t>The boat remains within its permitted area.</w:t>
        </w:r>
      </w:ins>
    </w:p>
    <w:p w14:paraId="57174B61" w14:textId="77777777" w:rsidR="00CD2BA5" w:rsidRPr="00A51E9B" w:rsidRDefault="00CD2BA5" w:rsidP="00CD2BA5">
      <w:pPr>
        <w:pStyle w:val="bCHARACTER"/>
        <w:rPr>
          <w:ins w:id="1091" w:author="Copy Editor" w:date="2026-10-04T17:22:00Z" w16du:dateUtc="2026-10-04T14:22:00Z"/>
          <w:lang w:val="en-US"/>
        </w:rPr>
      </w:pPr>
      <w:ins w:id="1092" w:author="Copy Editor" w:date="2026-10-04T17:22:00Z" w16du:dateUtc="2026-10-04T14:22:00Z">
        <w:r w:rsidRPr="00A51E9B">
          <w:rPr>
            <w:lang w:val="en-US"/>
          </w:rPr>
          <w:t>RICHARD (V.O.)</w:t>
        </w:r>
      </w:ins>
    </w:p>
    <w:p w14:paraId="697D1E95" w14:textId="77777777" w:rsidR="00A51E9B" w:rsidRDefault="00C73457">
      <w:pPr>
        <w:pStyle w:val="bbodybeforebeat"/>
        <w:rPr>
          <w:ins w:id="1093" w:author="Copy Editor" w:date="2026-10-04T17:22:00Z" w16du:dateUtc="2026-10-04T14:22:00Z"/>
        </w:rPr>
        <w:pPrChange w:id="1094" w:author="Copy Editor" w:date="2026-10-04T17:23:00Z" w16du:dateUtc="2026-10-04T14:23:00Z">
          <w:pPr>
            <w:pStyle w:val="bdialogue"/>
          </w:pPr>
        </w:pPrChange>
      </w:pPr>
      <w:del w:id="1095" w:author="Copy Editor" w:date="2026-10-04T17:21:00Z" w16du:dateUtc="2026-10-04T14:21:00Z">
        <w:r w:rsidDel="00A51E9B">
          <w:delText>,</w:delText>
        </w:r>
        <w:r w:rsidR="007C0FF3" w:rsidDel="00A51E9B">
          <w:delText xml:space="preserve"> so</w:delText>
        </w:r>
      </w:del>
      <w:ins w:id="1096" w:author="Copy Editor" w:date="2026-10-04T17:21:00Z" w16du:dateUtc="2026-10-04T14:21:00Z">
        <w:r w:rsidR="00A51E9B">
          <w:t>so,</w:t>
        </w:r>
      </w:ins>
      <w:r w:rsidR="007C0FF3">
        <w:t xml:space="preserve"> I stopped </w:t>
      </w:r>
      <w:r>
        <w:t>sailing</w:t>
      </w:r>
      <w:ins w:id="1097" w:author="Copy Editor" w:date="2026-10-04T17:21:00Z" w16du:dateUtc="2026-10-04T14:21:00Z">
        <w:r w:rsidR="00A51E9B">
          <w:t>.</w:t>
        </w:r>
      </w:ins>
    </w:p>
    <w:p w14:paraId="4BF9C8C6" w14:textId="0C4BF61F" w:rsidR="00CD2BA5" w:rsidRDefault="00CD2BA5">
      <w:pPr>
        <w:pStyle w:val="baparenthisis"/>
        <w:rPr>
          <w:ins w:id="1098" w:author="Copy Editor" w:date="2026-10-04T17:21:00Z" w16du:dateUtc="2026-10-04T14:21:00Z"/>
        </w:rPr>
        <w:pPrChange w:id="1099" w:author="Copy Editor" w:date="2026-10-04T17:23:00Z" w16du:dateUtc="2026-10-04T14:23:00Z">
          <w:pPr>
            <w:pStyle w:val="body"/>
          </w:pPr>
        </w:pPrChange>
      </w:pPr>
      <w:ins w:id="1100" w:author="Copy Editor" w:date="2026-10-04T17:22:00Z" w16du:dateUtc="2026-10-04T14:22:00Z">
        <w:r>
          <w:t>(Beat)</w:t>
        </w:r>
      </w:ins>
    </w:p>
    <w:p w14:paraId="022719CF" w14:textId="77777777" w:rsidR="00CD2BA5" w:rsidRDefault="00C73457" w:rsidP="00CD2BA5">
      <w:pPr>
        <w:pStyle w:val="bdialogue"/>
        <w:rPr>
          <w:ins w:id="1101" w:author="Copy Editor" w:date="2026-10-04T17:23:00Z" w16du:dateUtc="2026-10-04T14:23:00Z"/>
        </w:rPr>
      </w:pPr>
      <w:del w:id="1102" w:author="Copy Editor" w:date="2026-10-04T17:21:00Z" w16du:dateUtc="2026-10-04T14:21:00Z">
        <w:r w:rsidDel="00A51E9B">
          <w:delText>,</w:delText>
        </w:r>
        <w:r w:rsidR="007C0FF3" w:rsidDel="00A51E9B">
          <w:delText xml:space="preserve"> a</w:delText>
        </w:r>
      </w:del>
      <w:ins w:id="1103" w:author="Copy Editor" w:date="2026-10-04T17:21:00Z" w16du:dateUtc="2026-10-04T14:21:00Z">
        <w:r w:rsidR="00A51E9B">
          <w:t>A</w:t>
        </w:r>
      </w:ins>
      <w:r w:rsidR="007C0FF3">
        <w:t xml:space="preserve">nd for many years that was the end of </w:t>
      </w:r>
      <w:r>
        <w:t>wind-powered</w:t>
      </w:r>
      <w:r w:rsidR="007C0FF3">
        <w:t xml:space="preserve"> boating for </w:t>
      </w:r>
      <w:r>
        <w:t xml:space="preserve">me. </w:t>
      </w:r>
    </w:p>
    <w:p w14:paraId="79769147" w14:textId="11D626ED" w:rsidR="00C61C7A" w:rsidRDefault="00C61C7A" w:rsidP="00C61C7A">
      <w:pPr>
        <w:pStyle w:val="body"/>
        <w:rPr>
          <w:ins w:id="1104" w:author="Copy Editor" w:date="2026-10-04T17:23:00Z" w16du:dateUtc="2026-10-04T14:23:00Z"/>
        </w:rPr>
      </w:pPr>
      <w:ins w:id="1105" w:author="Copy Editor" w:date="2026-10-04T17:23:00Z">
        <w:r w:rsidRPr="00C61C7A">
          <w:t>Richard looks out across the water.</w:t>
        </w:r>
      </w:ins>
    </w:p>
    <w:p w14:paraId="52ACFB10" w14:textId="77777777" w:rsidR="00C61C7A" w:rsidRPr="00A51E9B" w:rsidRDefault="00C61C7A" w:rsidP="00C61C7A">
      <w:pPr>
        <w:pStyle w:val="bCHARACTER"/>
        <w:rPr>
          <w:ins w:id="1106" w:author="Copy Editor" w:date="2026-10-04T17:23:00Z" w16du:dateUtc="2026-10-04T14:23:00Z"/>
          <w:lang w:val="en-US"/>
        </w:rPr>
      </w:pPr>
      <w:ins w:id="1107" w:author="Copy Editor" w:date="2026-10-04T17:23:00Z" w16du:dateUtc="2026-10-04T14:23:00Z">
        <w:r w:rsidRPr="00A51E9B">
          <w:rPr>
            <w:lang w:val="en-US"/>
          </w:rPr>
          <w:t>RICHARD (V.O.)</w:t>
        </w:r>
      </w:ins>
    </w:p>
    <w:p w14:paraId="5E4BDC0D" w14:textId="19EF0888" w:rsidR="003439BF" w:rsidRDefault="007C0FF3">
      <w:pPr>
        <w:pStyle w:val="bdialogue"/>
        <w:pPrChange w:id="1108" w:author="Copy Editor" w:date="2026-10-04T17:23:00Z" w16du:dateUtc="2026-10-04T14:23:00Z">
          <w:pPr>
            <w:pStyle w:val="body"/>
          </w:pPr>
        </w:pPrChange>
      </w:pPr>
      <w:r>
        <w:t>What was I going to do next?</w:t>
      </w:r>
    </w:p>
    <w:p w14:paraId="5E4BDC0F" w14:textId="7ADC72F9" w:rsidR="003439BF" w:rsidRDefault="008767B6" w:rsidP="00DB5909">
      <w:pPr>
        <w:pStyle w:val="aSCENEHEAD"/>
        <w:rPr>
          <w:ins w:id="1109" w:author="Copy Editor" w:date="2026-10-04T18:58:00Z" w16du:dateUtc="2026-10-04T15:58:00Z"/>
        </w:rPr>
      </w:pPr>
      <w:r w:rsidRPr="005D3BA7">
        <w:t>SCENE 6: ADOLESCENT AGONY 1966-1969</w:t>
      </w:r>
    </w:p>
    <w:p w14:paraId="6C54137C" w14:textId="1A255BD9" w:rsidR="00BB6FAD" w:rsidRDefault="00BB6FAD" w:rsidP="00DB5909">
      <w:pPr>
        <w:pStyle w:val="aSCENEHEAD"/>
        <w:rPr>
          <w:ins w:id="1110" w:author="Copy Editor" w:date="2026-10-04T18:58:00Z" w16du:dateUtc="2026-10-04T15:58:00Z"/>
        </w:rPr>
      </w:pPr>
      <w:ins w:id="1111" w:author="Copy Editor" w:date="2026-10-04T18:58:00Z">
        <w:r w:rsidRPr="00BB6FAD">
          <w:t>INT. FAMILY HOME – EVENING</w:t>
        </w:r>
      </w:ins>
    </w:p>
    <w:p w14:paraId="76640F40" w14:textId="77777777" w:rsidR="00D74D0E" w:rsidRPr="00D74D0E" w:rsidRDefault="00D74D0E">
      <w:pPr>
        <w:pStyle w:val="body"/>
        <w:rPr>
          <w:ins w:id="1112" w:author="Copy Editor" w:date="2026-10-04T18:58:00Z"/>
          <w:lang w:val="en-US"/>
        </w:rPr>
        <w:pPrChange w:id="1113" w:author="Copy Editor" w:date="2026-10-04T18:58:00Z" w16du:dateUtc="2026-10-04T15:58:00Z">
          <w:pPr>
            <w:pStyle w:val="aSCENEHEAD"/>
          </w:pPr>
        </w:pPrChange>
      </w:pPr>
      <w:ins w:id="1114" w:author="Copy Editor" w:date="2026-10-04T18:58:00Z">
        <w:r w:rsidRPr="00D74D0E">
          <w:rPr>
            <w:lang w:val="en-US"/>
          </w:rPr>
          <w:t>Young Richard sits at a table with his schoolwork.</w:t>
        </w:r>
      </w:ins>
    </w:p>
    <w:p w14:paraId="77AA0EA5" w14:textId="77777777" w:rsidR="00D74D0E" w:rsidRPr="00D74D0E" w:rsidRDefault="00D74D0E">
      <w:pPr>
        <w:pStyle w:val="body"/>
        <w:rPr>
          <w:ins w:id="1115" w:author="Copy Editor" w:date="2026-10-04T18:58:00Z"/>
          <w:lang w:val="en-US"/>
        </w:rPr>
        <w:pPrChange w:id="1116" w:author="Copy Editor" w:date="2026-10-04T18:58:00Z" w16du:dateUtc="2026-10-04T15:58:00Z">
          <w:pPr>
            <w:pStyle w:val="aSCENEHEAD"/>
          </w:pPr>
        </w:pPrChange>
      </w:pPr>
      <w:ins w:id="1117" w:author="Copy Editor" w:date="2026-10-04T18:58:00Z">
        <w:r w:rsidRPr="00D74D0E">
          <w:rPr>
            <w:lang w:val="en-US"/>
          </w:rPr>
          <w:t>His father tries to help him.</w:t>
        </w:r>
      </w:ins>
    </w:p>
    <w:p w14:paraId="63591A86" w14:textId="77777777" w:rsidR="00D74D0E" w:rsidRPr="00A51E9B" w:rsidRDefault="00D74D0E" w:rsidP="00D74D0E">
      <w:pPr>
        <w:pStyle w:val="bCHARACTER"/>
        <w:rPr>
          <w:ins w:id="1118" w:author="Copy Editor" w:date="2026-10-04T18:59:00Z" w16du:dateUtc="2026-10-04T15:59:00Z"/>
          <w:lang w:val="en-US"/>
        </w:rPr>
      </w:pPr>
      <w:ins w:id="1119" w:author="Copy Editor" w:date="2026-10-04T18:59:00Z" w16du:dateUtc="2026-10-04T15:59:00Z">
        <w:r w:rsidRPr="00A51E9B">
          <w:rPr>
            <w:lang w:val="en-US"/>
          </w:rPr>
          <w:t>RICHARD (V.O.)</w:t>
        </w:r>
      </w:ins>
    </w:p>
    <w:p w14:paraId="5B758A73" w14:textId="7B08D234" w:rsidR="00D74D0E" w:rsidDel="00D74D0E" w:rsidRDefault="00D74D0E" w:rsidP="00DB5909">
      <w:pPr>
        <w:pStyle w:val="aSCENEHEAD"/>
        <w:rPr>
          <w:del w:id="1120" w:author="Copy Editor" w:date="2026-10-04T18:59:00Z" w16du:dateUtc="2026-10-04T15:59:00Z"/>
        </w:rPr>
      </w:pPr>
    </w:p>
    <w:p w14:paraId="7AFA3885" w14:textId="77777777" w:rsidR="00D74D0E" w:rsidRDefault="007C0FF3" w:rsidP="00E35CFF">
      <w:pPr>
        <w:pStyle w:val="bdialogue"/>
        <w:rPr>
          <w:ins w:id="1121" w:author="Copy Editor" w:date="2026-10-04T19:00:00Z" w16du:dateUtc="2026-10-04T16:00:00Z"/>
        </w:rPr>
      </w:pPr>
      <w:r>
        <w:t xml:space="preserve">Secondary </w:t>
      </w:r>
      <w:r w:rsidR="00C73457">
        <w:t>school</w:t>
      </w:r>
      <w:r>
        <w:t xml:space="preserve"> wasn’t any </w:t>
      </w:r>
      <w:r w:rsidR="00B6518D">
        <w:t xml:space="preserve">fun. </w:t>
      </w:r>
      <w:r>
        <w:t xml:space="preserve">I was regarded as </w:t>
      </w:r>
      <w:r w:rsidR="00B6518D">
        <w:t>intelligent,</w:t>
      </w:r>
      <w:r>
        <w:t xml:space="preserve"> yet I was hopeless at foreign languages and not much better at </w:t>
      </w:r>
      <w:r w:rsidR="00B6518D">
        <w:t>English.</w:t>
      </w:r>
    </w:p>
    <w:p w14:paraId="6927EC3E" w14:textId="77777777" w:rsidR="00E35CFF" w:rsidRPr="00A51E9B" w:rsidRDefault="00E35CFF" w:rsidP="00E35CFF">
      <w:pPr>
        <w:pStyle w:val="bCHARACTER"/>
        <w:rPr>
          <w:ins w:id="1122" w:author="Copy Editor" w:date="2026-10-04T19:00:00Z" w16du:dateUtc="2026-10-04T16:00:00Z"/>
          <w:lang w:val="en-US"/>
        </w:rPr>
      </w:pPr>
      <w:ins w:id="1123" w:author="Copy Editor" w:date="2026-10-04T19:00:00Z" w16du:dateUtc="2026-10-04T16:00:00Z">
        <w:r w:rsidRPr="00A51E9B">
          <w:rPr>
            <w:lang w:val="en-US"/>
          </w:rPr>
          <w:t>RICHARD (V.O.)</w:t>
        </w:r>
      </w:ins>
    </w:p>
    <w:p w14:paraId="1B7BC780" w14:textId="77777777" w:rsidR="00E35CFF" w:rsidRDefault="00B6518D">
      <w:pPr>
        <w:pStyle w:val="bdialogue"/>
        <w:rPr>
          <w:ins w:id="1124" w:author="Copy Editor" w:date="2026-10-04T19:00:00Z" w16du:dateUtc="2026-10-04T16:00:00Z"/>
        </w:rPr>
        <w:pPrChange w:id="1125" w:author="Copy Editor" w:date="2026-10-04T19:00:00Z" w16du:dateUtc="2026-10-04T16:00:00Z">
          <w:pPr>
            <w:pStyle w:val="body"/>
          </w:pPr>
        </w:pPrChange>
      </w:pPr>
      <w:del w:id="1126" w:author="Copy Editor" w:date="2026-10-04T18:59:00Z" w16du:dateUtc="2026-10-04T15:59:00Z">
        <w:r w:rsidDel="00D74D0E">
          <w:delText xml:space="preserve"> </w:delText>
        </w:r>
      </w:del>
      <w:r w:rsidR="007C0FF3">
        <w:t xml:space="preserve">Sometimes Dad would try and help me with my </w:t>
      </w:r>
      <w:r>
        <w:t>homework,</w:t>
      </w:r>
      <w:r w:rsidR="007C0FF3">
        <w:t xml:space="preserve"> but it always ended up with him getting angry and shouting at </w:t>
      </w:r>
      <w:r>
        <w:t xml:space="preserve">me. </w:t>
      </w:r>
    </w:p>
    <w:p w14:paraId="7A7BF2A5" w14:textId="4DDBE136" w:rsidR="00764EFD" w:rsidRDefault="00764EFD" w:rsidP="00B33299">
      <w:pPr>
        <w:pStyle w:val="body"/>
        <w:rPr>
          <w:ins w:id="1127" w:author="Copy Editor" w:date="2026-10-04T19:01:00Z" w16du:dateUtc="2026-10-04T16:01:00Z"/>
        </w:rPr>
      </w:pPr>
      <w:ins w:id="1128" w:author="Copy Editor" w:date="2026-10-04T19:00:00Z">
        <w:r w:rsidRPr="00764EFD">
          <w:t>Richard continues working.</w:t>
        </w:r>
      </w:ins>
    </w:p>
    <w:p w14:paraId="5EE8610D" w14:textId="77777777" w:rsidR="00A13E13" w:rsidRPr="00A51E9B" w:rsidRDefault="00A13E13" w:rsidP="00A13E13">
      <w:pPr>
        <w:pStyle w:val="bCHARACTER"/>
        <w:rPr>
          <w:ins w:id="1129" w:author="Copy Editor" w:date="2026-10-04T19:01:00Z" w16du:dateUtc="2026-10-04T16:01:00Z"/>
          <w:lang w:val="en-US"/>
        </w:rPr>
      </w:pPr>
      <w:ins w:id="1130" w:author="Copy Editor" w:date="2026-10-04T19:01:00Z" w16du:dateUtc="2026-10-04T16:01:00Z">
        <w:r w:rsidRPr="00A51E9B">
          <w:rPr>
            <w:lang w:val="en-US"/>
          </w:rPr>
          <w:t>RICHARD (V.O.)</w:t>
        </w:r>
      </w:ins>
    </w:p>
    <w:p w14:paraId="46FF9C33" w14:textId="77777777" w:rsidR="00A13E13" w:rsidRDefault="007C0FF3" w:rsidP="00A13E13">
      <w:pPr>
        <w:pStyle w:val="bdialogue"/>
        <w:rPr>
          <w:ins w:id="1131" w:author="Copy Editor" w:date="2026-10-04T19:02:00Z" w16du:dateUtc="2026-10-04T16:02:00Z"/>
        </w:rPr>
      </w:pPr>
      <w:r>
        <w:t xml:space="preserve">I hated it and tried not to let him know how difficult I was finding </w:t>
      </w:r>
      <w:r w:rsidR="00B6518D">
        <w:t>it</w:t>
      </w:r>
      <w:ins w:id="1132" w:author="Copy Editor" w:date="2026-10-04T19:01:00Z" w16du:dateUtc="2026-10-04T16:01:00Z">
        <w:r w:rsidR="00A13E13">
          <w:t>.</w:t>
        </w:r>
      </w:ins>
    </w:p>
    <w:p w14:paraId="6C87F925" w14:textId="3AF57028" w:rsidR="00F00482" w:rsidRDefault="00F00482" w:rsidP="00F00482">
      <w:pPr>
        <w:pStyle w:val="aSCENEHEAD"/>
        <w:rPr>
          <w:ins w:id="1133" w:author="Copy Editor" w:date="2026-10-04T19:02:00Z" w16du:dateUtc="2026-10-04T16:02:00Z"/>
        </w:rPr>
      </w:pPr>
      <w:ins w:id="1134" w:author="Copy Editor" w:date="2026-10-04T19:02:00Z">
        <w:r w:rsidRPr="00F00482">
          <w:t>INT. SCHOOL – CLASSROOM – DAY</w:t>
        </w:r>
      </w:ins>
    </w:p>
    <w:p w14:paraId="7EB79154" w14:textId="09BF03B4" w:rsidR="00954C74" w:rsidRDefault="00954C74" w:rsidP="00954C74">
      <w:pPr>
        <w:pStyle w:val="body"/>
        <w:rPr>
          <w:ins w:id="1135" w:author="Copy Editor" w:date="2026-10-04T19:03:00Z" w16du:dateUtc="2026-10-04T16:03:00Z"/>
        </w:rPr>
      </w:pPr>
      <w:ins w:id="1136" w:author="Copy Editor" w:date="2026-10-04T19:03:00Z">
        <w:r w:rsidRPr="00954C74">
          <w:lastRenderedPageBreak/>
          <w:t>Richard sits an examination.</w:t>
        </w:r>
      </w:ins>
    </w:p>
    <w:p w14:paraId="4183BAE7" w14:textId="77777777" w:rsidR="00954C74" w:rsidRPr="00A51E9B" w:rsidRDefault="00954C74" w:rsidP="00954C74">
      <w:pPr>
        <w:pStyle w:val="bCHARACTER"/>
        <w:rPr>
          <w:ins w:id="1137" w:author="Copy Editor" w:date="2026-10-04T19:03:00Z" w16du:dateUtc="2026-10-04T16:03:00Z"/>
          <w:lang w:val="en-US"/>
        </w:rPr>
      </w:pPr>
      <w:ins w:id="1138" w:author="Copy Editor" w:date="2026-10-04T19:03:00Z" w16du:dateUtc="2026-10-04T16:03:00Z">
        <w:r w:rsidRPr="00A51E9B">
          <w:rPr>
            <w:lang w:val="en-US"/>
          </w:rPr>
          <w:t>RICHARD (V.O.)</w:t>
        </w:r>
      </w:ins>
    </w:p>
    <w:p w14:paraId="1BDCDCF0" w14:textId="77777777" w:rsidR="00954C74" w:rsidRDefault="00B6518D" w:rsidP="00954C74">
      <w:pPr>
        <w:pStyle w:val="bdialogue"/>
        <w:rPr>
          <w:ins w:id="1139" w:author="Copy Editor" w:date="2026-10-04T19:03:00Z" w16du:dateUtc="2026-10-04T16:03:00Z"/>
        </w:rPr>
      </w:pPr>
      <w:del w:id="1140" w:author="Copy Editor" w:date="2026-10-04T19:01:00Z" w16du:dateUtc="2026-10-04T16:01:00Z">
        <w:r w:rsidDel="00A13E13">
          <w:delText>,</w:delText>
        </w:r>
        <w:r w:rsidR="007C0FF3" w:rsidDel="00A13E13">
          <w:delText xml:space="preserve"> </w:delText>
        </w:r>
      </w:del>
      <w:del w:id="1141" w:author="Copy Editor" w:date="2026-10-04T19:03:00Z" w16du:dateUtc="2026-10-04T16:03:00Z">
        <w:r w:rsidR="007C0FF3" w:rsidDel="00954C74">
          <w:delText>b</w:delText>
        </w:r>
      </w:del>
      <w:ins w:id="1142" w:author="Copy Editor" w:date="2026-10-04T19:03:00Z" w16du:dateUtc="2026-10-04T16:03:00Z">
        <w:r w:rsidR="00954C74">
          <w:t>B</w:t>
        </w:r>
      </w:ins>
      <w:r w:rsidR="007C0FF3">
        <w:t xml:space="preserve">ut exams twice a year made sure there was no hiding the fact that I was </w:t>
      </w:r>
      <w:r>
        <w:t xml:space="preserve">failing. </w:t>
      </w:r>
    </w:p>
    <w:p w14:paraId="48FB2452" w14:textId="77777777" w:rsidR="00954C74" w:rsidRPr="00A51E9B" w:rsidRDefault="00954C74" w:rsidP="00954C74">
      <w:pPr>
        <w:pStyle w:val="bCHARACTER"/>
        <w:rPr>
          <w:ins w:id="1143" w:author="Copy Editor" w:date="2026-10-04T19:03:00Z" w16du:dateUtc="2026-10-04T16:03:00Z"/>
          <w:lang w:val="en-US"/>
        </w:rPr>
      </w:pPr>
      <w:ins w:id="1144" w:author="Copy Editor" w:date="2026-10-04T19:03:00Z" w16du:dateUtc="2026-10-04T16:03:00Z">
        <w:r w:rsidRPr="00A51E9B">
          <w:rPr>
            <w:lang w:val="en-US"/>
          </w:rPr>
          <w:t>RICHARD (V.O.)</w:t>
        </w:r>
      </w:ins>
    </w:p>
    <w:p w14:paraId="52883600" w14:textId="77777777" w:rsidR="00FC5C4C" w:rsidRDefault="007C0FF3" w:rsidP="00FC5C4C">
      <w:pPr>
        <w:pStyle w:val="bdialogue"/>
        <w:rPr>
          <w:ins w:id="1145" w:author="Copy Editor" w:date="2026-10-04T19:04:00Z" w16du:dateUtc="2026-10-04T16:04:00Z"/>
        </w:rPr>
      </w:pPr>
      <w:r>
        <w:t xml:space="preserve">Being good at </w:t>
      </w:r>
      <w:r w:rsidR="009C426A">
        <w:t>math</w:t>
      </w:r>
      <w:r>
        <w:t xml:space="preserve"> and </w:t>
      </w:r>
      <w:r w:rsidR="009C426A">
        <w:t>sciences—if</w:t>
      </w:r>
      <w:r>
        <w:t xml:space="preserve"> anything made it worse</w:t>
      </w:r>
      <w:ins w:id="1146" w:author="Copy Editor" w:date="2026-10-04T19:04:00Z" w16du:dateUtc="2026-10-04T16:04:00Z">
        <w:r w:rsidR="00954C74">
          <w:t>.</w:t>
        </w:r>
      </w:ins>
    </w:p>
    <w:p w14:paraId="556B76E2" w14:textId="77777777" w:rsidR="00FC5C4C" w:rsidRPr="00A51E9B" w:rsidRDefault="00FC5C4C" w:rsidP="00FC5C4C">
      <w:pPr>
        <w:pStyle w:val="bCHARACTER"/>
        <w:rPr>
          <w:ins w:id="1147" w:author="Copy Editor" w:date="2026-10-04T19:04:00Z" w16du:dateUtc="2026-10-04T16:04:00Z"/>
          <w:lang w:val="en-US"/>
        </w:rPr>
      </w:pPr>
      <w:ins w:id="1148" w:author="Copy Editor" w:date="2026-10-04T19:04:00Z" w16du:dateUtc="2026-10-04T16:04:00Z">
        <w:r w:rsidRPr="00A51E9B">
          <w:rPr>
            <w:lang w:val="en-US"/>
          </w:rPr>
          <w:t>RICHARD (V.O.)</w:t>
        </w:r>
      </w:ins>
    </w:p>
    <w:p w14:paraId="268BB36C" w14:textId="77777777" w:rsidR="00C31553" w:rsidRDefault="007C0FF3">
      <w:pPr>
        <w:pStyle w:val="bbodybeforebeat"/>
        <w:rPr>
          <w:ins w:id="1149" w:author="Copy Editor" w:date="2026-10-04T19:05:00Z" w16du:dateUtc="2026-10-04T16:05:00Z"/>
        </w:rPr>
        <w:pPrChange w:id="1150" w:author="Copy Editor" w:date="2026-10-04T19:05:00Z" w16du:dateUtc="2026-10-04T16:05:00Z">
          <w:pPr>
            <w:pStyle w:val="bdialogue"/>
          </w:pPr>
        </w:pPrChange>
      </w:pPr>
      <w:del w:id="1151" w:author="Copy Editor" w:date="2026-10-04T19:04:00Z" w16du:dateUtc="2026-10-04T16:04:00Z">
        <w:r w:rsidDel="00954C74">
          <w:delText>,</w:delText>
        </w:r>
        <w:r w:rsidDel="00FC5C4C">
          <w:delText xml:space="preserve"> obviously</w:delText>
        </w:r>
      </w:del>
      <w:ins w:id="1152" w:author="Copy Editor" w:date="2026-10-04T19:04:00Z" w16du:dateUtc="2026-10-04T16:04:00Z">
        <w:r w:rsidR="00FC5C4C">
          <w:t>obviously,</w:t>
        </w:r>
      </w:ins>
      <w:r>
        <w:t xml:space="preserve"> I worked at those subjects because I liked them and didn’t bother with </w:t>
      </w:r>
      <w:r w:rsidR="00B6518D">
        <w:t xml:space="preserve">languages. </w:t>
      </w:r>
    </w:p>
    <w:p w14:paraId="37BA2A8A" w14:textId="0DF50C2E" w:rsidR="00C31553" w:rsidRDefault="00332CA5" w:rsidP="00332CA5">
      <w:pPr>
        <w:pStyle w:val="baparenthisis"/>
        <w:rPr>
          <w:ins w:id="1153" w:author="Copy Editor" w:date="2026-10-04T19:05:00Z" w16du:dateUtc="2026-10-04T16:05:00Z"/>
        </w:rPr>
      </w:pPr>
      <w:ins w:id="1154" w:author="Copy Editor" w:date="2026-10-04T19:05:00Z" w16du:dateUtc="2026-10-04T16:05:00Z">
        <w:r>
          <w:t>(</w:t>
        </w:r>
      </w:ins>
      <w:ins w:id="1155" w:author="Copy Editor" w:date="2026-10-04T19:05:00Z">
        <w:r w:rsidRPr="00332CA5">
          <w:t>A beat.</w:t>
        </w:r>
      </w:ins>
      <w:ins w:id="1156" w:author="Copy Editor" w:date="2026-10-04T19:05:00Z" w16du:dateUtc="2026-10-04T16:05:00Z">
        <w:r>
          <w:t>)</w:t>
        </w:r>
      </w:ins>
    </w:p>
    <w:p w14:paraId="4BBD5D6C" w14:textId="77777777" w:rsidR="00332CA5" w:rsidRPr="00A51E9B" w:rsidRDefault="00332CA5" w:rsidP="00332CA5">
      <w:pPr>
        <w:pStyle w:val="bCHARACTER"/>
        <w:rPr>
          <w:ins w:id="1157" w:author="Copy Editor" w:date="2026-10-04T19:05:00Z" w16du:dateUtc="2026-10-04T16:05:00Z"/>
          <w:lang w:val="en-US"/>
        </w:rPr>
      </w:pPr>
      <w:ins w:id="1158" w:author="Copy Editor" w:date="2026-10-04T19:05:00Z" w16du:dateUtc="2026-10-04T16:05:00Z">
        <w:r w:rsidRPr="00A51E9B">
          <w:rPr>
            <w:lang w:val="en-US"/>
          </w:rPr>
          <w:t>RICHARD (V.O.)</w:t>
        </w:r>
      </w:ins>
    </w:p>
    <w:p w14:paraId="3CF0DC29" w14:textId="77777777" w:rsidR="00332CA5" w:rsidRDefault="007C0FF3" w:rsidP="00332CA5">
      <w:pPr>
        <w:pStyle w:val="bdialogue"/>
        <w:rPr>
          <w:ins w:id="1159" w:author="Copy Editor" w:date="2026-10-04T19:06:00Z" w16du:dateUtc="2026-10-04T16:06:00Z"/>
        </w:rPr>
      </w:pPr>
      <w:r>
        <w:t xml:space="preserve">It wasn’t </w:t>
      </w:r>
      <w:r w:rsidR="00B6518D">
        <w:t>true,</w:t>
      </w:r>
      <w:r>
        <w:t xml:space="preserve"> but there was no pacifying </w:t>
      </w:r>
      <w:r w:rsidR="00B6518D">
        <w:t>him;</w:t>
      </w:r>
      <w:r>
        <w:t xml:space="preserve"> he had decided I was </w:t>
      </w:r>
      <w:r w:rsidR="00B6518D">
        <w:t>lazy,</w:t>
      </w:r>
      <w:r>
        <w:t xml:space="preserve"> and there was no changing his </w:t>
      </w:r>
      <w:r w:rsidR="00B6518D">
        <w:t xml:space="preserve">mind. </w:t>
      </w:r>
    </w:p>
    <w:p w14:paraId="7F6EBC93" w14:textId="28418E92" w:rsidR="006F4AF4" w:rsidRDefault="006F4AF4" w:rsidP="006F4AF4">
      <w:pPr>
        <w:pStyle w:val="aSCENEHEAD"/>
        <w:rPr>
          <w:ins w:id="1160" w:author="Copy Editor" w:date="2026-10-04T19:06:00Z" w16du:dateUtc="2026-10-04T16:06:00Z"/>
        </w:rPr>
      </w:pPr>
      <w:ins w:id="1161" w:author="Copy Editor" w:date="2026-10-04T19:06:00Z">
        <w:r w:rsidRPr="006F4AF4">
          <w:t>INT. RICHARD'S BEDROOM – NIGHT</w:t>
        </w:r>
      </w:ins>
    </w:p>
    <w:p w14:paraId="506C938B" w14:textId="77777777" w:rsidR="006F4AF4" w:rsidRPr="006F4AF4" w:rsidRDefault="006F4AF4">
      <w:pPr>
        <w:pStyle w:val="body"/>
        <w:rPr>
          <w:ins w:id="1162" w:author="Copy Editor" w:date="2026-10-04T19:06:00Z"/>
          <w:lang w:val="en-US"/>
        </w:rPr>
        <w:pPrChange w:id="1163" w:author="Copy Editor" w:date="2026-10-04T19:06:00Z" w16du:dateUtc="2026-10-04T16:06:00Z">
          <w:pPr>
            <w:pStyle w:val="aSCENEHEAD"/>
          </w:pPr>
        </w:pPrChange>
      </w:pPr>
      <w:ins w:id="1164" w:author="Copy Editor" w:date="2026-10-04T19:06:00Z">
        <w:r w:rsidRPr="006F4AF4">
          <w:rPr>
            <w:lang w:val="en-US"/>
          </w:rPr>
          <w:t>Richard studies German.</w:t>
        </w:r>
      </w:ins>
    </w:p>
    <w:p w14:paraId="70651AF4" w14:textId="77777777" w:rsidR="006F4AF4" w:rsidRDefault="006F4AF4" w:rsidP="006F4AF4">
      <w:pPr>
        <w:pStyle w:val="body"/>
        <w:rPr>
          <w:ins w:id="1165" w:author="Copy Editor" w:date="2026-10-04T19:06:00Z" w16du:dateUtc="2026-10-04T16:06:00Z"/>
          <w:lang w:val="en-US"/>
        </w:rPr>
      </w:pPr>
      <w:ins w:id="1166" w:author="Copy Editor" w:date="2026-10-04T19:06:00Z">
        <w:r w:rsidRPr="006F4AF4">
          <w:rPr>
            <w:lang w:val="en-US"/>
          </w:rPr>
          <w:t>Books and papers surround him.</w:t>
        </w:r>
      </w:ins>
    </w:p>
    <w:p w14:paraId="7950A46D" w14:textId="77777777" w:rsidR="006F4AF4" w:rsidRPr="00A51E9B" w:rsidRDefault="006F4AF4" w:rsidP="006F4AF4">
      <w:pPr>
        <w:pStyle w:val="bCHARACTER"/>
        <w:rPr>
          <w:ins w:id="1167" w:author="Copy Editor" w:date="2026-10-04T19:06:00Z" w16du:dateUtc="2026-10-04T16:06:00Z"/>
          <w:lang w:val="en-US"/>
        </w:rPr>
      </w:pPr>
      <w:ins w:id="1168" w:author="Copy Editor" w:date="2026-10-04T19:06:00Z" w16du:dateUtc="2026-10-04T16:06:00Z">
        <w:r w:rsidRPr="00A51E9B">
          <w:rPr>
            <w:lang w:val="en-US"/>
          </w:rPr>
          <w:t>RICHARD (V.O.)</w:t>
        </w:r>
      </w:ins>
    </w:p>
    <w:p w14:paraId="5552CD7B" w14:textId="77777777" w:rsidR="006F4AF4" w:rsidRDefault="007C0FF3" w:rsidP="006F4AF4">
      <w:pPr>
        <w:pStyle w:val="bdialogue"/>
        <w:rPr>
          <w:ins w:id="1169" w:author="Copy Editor" w:date="2026-10-04T19:07:00Z" w16du:dateUtc="2026-10-04T16:07:00Z"/>
        </w:rPr>
      </w:pPr>
      <w:r>
        <w:t xml:space="preserve">I remember putting in </w:t>
      </w:r>
      <w:r w:rsidR="00B6518D">
        <w:t>hours</w:t>
      </w:r>
      <w:r>
        <w:t xml:space="preserve"> of revision for my second German </w:t>
      </w:r>
      <w:r w:rsidR="00B6518D">
        <w:t>exam.</w:t>
      </w:r>
    </w:p>
    <w:p w14:paraId="6A6EF159" w14:textId="0F2308D2" w:rsidR="00DF4BC4" w:rsidRDefault="00DF4BC4" w:rsidP="00DF4BC4">
      <w:pPr>
        <w:pStyle w:val="aSCENEHEAD"/>
        <w:rPr>
          <w:ins w:id="1170" w:author="Copy Editor" w:date="2026-10-04T19:07:00Z" w16du:dateUtc="2026-10-04T16:07:00Z"/>
        </w:rPr>
      </w:pPr>
      <w:ins w:id="1171" w:author="Copy Editor" w:date="2026-10-04T19:07:00Z">
        <w:r w:rsidRPr="00DF4BC4">
          <w:t>INT. SCHOOL – CLASSROOM – DAY</w:t>
        </w:r>
      </w:ins>
    </w:p>
    <w:p w14:paraId="16673121" w14:textId="213A9D6F" w:rsidR="00DF4BC4" w:rsidRDefault="00DF4BC4" w:rsidP="00DF4BC4">
      <w:pPr>
        <w:pStyle w:val="body"/>
        <w:rPr>
          <w:ins w:id="1172" w:author="Copy Editor" w:date="2026-10-04T19:07:00Z" w16du:dateUtc="2026-10-04T16:07:00Z"/>
        </w:rPr>
      </w:pPr>
      <w:ins w:id="1173" w:author="Copy Editor" w:date="2026-10-04T19:07:00Z">
        <w:r w:rsidRPr="00DF4BC4">
          <w:t>Richard receives his result.</w:t>
        </w:r>
      </w:ins>
    </w:p>
    <w:p w14:paraId="06CBC0B4" w14:textId="2D22ADC8" w:rsidR="00DF4BC4" w:rsidRDefault="00DF4BC4">
      <w:pPr>
        <w:pStyle w:val="bCHARACTER"/>
        <w:rPr>
          <w:ins w:id="1174" w:author="Copy Editor" w:date="2026-10-04T19:06:00Z" w16du:dateUtc="2026-10-04T16:06:00Z"/>
        </w:rPr>
        <w:pPrChange w:id="1175" w:author="Copy Editor" w:date="2026-10-04T19:07:00Z" w16du:dateUtc="2026-10-04T16:07:00Z">
          <w:pPr>
            <w:pStyle w:val="body"/>
          </w:pPr>
        </w:pPrChange>
      </w:pPr>
      <w:ins w:id="1176" w:author="Copy Editor" w:date="2026-10-04T19:07:00Z">
        <w:r w:rsidRPr="00DF4BC4">
          <w:t>RICHARD (V.O.)</w:t>
        </w:r>
      </w:ins>
    </w:p>
    <w:p w14:paraId="11963193" w14:textId="77777777" w:rsidR="007712A4" w:rsidRPr="00FD0AFD" w:rsidRDefault="00B6518D">
      <w:pPr>
        <w:pStyle w:val="bbodybeforebeat"/>
        <w:rPr>
          <w:ins w:id="1177" w:author="Copy Editor" w:date="2026-10-04T19:08:00Z" w16du:dateUtc="2026-10-04T16:08:00Z"/>
          <w:rStyle w:val="bbodybeforebeatChar"/>
          <w:rPrChange w:id="1178" w:author="Copy Editor" w:date="2026-10-04T19:09:00Z" w16du:dateUtc="2026-10-04T16:09:00Z">
            <w:rPr>
              <w:ins w:id="1179" w:author="Copy Editor" w:date="2026-10-04T19:08:00Z" w16du:dateUtc="2026-10-04T16:08:00Z"/>
            </w:rPr>
          </w:rPrChange>
        </w:rPr>
        <w:pPrChange w:id="1180" w:author="Copy Editor" w:date="2026-10-04T19:09:00Z" w16du:dateUtc="2026-10-04T16:09:00Z">
          <w:pPr>
            <w:pStyle w:val="bdialogue"/>
          </w:pPr>
        </w:pPrChange>
      </w:pPr>
      <w:del w:id="1181" w:author="Copy Editor" w:date="2026-10-04T19:06:00Z" w16du:dateUtc="2026-10-04T16:06:00Z">
        <w:r w:rsidDel="006F4AF4">
          <w:delText xml:space="preserve"> </w:delText>
        </w:r>
      </w:del>
      <w:r w:rsidR="007C0FF3">
        <w:t>I raised my mark from 38 to 42</w:t>
      </w:r>
      <w:del w:id="1182" w:author="Copy Editor" w:date="2026-10-04T19:08:00Z" w16du:dateUtc="2026-10-04T16:08:00Z">
        <w:r w:rsidR="007C0FF3" w:rsidDel="007712A4">
          <w:delText xml:space="preserve">, </w:delText>
        </w:r>
      </w:del>
      <w:ins w:id="1183" w:author="Copy Editor" w:date="2026-10-04T19:08:00Z" w16du:dateUtc="2026-10-04T16:08:00Z">
        <w:r w:rsidR="007712A4">
          <w:t>.</w:t>
        </w:r>
      </w:ins>
    </w:p>
    <w:p w14:paraId="252ADF94" w14:textId="5D60192A" w:rsidR="00FD0AFD" w:rsidRDefault="00FD0AFD">
      <w:pPr>
        <w:pStyle w:val="baparenthisis"/>
        <w:rPr>
          <w:ins w:id="1184" w:author="Copy Editor" w:date="2026-10-04T19:08:00Z" w16du:dateUtc="2026-10-04T16:08:00Z"/>
        </w:rPr>
        <w:pPrChange w:id="1185" w:author="Copy Editor" w:date="2026-10-04T19:09:00Z" w16du:dateUtc="2026-10-04T16:09:00Z">
          <w:pPr>
            <w:pStyle w:val="body"/>
          </w:pPr>
        </w:pPrChange>
      </w:pPr>
      <w:ins w:id="1186" w:author="Copy Editor" w:date="2026-10-04T19:09:00Z" w16du:dateUtc="2026-10-04T16:09:00Z">
        <w:r>
          <w:t xml:space="preserve">(A </w:t>
        </w:r>
      </w:ins>
      <w:ins w:id="1187" w:author="Copy Editor" w:date="2026-10-04T19:08:00Z">
        <w:r w:rsidRPr="00FD0AFD">
          <w:t>beat.</w:t>
        </w:r>
      </w:ins>
      <w:ins w:id="1188" w:author="Copy Editor" w:date="2026-10-04T19:09:00Z" w16du:dateUtc="2026-10-04T16:09:00Z">
        <w:r>
          <w:t>)</w:t>
        </w:r>
      </w:ins>
    </w:p>
    <w:p w14:paraId="13DDA788" w14:textId="77777777" w:rsidR="00FD0AFD" w:rsidRDefault="00FD0AFD">
      <w:pPr>
        <w:pStyle w:val="bdialogue"/>
        <w:rPr>
          <w:ins w:id="1189" w:author="Copy Editor" w:date="2026-10-04T19:09:00Z" w16du:dateUtc="2026-10-04T16:09:00Z"/>
        </w:rPr>
        <w:pPrChange w:id="1190" w:author="Copy Editor" w:date="2026-10-04T19:09:00Z" w16du:dateUtc="2026-10-04T16:09:00Z">
          <w:pPr>
            <w:pStyle w:val="body"/>
          </w:pPr>
        </w:pPrChange>
      </w:pPr>
      <w:ins w:id="1191" w:author="Copy Editor" w:date="2026-10-04T19:09:00Z" w16du:dateUtc="2026-10-04T16:09:00Z">
        <w:r>
          <w:t>A</w:t>
        </w:r>
      </w:ins>
      <w:del w:id="1192" w:author="Copy Editor" w:date="2026-10-04T19:09:00Z" w16du:dateUtc="2026-10-04T16:09:00Z">
        <w:r w:rsidR="007C0FF3" w:rsidDel="00FD0AFD">
          <w:delText>a</w:delText>
        </w:r>
      </w:del>
      <w:r w:rsidR="007C0FF3">
        <w:t xml:space="preserve">ll very </w:t>
      </w:r>
      <w:r w:rsidR="009C426A">
        <w:t xml:space="preserve">demoralizing. </w:t>
      </w:r>
    </w:p>
    <w:p w14:paraId="49E02C07" w14:textId="77777777" w:rsidR="00FD0AFD" w:rsidRDefault="007C0FF3" w:rsidP="00FD0AFD">
      <w:pPr>
        <w:pStyle w:val="bdialogue"/>
        <w:rPr>
          <w:ins w:id="1193" w:author="Copy Editor" w:date="2026-10-04T19:10:00Z" w16du:dateUtc="2026-10-04T16:10:00Z"/>
        </w:rPr>
      </w:pPr>
      <w:r>
        <w:t xml:space="preserve">Nobody had heard of dyslexia </w:t>
      </w:r>
      <w:r w:rsidR="00B6518D">
        <w:t xml:space="preserve">then. </w:t>
      </w:r>
    </w:p>
    <w:p w14:paraId="1EE6495A" w14:textId="17ED0EA3" w:rsidR="00DE554D" w:rsidRDefault="00DE554D" w:rsidP="00DE554D">
      <w:pPr>
        <w:pStyle w:val="aSCENEHEAD"/>
        <w:rPr>
          <w:ins w:id="1194" w:author="Copy Editor" w:date="2026-10-04T19:10:00Z" w16du:dateUtc="2026-10-04T16:10:00Z"/>
        </w:rPr>
      </w:pPr>
      <w:ins w:id="1195" w:author="Copy Editor" w:date="2026-10-04T19:10:00Z">
        <w:r w:rsidRPr="00DE554D">
          <w:t>EXT. FARM – DAY</w:t>
        </w:r>
      </w:ins>
    </w:p>
    <w:p w14:paraId="1F670769" w14:textId="2C96181F" w:rsidR="00BB498E" w:rsidRDefault="00BB498E" w:rsidP="00BB498E">
      <w:pPr>
        <w:pStyle w:val="body"/>
        <w:rPr>
          <w:ins w:id="1196" w:author="Copy Editor" w:date="2026-10-04T19:10:00Z" w16du:dateUtc="2026-10-04T16:10:00Z"/>
        </w:rPr>
      </w:pPr>
      <w:ins w:id="1197" w:author="Copy Editor" w:date="2026-10-04T19:10:00Z">
        <w:r w:rsidRPr="00BB498E">
          <w:lastRenderedPageBreak/>
          <w:t>David works with the livestock.</w:t>
        </w:r>
      </w:ins>
    </w:p>
    <w:p w14:paraId="4536010C" w14:textId="77777777" w:rsidR="00BB498E" w:rsidRDefault="00BB498E" w:rsidP="00BB498E">
      <w:pPr>
        <w:pStyle w:val="bCHARACTER"/>
        <w:rPr>
          <w:ins w:id="1198" w:author="Copy Editor" w:date="2026-10-04T19:10:00Z" w16du:dateUtc="2026-10-04T16:10:00Z"/>
        </w:rPr>
      </w:pPr>
      <w:ins w:id="1199" w:author="Copy Editor" w:date="2026-10-04T19:10:00Z" w16du:dateUtc="2026-10-04T16:10:00Z">
        <w:r w:rsidRPr="00DF4BC4">
          <w:t>RICHARD (V.O.)</w:t>
        </w:r>
      </w:ins>
    </w:p>
    <w:p w14:paraId="1790E4BA" w14:textId="77777777" w:rsidR="00BB498E" w:rsidRDefault="00B6518D" w:rsidP="00BB498E">
      <w:pPr>
        <w:pStyle w:val="bdialogue"/>
        <w:rPr>
          <w:ins w:id="1200" w:author="Copy Editor" w:date="2026-10-04T19:11:00Z" w16du:dateUtc="2026-10-04T16:11:00Z"/>
        </w:rPr>
      </w:pPr>
      <w:r>
        <w:t>Interestingly,</w:t>
      </w:r>
      <w:r w:rsidR="007C0FF3">
        <w:t xml:space="preserve"> David never </w:t>
      </w:r>
      <w:r w:rsidR="009C426A">
        <w:t>criticized</w:t>
      </w:r>
      <w:r w:rsidR="007C0FF3">
        <w:t xml:space="preserve"> me about my </w:t>
      </w:r>
      <w:r>
        <w:t xml:space="preserve">schoolwork. </w:t>
      </w:r>
    </w:p>
    <w:p w14:paraId="08BD3321" w14:textId="77777777" w:rsidR="00BB498E" w:rsidRDefault="00BB498E" w:rsidP="00BB498E">
      <w:pPr>
        <w:pStyle w:val="bCHARACTER"/>
        <w:rPr>
          <w:ins w:id="1201" w:author="Copy Editor" w:date="2026-10-04T19:11:00Z" w16du:dateUtc="2026-10-04T16:11:00Z"/>
        </w:rPr>
      </w:pPr>
      <w:ins w:id="1202" w:author="Copy Editor" w:date="2026-10-04T19:11:00Z" w16du:dateUtc="2026-10-04T16:11:00Z">
        <w:r w:rsidRPr="00DF4BC4">
          <w:t>RICHARD (V.O.)</w:t>
        </w:r>
      </w:ins>
    </w:p>
    <w:p w14:paraId="5E4BDC10" w14:textId="1BDD65A3" w:rsidR="003439BF" w:rsidRDefault="007C0FF3" w:rsidP="00BB498E">
      <w:pPr>
        <w:pStyle w:val="bdialogue"/>
        <w:rPr>
          <w:ins w:id="1203" w:author="Copy Editor" w:date="2026-10-04T19:13:00Z" w16du:dateUtc="2026-10-04T16:13:00Z"/>
        </w:rPr>
      </w:pPr>
      <w:r>
        <w:t xml:space="preserve">I think he understood that I had a mental block of some </w:t>
      </w:r>
      <w:r w:rsidR="00A1036C">
        <w:t>kind,</w:t>
      </w:r>
      <w:r>
        <w:t xml:space="preserve"> though he didn’t know what it was.</w:t>
      </w:r>
    </w:p>
    <w:p w14:paraId="0F6D676C" w14:textId="7FB2F6F8" w:rsidR="00D25154" w:rsidRDefault="00D25154" w:rsidP="00D25154">
      <w:pPr>
        <w:pStyle w:val="aSCENEHEAD"/>
        <w:rPr>
          <w:ins w:id="1204" w:author="Copy Editor" w:date="2026-10-04T19:13:00Z" w16du:dateUtc="2026-10-04T16:13:00Z"/>
        </w:rPr>
      </w:pPr>
      <w:ins w:id="1205" w:author="Copy Editor" w:date="2026-10-04T19:13:00Z">
        <w:r w:rsidRPr="00D25154">
          <w:t>EXT. SCHOOL – PLAYGROUND – DAY</w:t>
        </w:r>
      </w:ins>
    </w:p>
    <w:p w14:paraId="3C001AA4" w14:textId="65FB4483" w:rsidR="00815E91" w:rsidRDefault="00815E91" w:rsidP="00815E91">
      <w:pPr>
        <w:pStyle w:val="body"/>
        <w:rPr>
          <w:ins w:id="1206" w:author="Copy Editor" w:date="2026-10-04T19:13:00Z" w16du:dateUtc="2026-10-04T16:13:00Z"/>
        </w:rPr>
      </w:pPr>
      <w:ins w:id="1207" w:author="Copy Editor" w:date="2026-10-04T19:13:00Z">
        <w:r w:rsidRPr="00815E91">
          <w:t>Richard walks among the other pupils.</w:t>
        </w:r>
      </w:ins>
    </w:p>
    <w:p w14:paraId="38C3BF4D" w14:textId="77777777" w:rsidR="00815E91" w:rsidRDefault="00815E91" w:rsidP="00815E91">
      <w:pPr>
        <w:pStyle w:val="bCHARACTER"/>
        <w:rPr>
          <w:ins w:id="1208" w:author="Copy Editor" w:date="2026-10-04T19:13:00Z" w16du:dateUtc="2026-10-04T16:13:00Z"/>
        </w:rPr>
      </w:pPr>
      <w:ins w:id="1209" w:author="Copy Editor" w:date="2026-10-04T19:13:00Z" w16du:dateUtc="2026-10-04T16:13:00Z">
        <w:r w:rsidRPr="00DF4BC4">
          <w:t>RICHARD (V.O.)</w:t>
        </w:r>
      </w:ins>
    </w:p>
    <w:p w14:paraId="69AAB402" w14:textId="72D069A0" w:rsidR="00815E91" w:rsidDel="00815E91" w:rsidRDefault="00815E91">
      <w:pPr>
        <w:pStyle w:val="bdialogue"/>
        <w:rPr>
          <w:del w:id="1210" w:author="Copy Editor" w:date="2026-10-04T19:13:00Z" w16du:dateUtc="2026-10-04T16:13:00Z"/>
        </w:rPr>
        <w:pPrChange w:id="1211" w:author="Copy Editor" w:date="2026-10-04T19:14:00Z" w16du:dateUtc="2026-10-04T16:14:00Z">
          <w:pPr>
            <w:pStyle w:val="body"/>
          </w:pPr>
        </w:pPrChange>
      </w:pPr>
    </w:p>
    <w:p w14:paraId="55DF4D63" w14:textId="77777777" w:rsidR="00815E91" w:rsidRDefault="007C0FF3">
      <w:pPr>
        <w:pStyle w:val="bdialogue"/>
        <w:rPr>
          <w:ins w:id="1212" w:author="Copy Editor" w:date="2026-10-04T19:13:00Z" w16du:dateUtc="2026-10-04T16:13:00Z"/>
        </w:rPr>
        <w:pPrChange w:id="1213" w:author="Copy Editor" w:date="2026-10-04T19:14:00Z" w16du:dateUtc="2026-10-04T16:14:00Z">
          <w:pPr>
            <w:pStyle w:val="body"/>
          </w:pPr>
        </w:pPrChange>
      </w:pPr>
      <w:r>
        <w:t xml:space="preserve">Socially I was working hard to be </w:t>
      </w:r>
      <w:r w:rsidR="00B6518D">
        <w:t>popular,</w:t>
      </w:r>
      <w:r>
        <w:t xml:space="preserve"> as my family had taught me I </w:t>
      </w:r>
      <w:r w:rsidR="00A1036C">
        <w:t>must</w:t>
      </w:r>
      <w:ins w:id="1214" w:author="Copy Editor" w:date="2026-10-04T19:13:00Z" w16du:dateUtc="2026-10-04T16:13:00Z">
        <w:r w:rsidR="00815E91">
          <w:t>.</w:t>
        </w:r>
      </w:ins>
    </w:p>
    <w:p w14:paraId="37C2AF0E" w14:textId="77777777" w:rsidR="00815E91" w:rsidRDefault="00A1036C">
      <w:pPr>
        <w:pStyle w:val="bdialogue"/>
        <w:rPr>
          <w:ins w:id="1215" w:author="Copy Editor" w:date="2026-10-04T19:13:00Z" w16du:dateUtc="2026-10-04T16:13:00Z"/>
        </w:rPr>
        <w:pPrChange w:id="1216" w:author="Copy Editor" w:date="2026-10-04T19:14:00Z" w16du:dateUtc="2026-10-04T16:14:00Z">
          <w:pPr>
            <w:pStyle w:val="body"/>
          </w:pPr>
        </w:pPrChange>
      </w:pPr>
      <w:del w:id="1217" w:author="Copy Editor" w:date="2026-10-04T19:13:00Z" w16du:dateUtc="2026-10-04T16:13:00Z">
        <w:r w:rsidDel="00815E91">
          <w:delText>; i</w:delText>
        </w:r>
      </w:del>
      <w:ins w:id="1218" w:author="Copy Editor" w:date="2026-10-04T19:13:00Z" w16du:dateUtc="2026-10-04T16:13:00Z">
        <w:r w:rsidR="00815E91">
          <w:t>I</w:t>
        </w:r>
      </w:ins>
      <w:r>
        <w:t>t was</w:t>
      </w:r>
      <w:r w:rsidR="007C0FF3">
        <w:t xml:space="preserve"> almost certainly a big mistake to try so hard, and not having much success was </w:t>
      </w:r>
      <w:r w:rsidR="00B6518D">
        <w:t xml:space="preserve">normal. </w:t>
      </w:r>
    </w:p>
    <w:p w14:paraId="5142998F" w14:textId="2E26B7C4" w:rsidR="00815E91" w:rsidRDefault="00460873" w:rsidP="00B33299">
      <w:pPr>
        <w:pStyle w:val="body"/>
        <w:rPr>
          <w:ins w:id="1219" w:author="Copy Editor" w:date="2026-10-04T19:14:00Z" w16du:dateUtc="2026-10-04T16:14:00Z"/>
        </w:rPr>
      </w:pPr>
      <w:ins w:id="1220" w:author="Copy Editor" w:date="2026-10-04T19:14:00Z">
        <w:r w:rsidRPr="00460873">
          <w:t>Richard approaches a group of boys.</w:t>
        </w:r>
      </w:ins>
    </w:p>
    <w:p w14:paraId="4F1D63CA" w14:textId="77777777" w:rsidR="00460873" w:rsidRDefault="00460873" w:rsidP="00460873">
      <w:pPr>
        <w:pStyle w:val="bCHARACTER"/>
        <w:rPr>
          <w:ins w:id="1221" w:author="Copy Editor" w:date="2026-10-04T19:14:00Z" w16du:dateUtc="2026-10-04T16:14:00Z"/>
        </w:rPr>
      </w:pPr>
      <w:ins w:id="1222" w:author="Copy Editor" w:date="2026-10-04T19:14:00Z" w16du:dateUtc="2026-10-04T16:14:00Z">
        <w:r w:rsidRPr="00DF4BC4">
          <w:t>RICHARD (V.O.)</w:t>
        </w:r>
      </w:ins>
    </w:p>
    <w:p w14:paraId="07347E70" w14:textId="77777777" w:rsidR="00460873" w:rsidRDefault="007C0FF3">
      <w:pPr>
        <w:pStyle w:val="bbodybeforebeat"/>
        <w:rPr>
          <w:ins w:id="1223" w:author="Copy Editor" w:date="2026-10-04T19:15:00Z" w16du:dateUtc="2026-10-04T16:15:00Z"/>
        </w:rPr>
        <w:pPrChange w:id="1224" w:author="Copy Editor" w:date="2026-10-04T19:15:00Z" w16du:dateUtc="2026-10-04T16:15:00Z">
          <w:pPr>
            <w:pStyle w:val="bdialogue"/>
          </w:pPr>
        </w:pPrChange>
      </w:pPr>
      <w:r>
        <w:t xml:space="preserve">I shouldn’t have tried so hard or even not tried at </w:t>
      </w:r>
      <w:r w:rsidR="00B6518D">
        <w:t>all</w:t>
      </w:r>
      <w:ins w:id="1225" w:author="Copy Editor" w:date="2026-10-04T19:14:00Z" w16du:dateUtc="2026-10-04T16:14:00Z">
        <w:r w:rsidR="00460873">
          <w:t>.</w:t>
        </w:r>
      </w:ins>
    </w:p>
    <w:p w14:paraId="5B908B7E" w14:textId="35C19C58" w:rsidR="00BD4949" w:rsidRDefault="00BD4949">
      <w:pPr>
        <w:pStyle w:val="baparenthisis"/>
        <w:rPr>
          <w:ins w:id="1226" w:author="Copy Editor" w:date="2026-10-04T19:14:00Z" w16du:dateUtc="2026-10-04T16:14:00Z"/>
        </w:rPr>
        <w:pPrChange w:id="1227" w:author="Copy Editor" w:date="2026-10-04T19:15:00Z" w16du:dateUtc="2026-10-04T16:15:00Z">
          <w:pPr>
            <w:pStyle w:val="body"/>
          </w:pPr>
        </w:pPrChange>
      </w:pPr>
      <w:ins w:id="1228" w:author="Copy Editor" w:date="2026-10-04T19:15:00Z" w16du:dateUtc="2026-10-04T16:15:00Z">
        <w:r>
          <w:t>(</w:t>
        </w:r>
      </w:ins>
      <w:ins w:id="1229" w:author="Copy Editor" w:date="2026-10-04T19:15:00Z">
        <w:r w:rsidRPr="00BD4949">
          <w:t>A beat.</w:t>
        </w:r>
      </w:ins>
      <w:ins w:id="1230" w:author="Copy Editor" w:date="2026-10-04T19:15:00Z" w16du:dateUtc="2026-10-04T16:15:00Z">
        <w:r>
          <w:t>)</w:t>
        </w:r>
      </w:ins>
    </w:p>
    <w:p w14:paraId="20BC55DB" w14:textId="456DAFA3" w:rsidR="00BD4949" w:rsidRDefault="00B6518D" w:rsidP="00BD4949">
      <w:pPr>
        <w:pStyle w:val="bdialogue"/>
        <w:rPr>
          <w:ins w:id="1231" w:author="Copy Editor" w:date="2026-10-04T19:15:00Z" w16du:dateUtc="2026-10-04T16:15:00Z"/>
        </w:rPr>
      </w:pPr>
      <w:del w:id="1232" w:author="Copy Editor" w:date="2026-10-04T19:14:00Z" w16du:dateUtc="2026-10-04T16:14:00Z">
        <w:r w:rsidDel="00460873">
          <w:delText>,</w:delText>
        </w:r>
        <w:r w:rsidR="007C0FF3" w:rsidDel="00460873">
          <w:delText xml:space="preserve"> </w:delText>
        </w:r>
      </w:del>
      <w:del w:id="1233" w:author="Copy Editor" w:date="2026-10-04T19:15:00Z" w16du:dateUtc="2026-10-04T16:15:00Z">
        <w:r w:rsidR="007C0FF3" w:rsidDel="00BD4949">
          <w:delText>b</w:delText>
        </w:r>
      </w:del>
      <w:ins w:id="1234" w:author="Copy Editor" w:date="2026-10-04T19:15:00Z" w16du:dateUtc="2026-10-04T16:15:00Z">
        <w:r w:rsidR="00BD4949">
          <w:t>B</w:t>
        </w:r>
      </w:ins>
      <w:r w:rsidR="007C0FF3">
        <w:t xml:space="preserve">ut how do you forget the lessons </w:t>
      </w:r>
      <w:r w:rsidR="009C426A">
        <w:t>learned</w:t>
      </w:r>
      <w:r w:rsidR="007C0FF3">
        <w:t xml:space="preserve"> in </w:t>
      </w:r>
      <w:r>
        <w:t>infancy?</w:t>
      </w:r>
      <w:del w:id="1235" w:author="Copy Editor" w:date="2026-10-04T19:15:00Z" w16du:dateUtc="2026-10-04T16:15:00Z">
        <w:r w:rsidDel="000261A6">
          <w:delText xml:space="preserve"> </w:delText>
        </w:r>
      </w:del>
    </w:p>
    <w:p w14:paraId="0306199C" w14:textId="5E53C85F" w:rsidR="000261A6" w:rsidRDefault="000261A6" w:rsidP="000261A6">
      <w:pPr>
        <w:pStyle w:val="body"/>
        <w:rPr>
          <w:ins w:id="1236" w:author="Copy Editor" w:date="2026-10-04T19:16:00Z" w16du:dateUtc="2026-10-04T16:16:00Z"/>
        </w:rPr>
      </w:pPr>
      <w:ins w:id="1237" w:author="Copy Editor" w:date="2026-10-04T19:16:00Z">
        <w:r w:rsidRPr="000261A6">
          <w:t>Richard drifts towards a group of less reputable boys.</w:t>
        </w:r>
      </w:ins>
    </w:p>
    <w:p w14:paraId="09AF3072" w14:textId="77777777" w:rsidR="000261A6" w:rsidRDefault="000261A6" w:rsidP="000261A6">
      <w:pPr>
        <w:pStyle w:val="bCHARACTER"/>
        <w:rPr>
          <w:ins w:id="1238" w:author="Copy Editor" w:date="2026-10-04T19:16:00Z" w16du:dateUtc="2026-10-04T16:16:00Z"/>
        </w:rPr>
      </w:pPr>
      <w:ins w:id="1239" w:author="Copy Editor" w:date="2026-10-04T19:16:00Z" w16du:dateUtc="2026-10-04T16:16:00Z">
        <w:r w:rsidRPr="00DF4BC4">
          <w:t>RICHARD (V.O.)</w:t>
        </w:r>
      </w:ins>
    </w:p>
    <w:p w14:paraId="7F1BE345" w14:textId="77777777" w:rsidR="00B2348D" w:rsidRDefault="007C0FF3" w:rsidP="00B2348D">
      <w:pPr>
        <w:pStyle w:val="bdialogue"/>
        <w:rPr>
          <w:ins w:id="1240" w:author="Copy Editor" w:date="2026-10-04T19:16:00Z" w16du:dateUtc="2026-10-04T16:16:00Z"/>
        </w:rPr>
      </w:pPr>
      <w:r>
        <w:t xml:space="preserve">I tended to drift towards the less reputable members of the class; they seemed prepared to accept </w:t>
      </w:r>
      <w:r w:rsidR="00B6518D">
        <w:t xml:space="preserve">me. </w:t>
      </w:r>
    </w:p>
    <w:p w14:paraId="495C267C" w14:textId="77777777" w:rsidR="00B2348D" w:rsidRDefault="00B2348D" w:rsidP="00B2348D">
      <w:pPr>
        <w:pStyle w:val="bCHARACTER"/>
        <w:rPr>
          <w:ins w:id="1241" w:author="Copy Editor" w:date="2026-10-04T19:16:00Z" w16du:dateUtc="2026-10-04T16:16:00Z"/>
        </w:rPr>
      </w:pPr>
      <w:ins w:id="1242" w:author="Copy Editor" w:date="2026-10-04T19:16:00Z" w16du:dateUtc="2026-10-04T16:16:00Z">
        <w:r w:rsidRPr="00DF4BC4">
          <w:t>RICHARD (V.O.)</w:t>
        </w:r>
      </w:ins>
    </w:p>
    <w:p w14:paraId="5E4BDC11" w14:textId="5232BA24" w:rsidR="003439BF" w:rsidRDefault="007C0FF3" w:rsidP="00B2348D">
      <w:pPr>
        <w:pStyle w:val="bdialogue"/>
        <w:rPr>
          <w:ins w:id="1243" w:author="Copy Editor" w:date="2026-10-04T19:17:00Z" w16du:dateUtc="2026-10-04T16:17:00Z"/>
        </w:rPr>
      </w:pPr>
      <w:r>
        <w:t xml:space="preserve">Once </w:t>
      </w:r>
      <w:r w:rsidR="00B6518D">
        <w:t>again,</w:t>
      </w:r>
      <w:r>
        <w:t xml:space="preserve"> I was not doing as well as my siblings and was often told so.</w:t>
      </w:r>
    </w:p>
    <w:p w14:paraId="62BA52BC" w14:textId="78B63075" w:rsidR="005D302C" w:rsidRDefault="005D302C" w:rsidP="005D302C">
      <w:pPr>
        <w:pStyle w:val="aSCENEHEAD"/>
        <w:rPr>
          <w:ins w:id="1244" w:author="Copy Editor" w:date="2026-10-04T19:17:00Z" w16du:dateUtc="2026-10-04T16:17:00Z"/>
        </w:rPr>
      </w:pPr>
      <w:ins w:id="1245" w:author="Copy Editor" w:date="2026-10-04T19:17:00Z">
        <w:r w:rsidRPr="005D302C">
          <w:t>EXT. SCHOOL – PLAYGROUND – DAY</w:t>
        </w:r>
      </w:ins>
    </w:p>
    <w:p w14:paraId="2BD6812A" w14:textId="77777777" w:rsidR="00635CE0" w:rsidRPr="00635CE0" w:rsidRDefault="00635CE0">
      <w:pPr>
        <w:pStyle w:val="body"/>
        <w:rPr>
          <w:ins w:id="1246" w:author="Copy Editor" w:date="2026-10-04T19:17:00Z"/>
          <w:lang w:val="en-US"/>
        </w:rPr>
        <w:pPrChange w:id="1247" w:author="Copy Editor" w:date="2026-10-04T19:17:00Z" w16du:dateUtc="2026-10-04T16:17:00Z">
          <w:pPr>
            <w:pStyle w:val="aSCENEHEAD"/>
          </w:pPr>
        </w:pPrChange>
      </w:pPr>
      <w:ins w:id="1248" w:author="Copy Editor" w:date="2026-10-04T19:17:00Z">
        <w:r w:rsidRPr="00635CE0">
          <w:rPr>
            <w:lang w:val="en-US"/>
          </w:rPr>
          <w:lastRenderedPageBreak/>
          <w:t>Two boys walk ahead of Richard.</w:t>
        </w:r>
      </w:ins>
    </w:p>
    <w:p w14:paraId="5F25F223" w14:textId="2194192F" w:rsidR="00635CE0" w:rsidRPr="00635CE0" w:rsidRDefault="00635CE0">
      <w:pPr>
        <w:pStyle w:val="body"/>
        <w:rPr>
          <w:ins w:id="1249" w:author="Copy Editor" w:date="2026-10-04T19:17:00Z"/>
          <w:lang w:val="en-US"/>
        </w:rPr>
        <w:pPrChange w:id="1250" w:author="Copy Editor" w:date="2026-10-04T19:17:00Z" w16du:dateUtc="2026-10-04T16:17:00Z">
          <w:pPr>
            <w:pStyle w:val="aSCENEHEAD"/>
          </w:pPr>
        </w:pPrChange>
      </w:pPr>
      <w:ins w:id="1251" w:author="Copy Editor" w:date="2026-10-04T19:17:00Z">
        <w:r w:rsidRPr="00635CE0">
          <w:rPr>
            <w:lang w:val="en-US"/>
          </w:rPr>
          <w:t xml:space="preserve">They wear </w:t>
        </w:r>
      </w:ins>
      <w:ins w:id="1252" w:author="Copy Editor" w:date="2026-10-04T19:17:00Z" w16du:dateUtc="2026-10-04T16:17:00Z">
        <w:r w:rsidRPr="00635CE0">
          <w:rPr>
            <w:lang w:val="en-US"/>
          </w:rPr>
          <w:t>battledresses</w:t>
        </w:r>
      </w:ins>
      <w:ins w:id="1253" w:author="Copy Editor" w:date="2026-10-04T19:17:00Z">
        <w:r w:rsidRPr="00635CE0">
          <w:rPr>
            <w:lang w:val="en-US"/>
          </w:rPr>
          <w:t xml:space="preserve"> and highly polished hobnail boots.</w:t>
        </w:r>
      </w:ins>
    </w:p>
    <w:p w14:paraId="4DC7064D" w14:textId="77777777" w:rsidR="00635CE0" w:rsidRPr="00635CE0" w:rsidRDefault="00635CE0">
      <w:pPr>
        <w:pStyle w:val="body"/>
        <w:rPr>
          <w:ins w:id="1254" w:author="Copy Editor" w:date="2026-10-04T19:17:00Z"/>
          <w:lang w:val="en-US"/>
        </w:rPr>
        <w:pPrChange w:id="1255" w:author="Copy Editor" w:date="2026-10-04T19:17:00Z" w16du:dateUtc="2026-10-04T16:17:00Z">
          <w:pPr>
            <w:pStyle w:val="aSCENEHEAD"/>
          </w:pPr>
        </w:pPrChange>
      </w:pPr>
      <w:ins w:id="1256" w:author="Copy Editor" w:date="2026-10-04T19:17:00Z">
        <w:r w:rsidRPr="00635CE0">
          <w:rPr>
            <w:lang w:val="en-US"/>
          </w:rPr>
          <w:t>Their boots strike the concrete.</w:t>
        </w:r>
      </w:ins>
    </w:p>
    <w:p w14:paraId="48CBDF6A" w14:textId="77777777" w:rsidR="00635CE0" w:rsidRDefault="00635CE0" w:rsidP="00635CE0">
      <w:pPr>
        <w:pStyle w:val="bCHARACTER"/>
        <w:rPr>
          <w:ins w:id="1257" w:author="Copy Editor" w:date="2026-10-04T19:18:00Z" w16du:dateUtc="2026-10-04T16:18:00Z"/>
        </w:rPr>
      </w:pPr>
      <w:ins w:id="1258" w:author="Copy Editor" w:date="2026-10-04T19:18:00Z" w16du:dateUtc="2026-10-04T16:18:00Z">
        <w:r w:rsidRPr="00DF4BC4">
          <w:t>RICHARD (V.O.)</w:t>
        </w:r>
      </w:ins>
    </w:p>
    <w:p w14:paraId="0572816C" w14:textId="7852E1D4" w:rsidR="00635CE0" w:rsidDel="00635CE0" w:rsidRDefault="00635CE0">
      <w:pPr>
        <w:pStyle w:val="aSCENEHEAD"/>
        <w:rPr>
          <w:del w:id="1259" w:author="Copy Editor" w:date="2026-10-04T19:18:00Z" w16du:dateUtc="2026-10-04T16:18:00Z"/>
        </w:rPr>
        <w:pPrChange w:id="1260" w:author="Copy Editor" w:date="2026-10-04T19:17:00Z" w16du:dateUtc="2026-10-04T16:17:00Z">
          <w:pPr>
            <w:pStyle w:val="body"/>
          </w:pPr>
        </w:pPrChange>
      </w:pPr>
    </w:p>
    <w:p w14:paraId="48396271" w14:textId="77777777" w:rsidR="00635CE0" w:rsidRDefault="007C0FF3" w:rsidP="00635CE0">
      <w:pPr>
        <w:pStyle w:val="bdialogue"/>
        <w:rPr>
          <w:ins w:id="1261" w:author="Copy Editor" w:date="2026-10-04T19:18:00Z" w16du:dateUtc="2026-10-04T16:18:00Z"/>
        </w:rPr>
      </w:pPr>
      <w:r>
        <w:t xml:space="preserve">One thing that went on to have a great influence </w:t>
      </w:r>
      <w:r w:rsidR="00B6518D">
        <w:t>on</w:t>
      </w:r>
      <w:r>
        <w:t xml:space="preserve"> my life was the Army </w:t>
      </w:r>
      <w:r w:rsidR="00B6518D">
        <w:t>Cadets.</w:t>
      </w:r>
    </w:p>
    <w:p w14:paraId="70EC4055" w14:textId="53C52EE8" w:rsidR="00A675F5" w:rsidRDefault="00A675F5" w:rsidP="00A675F5">
      <w:pPr>
        <w:pStyle w:val="body"/>
        <w:rPr>
          <w:ins w:id="1262" w:author="Copy Editor" w:date="2026-10-04T19:18:00Z" w16du:dateUtc="2026-10-04T16:18:00Z"/>
        </w:rPr>
      </w:pPr>
      <w:ins w:id="1263" w:author="Copy Editor" w:date="2026-10-04T19:18:00Z">
        <w:r w:rsidRPr="00A675F5">
          <w:t>Richard watches the boys.</w:t>
        </w:r>
      </w:ins>
    </w:p>
    <w:p w14:paraId="03307545" w14:textId="77777777" w:rsidR="00A675F5" w:rsidRDefault="00A675F5" w:rsidP="00A675F5">
      <w:pPr>
        <w:pStyle w:val="bCHARACTER"/>
        <w:rPr>
          <w:ins w:id="1264" w:author="Copy Editor" w:date="2026-10-04T19:18:00Z" w16du:dateUtc="2026-10-04T16:18:00Z"/>
        </w:rPr>
      </w:pPr>
      <w:ins w:id="1265" w:author="Copy Editor" w:date="2026-10-04T19:18:00Z" w16du:dateUtc="2026-10-04T16:18:00Z">
        <w:r w:rsidRPr="00DF4BC4">
          <w:t>RICHARD (V.O.)</w:t>
        </w:r>
      </w:ins>
    </w:p>
    <w:p w14:paraId="6BB924CC" w14:textId="2BD4031B" w:rsidR="00A675F5" w:rsidRDefault="00B6518D" w:rsidP="00A675F5">
      <w:pPr>
        <w:pStyle w:val="bdialogue"/>
        <w:rPr>
          <w:ins w:id="1266" w:author="Copy Editor" w:date="2026-10-04T19:18:00Z" w16du:dateUtc="2026-10-04T16:18:00Z"/>
        </w:rPr>
      </w:pPr>
      <w:del w:id="1267" w:author="Copy Editor" w:date="2026-10-04T19:18:00Z" w16du:dateUtc="2026-10-04T16:18:00Z">
        <w:r w:rsidDel="00635CE0">
          <w:delText xml:space="preserve"> </w:delText>
        </w:r>
      </w:del>
      <w:r w:rsidR="007C0FF3">
        <w:t xml:space="preserve">I was walking across the </w:t>
      </w:r>
      <w:r>
        <w:t>playground,</w:t>
      </w:r>
      <w:r w:rsidR="007C0FF3">
        <w:t xml:space="preserve"> and two boys in front of me were wearing battledress with highly polished hob nail boots that</w:t>
      </w:r>
      <w:ins w:id="1268" w:author="Copy Editor" w:date="2026-10-04T19:19:00Z" w16du:dateUtc="2026-10-04T16:19:00Z">
        <w:r w:rsidR="001443E6">
          <w:t xml:space="preserve"> </w:t>
        </w:r>
      </w:ins>
      <w:del w:id="1269" w:author="Copy Editor" w:date="2026-10-04T19:19:00Z" w16du:dateUtc="2026-10-04T16:19:00Z">
        <w:r w:rsidR="007C0FF3" w:rsidDel="001443E6">
          <w:delText xml:space="preserve"> </w:delText>
        </w:r>
      </w:del>
      <w:r w:rsidR="007C0FF3">
        <w:t xml:space="preserve">rang as they hit the </w:t>
      </w:r>
      <w:r>
        <w:t xml:space="preserve">concrete. </w:t>
      </w:r>
    </w:p>
    <w:p w14:paraId="4F3CE65E" w14:textId="3A5F07E2" w:rsidR="00A675F5" w:rsidRDefault="001443E6" w:rsidP="001443E6">
      <w:pPr>
        <w:pStyle w:val="body"/>
        <w:rPr>
          <w:ins w:id="1270" w:author="Copy Editor" w:date="2026-10-04T19:19:00Z" w16du:dateUtc="2026-10-04T16:19:00Z"/>
        </w:rPr>
      </w:pPr>
      <w:ins w:id="1271" w:author="Copy Editor" w:date="2026-10-04T19:19:00Z">
        <w:r w:rsidRPr="001443E6">
          <w:t>Richard looks at the boots.</w:t>
        </w:r>
      </w:ins>
    </w:p>
    <w:p w14:paraId="40561D9C" w14:textId="77777777" w:rsidR="001443E6" w:rsidRDefault="001443E6" w:rsidP="001443E6">
      <w:pPr>
        <w:pStyle w:val="bCHARACTER"/>
        <w:rPr>
          <w:ins w:id="1272" w:author="Copy Editor" w:date="2026-10-04T19:19:00Z" w16du:dateUtc="2026-10-04T16:19:00Z"/>
        </w:rPr>
      </w:pPr>
      <w:ins w:id="1273" w:author="Copy Editor" w:date="2026-10-04T19:19:00Z" w16du:dateUtc="2026-10-04T16:19:00Z">
        <w:r w:rsidRPr="00DF4BC4">
          <w:t>RICHARD (V.O.)</w:t>
        </w:r>
      </w:ins>
    </w:p>
    <w:p w14:paraId="644C9A42" w14:textId="77777777" w:rsidR="001443E6" w:rsidRDefault="007C0FF3" w:rsidP="001443E6">
      <w:pPr>
        <w:pStyle w:val="bdialogue"/>
        <w:rPr>
          <w:ins w:id="1274" w:author="Copy Editor" w:date="2026-10-04T19:19:00Z" w16du:dateUtc="2026-10-04T16:19:00Z"/>
        </w:rPr>
      </w:pPr>
      <w:r>
        <w:t xml:space="preserve">I wanted a pair of boots like </w:t>
      </w:r>
      <w:r w:rsidR="00B6518D">
        <w:t>that,</w:t>
      </w:r>
      <w:r>
        <w:t xml:space="preserve"> so I joined the </w:t>
      </w:r>
      <w:r w:rsidR="00B6518D">
        <w:t xml:space="preserve">Cadets. </w:t>
      </w:r>
    </w:p>
    <w:p w14:paraId="1C875334" w14:textId="248525B4" w:rsidR="0052096C" w:rsidRDefault="0052096C" w:rsidP="0052096C">
      <w:pPr>
        <w:pStyle w:val="aSCENEHEAD"/>
        <w:rPr>
          <w:ins w:id="1275" w:author="Copy Editor" w:date="2026-10-04T19:19:00Z" w16du:dateUtc="2026-10-04T16:19:00Z"/>
        </w:rPr>
      </w:pPr>
      <w:ins w:id="1276" w:author="Copy Editor" w:date="2026-10-04T19:19:00Z">
        <w:r w:rsidRPr="0052096C">
          <w:t>INT. SCHOOL – CADET ROOM – DAY</w:t>
        </w:r>
      </w:ins>
    </w:p>
    <w:p w14:paraId="7994E98D" w14:textId="77777777" w:rsidR="0052096C" w:rsidRPr="0052096C" w:rsidRDefault="0052096C">
      <w:pPr>
        <w:pStyle w:val="body"/>
        <w:rPr>
          <w:ins w:id="1277" w:author="Copy Editor" w:date="2026-10-04T19:20:00Z"/>
          <w:lang w:val="en-US"/>
        </w:rPr>
        <w:pPrChange w:id="1278" w:author="Copy Editor" w:date="2026-10-04T19:20:00Z" w16du:dateUtc="2026-10-04T16:20:00Z">
          <w:pPr>
            <w:pStyle w:val="aSCENEHEAD"/>
          </w:pPr>
        </w:pPrChange>
      </w:pPr>
      <w:ins w:id="1279" w:author="Copy Editor" w:date="2026-10-04T19:20:00Z">
        <w:r w:rsidRPr="0052096C">
          <w:rPr>
            <w:lang w:val="en-US"/>
          </w:rPr>
          <w:t>Richard joins the Army Cadets.</w:t>
        </w:r>
      </w:ins>
    </w:p>
    <w:p w14:paraId="60D0CE5E" w14:textId="77777777" w:rsidR="0052096C" w:rsidRPr="0052096C" w:rsidRDefault="0052096C">
      <w:pPr>
        <w:pStyle w:val="body"/>
        <w:rPr>
          <w:ins w:id="1280" w:author="Copy Editor" w:date="2026-10-04T19:20:00Z"/>
          <w:lang w:val="en-US"/>
        </w:rPr>
        <w:pPrChange w:id="1281" w:author="Copy Editor" w:date="2026-10-04T19:20:00Z" w16du:dateUtc="2026-10-04T16:20:00Z">
          <w:pPr>
            <w:pStyle w:val="aSCENEHEAD"/>
          </w:pPr>
        </w:pPrChange>
      </w:pPr>
      <w:ins w:id="1282" w:author="Copy Editor" w:date="2026-10-04T19:20:00Z">
        <w:r w:rsidRPr="0052096C">
          <w:rPr>
            <w:lang w:val="en-US"/>
          </w:rPr>
          <w:t>The MASTER who runs the organization addresses the cadets.</w:t>
        </w:r>
      </w:ins>
    </w:p>
    <w:p w14:paraId="0FC4B148" w14:textId="77777777" w:rsidR="0052096C" w:rsidRDefault="0052096C" w:rsidP="0052096C">
      <w:pPr>
        <w:pStyle w:val="bCHARACTER"/>
        <w:rPr>
          <w:ins w:id="1283" w:author="Copy Editor" w:date="2026-10-04T19:20:00Z" w16du:dateUtc="2026-10-04T16:20:00Z"/>
        </w:rPr>
      </w:pPr>
      <w:ins w:id="1284" w:author="Copy Editor" w:date="2026-10-04T19:20:00Z" w16du:dateUtc="2026-10-04T16:20:00Z">
        <w:r w:rsidRPr="00DF4BC4">
          <w:t>RICHARD (V.O.)</w:t>
        </w:r>
      </w:ins>
    </w:p>
    <w:p w14:paraId="7C2F735B" w14:textId="77777777" w:rsidR="0052096C" w:rsidRDefault="007C0FF3" w:rsidP="0052096C">
      <w:pPr>
        <w:pStyle w:val="bdialogue"/>
        <w:rPr>
          <w:ins w:id="1285" w:author="Copy Editor" w:date="2026-10-04T19:20:00Z" w16du:dateUtc="2026-10-04T16:20:00Z"/>
        </w:rPr>
      </w:pPr>
      <w:r>
        <w:t xml:space="preserve">The </w:t>
      </w:r>
      <w:r w:rsidR="00B6518D">
        <w:t>master</w:t>
      </w:r>
      <w:r>
        <w:t xml:space="preserve"> who ran the </w:t>
      </w:r>
      <w:r w:rsidR="009C426A">
        <w:t>organization</w:t>
      </w:r>
      <w:r>
        <w:t xml:space="preserve"> was one of those people I have come to </w:t>
      </w:r>
      <w:r w:rsidR="009C426A">
        <w:t>realize</w:t>
      </w:r>
      <w:r>
        <w:t xml:space="preserve"> was deserving of the greatest </w:t>
      </w:r>
      <w:r w:rsidR="00B6518D">
        <w:t xml:space="preserve">respect. </w:t>
      </w:r>
    </w:p>
    <w:p w14:paraId="638B3B4B" w14:textId="77777777" w:rsidR="0052096C" w:rsidRDefault="0052096C" w:rsidP="0052096C">
      <w:pPr>
        <w:pStyle w:val="bCHARACTER"/>
        <w:rPr>
          <w:ins w:id="1286" w:author="Copy Editor" w:date="2026-10-04T19:20:00Z" w16du:dateUtc="2026-10-04T16:20:00Z"/>
        </w:rPr>
      </w:pPr>
      <w:ins w:id="1287" w:author="Copy Editor" w:date="2026-10-04T19:20:00Z" w16du:dateUtc="2026-10-04T16:20:00Z">
        <w:r w:rsidRPr="00DF4BC4">
          <w:t>RICHARD (V.O.)</w:t>
        </w:r>
      </w:ins>
    </w:p>
    <w:p w14:paraId="6976EFB1" w14:textId="77777777" w:rsidR="0052096C" w:rsidRDefault="007C0FF3" w:rsidP="0052096C">
      <w:pPr>
        <w:pStyle w:val="bdialogue"/>
        <w:rPr>
          <w:ins w:id="1288" w:author="Copy Editor" w:date="2026-10-04T19:30:00Z" w16du:dateUtc="2026-10-04T16:30:00Z"/>
        </w:rPr>
      </w:pPr>
      <w:r>
        <w:t>Kind and gentle normally but strict when it was justified, he gave of himself to the lads in the cadets</w:t>
      </w:r>
      <w:ins w:id="1289" w:author="Copy Editor" w:date="2026-10-04T19:20:00Z" w16du:dateUtc="2026-10-04T16:20:00Z">
        <w:r w:rsidR="0052096C">
          <w:t>.</w:t>
        </w:r>
      </w:ins>
    </w:p>
    <w:p w14:paraId="5CD96A52" w14:textId="77777777" w:rsidR="003600F6" w:rsidRDefault="003600F6" w:rsidP="003600F6">
      <w:pPr>
        <w:pStyle w:val="bCHARACTER"/>
        <w:rPr>
          <w:ins w:id="1290" w:author="Copy Editor" w:date="2026-10-04T19:21:00Z" w16du:dateUtc="2026-10-04T16:21:00Z"/>
        </w:rPr>
      </w:pPr>
      <w:ins w:id="1291" w:author="Copy Editor" w:date="2026-10-04T19:21:00Z" w16du:dateUtc="2026-10-04T16:21:00Z">
        <w:r w:rsidRPr="00DF4BC4">
          <w:t>RICHARD (V.O.)</w:t>
        </w:r>
      </w:ins>
    </w:p>
    <w:p w14:paraId="385B8912" w14:textId="77777777" w:rsidR="00255979" w:rsidRDefault="007C0FF3" w:rsidP="0078067E">
      <w:pPr>
        <w:pStyle w:val="bdialogue"/>
        <w:rPr>
          <w:ins w:id="1292" w:author="Copy Editor" w:date="2026-10-04T19:32:00Z" w16du:dateUtc="2026-10-04T16:32:00Z"/>
        </w:rPr>
      </w:pPr>
      <w:del w:id="1293" w:author="Copy Editor" w:date="2026-10-04T19:20:00Z" w16du:dateUtc="2026-10-04T16:20:00Z">
        <w:r w:rsidDel="0052096C">
          <w:lastRenderedPageBreak/>
          <w:delText>, h</w:delText>
        </w:r>
      </w:del>
      <w:ins w:id="1294" w:author="Copy Editor" w:date="2026-10-04T19:20:00Z" w16du:dateUtc="2026-10-04T16:20:00Z">
        <w:r w:rsidR="0052096C">
          <w:t>H</w:t>
        </w:r>
      </w:ins>
      <w:r>
        <w:t>e worked to support his charges</w:t>
      </w:r>
      <w:r w:rsidR="009C426A">
        <w:t>, and he</w:t>
      </w:r>
      <w:r>
        <w:t xml:space="preserve"> encouraged all of us in our </w:t>
      </w:r>
      <w:r w:rsidR="00B6518D">
        <w:t>development.</w:t>
      </w:r>
    </w:p>
    <w:p w14:paraId="15DC2DB4" w14:textId="77777777" w:rsidR="00255979" w:rsidRDefault="00255979" w:rsidP="00255979">
      <w:pPr>
        <w:pStyle w:val="body"/>
        <w:rPr>
          <w:ins w:id="1295" w:author="Copy Editor" w:date="2026-10-04T19:33:00Z" w16du:dateUtc="2026-10-04T16:33:00Z"/>
          <w:lang w:val="en-US"/>
        </w:rPr>
      </w:pPr>
      <w:ins w:id="1296" w:author="Copy Editor" w:date="2026-10-04T19:32:00Z" w16du:dateUtc="2026-10-04T16:32:00Z">
        <w:r w:rsidRPr="003600F6">
          <w:rPr>
            <w:lang w:val="en-US"/>
          </w:rPr>
          <w:t>The Master watches the cadets.</w:t>
        </w:r>
      </w:ins>
    </w:p>
    <w:p w14:paraId="13576EC7" w14:textId="77777777" w:rsidR="00C07928" w:rsidRDefault="00C07928" w:rsidP="00C07928">
      <w:pPr>
        <w:pStyle w:val="bCHARACTER"/>
        <w:rPr>
          <w:ins w:id="1297" w:author="Copy Editor" w:date="2026-10-04T19:33:00Z" w16du:dateUtc="2026-10-04T16:33:00Z"/>
        </w:rPr>
      </w:pPr>
      <w:ins w:id="1298" w:author="Copy Editor" w:date="2026-10-04T19:33:00Z" w16du:dateUtc="2026-10-04T16:33:00Z">
        <w:r w:rsidRPr="00DF4BC4">
          <w:t>RICHARD (V.O.)</w:t>
        </w:r>
      </w:ins>
    </w:p>
    <w:p w14:paraId="6D598EF1" w14:textId="73C62C1D" w:rsidR="0078067E" w:rsidRDefault="00B6518D">
      <w:pPr>
        <w:pStyle w:val="bbodybeforebeat"/>
        <w:rPr>
          <w:ins w:id="1299" w:author="Copy Editor" w:date="2026-10-04T19:33:00Z" w16du:dateUtc="2026-10-04T16:33:00Z"/>
        </w:rPr>
        <w:pPrChange w:id="1300" w:author="Copy Editor" w:date="2026-10-04T19:33:00Z" w16du:dateUtc="2026-10-04T16:33:00Z">
          <w:pPr>
            <w:pStyle w:val="bdialogue"/>
          </w:pPr>
        </w:pPrChange>
      </w:pPr>
      <w:del w:id="1301" w:author="Copy Editor" w:date="2026-10-04T19:32:00Z" w16du:dateUtc="2026-10-04T16:32:00Z">
        <w:r w:rsidDel="00255979">
          <w:delText xml:space="preserve"> </w:delText>
        </w:r>
      </w:del>
      <w:r w:rsidR="007C0FF3">
        <w:t xml:space="preserve">He had been in the Merchant Navy during the </w:t>
      </w:r>
      <w:r>
        <w:t>war.</w:t>
      </w:r>
      <w:r w:rsidR="007C0FF3">
        <w:t xml:space="preserve"> </w:t>
      </w:r>
    </w:p>
    <w:p w14:paraId="54CF5333" w14:textId="2A8B2D7A" w:rsidR="00C07928" w:rsidRDefault="00C07928">
      <w:pPr>
        <w:pStyle w:val="baparenthisis"/>
        <w:rPr>
          <w:ins w:id="1302" w:author="Copy Editor" w:date="2026-10-04T19:22:00Z" w16du:dateUtc="2026-10-04T16:22:00Z"/>
        </w:rPr>
        <w:pPrChange w:id="1303" w:author="Copy Editor" w:date="2026-10-04T19:33:00Z" w16du:dateUtc="2026-10-04T16:33:00Z">
          <w:pPr>
            <w:pStyle w:val="body"/>
          </w:pPr>
        </w:pPrChange>
      </w:pPr>
      <w:ins w:id="1304" w:author="Copy Editor" w:date="2026-10-04T19:33:00Z" w16du:dateUtc="2026-10-04T16:33:00Z">
        <w:r>
          <w:t>(</w:t>
        </w:r>
      </w:ins>
      <w:ins w:id="1305" w:author="Copy Editor" w:date="2026-10-04T19:33:00Z">
        <w:r w:rsidRPr="00C07928">
          <w:t>A beat.</w:t>
        </w:r>
      </w:ins>
      <w:ins w:id="1306" w:author="Copy Editor" w:date="2026-10-04T19:33:00Z" w16du:dateUtc="2026-10-04T16:33:00Z">
        <w:r>
          <w:t>)</w:t>
        </w:r>
      </w:ins>
    </w:p>
    <w:p w14:paraId="1FDE8368" w14:textId="452A2E0C" w:rsidR="00C07928" w:rsidRDefault="007C0FF3">
      <w:pPr>
        <w:pStyle w:val="bdialogue"/>
        <w:rPr>
          <w:ins w:id="1307" w:author="Copy Editor" w:date="2026-10-04T19:33:00Z" w16du:dateUtc="2026-10-04T16:33:00Z"/>
        </w:rPr>
        <w:pPrChange w:id="1308" w:author="Copy Editor" w:date="2026-10-04T19:34:00Z" w16du:dateUtc="2026-10-04T16:34:00Z">
          <w:pPr>
            <w:pStyle w:val="body"/>
          </w:pPr>
        </w:pPrChange>
      </w:pPr>
      <w:r>
        <w:t xml:space="preserve">I don’t know what routes he </w:t>
      </w:r>
      <w:r w:rsidR="00B6518D">
        <w:t>sailed;</w:t>
      </w:r>
      <w:r>
        <w:t xml:space="preserve"> perhaps his experiences were </w:t>
      </w:r>
      <w:r w:rsidR="00B6518D">
        <w:t>unpleasant,</w:t>
      </w:r>
      <w:r>
        <w:t xml:space="preserve"> and that’s why after the war he became a biology </w:t>
      </w:r>
      <w:r w:rsidR="00B6518D">
        <w:t>teacher</w:t>
      </w:r>
      <w:ins w:id="1309" w:author="Copy Editor" w:date="2026-10-04T19:34:00Z" w16du:dateUtc="2026-10-04T16:34:00Z">
        <w:r w:rsidR="00C07928">
          <w:t>.</w:t>
        </w:r>
      </w:ins>
      <w:del w:id="1310" w:author="Copy Editor" w:date="2026-10-04T19:34:00Z" w16du:dateUtc="2026-10-04T16:34:00Z">
        <w:r w:rsidR="00B6518D" w:rsidDel="00C07928">
          <w:delText xml:space="preserve">? </w:delText>
        </w:r>
      </w:del>
    </w:p>
    <w:p w14:paraId="32708134" w14:textId="77777777" w:rsidR="00C07928" w:rsidRDefault="007C0FF3">
      <w:pPr>
        <w:pStyle w:val="bdialogue"/>
        <w:rPr>
          <w:ins w:id="1311" w:author="Copy Editor" w:date="2026-10-04T19:34:00Z" w16du:dateUtc="2026-10-04T16:34:00Z"/>
        </w:rPr>
        <w:pPrChange w:id="1312" w:author="Copy Editor" w:date="2026-10-04T19:34:00Z" w16du:dateUtc="2026-10-04T16:34:00Z">
          <w:pPr>
            <w:pStyle w:val="body"/>
          </w:pPr>
        </w:pPrChange>
      </w:pPr>
      <w:r>
        <w:t xml:space="preserve">I’ll never </w:t>
      </w:r>
      <w:r w:rsidR="00B6518D">
        <w:t xml:space="preserve">know. </w:t>
      </w:r>
    </w:p>
    <w:p w14:paraId="54E4020D" w14:textId="77777777" w:rsidR="00DC05D9" w:rsidRDefault="007C0FF3">
      <w:pPr>
        <w:pStyle w:val="bdialogue"/>
        <w:rPr>
          <w:ins w:id="1313" w:author="Copy Editor" w:date="2026-10-04T19:34:00Z" w16du:dateUtc="2026-10-04T16:34:00Z"/>
        </w:rPr>
        <w:pPrChange w:id="1314" w:author="Copy Editor" w:date="2026-10-04T19:34:00Z" w16du:dateUtc="2026-10-04T16:34:00Z">
          <w:pPr>
            <w:pStyle w:val="body"/>
          </w:pPr>
        </w:pPrChange>
      </w:pPr>
      <w:r>
        <w:t xml:space="preserve">Before I moved to the school he taught in, he had married a spinster </w:t>
      </w:r>
      <w:r w:rsidR="00B6518D">
        <w:t>teacher,</w:t>
      </w:r>
      <w:r>
        <w:t xml:space="preserve"> but they never had </w:t>
      </w:r>
      <w:r w:rsidR="00B6518D">
        <w:t>children</w:t>
      </w:r>
      <w:del w:id="1315" w:author="Copy Editor" w:date="2026-10-04T19:34:00Z" w16du:dateUtc="2026-10-04T16:34:00Z">
        <w:r w:rsidR="00B6518D" w:rsidDel="00DC05D9">
          <w:delText>;</w:delText>
        </w:r>
      </w:del>
      <w:ins w:id="1316" w:author="Copy Editor" w:date="2026-10-04T19:34:00Z" w16du:dateUtc="2026-10-04T16:34:00Z">
        <w:r w:rsidR="00DC05D9">
          <w:t>.</w:t>
        </w:r>
      </w:ins>
    </w:p>
    <w:p w14:paraId="3734A2C7" w14:textId="77777777" w:rsidR="00DC05D9" w:rsidRDefault="007C0FF3">
      <w:pPr>
        <w:pStyle w:val="bbodybeforebeat"/>
        <w:rPr>
          <w:ins w:id="1317" w:author="Copy Editor" w:date="2026-10-04T19:34:00Z" w16du:dateUtc="2026-10-04T16:34:00Z"/>
        </w:rPr>
        <w:pPrChange w:id="1318" w:author="Copy Editor" w:date="2026-10-04T19:35:00Z" w16du:dateUtc="2026-10-04T16:35:00Z">
          <w:pPr>
            <w:pStyle w:val="bdialogue"/>
          </w:pPr>
        </w:pPrChange>
      </w:pPr>
      <w:del w:id="1319" w:author="Copy Editor" w:date="2026-10-04T19:34:00Z" w16du:dateUtc="2026-10-04T16:34:00Z">
        <w:r w:rsidDel="00DC05D9">
          <w:delText xml:space="preserve"> </w:delText>
        </w:r>
      </w:del>
      <w:r>
        <w:t xml:space="preserve">I suspect it was a great disappointment. </w:t>
      </w:r>
    </w:p>
    <w:p w14:paraId="50D63D95" w14:textId="77777777" w:rsidR="00DC05D9" w:rsidRDefault="00DC05D9" w:rsidP="00DC05D9">
      <w:pPr>
        <w:pStyle w:val="baparenthisis"/>
        <w:rPr>
          <w:ins w:id="1320" w:author="Copy Editor" w:date="2026-10-04T19:35:00Z" w16du:dateUtc="2026-10-04T16:35:00Z"/>
        </w:rPr>
      </w:pPr>
      <w:ins w:id="1321" w:author="Copy Editor" w:date="2026-10-04T19:35:00Z" w16du:dateUtc="2026-10-04T16:35:00Z">
        <w:r>
          <w:t>(</w:t>
        </w:r>
        <w:r w:rsidRPr="00C07928">
          <w:t>A beat.</w:t>
        </w:r>
        <w:r>
          <w:t>)</w:t>
        </w:r>
      </w:ins>
    </w:p>
    <w:p w14:paraId="449F88BB" w14:textId="77777777" w:rsidR="00DC05D9" w:rsidRDefault="007C0FF3">
      <w:pPr>
        <w:pStyle w:val="bdialogue"/>
        <w:rPr>
          <w:ins w:id="1322" w:author="Copy Editor" w:date="2026-10-04T19:35:00Z" w16du:dateUtc="2026-10-04T16:35:00Z"/>
        </w:rPr>
        <w:pPrChange w:id="1323" w:author="Copy Editor" w:date="2026-10-04T19:35:00Z" w16du:dateUtc="2026-10-04T16:35:00Z">
          <w:pPr>
            <w:pStyle w:val="body"/>
          </w:pPr>
        </w:pPrChange>
      </w:pPr>
      <w:r>
        <w:t xml:space="preserve">What I do know is that he was fundamentally a very kind </w:t>
      </w:r>
      <w:r w:rsidR="00B6518D">
        <w:t>and decent</w:t>
      </w:r>
      <w:r>
        <w:t xml:space="preserve"> human </w:t>
      </w:r>
      <w:r w:rsidR="00B6518D">
        <w:t>being</w:t>
      </w:r>
      <w:ins w:id="1324" w:author="Copy Editor" w:date="2026-10-04T19:35:00Z" w16du:dateUtc="2026-10-04T16:35:00Z">
        <w:r w:rsidR="00DC05D9">
          <w:t>.</w:t>
        </w:r>
      </w:ins>
    </w:p>
    <w:p w14:paraId="5E4BDC12" w14:textId="00413070" w:rsidR="003439BF" w:rsidRDefault="00B6518D" w:rsidP="00DC05D9">
      <w:pPr>
        <w:pStyle w:val="bdialogue"/>
        <w:rPr>
          <w:ins w:id="1325" w:author="Copy Editor" w:date="2026-10-04T19:35:00Z" w16du:dateUtc="2026-10-04T16:35:00Z"/>
        </w:rPr>
      </w:pPr>
      <w:del w:id="1326" w:author="Copy Editor" w:date="2026-10-04T19:35:00Z" w16du:dateUtc="2026-10-04T16:35:00Z">
        <w:r w:rsidDel="00DC05D9">
          <w:delText>,</w:delText>
        </w:r>
        <w:r w:rsidR="007C0FF3" w:rsidDel="00DC05D9">
          <w:delText xml:space="preserve"> </w:delText>
        </w:r>
        <w:r w:rsidR="007C0FF3" w:rsidDel="006A7AAF">
          <w:delText>a</w:delText>
        </w:r>
      </w:del>
      <w:ins w:id="1327" w:author="Copy Editor" w:date="2026-10-04T19:35:00Z" w16du:dateUtc="2026-10-04T16:35:00Z">
        <w:r w:rsidR="006A7AAF">
          <w:t>A</w:t>
        </w:r>
      </w:ins>
      <w:r w:rsidR="007C0FF3">
        <w:t xml:space="preserve">nd I regret not having the opportunity to tell him of the great influence his cadet leadership had, not only on my life </w:t>
      </w:r>
      <w:r>
        <w:t>but also</w:t>
      </w:r>
      <w:r w:rsidR="007C0FF3">
        <w:t xml:space="preserve"> the lives of some of the people I would later meet.</w:t>
      </w:r>
    </w:p>
    <w:p w14:paraId="542930AC" w14:textId="3BAFFA55" w:rsidR="006A7AAF" w:rsidRDefault="006A7AAF" w:rsidP="006A7AAF">
      <w:pPr>
        <w:pStyle w:val="aSCENEHEAD"/>
        <w:rPr>
          <w:ins w:id="1328" w:author="Copy Editor" w:date="2026-10-04T19:36:00Z" w16du:dateUtc="2026-10-04T16:36:00Z"/>
        </w:rPr>
      </w:pPr>
      <w:ins w:id="1329" w:author="Copy Editor" w:date="2026-10-04T19:35:00Z">
        <w:r w:rsidRPr="006A7AAF">
          <w:t>INT. CADET TRAINING AREA – DAY</w:t>
        </w:r>
      </w:ins>
    </w:p>
    <w:p w14:paraId="0EFD14DB" w14:textId="72DA8368" w:rsidR="00622C66" w:rsidRDefault="00622C66" w:rsidP="00622C66">
      <w:pPr>
        <w:pStyle w:val="body"/>
        <w:rPr>
          <w:ins w:id="1330" w:author="Copy Editor" w:date="2026-10-04T19:36:00Z" w16du:dateUtc="2026-10-04T16:36:00Z"/>
        </w:rPr>
      </w:pPr>
      <w:ins w:id="1331" w:author="Copy Editor" w:date="2026-10-04T19:36:00Z">
        <w:r w:rsidRPr="00622C66">
          <w:t>Richard stands among the cadets.</w:t>
        </w:r>
      </w:ins>
    </w:p>
    <w:p w14:paraId="70E2F08F" w14:textId="63066A03" w:rsidR="00622C66" w:rsidRDefault="00622C66">
      <w:pPr>
        <w:pStyle w:val="bCHARACTER"/>
        <w:pPrChange w:id="1332" w:author="Copy Editor" w:date="2026-10-04T19:36:00Z" w16du:dateUtc="2026-10-04T16:36:00Z">
          <w:pPr>
            <w:pStyle w:val="body"/>
          </w:pPr>
        </w:pPrChange>
      </w:pPr>
      <w:ins w:id="1333" w:author="Copy Editor" w:date="2026-10-04T19:36:00Z">
        <w:r w:rsidRPr="00622C66">
          <w:t>RICHARD (V.O.)</w:t>
        </w:r>
      </w:ins>
    </w:p>
    <w:p w14:paraId="4FF9753C" w14:textId="77777777" w:rsidR="00622C66" w:rsidRDefault="007C0FF3">
      <w:pPr>
        <w:pStyle w:val="bdialogue"/>
        <w:rPr>
          <w:ins w:id="1334" w:author="Copy Editor" w:date="2026-10-04T19:36:00Z" w16du:dateUtc="2026-10-04T16:36:00Z"/>
        </w:rPr>
        <w:pPrChange w:id="1335" w:author="Copy Editor" w:date="2026-10-04T19:38:00Z" w16du:dateUtc="2026-10-04T16:38:00Z">
          <w:pPr>
            <w:pStyle w:val="body"/>
          </w:pPr>
        </w:pPrChange>
      </w:pPr>
      <w:r>
        <w:t xml:space="preserve">In the cadets I was bullied </w:t>
      </w:r>
      <w:r w:rsidR="00B6518D">
        <w:t>initially</w:t>
      </w:r>
      <w:ins w:id="1336" w:author="Copy Editor" w:date="2026-10-04T19:36:00Z" w16du:dateUtc="2026-10-04T16:36:00Z">
        <w:r w:rsidR="00622C66">
          <w:t>.</w:t>
        </w:r>
      </w:ins>
    </w:p>
    <w:p w14:paraId="42F1B9B9" w14:textId="77777777" w:rsidR="00336CEA" w:rsidRDefault="00B6518D">
      <w:pPr>
        <w:pStyle w:val="bdialogue"/>
        <w:rPr>
          <w:ins w:id="1337" w:author="Copy Editor" w:date="2026-10-04T19:38:00Z" w16du:dateUtc="2026-10-04T16:38:00Z"/>
        </w:rPr>
        <w:pPrChange w:id="1338" w:author="Copy Editor" w:date="2026-10-04T19:38:00Z" w16du:dateUtc="2026-10-04T16:38:00Z">
          <w:pPr>
            <w:pStyle w:val="body"/>
          </w:pPr>
        </w:pPrChange>
      </w:pPr>
      <w:del w:id="1339" w:author="Copy Editor" w:date="2026-10-04T19:36:00Z" w16du:dateUtc="2026-10-04T16:36:00Z">
        <w:r w:rsidDel="00622C66">
          <w:delText>;</w:delText>
        </w:r>
        <w:r w:rsidR="007C0FF3" w:rsidDel="00622C66">
          <w:delText xml:space="preserve"> </w:delText>
        </w:r>
      </w:del>
      <w:ins w:id="1340" w:author="Copy Editor" w:date="2026-10-04T19:38:00Z" w16du:dateUtc="2026-10-04T16:38:00Z">
        <w:r w:rsidR="00336CEA">
          <w:t>L</w:t>
        </w:r>
      </w:ins>
      <w:del w:id="1341" w:author="Copy Editor" w:date="2026-10-04T19:38:00Z" w16du:dateUtc="2026-10-04T16:38:00Z">
        <w:r w:rsidR="007C0FF3" w:rsidDel="00336CEA">
          <w:delText>l</w:delText>
        </w:r>
      </w:del>
      <w:r w:rsidR="007C0FF3">
        <w:t xml:space="preserve">ooking back on </w:t>
      </w:r>
      <w:r>
        <w:t>it,</w:t>
      </w:r>
      <w:r w:rsidR="007C0FF3">
        <w:t xml:space="preserve"> I think the </w:t>
      </w:r>
      <w:r>
        <w:t>principal</w:t>
      </w:r>
      <w:r w:rsidR="007C0FF3">
        <w:t xml:space="preserve"> bully was homosexual</w:t>
      </w:r>
      <w:r w:rsidR="009039B9">
        <w:t xml:space="preserve">. </w:t>
      </w:r>
    </w:p>
    <w:p w14:paraId="66E9626D" w14:textId="77777777" w:rsidR="00E875DB" w:rsidRDefault="009039B9" w:rsidP="000A64C3">
      <w:pPr>
        <w:pStyle w:val="bdialogue"/>
        <w:rPr>
          <w:ins w:id="1342" w:author="Copy Editor" w:date="2026-10-04T19:39:00Z" w16du:dateUtc="2026-10-04T16:39:00Z"/>
        </w:rPr>
      </w:pPr>
      <w:r>
        <w:lastRenderedPageBreak/>
        <w:t>No</w:t>
      </w:r>
      <w:r w:rsidR="007C0FF3">
        <w:t xml:space="preserve"> sexual activity took </w:t>
      </w:r>
      <w:r>
        <w:t>place,</w:t>
      </w:r>
      <w:r w:rsidR="007C0FF3">
        <w:t xml:space="preserve"> but there were strong sexual undertones in the </w:t>
      </w:r>
      <w:r>
        <w:t>bullying.</w:t>
      </w:r>
    </w:p>
    <w:p w14:paraId="745DEE29" w14:textId="77777777" w:rsidR="00E875DB" w:rsidRDefault="00E875DB" w:rsidP="00E875DB">
      <w:pPr>
        <w:pStyle w:val="body"/>
        <w:rPr>
          <w:ins w:id="1343" w:author="Copy Editor" w:date="2026-10-04T19:39:00Z" w16du:dateUtc="2026-10-04T16:39:00Z"/>
        </w:rPr>
      </w:pPr>
      <w:ins w:id="1344" w:author="Copy Editor" w:date="2026-10-04T19:39:00Z">
        <w:r w:rsidRPr="00E875DB">
          <w:t>The Master notices Richard.</w:t>
        </w:r>
      </w:ins>
    </w:p>
    <w:p w14:paraId="10416DA0" w14:textId="3022AD71" w:rsidR="000A64C3" w:rsidRDefault="00E875DB">
      <w:pPr>
        <w:pStyle w:val="bCHARACTER"/>
        <w:rPr>
          <w:ins w:id="1345" w:author="Copy Editor" w:date="2026-10-04T19:39:00Z" w16du:dateUtc="2026-10-04T16:39:00Z"/>
        </w:rPr>
        <w:pPrChange w:id="1346" w:author="Copy Editor" w:date="2026-10-04T19:39:00Z" w16du:dateUtc="2026-10-04T16:39:00Z">
          <w:pPr>
            <w:pStyle w:val="body"/>
          </w:pPr>
        </w:pPrChange>
      </w:pPr>
      <w:ins w:id="1347" w:author="Copy Editor" w:date="2026-10-04T19:39:00Z">
        <w:r w:rsidRPr="00E875DB">
          <w:t>RICHARD (V.O.)</w:t>
        </w:r>
      </w:ins>
      <w:r w:rsidR="009039B9">
        <w:t xml:space="preserve"> </w:t>
      </w:r>
    </w:p>
    <w:p w14:paraId="2802B0FE" w14:textId="77777777" w:rsidR="00E875DB" w:rsidRDefault="009039B9" w:rsidP="00E875DB">
      <w:pPr>
        <w:pStyle w:val="bdialogue"/>
        <w:rPr>
          <w:ins w:id="1348" w:author="Copy Editor" w:date="2026-10-04T19:40:00Z" w16du:dateUtc="2026-10-04T16:40:00Z"/>
        </w:rPr>
      </w:pPr>
      <w:r>
        <w:t>Fortunately,</w:t>
      </w:r>
      <w:r w:rsidR="007C0FF3">
        <w:t xml:space="preserve"> the master in charge of the cadets supported </w:t>
      </w:r>
      <w:r>
        <w:t>me,</w:t>
      </w:r>
      <w:r w:rsidR="007C0FF3">
        <w:t xml:space="preserve"> and I stuck it </w:t>
      </w:r>
      <w:r>
        <w:t>out.</w:t>
      </w:r>
    </w:p>
    <w:p w14:paraId="760DCA17" w14:textId="442E8CB6" w:rsidR="00C43266" w:rsidRDefault="00C43266" w:rsidP="00C43266">
      <w:pPr>
        <w:pStyle w:val="body"/>
        <w:rPr>
          <w:ins w:id="1349" w:author="Copy Editor" w:date="2026-10-04T19:40:00Z" w16du:dateUtc="2026-10-04T16:40:00Z"/>
        </w:rPr>
      </w:pPr>
      <w:ins w:id="1350" w:author="Copy Editor" w:date="2026-10-04T19:40:00Z">
        <w:r w:rsidRPr="00C43266">
          <w:t>Richard continues with the Cadets.</w:t>
        </w:r>
      </w:ins>
    </w:p>
    <w:p w14:paraId="090B8CB9" w14:textId="77777777" w:rsidR="00C43266" w:rsidRDefault="00C43266" w:rsidP="00C43266">
      <w:pPr>
        <w:pStyle w:val="bCHARACTER"/>
        <w:rPr>
          <w:ins w:id="1351" w:author="Copy Editor" w:date="2026-10-04T19:40:00Z" w16du:dateUtc="2026-10-04T16:40:00Z"/>
        </w:rPr>
      </w:pPr>
      <w:ins w:id="1352" w:author="Copy Editor" w:date="2026-10-04T19:40:00Z" w16du:dateUtc="2026-10-04T16:40:00Z">
        <w:r w:rsidRPr="00E875DB">
          <w:t>RICHARD (V.O.)</w:t>
        </w:r>
        <w:r>
          <w:t xml:space="preserve"> </w:t>
        </w:r>
      </w:ins>
    </w:p>
    <w:p w14:paraId="1C30E303" w14:textId="77777777" w:rsidR="00266E40" w:rsidRDefault="009039B9">
      <w:pPr>
        <w:pStyle w:val="bdialogue"/>
        <w:rPr>
          <w:ins w:id="1353" w:author="Copy Editor" w:date="2026-10-04T19:42:00Z" w16du:dateUtc="2026-10-04T16:42:00Z"/>
        </w:rPr>
        <w:pPrChange w:id="1354" w:author="Copy Editor" w:date="2026-10-04T19:42:00Z" w16du:dateUtc="2026-10-04T16:42:00Z">
          <w:pPr>
            <w:pStyle w:val="body"/>
          </w:pPr>
        </w:pPrChange>
      </w:pPr>
      <w:del w:id="1355" w:author="Copy Editor" w:date="2026-10-04T19:40:00Z" w16du:dateUtc="2026-10-04T16:40:00Z">
        <w:r w:rsidDel="00C43266">
          <w:delText xml:space="preserve"> </w:delText>
        </w:r>
      </w:del>
      <w:r w:rsidR="007C0FF3">
        <w:t xml:space="preserve">When I was </w:t>
      </w:r>
      <w:r>
        <w:t>promoted,</w:t>
      </w:r>
      <w:r w:rsidR="007C0FF3">
        <w:t xml:space="preserve"> I remembered what it felt </w:t>
      </w:r>
      <w:r>
        <w:t>like,</w:t>
      </w:r>
      <w:r w:rsidR="007C0FF3">
        <w:t xml:space="preserve"> so </w:t>
      </w:r>
      <w:r>
        <w:t>I</w:t>
      </w:r>
      <w:r w:rsidR="007C0FF3">
        <w:t xml:space="preserve"> supported those under me and helped them where I </w:t>
      </w:r>
      <w:r>
        <w:t xml:space="preserve">could. </w:t>
      </w:r>
    </w:p>
    <w:p w14:paraId="007E69D7" w14:textId="77777777" w:rsidR="00266E40" w:rsidRDefault="007C0FF3" w:rsidP="001C45A1">
      <w:pPr>
        <w:pStyle w:val="bbodybeforebeat"/>
        <w:rPr>
          <w:ins w:id="1356" w:author="Copy Editor" w:date="2026-10-04T19:42:00Z" w16du:dateUtc="2026-10-04T16:42:00Z"/>
        </w:rPr>
      </w:pPr>
      <w:r>
        <w:t xml:space="preserve">I also banned initiation ceremonies when I became </w:t>
      </w:r>
      <w:r w:rsidR="009C426A">
        <w:t>company sergeant major</w:t>
      </w:r>
      <w:r>
        <w:t xml:space="preserve"> and </w:t>
      </w:r>
      <w:r w:rsidR="009039B9">
        <w:t>could</w:t>
      </w:r>
      <w:r>
        <w:t xml:space="preserve"> do </w:t>
      </w:r>
      <w:r w:rsidR="009039B9">
        <w:t>so.</w:t>
      </w:r>
    </w:p>
    <w:p w14:paraId="5CFAC63A" w14:textId="0CFD3FA0" w:rsidR="001C45A1" w:rsidRDefault="001C45A1">
      <w:pPr>
        <w:pStyle w:val="baparenthisis"/>
        <w:rPr>
          <w:ins w:id="1357" w:author="Copy Editor" w:date="2026-10-04T19:42:00Z" w16du:dateUtc="2026-10-04T16:42:00Z"/>
        </w:rPr>
        <w:pPrChange w:id="1358" w:author="Copy Editor" w:date="2026-10-04T19:42:00Z" w16du:dateUtc="2026-10-04T16:42:00Z">
          <w:pPr>
            <w:pStyle w:val="body"/>
          </w:pPr>
        </w:pPrChange>
      </w:pPr>
      <w:ins w:id="1359" w:author="Copy Editor" w:date="2026-10-04T19:42:00Z" w16du:dateUtc="2026-10-04T16:42:00Z">
        <w:r>
          <w:t>(</w:t>
        </w:r>
      </w:ins>
      <w:ins w:id="1360" w:author="Copy Editor" w:date="2026-10-04T19:42:00Z">
        <w:r w:rsidRPr="001C45A1">
          <w:t>A beat.</w:t>
        </w:r>
      </w:ins>
      <w:ins w:id="1361" w:author="Copy Editor" w:date="2026-10-04T19:42:00Z" w16du:dateUtc="2026-10-04T16:42:00Z">
        <w:r>
          <w:t>)</w:t>
        </w:r>
      </w:ins>
    </w:p>
    <w:p w14:paraId="5E4BDC13" w14:textId="1A68DA50" w:rsidR="003439BF" w:rsidRDefault="009039B9" w:rsidP="001C45A1">
      <w:pPr>
        <w:pStyle w:val="bdialogue"/>
        <w:rPr>
          <w:ins w:id="1362" w:author="Copy Editor" w:date="2026-10-04T19:43:00Z" w16du:dateUtc="2026-10-04T16:43:00Z"/>
        </w:rPr>
      </w:pPr>
      <w:del w:id="1363" w:author="Copy Editor" w:date="2026-10-04T19:42:00Z" w16du:dateUtc="2026-10-04T16:42:00Z">
        <w:r w:rsidDel="00266E40">
          <w:delText xml:space="preserve"> </w:delText>
        </w:r>
      </w:del>
      <w:r w:rsidR="007C0FF3">
        <w:t>They were just an excuse for bullying.</w:t>
      </w:r>
    </w:p>
    <w:p w14:paraId="58EE7CD1" w14:textId="1A3FEE52" w:rsidR="001C45A1" w:rsidRDefault="001C45A1" w:rsidP="001C45A1">
      <w:pPr>
        <w:pStyle w:val="aSCENEHEAD"/>
        <w:rPr>
          <w:ins w:id="1364" w:author="Copy Editor" w:date="2026-10-04T19:43:00Z" w16du:dateUtc="2026-10-04T16:43:00Z"/>
        </w:rPr>
      </w:pPr>
      <w:ins w:id="1365" w:author="Copy Editor" w:date="2026-10-04T19:43:00Z">
        <w:r w:rsidRPr="001C45A1">
          <w:t>EXT. SCOTTISH HIGHLANDS – DAY</w:t>
        </w:r>
      </w:ins>
    </w:p>
    <w:p w14:paraId="714A3AF0" w14:textId="03972A3E" w:rsidR="006A7B18" w:rsidRDefault="006A7B18" w:rsidP="006A7B18">
      <w:pPr>
        <w:pStyle w:val="body"/>
        <w:rPr>
          <w:ins w:id="1366" w:author="Copy Editor" w:date="2026-10-04T19:43:00Z" w16du:dateUtc="2026-10-04T16:43:00Z"/>
        </w:rPr>
      </w:pPr>
      <w:ins w:id="1367" w:author="Copy Editor" w:date="2026-10-04T19:43:00Z">
        <w:r w:rsidRPr="006A7B18">
          <w:t>Young Richard hikes through the mountains with the Cadets.</w:t>
        </w:r>
      </w:ins>
    </w:p>
    <w:p w14:paraId="5B93653A" w14:textId="77777777" w:rsidR="006A7B18" w:rsidRDefault="006A7B18" w:rsidP="006A7B18">
      <w:pPr>
        <w:pStyle w:val="bCHARACTER"/>
        <w:rPr>
          <w:ins w:id="1368" w:author="Copy Editor" w:date="2026-10-04T19:43:00Z" w16du:dateUtc="2026-10-04T16:43:00Z"/>
        </w:rPr>
      </w:pPr>
      <w:ins w:id="1369" w:author="Copy Editor" w:date="2026-10-04T19:43:00Z" w16du:dateUtc="2026-10-04T16:43:00Z">
        <w:r w:rsidRPr="00E875DB">
          <w:t>RICHARD (V.O.)</w:t>
        </w:r>
        <w:r>
          <w:t xml:space="preserve"> </w:t>
        </w:r>
      </w:ins>
    </w:p>
    <w:p w14:paraId="19D65638" w14:textId="15BDF99B" w:rsidR="006A7B18" w:rsidDel="006A7B18" w:rsidRDefault="006A7B18" w:rsidP="006A7B18">
      <w:pPr>
        <w:pStyle w:val="body"/>
        <w:rPr>
          <w:del w:id="1370" w:author="Copy Editor" w:date="2026-10-04T19:43:00Z" w16du:dateUtc="2026-10-04T16:43:00Z"/>
        </w:rPr>
      </w:pPr>
    </w:p>
    <w:p w14:paraId="46537227" w14:textId="77777777" w:rsidR="008F4662" w:rsidRDefault="007C0FF3" w:rsidP="006A7B18">
      <w:pPr>
        <w:pStyle w:val="bdialogue"/>
        <w:rPr>
          <w:ins w:id="1371" w:author="Copy Editor" w:date="2026-10-04T19:44:00Z" w16du:dateUtc="2026-10-04T16:44:00Z"/>
        </w:rPr>
      </w:pPr>
      <w:r>
        <w:t xml:space="preserve">My training in the Cadets taught me the need to take care when hiking in the </w:t>
      </w:r>
      <w:r w:rsidR="009039B9">
        <w:t>mountains.</w:t>
      </w:r>
    </w:p>
    <w:p w14:paraId="1F191D53" w14:textId="09D0F2E3" w:rsidR="006A7B18" w:rsidRDefault="008F4662" w:rsidP="008F4662">
      <w:pPr>
        <w:pStyle w:val="body"/>
        <w:rPr>
          <w:ins w:id="1372" w:author="Copy Editor" w:date="2026-10-04T19:44:00Z" w16du:dateUtc="2026-10-04T16:44:00Z"/>
        </w:rPr>
      </w:pPr>
      <w:ins w:id="1373" w:author="Copy Editor" w:date="2026-10-04T19:44:00Z">
        <w:r w:rsidRPr="008F4662">
          <w:t>The landscape stretches ahead.</w:t>
        </w:r>
      </w:ins>
      <w:r w:rsidR="009039B9">
        <w:t xml:space="preserve"> </w:t>
      </w:r>
    </w:p>
    <w:p w14:paraId="251EC135" w14:textId="77777777" w:rsidR="008F4662" w:rsidRDefault="008F4662" w:rsidP="008F4662">
      <w:pPr>
        <w:pStyle w:val="bCHARACTER"/>
        <w:rPr>
          <w:ins w:id="1374" w:author="Copy Editor" w:date="2026-10-04T19:44:00Z" w16du:dateUtc="2026-10-04T16:44:00Z"/>
        </w:rPr>
      </w:pPr>
      <w:ins w:id="1375" w:author="Copy Editor" w:date="2026-10-04T19:44:00Z" w16du:dateUtc="2026-10-04T16:44:00Z">
        <w:r w:rsidRPr="00E875DB">
          <w:t>RICHARD (V.O.)</w:t>
        </w:r>
        <w:r>
          <w:t xml:space="preserve"> </w:t>
        </w:r>
      </w:ins>
    </w:p>
    <w:p w14:paraId="7115ECEC" w14:textId="77777777" w:rsidR="008F4662" w:rsidRDefault="007C0FF3" w:rsidP="008F4662">
      <w:pPr>
        <w:pStyle w:val="bdialogue"/>
        <w:rPr>
          <w:ins w:id="1376" w:author="Copy Editor" w:date="2026-10-04T19:44:00Z" w16du:dateUtc="2026-10-04T16:44:00Z"/>
        </w:rPr>
      </w:pPr>
      <w:r>
        <w:t xml:space="preserve">The highlands of Scotland are some of the </w:t>
      </w:r>
      <w:r w:rsidR="009039B9">
        <w:t>most</w:t>
      </w:r>
      <w:r>
        <w:t xml:space="preserve"> beautiful in the </w:t>
      </w:r>
      <w:r w:rsidR="008767B6">
        <w:t>world but</w:t>
      </w:r>
      <w:r>
        <w:t xml:space="preserve"> looks can be </w:t>
      </w:r>
      <w:r w:rsidR="009039B9">
        <w:t>deceptive</w:t>
      </w:r>
      <w:ins w:id="1377" w:author="Copy Editor" w:date="2026-10-04T19:44:00Z" w16du:dateUtc="2026-10-04T16:44:00Z">
        <w:r w:rsidR="008F4662">
          <w:t>.</w:t>
        </w:r>
      </w:ins>
      <w:del w:id="1378" w:author="Copy Editor" w:date="2026-10-04T19:44:00Z" w16du:dateUtc="2026-10-04T16:44:00Z">
        <w:r w:rsidR="009039B9" w:rsidDel="008F4662">
          <w:delText>;</w:delText>
        </w:r>
      </w:del>
      <w:r>
        <w:t xml:space="preserve"> </w:t>
      </w:r>
    </w:p>
    <w:p w14:paraId="58CBB05F" w14:textId="70F47038" w:rsidR="00B3325E" w:rsidRDefault="00B3325E" w:rsidP="00B3325E">
      <w:pPr>
        <w:pStyle w:val="body"/>
        <w:rPr>
          <w:ins w:id="1379" w:author="Copy Editor" w:date="2026-10-04T19:45:00Z" w16du:dateUtc="2026-10-04T16:45:00Z"/>
        </w:rPr>
      </w:pPr>
      <w:ins w:id="1380" w:author="Copy Editor" w:date="2026-10-04T19:44:00Z" w16du:dateUtc="2026-10-04T16:44:00Z">
        <w:r>
          <w:t>C</w:t>
        </w:r>
      </w:ins>
      <w:ins w:id="1381" w:author="Copy Editor" w:date="2026-10-04T19:44:00Z">
        <w:r w:rsidRPr="00B3325E">
          <w:t>loud begins to gather over the hills.</w:t>
        </w:r>
      </w:ins>
    </w:p>
    <w:p w14:paraId="5C9E6357" w14:textId="77777777" w:rsidR="00B3325E" w:rsidRDefault="00B3325E" w:rsidP="00B3325E">
      <w:pPr>
        <w:pStyle w:val="bCHARACTER"/>
        <w:rPr>
          <w:ins w:id="1382" w:author="Copy Editor" w:date="2026-10-04T19:45:00Z" w16du:dateUtc="2026-10-04T16:45:00Z"/>
        </w:rPr>
      </w:pPr>
      <w:ins w:id="1383" w:author="Copy Editor" w:date="2026-10-04T19:45:00Z" w16du:dateUtc="2026-10-04T16:45:00Z">
        <w:r w:rsidRPr="00E875DB">
          <w:t>RICHARD (V.O.)</w:t>
        </w:r>
        <w:r>
          <w:t xml:space="preserve"> </w:t>
        </w:r>
      </w:ins>
    </w:p>
    <w:p w14:paraId="46824C21" w14:textId="77777777" w:rsidR="00B3325E" w:rsidRDefault="007C0FF3" w:rsidP="00B3325E">
      <w:pPr>
        <w:pStyle w:val="bdialogue"/>
        <w:rPr>
          <w:ins w:id="1384" w:author="Copy Editor" w:date="2026-10-04T19:45:00Z" w16du:dateUtc="2026-10-04T16:45:00Z"/>
        </w:rPr>
      </w:pPr>
      <w:del w:id="1385" w:author="Copy Editor" w:date="2026-10-04T19:44:00Z" w16du:dateUtc="2026-10-04T16:44:00Z">
        <w:r w:rsidDel="008F4662">
          <w:lastRenderedPageBreak/>
          <w:delText>t</w:delText>
        </w:r>
      </w:del>
      <w:ins w:id="1386" w:author="Copy Editor" w:date="2026-10-04T19:44:00Z" w16du:dateUtc="2026-10-04T16:44:00Z">
        <w:r w:rsidR="008F4662">
          <w:t>T</w:t>
        </w:r>
      </w:ins>
      <w:r>
        <w:t xml:space="preserve">hey could also turn into </w:t>
      </w:r>
      <w:r w:rsidR="009039B9">
        <w:t xml:space="preserve">killers. </w:t>
      </w:r>
    </w:p>
    <w:p w14:paraId="57DA7DAB" w14:textId="3D65C8D8" w:rsidR="006B5058" w:rsidRDefault="006B5058" w:rsidP="006B5058">
      <w:pPr>
        <w:pStyle w:val="body"/>
        <w:rPr>
          <w:ins w:id="1387" w:author="Copy Editor" w:date="2026-10-04T19:45:00Z" w16du:dateUtc="2026-10-04T16:45:00Z"/>
        </w:rPr>
      </w:pPr>
      <w:ins w:id="1388" w:author="Copy Editor" w:date="2026-10-04T19:45:00Z">
        <w:r w:rsidRPr="006B5058">
          <w:t>Richard checks his equipment.</w:t>
        </w:r>
      </w:ins>
    </w:p>
    <w:p w14:paraId="632B16BC" w14:textId="475BEB68" w:rsidR="006B5058" w:rsidRDefault="006B5058" w:rsidP="006B5058">
      <w:pPr>
        <w:pStyle w:val="body"/>
        <w:rPr>
          <w:ins w:id="1389" w:author="Copy Editor" w:date="2026-10-04T19:46:00Z" w16du:dateUtc="2026-10-04T16:46:00Z"/>
        </w:rPr>
      </w:pPr>
      <w:ins w:id="1390" w:author="Copy Editor" w:date="2026-10-04T19:45:00Z">
        <w:r w:rsidRPr="006B5058">
          <w:t>A MAP. A COMPASS. A SPARE PULLOVER. A SURVIVAL SACK.</w:t>
        </w:r>
      </w:ins>
    </w:p>
    <w:p w14:paraId="7DA39A80" w14:textId="77777777" w:rsidR="006B5058" w:rsidRDefault="006B5058" w:rsidP="006B5058">
      <w:pPr>
        <w:pStyle w:val="bCHARACTER"/>
        <w:rPr>
          <w:ins w:id="1391" w:author="Copy Editor" w:date="2026-10-04T19:46:00Z" w16du:dateUtc="2026-10-04T16:46:00Z"/>
        </w:rPr>
      </w:pPr>
      <w:ins w:id="1392" w:author="Copy Editor" w:date="2026-10-04T19:46:00Z" w16du:dateUtc="2026-10-04T16:46:00Z">
        <w:r w:rsidRPr="00E875DB">
          <w:t>RICHARD (V.O.)</w:t>
        </w:r>
        <w:r>
          <w:t xml:space="preserve"> </w:t>
        </w:r>
      </w:ins>
    </w:p>
    <w:p w14:paraId="6BFD7605" w14:textId="303E6796" w:rsidR="00EF16A8" w:rsidRDefault="007C0FF3" w:rsidP="006B5058">
      <w:pPr>
        <w:pStyle w:val="bdialogue"/>
        <w:rPr>
          <w:ins w:id="1393" w:author="Copy Editor" w:date="2026-10-04T19:46:00Z" w16du:dateUtc="2026-10-04T16:46:00Z"/>
        </w:rPr>
      </w:pPr>
      <w:r>
        <w:t xml:space="preserve">We were taught to make sure we were fully </w:t>
      </w:r>
      <w:r w:rsidR="009039B9">
        <w:t>prepared:</w:t>
      </w:r>
      <w:r>
        <w:t xml:space="preserve"> map, compass, spare </w:t>
      </w:r>
      <w:r w:rsidR="009039B9">
        <w:t>pullover, and</w:t>
      </w:r>
      <w:r>
        <w:t xml:space="preserve"> survival sack</w:t>
      </w:r>
      <w:ins w:id="1394" w:author="Copy Editor" w:date="2026-10-04T19:46:00Z" w16du:dateUtc="2026-10-04T16:46:00Z">
        <w:r w:rsidR="00FD7662">
          <w:t>.</w:t>
        </w:r>
      </w:ins>
      <w:del w:id="1395" w:author="Copy Editor" w:date="2026-10-04T19:46:00Z" w16du:dateUtc="2026-10-04T16:46:00Z">
        <w:r w:rsidDel="00FD7662">
          <w:delText xml:space="preserve"> </w:delText>
        </w:r>
      </w:del>
    </w:p>
    <w:p w14:paraId="0E688F0D" w14:textId="11F7EEC2" w:rsidR="00FD7662" w:rsidRDefault="00FD7662" w:rsidP="00FD7662">
      <w:pPr>
        <w:pStyle w:val="body"/>
        <w:rPr>
          <w:ins w:id="1396" w:author="Copy Editor" w:date="2026-10-04T19:46:00Z" w16du:dateUtc="2026-10-04T16:46:00Z"/>
        </w:rPr>
      </w:pPr>
      <w:ins w:id="1397" w:author="Copy Editor" w:date="2026-10-04T19:46:00Z">
        <w:r w:rsidRPr="00FD7662">
          <w:t>Richard looks at the large orange polythene bag.</w:t>
        </w:r>
      </w:ins>
    </w:p>
    <w:p w14:paraId="3EC759C2" w14:textId="77777777" w:rsidR="00FD7662" w:rsidRDefault="00FD7662" w:rsidP="00FD7662">
      <w:pPr>
        <w:pStyle w:val="bCHARACTER"/>
        <w:rPr>
          <w:ins w:id="1398" w:author="Copy Editor" w:date="2026-10-04T19:46:00Z" w16du:dateUtc="2026-10-04T16:46:00Z"/>
        </w:rPr>
      </w:pPr>
      <w:ins w:id="1399" w:author="Copy Editor" w:date="2026-10-04T19:46:00Z" w16du:dateUtc="2026-10-04T16:46:00Z">
        <w:r w:rsidRPr="00E875DB">
          <w:t>RICHARD (V.O.)</w:t>
        </w:r>
        <w:r>
          <w:t xml:space="preserve"> </w:t>
        </w:r>
      </w:ins>
    </w:p>
    <w:p w14:paraId="631D8EEC" w14:textId="0AF0A6D4" w:rsidR="00FD7662" w:rsidDel="00FD7662" w:rsidRDefault="00FD7662" w:rsidP="00FD7662">
      <w:pPr>
        <w:pStyle w:val="body"/>
        <w:rPr>
          <w:del w:id="1400" w:author="Copy Editor" w:date="2026-10-04T19:46:00Z" w16du:dateUtc="2026-10-04T16:46:00Z"/>
        </w:rPr>
      </w:pPr>
    </w:p>
    <w:p w14:paraId="6A701CCF" w14:textId="2C859DB5" w:rsidR="00EF16A8" w:rsidRDefault="007C0FF3">
      <w:pPr>
        <w:pStyle w:val="bdialogue"/>
        <w:pPrChange w:id="1401" w:author="Copy Editor" w:date="2026-10-04T19:47:00Z" w16du:dateUtc="2026-10-04T16:47:00Z">
          <w:pPr>
            <w:pStyle w:val="baparenthisis"/>
          </w:pPr>
        </w:pPrChange>
      </w:pPr>
      <w:del w:id="1402" w:author="Copy Editor" w:date="2026-10-04T19:46:00Z" w16du:dateUtc="2026-10-04T16:46:00Z">
        <w:r w:rsidDel="00FD7662">
          <w:delText>(</w:delText>
        </w:r>
      </w:del>
      <w:del w:id="1403" w:author="Copy Editor" w:date="2026-10-04T19:47:00Z" w16du:dateUtc="2026-10-04T16:47:00Z">
        <w:r w:rsidDel="00FD7662">
          <w:delText>a</w:delText>
        </w:r>
      </w:del>
      <w:ins w:id="1404" w:author="Copy Editor" w:date="2026-10-04T19:47:00Z" w16du:dateUtc="2026-10-04T16:47:00Z">
        <w:r w:rsidR="00FD7662">
          <w:t>A</w:t>
        </w:r>
      </w:ins>
      <w:r>
        <w:t xml:space="preserve"> big orange polythene bag you could climb into in extreme </w:t>
      </w:r>
      <w:r w:rsidR="00A1036C">
        <w:t>situations</w:t>
      </w:r>
      <w:ins w:id="1405" w:author="Copy Editor" w:date="2026-10-04T19:46:00Z" w16du:dateUtc="2026-10-04T16:46:00Z">
        <w:r w:rsidR="00FD7662">
          <w:t>.</w:t>
        </w:r>
      </w:ins>
      <w:del w:id="1406" w:author="Copy Editor" w:date="2026-10-04T19:46:00Z" w16du:dateUtc="2026-10-04T16:46:00Z">
        <w:r w:rsidR="00A1036C" w:rsidDel="00FD7662">
          <w:delText>)</w:delText>
        </w:r>
      </w:del>
    </w:p>
    <w:p w14:paraId="60016115" w14:textId="77777777" w:rsidR="00FD7662" w:rsidRDefault="007C0FF3" w:rsidP="00FD7662">
      <w:pPr>
        <w:pStyle w:val="bdialogue"/>
        <w:rPr>
          <w:ins w:id="1407" w:author="Copy Editor" w:date="2026-10-04T19:47:00Z" w16du:dateUtc="2026-10-04T16:47:00Z"/>
        </w:rPr>
      </w:pPr>
      <w:r>
        <w:t xml:space="preserve">It would keep the rain and wind off and could easily make the difference between life and death if you were caught </w:t>
      </w:r>
      <w:r w:rsidR="00A1036C">
        <w:t xml:space="preserve">out. </w:t>
      </w:r>
    </w:p>
    <w:p w14:paraId="7F9D5B1E" w14:textId="5840B7E9" w:rsidR="00D00829" w:rsidRDefault="00D00829" w:rsidP="00D00829">
      <w:pPr>
        <w:pStyle w:val="body"/>
        <w:rPr>
          <w:ins w:id="1408" w:author="Copy Editor" w:date="2026-10-04T19:47:00Z" w16du:dateUtc="2026-10-04T16:47:00Z"/>
        </w:rPr>
      </w:pPr>
      <w:ins w:id="1409" w:author="Copy Editor" w:date="2026-10-04T19:47:00Z">
        <w:r w:rsidRPr="00D00829">
          <w:t>Richard looks across the hills.</w:t>
        </w:r>
      </w:ins>
    </w:p>
    <w:p w14:paraId="7A99E592" w14:textId="77777777" w:rsidR="00D00829" w:rsidRDefault="00D00829" w:rsidP="00D00829">
      <w:pPr>
        <w:pStyle w:val="bCHARACTER"/>
        <w:rPr>
          <w:ins w:id="1410" w:author="Copy Editor" w:date="2026-10-04T19:47:00Z" w16du:dateUtc="2026-10-04T16:47:00Z"/>
        </w:rPr>
      </w:pPr>
      <w:ins w:id="1411" w:author="Copy Editor" w:date="2026-10-04T19:47:00Z" w16du:dateUtc="2026-10-04T16:47:00Z">
        <w:r w:rsidRPr="00E875DB">
          <w:t>RICHARD (V.O.)</w:t>
        </w:r>
        <w:r>
          <w:t xml:space="preserve"> </w:t>
        </w:r>
      </w:ins>
    </w:p>
    <w:p w14:paraId="5258FA30" w14:textId="77777777" w:rsidR="00D00829" w:rsidRDefault="007C0FF3" w:rsidP="00D00829">
      <w:pPr>
        <w:pStyle w:val="bdialogue"/>
        <w:rPr>
          <w:ins w:id="1412" w:author="Copy Editor" w:date="2026-10-04T19:48:00Z" w16du:dateUtc="2026-10-04T16:48:00Z"/>
        </w:rPr>
      </w:pPr>
      <w:r>
        <w:t xml:space="preserve">I was always </w:t>
      </w:r>
      <w:r w:rsidR="00A1036C">
        <w:t>quizzical,</w:t>
      </w:r>
      <w:r>
        <w:t xml:space="preserve"> however, and my involvement in agriculture left me </w:t>
      </w:r>
      <w:r w:rsidR="00A1036C">
        <w:t xml:space="preserve">pondering. </w:t>
      </w:r>
    </w:p>
    <w:p w14:paraId="2B4939D9" w14:textId="77777777" w:rsidR="00D00829" w:rsidRDefault="007C0FF3" w:rsidP="00D00829">
      <w:pPr>
        <w:pStyle w:val="bdialogue"/>
        <w:rPr>
          <w:ins w:id="1413" w:author="Copy Editor" w:date="2026-10-04T19:48:00Z" w16du:dateUtc="2026-10-04T16:48:00Z"/>
        </w:rPr>
      </w:pPr>
      <w:r>
        <w:t xml:space="preserve">People go mountaineering with all this correct </w:t>
      </w:r>
      <w:r w:rsidR="00CB1EF2">
        <w:t>equipment,</w:t>
      </w:r>
      <w:r>
        <w:t xml:space="preserve"> and </w:t>
      </w:r>
      <w:r w:rsidR="009039B9">
        <w:t>nevertheless</w:t>
      </w:r>
      <w:r>
        <w:t xml:space="preserve"> they </w:t>
      </w:r>
      <w:r w:rsidR="00CB1EF2">
        <w:t xml:space="preserve">die. </w:t>
      </w:r>
    </w:p>
    <w:p w14:paraId="6C15DF52" w14:textId="77777777" w:rsidR="00D00829" w:rsidRDefault="007C0FF3">
      <w:pPr>
        <w:pStyle w:val="bbodybeforebeat"/>
        <w:rPr>
          <w:ins w:id="1414" w:author="Copy Editor" w:date="2026-10-04T19:48:00Z" w16du:dateUtc="2026-10-04T16:48:00Z"/>
        </w:rPr>
        <w:pPrChange w:id="1415" w:author="Copy Editor" w:date="2026-10-04T19:49:00Z" w16du:dateUtc="2026-10-04T16:49:00Z">
          <w:pPr>
            <w:pStyle w:val="bdialogue"/>
          </w:pPr>
        </w:pPrChange>
      </w:pPr>
      <w:r>
        <w:t xml:space="preserve">The local agricultural population have none of this </w:t>
      </w:r>
      <w:r w:rsidR="00CB1EF2">
        <w:t>equipment,</w:t>
      </w:r>
      <w:r>
        <w:t xml:space="preserve"> and they don’t die</w:t>
      </w:r>
      <w:r w:rsidR="00CB1EF2">
        <w:t xml:space="preserve">. </w:t>
      </w:r>
    </w:p>
    <w:p w14:paraId="64F84818" w14:textId="7AD62CD9" w:rsidR="00335E29" w:rsidRDefault="00335E29">
      <w:pPr>
        <w:pStyle w:val="baparenthisis"/>
        <w:rPr>
          <w:ins w:id="1416" w:author="Copy Editor" w:date="2026-10-04T19:48:00Z" w16du:dateUtc="2026-10-04T16:48:00Z"/>
        </w:rPr>
        <w:pPrChange w:id="1417" w:author="Copy Editor" w:date="2026-10-04T19:48:00Z" w16du:dateUtc="2026-10-04T16:48:00Z">
          <w:pPr>
            <w:pStyle w:val="bdialogue"/>
          </w:pPr>
        </w:pPrChange>
      </w:pPr>
      <w:ins w:id="1418" w:author="Copy Editor" w:date="2026-10-04T19:48:00Z" w16du:dateUtc="2026-10-04T16:48:00Z">
        <w:r>
          <w:t>(</w:t>
        </w:r>
      </w:ins>
      <w:ins w:id="1419" w:author="Copy Editor" w:date="2026-10-04T19:48:00Z">
        <w:r w:rsidRPr="00335E29">
          <w:t>A beat.</w:t>
        </w:r>
      </w:ins>
      <w:ins w:id="1420" w:author="Copy Editor" w:date="2026-10-04T19:48:00Z" w16du:dateUtc="2026-10-04T16:48:00Z">
        <w:r>
          <w:t>)</w:t>
        </w:r>
      </w:ins>
    </w:p>
    <w:p w14:paraId="5E4BDC14" w14:textId="09F707F0" w:rsidR="003439BF" w:rsidRDefault="00CB1EF2">
      <w:pPr>
        <w:pStyle w:val="bdialogue"/>
        <w:pPrChange w:id="1421" w:author="Copy Editor" w:date="2026-10-04T19:48:00Z" w16du:dateUtc="2026-10-04T16:48:00Z">
          <w:pPr>
            <w:pStyle w:val="body"/>
            <w:spacing w:before="0"/>
          </w:pPr>
        </w:pPrChange>
      </w:pPr>
      <w:r>
        <w:t>What</w:t>
      </w:r>
      <w:r w:rsidR="007C0FF3">
        <w:t xml:space="preserve"> is the </w:t>
      </w:r>
      <w:r>
        <w:t>difference?</w:t>
      </w:r>
    </w:p>
    <w:p w14:paraId="4BE794C2" w14:textId="77777777" w:rsidR="00335E29" w:rsidRDefault="007C0FF3">
      <w:pPr>
        <w:pStyle w:val="bdialogue"/>
        <w:rPr>
          <w:ins w:id="1422" w:author="Copy Editor" w:date="2026-10-04T19:49:00Z" w16du:dateUtc="2026-10-04T16:49:00Z"/>
        </w:rPr>
        <w:pPrChange w:id="1423" w:author="Copy Editor" w:date="2026-10-04T19:49:00Z" w16du:dateUtc="2026-10-04T16:49:00Z">
          <w:pPr>
            <w:pStyle w:val="body"/>
          </w:pPr>
        </w:pPrChange>
      </w:pPr>
      <w:r>
        <w:t xml:space="preserve">It took me a while to work it out, but conversations with David helped a </w:t>
      </w:r>
      <w:r w:rsidR="009039B9">
        <w:t xml:space="preserve">lot. </w:t>
      </w:r>
    </w:p>
    <w:p w14:paraId="2AF5EC3E" w14:textId="77777777" w:rsidR="00335E29" w:rsidRDefault="007C0FF3">
      <w:pPr>
        <w:pStyle w:val="bdialogue"/>
        <w:rPr>
          <w:ins w:id="1424" w:author="Copy Editor" w:date="2026-10-04T19:49:00Z" w16du:dateUtc="2026-10-04T16:49:00Z"/>
        </w:rPr>
        <w:pPrChange w:id="1425" w:author="Copy Editor" w:date="2026-10-04T19:49:00Z" w16du:dateUtc="2026-10-04T16:49:00Z">
          <w:pPr>
            <w:pStyle w:val="body"/>
          </w:pPr>
        </w:pPrChange>
      </w:pPr>
      <w:r>
        <w:t xml:space="preserve">It was not “local knowledge” because sometimes they would get </w:t>
      </w:r>
      <w:r w:rsidR="009039B9">
        <w:t xml:space="preserve">lost. </w:t>
      </w:r>
    </w:p>
    <w:p w14:paraId="16BDEE9E" w14:textId="77777777" w:rsidR="00335E29" w:rsidRDefault="007C0FF3" w:rsidP="00335E29">
      <w:pPr>
        <w:pStyle w:val="bdialogue"/>
        <w:rPr>
          <w:ins w:id="1426" w:author="Copy Editor" w:date="2026-10-04T19:49:00Z" w16du:dateUtc="2026-10-04T16:49:00Z"/>
        </w:rPr>
      </w:pPr>
      <w:r>
        <w:lastRenderedPageBreak/>
        <w:t xml:space="preserve">David told me of a time he was out gathering the sheep when the mist came </w:t>
      </w:r>
      <w:r w:rsidR="009039B9">
        <w:t xml:space="preserve">down. </w:t>
      </w:r>
    </w:p>
    <w:p w14:paraId="5472E1CA" w14:textId="72D70135" w:rsidR="002B716D" w:rsidRDefault="002B716D" w:rsidP="002B716D">
      <w:pPr>
        <w:pStyle w:val="aSCENEHEAD"/>
        <w:rPr>
          <w:ins w:id="1427" w:author="Copy Editor" w:date="2026-10-04T19:49:00Z" w16du:dateUtc="2026-10-04T16:49:00Z"/>
        </w:rPr>
      </w:pPr>
      <w:ins w:id="1428" w:author="Copy Editor" w:date="2026-10-04T19:49:00Z">
        <w:r w:rsidRPr="002B716D">
          <w:t>EXT. SCOTTISH HILLS – MIST – DAY</w:t>
        </w:r>
      </w:ins>
    </w:p>
    <w:p w14:paraId="320C8F74" w14:textId="16819FE5" w:rsidR="002B716D" w:rsidRDefault="002B716D" w:rsidP="002B716D">
      <w:pPr>
        <w:pStyle w:val="body"/>
        <w:rPr>
          <w:ins w:id="1429" w:author="Copy Editor" w:date="2026-10-04T19:50:00Z" w16du:dateUtc="2026-10-04T16:50:00Z"/>
        </w:rPr>
      </w:pPr>
      <w:ins w:id="1430" w:author="Copy Editor" w:date="2026-10-04T19:49:00Z">
        <w:r w:rsidRPr="002B716D">
          <w:t>Mist closes around the hills.</w:t>
        </w:r>
      </w:ins>
    </w:p>
    <w:p w14:paraId="151B2311" w14:textId="77777777" w:rsidR="002B716D" w:rsidRDefault="002B716D" w:rsidP="002B716D">
      <w:pPr>
        <w:pStyle w:val="bCHARACTER"/>
        <w:rPr>
          <w:ins w:id="1431" w:author="Copy Editor" w:date="2026-10-04T19:50:00Z" w16du:dateUtc="2026-10-04T16:50:00Z"/>
        </w:rPr>
      </w:pPr>
      <w:ins w:id="1432" w:author="Copy Editor" w:date="2026-10-04T19:50:00Z" w16du:dateUtc="2026-10-04T16:50:00Z">
        <w:r w:rsidRPr="00E875DB">
          <w:t>RICHARD (V.O.)</w:t>
        </w:r>
        <w:r>
          <w:t xml:space="preserve"> </w:t>
        </w:r>
      </w:ins>
    </w:p>
    <w:p w14:paraId="0167EE5A" w14:textId="77777777" w:rsidR="002B716D" w:rsidRDefault="007C0FF3">
      <w:pPr>
        <w:pStyle w:val="bdialogue"/>
        <w:rPr>
          <w:ins w:id="1433" w:author="Copy Editor" w:date="2026-10-04T19:50:00Z" w16du:dateUtc="2026-10-04T16:50:00Z"/>
        </w:rPr>
        <w:pPrChange w:id="1434" w:author="Copy Editor" w:date="2026-10-04T19:50:00Z" w16du:dateUtc="2026-10-04T16:50:00Z">
          <w:pPr>
            <w:pStyle w:val="body"/>
          </w:pPr>
        </w:pPrChange>
      </w:pPr>
      <w:r>
        <w:t xml:space="preserve">He couldn’t see his dog or the </w:t>
      </w:r>
      <w:r w:rsidR="009039B9">
        <w:t>sheep;</w:t>
      </w:r>
      <w:r>
        <w:t xml:space="preserve"> the dog couldn’t see the </w:t>
      </w:r>
      <w:r w:rsidR="009039B9">
        <w:t>sheep,</w:t>
      </w:r>
      <w:r>
        <w:t xml:space="preserve"> and it was hopeless</w:t>
      </w:r>
      <w:r w:rsidR="009039B9">
        <w:t xml:space="preserve">. </w:t>
      </w:r>
    </w:p>
    <w:p w14:paraId="6DCCDAE4" w14:textId="77777777" w:rsidR="00CB5C03" w:rsidRDefault="009039B9" w:rsidP="002B716D">
      <w:pPr>
        <w:pStyle w:val="bdialogue"/>
        <w:rPr>
          <w:ins w:id="1435" w:author="Copy Editor" w:date="2026-10-04T19:50:00Z" w16du:dateUtc="2026-10-04T16:50:00Z"/>
        </w:rPr>
      </w:pPr>
      <w:r>
        <w:t>He</w:t>
      </w:r>
      <w:r w:rsidR="007C0FF3">
        <w:t xml:space="preserve"> decided to head </w:t>
      </w:r>
      <w:r>
        <w:t>home.</w:t>
      </w:r>
    </w:p>
    <w:p w14:paraId="44264315" w14:textId="22C3E9C2" w:rsidR="002B716D" w:rsidRDefault="00CB5C03" w:rsidP="00CB5C03">
      <w:pPr>
        <w:pStyle w:val="body"/>
        <w:rPr>
          <w:ins w:id="1436" w:author="Copy Editor" w:date="2026-10-04T19:51:00Z" w16du:dateUtc="2026-10-04T16:51:00Z"/>
        </w:rPr>
      </w:pPr>
      <w:ins w:id="1437" w:author="Copy Editor" w:date="2026-10-04T19:50:00Z">
        <w:r w:rsidRPr="00CB5C03">
          <w:t>Two shepherds meet in the mist.</w:t>
        </w:r>
      </w:ins>
      <w:r w:rsidR="009039B9">
        <w:t xml:space="preserve"> </w:t>
      </w:r>
    </w:p>
    <w:p w14:paraId="0AF7BF0D" w14:textId="77777777" w:rsidR="00CB5C03" w:rsidRDefault="00CB5C03" w:rsidP="00CB5C03">
      <w:pPr>
        <w:pStyle w:val="bCHARACTER"/>
        <w:rPr>
          <w:ins w:id="1438" w:author="Copy Editor" w:date="2026-10-04T19:51:00Z" w16du:dateUtc="2026-10-04T16:51:00Z"/>
        </w:rPr>
      </w:pPr>
      <w:ins w:id="1439" w:author="Copy Editor" w:date="2026-10-04T19:51:00Z" w16du:dateUtc="2026-10-04T16:51:00Z">
        <w:r w:rsidRPr="00E875DB">
          <w:t>RICHARD (V.O.)</w:t>
        </w:r>
        <w:r>
          <w:t xml:space="preserve"> </w:t>
        </w:r>
      </w:ins>
    </w:p>
    <w:p w14:paraId="3B5B5183" w14:textId="77777777" w:rsidR="00CB5C03" w:rsidRDefault="007C0FF3" w:rsidP="00CB5C03">
      <w:pPr>
        <w:pStyle w:val="bdialogue"/>
        <w:rPr>
          <w:ins w:id="1440" w:author="Copy Editor" w:date="2026-10-04T19:51:00Z" w16du:dateUtc="2026-10-04T16:51:00Z"/>
        </w:rPr>
      </w:pPr>
      <w:r>
        <w:t xml:space="preserve">On the way he met up with the </w:t>
      </w:r>
      <w:r w:rsidR="009C426A">
        <w:t>neighboring</w:t>
      </w:r>
      <w:r>
        <w:t xml:space="preserve"> </w:t>
      </w:r>
      <w:r w:rsidR="009039B9">
        <w:t>Shepherd,</w:t>
      </w:r>
      <w:r>
        <w:t xml:space="preserve"> and they decided to walk off </w:t>
      </w:r>
      <w:r w:rsidR="009039B9">
        <w:t xml:space="preserve">together. </w:t>
      </w:r>
    </w:p>
    <w:p w14:paraId="05888713" w14:textId="2C018C8F" w:rsidR="00246B83" w:rsidRDefault="00246B83" w:rsidP="00246B83">
      <w:pPr>
        <w:pStyle w:val="body"/>
        <w:rPr>
          <w:ins w:id="1441" w:author="Copy Editor" w:date="2026-10-04T19:51:00Z" w16du:dateUtc="2026-10-04T16:51:00Z"/>
        </w:rPr>
      </w:pPr>
      <w:ins w:id="1442" w:author="Copy Editor" w:date="2026-10-04T19:51:00Z">
        <w:r w:rsidRPr="00246B83">
          <w:t>The two men walk through the mist.</w:t>
        </w:r>
      </w:ins>
    </w:p>
    <w:p w14:paraId="6431C6DB" w14:textId="77777777" w:rsidR="00246B83" w:rsidRDefault="00246B83" w:rsidP="00246B83">
      <w:pPr>
        <w:pStyle w:val="bCHARACTER"/>
        <w:rPr>
          <w:ins w:id="1443" w:author="Copy Editor" w:date="2026-10-04T19:51:00Z" w16du:dateUtc="2026-10-04T16:51:00Z"/>
        </w:rPr>
      </w:pPr>
      <w:ins w:id="1444" w:author="Copy Editor" w:date="2026-10-04T19:51:00Z" w16du:dateUtc="2026-10-04T16:51:00Z">
        <w:r w:rsidRPr="00E875DB">
          <w:t>RICHARD (V.O.)</w:t>
        </w:r>
        <w:r>
          <w:t xml:space="preserve"> </w:t>
        </w:r>
      </w:ins>
    </w:p>
    <w:p w14:paraId="08B9F39A" w14:textId="77777777" w:rsidR="00246B83" w:rsidRDefault="007C0FF3" w:rsidP="00246B83">
      <w:pPr>
        <w:pStyle w:val="bdialogue"/>
        <w:rPr>
          <w:ins w:id="1445" w:author="Copy Editor" w:date="2026-10-04T19:51:00Z" w16du:dateUtc="2026-10-04T16:51:00Z"/>
        </w:rPr>
      </w:pPr>
      <w:r>
        <w:t xml:space="preserve">They knew their hill, they thought they knew where they were, </w:t>
      </w:r>
      <w:r w:rsidR="009039B9">
        <w:t>and they</w:t>
      </w:r>
      <w:r>
        <w:t xml:space="preserve"> were </w:t>
      </w:r>
      <w:r w:rsidR="009039B9">
        <w:t xml:space="preserve">confident. </w:t>
      </w:r>
    </w:p>
    <w:p w14:paraId="63539045" w14:textId="1DD70DDC" w:rsidR="00246B83" w:rsidRDefault="00246B83" w:rsidP="00246B83">
      <w:pPr>
        <w:pStyle w:val="body"/>
        <w:rPr>
          <w:ins w:id="1446" w:author="Copy Editor" w:date="2026-10-04T19:52:00Z" w16du:dateUtc="2026-10-04T16:52:00Z"/>
        </w:rPr>
      </w:pPr>
      <w:ins w:id="1447" w:author="Copy Editor" w:date="2026-10-04T19:51:00Z">
        <w:r w:rsidRPr="00246B83">
          <w:t>They continue walking.</w:t>
        </w:r>
      </w:ins>
    </w:p>
    <w:p w14:paraId="448D37B2" w14:textId="77777777" w:rsidR="00246B83" w:rsidRDefault="00246B83" w:rsidP="00246B83">
      <w:pPr>
        <w:pStyle w:val="bCHARACTER"/>
        <w:rPr>
          <w:ins w:id="1448" w:author="Copy Editor" w:date="2026-10-04T19:52:00Z" w16du:dateUtc="2026-10-04T16:52:00Z"/>
        </w:rPr>
      </w:pPr>
      <w:ins w:id="1449" w:author="Copy Editor" w:date="2026-10-04T19:52:00Z" w16du:dateUtc="2026-10-04T16:52:00Z">
        <w:r w:rsidRPr="00E875DB">
          <w:t>RICHARD (V.O.)</w:t>
        </w:r>
        <w:r>
          <w:t xml:space="preserve"> </w:t>
        </w:r>
      </w:ins>
    </w:p>
    <w:p w14:paraId="1DB89171" w14:textId="77777777" w:rsidR="00246B83" w:rsidRDefault="007C0FF3">
      <w:pPr>
        <w:pStyle w:val="bdialogue"/>
        <w:rPr>
          <w:ins w:id="1450" w:author="Copy Editor" w:date="2026-10-04T19:52:00Z" w16du:dateUtc="2026-10-04T16:52:00Z"/>
        </w:rPr>
        <w:pPrChange w:id="1451" w:author="Copy Editor" w:date="2026-10-04T19:52:00Z" w16du:dateUtc="2026-10-04T16:52:00Z">
          <w:pPr>
            <w:pStyle w:val="body"/>
          </w:pPr>
        </w:pPrChange>
      </w:pPr>
      <w:r>
        <w:t xml:space="preserve">But as they walked, they got a vague uneasy feeling that things were not quite </w:t>
      </w:r>
      <w:r w:rsidR="009039B9">
        <w:t xml:space="preserve">right. </w:t>
      </w:r>
    </w:p>
    <w:p w14:paraId="0DEBD2FA" w14:textId="77777777" w:rsidR="00246B83" w:rsidRDefault="007C0FF3" w:rsidP="00246B83">
      <w:pPr>
        <w:pStyle w:val="bdialogue"/>
        <w:rPr>
          <w:ins w:id="1452" w:author="Copy Editor" w:date="2026-10-04T19:52:00Z" w16du:dateUtc="2026-10-04T16:52:00Z"/>
        </w:rPr>
      </w:pPr>
      <w:r>
        <w:t xml:space="preserve">Nothing they could put their finger on, but something was a bit </w:t>
      </w:r>
      <w:r w:rsidR="009039B9">
        <w:t xml:space="preserve">wrong. </w:t>
      </w:r>
    </w:p>
    <w:p w14:paraId="44292834" w14:textId="37E1BFC1" w:rsidR="004750EE" w:rsidRDefault="004750EE" w:rsidP="004750EE">
      <w:pPr>
        <w:pStyle w:val="body"/>
        <w:rPr>
          <w:ins w:id="1453" w:author="Copy Editor" w:date="2026-10-04T19:53:00Z" w16du:dateUtc="2026-10-04T16:53:00Z"/>
        </w:rPr>
      </w:pPr>
      <w:ins w:id="1454" w:author="Copy Editor" w:date="2026-10-04T19:52:00Z">
        <w:r w:rsidRPr="004750EE">
          <w:t>They reach a road.</w:t>
        </w:r>
      </w:ins>
    </w:p>
    <w:p w14:paraId="7BC5DA83" w14:textId="77777777" w:rsidR="004750EE" w:rsidRDefault="004750EE" w:rsidP="004750EE">
      <w:pPr>
        <w:pStyle w:val="bCHARACTER"/>
        <w:rPr>
          <w:ins w:id="1455" w:author="Copy Editor" w:date="2026-10-04T19:53:00Z" w16du:dateUtc="2026-10-04T16:53:00Z"/>
        </w:rPr>
      </w:pPr>
      <w:ins w:id="1456" w:author="Copy Editor" w:date="2026-10-04T19:53:00Z" w16du:dateUtc="2026-10-04T16:53:00Z">
        <w:r w:rsidRPr="00E875DB">
          <w:t>RICHARD (V.O.)</w:t>
        </w:r>
        <w:r>
          <w:t xml:space="preserve"> </w:t>
        </w:r>
      </w:ins>
    </w:p>
    <w:p w14:paraId="796FB3DA" w14:textId="77777777" w:rsidR="006A0150" w:rsidRDefault="007C0FF3" w:rsidP="004750EE">
      <w:pPr>
        <w:pStyle w:val="bdialogue"/>
        <w:rPr>
          <w:ins w:id="1457" w:author="Copy Editor" w:date="2026-10-04T19:53:00Z" w16du:dateUtc="2026-10-04T16:53:00Z"/>
        </w:rPr>
      </w:pPr>
      <w:r>
        <w:t xml:space="preserve">They hit the road and followed </w:t>
      </w:r>
      <w:r w:rsidR="00E42D3E">
        <w:t>it</w:t>
      </w:r>
      <w:ins w:id="1458" w:author="Copy Editor" w:date="2026-10-04T19:53:00Z" w16du:dateUtc="2026-10-04T16:53:00Z">
        <w:r w:rsidR="006A0150">
          <w:t>.</w:t>
        </w:r>
      </w:ins>
    </w:p>
    <w:p w14:paraId="2F413C64" w14:textId="55F659F2" w:rsidR="006A0150" w:rsidRDefault="00EA400E" w:rsidP="00EA400E">
      <w:pPr>
        <w:pStyle w:val="body"/>
        <w:rPr>
          <w:ins w:id="1459" w:author="Copy Editor" w:date="2026-10-04T19:53:00Z" w16du:dateUtc="2026-10-04T16:53:00Z"/>
        </w:rPr>
      </w:pPr>
      <w:ins w:id="1460" w:author="Copy Editor" w:date="2026-10-04T19:53:00Z">
        <w:r w:rsidRPr="00EA400E">
          <w:t>A distant light appears.</w:t>
        </w:r>
      </w:ins>
    </w:p>
    <w:p w14:paraId="6A24F87C" w14:textId="77777777" w:rsidR="00EA400E" w:rsidRDefault="00EA400E" w:rsidP="00EA400E">
      <w:pPr>
        <w:pStyle w:val="bCHARACTER"/>
        <w:rPr>
          <w:ins w:id="1461" w:author="Copy Editor" w:date="2026-10-04T19:53:00Z" w16du:dateUtc="2026-10-04T16:53:00Z"/>
        </w:rPr>
      </w:pPr>
      <w:ins w:id="1462" w:author="Copy Editor" w:date="2026-10-04T19:53:00Z" w16du:dateUtc="2026-10-04T16:53:00Z">
        <w:r w:rsidRPr="00E875DB">
          <w:t>RICHARD (V.O.)</w:t>
        </w:r>
        <w:r>
          <w:t xml:space="preserve"> </w:t>
        </w:r>
      </w:ins>
    </w:p>
    <w:p w14:paraId="2DA88BB5" w14:textId="4AD38279" w:rsidR="004750EE" w:rsidRDefault="00E42D3E" w:rsidP="004750EE">
      <w:pPr>
        <w:pStyle w:val="bdialogue"/>
        <w:rPr>
          <w:ins w:id="1463" w:author="Copy Editor" w:date="2026-10-04T19:54:00Z" w16du:dateUtc="2026-10-04T16:54:00Z"/>
        </w:rPr>
      </w:pPr>
      <w:del w:id="1464" w:author="Copy Editor" w:date="2026-10-04T19:53:00Z" w16du:dateUtc="2026-10-04T16:53:00Z">
        <w:r w:rsidDel="006A0150">
          <w:lastRenderedPageBreak/>
          <w:delText>;</w:delText>
        </w:r>
        <w:r w:rsidR="007C0FF3" w:rsidDel="006A0150">
          <w:delText xml:space="preserve"> s</w:delText>
        </w:r>
      </w:del>
      <w:ins w:id="1465" w:author="Copy Editor" w:date="2026-10-04T19:53:00Z" w16du:dateUtc="2026-10-04T16:53:00Z">
        <w:r w:rsidR="006A0150">
          <w:t>S</w:t>
        </w:r>
      </w:ins>
      <w:r w:rsidR="007C0FF3">
        <w:t xml:space="preserve">oon they came to the light of a croft and knocked on the </w:t>
      </w:r>
      <w:r>
        <w:t xml:space="preserve">door. </w:t>
      </w:r>
    </w:p>
    <w:p w14:paraId="73326418" w14:textId="04B701A8" w:rsidR="0067719B" w:rsidRDefault="0067719B" w:rsidP="0067719B">
      <w:pPr>
        <w:pStyle w:val="body"/>
        <w:rPr>
          <w:ins w:id="1466" w:author="Copy Editor" w:date="2026-10-04T19:56:00Z" w16du:dateUtc="2026-10-04T16:56:00Z"/>
        </w:rPr>
      </w:pPr>
      <w:ins w:id="1467" w:author="Copy Editor" w:date="2026-10-04T19:54:00Z">
        <w:r w:rsidRPr="0067719B">
          <w:t>The door opens.</w:t>
        </w:r>
      </w:ins>
    </w:p>
    <w:p w14:paraId="6EEA70B1" w14:textId="77777777" w:rsidR="004869BC" w:rsidRDefault="004869BC" w:rsidP="004869BC">
      <w:pPr>
        <w:pStyle w:val="bCHARACTER"/>
        <w:rPr>
          <w:ins w:id="1468" w:author="Copy Editor" w:date="2026-10-04T19:56:00Z" w16du:dateUtc="2026-10-04T16:56:00Z"/>
        </w:rPr>
      </w:pPr>
      <w:ins w:id="1469" w:author="Copy Editor" w:date="2026-10-04T19:56:00Z" w16du:dateUtc="2026-10-04T16:56:00Z">
        <w:r w:rsidRPr="00E875DB">
          <w:t>RICHARD (V.O.)</w:t>
        </w:r>
        <w:r>
          <w:t xml:space="preserve"> </w:t>
        </w:r>
      </w:ins>
    </w:p>
    <w:p w14:paraId="7A071566" w14:textId="77777777" w:rsidR="00EA400E" w:rsidRDefault="007C0FF3">
      <w:pPr>
        <w:pStyle w:val="bbodybeforebeat"/>
        <w:rPr>
          <w:ins w:id="1470" w:author="Copy Editor" w:date="2026-10-04T19:56:00Z" w16du:dateUtc="2026-10-04T16:56:00Z"/>
        </w:rPr>
        <w:pPrChange w:id="1471" w:author="Copy Editor" w:date="2026-10-04T19:57:00Z" w16du:dateUtc="2026-10-04T16:57:00Z">
          <w:pPr>
            <w:pStyle w:val="bdialogue"/>
          </w:pPr>
        </w:pPrChange>
      </w:pPr>
      <w:r>
        <w:t xml:space="preserve">That was when they discovered they had not been walking </w:t>
      </w:r>
      <w:r w:rsidR="00027825">
        <w:t>south but</w:t>
      </w:r>
      <w:r>
        <w:t xml:space="preserve"> heading north into the wrong valley</w:t>
      </w:r>
      <w:ins w:id="1472" w:author="Copy Editor" w:date="2026-10-04T19:54:00Z" w16du:dateUtc="2026-10-04T16:54:00Z">
        <w:r w:rsidR="00EA400E">
          <w:t>.</w:t>
        </w:r>
      </w:ins>
    </w:p>
    <w:p w14:paraId="57F7F967" w14:textId="135D682A" w:rsidR="004637A9" w:rsidRDefault="004637A9">
      <w:pPr>
        <w:pStyle w:val="baparenthisis"/>
        <w:rPr>
          <w:ins w:id="1473" w:author="Copy Editor" w:date="2026-10-04T19:54:00Z" w16du:dateUtc="2026-10-04T16:54:00Z"/>
        </w:rPr>
        <w:pPrChange w:id="1474" w:author="Copy Editor" w:date="2026-10-04T19:57:00Z" w16du:dateUtc="2026-10-04T16:57:00Z">
          <w:pPr>
            <w:pStyle w:val="body"/>
          </w:pPr>
        </w:pPrChange>
      </w:pPr>
      <w:ins w:id="1475" w:author="Copy Editor" w:date="2026-10-04T19:57:00Z" w16du:dateUtc="2026-10-04T16:57:00Z">
        <w:r>
          <w:t>(</w:t>
        </w:r>
      </w:ins>
      <w:ins w:id="1476" w:author="Copy Editor" w:date="2026-10-04T19:56:00Z">
        <w:r w:rsidRPr="004637A9">
          <w:t>A beat.</w:t>
        </w:r>
      </w:ins>
      <w:ins w:id="1477" w:author="Copy Editor" w:date="2026-10-04T19:57:00Z" w16du:dateUtc="2026-10-04T16:57:00Z">
        <w:r>
          <w:t>)</w:t>
        </w:r>
      </w:ins>
    </w:p>
    <w:p w14:paraId="5E4BDC15" w14:textId="37FCD869" w:rsidR="003439BF" w:rsidRDefault="007C0FF3" w:rsidP="004637A9">
      <w:pPr>
        <w:pStyle w:val="bdialogue"/>
        <w:rPr>
          <w:ins w:id="1478" w:author="Copy Editor" w:date="2026-10-04T19:57:00Z" w16du:dateUtc="2026-10-04T16:57:00Z"/>
        </w:rPr>
      </w:pPr>
      <w:del w:id="1479" w:author="Copy Editor" w:date="2026-10-04T19:54:00Z" w16du:dateUtc="2026-10-04T16:54:00Z">
        <w:r w:rsidDel="00EA400E">
          <w:delText>, y</w:delText>
        </w:r>
      </w:del>
      <w:ins w:id="1480" w:author="Copy Editor" w:date="2026-10-04T19:54:00Z" w16du:dateUtc="2026-10-04T16:54:00Z">
        <w:r w:rsidR="00EA400E">
          <w:t>Y</w:t>
        </w:r>
      </w:ins>
      <w:r>
        <w:t>et they had not died.</w:t>
      </w:r>
    </w:p>
    <w:p w14:paraId="5FF1A3BA" w14:textId="6B718A18" w:rsidR="004637A9" w:rsidRDefault="004637A9" w:rsidP="004637A9">
      <w:pPr>
        <w:pStyle w:val="aSCENEHEAD"/>
        <w:rPr>
          <w:ins w:id="1481" w:author="Copy Editor" w:date="2026-10-04T19:57:00Z" w16du:dateUtc="2026-10-04T16:57:00Z"/>
        </w:rPr>
      </w:pPr>
      <w:ins w:id="1482" w:author="Copy Editor" w:date="2026-10-04T19:57:00Z">
        <w:r w:rsidRPr="004637A9">
          <w:t>EXT. SCOTTISH HILLS – DAY</w:t>
        </w:r>
      </w:ins>
    </w:p>
    <w:p w14:paraId="7957AD81" w14:textId="428F182C" w:rsidR="008F58D7" w:rsidRDefault="008F58D7" w:rsidP="008F58D7">
      <w:pPr>
        <w:pStyle w:val="body"/>
        <w:rPr>
          <w:ins w:id="1483" w:author="Copy Editor" w:date="2026-10-04T19:58:00Z" w16du:dateUtc="2026-10-04T16:58:00Z"/>
        </w:rPr>
      </w:pPr>
      <w:ins w:id="1484" w:author="Copy Editor" w:date="2026-10-04T19:57:00Z">
        <w:r w:rsidRPr="008F58D7">
          <w:t>Richard hikes with the Cadets.</w:t>
        </w:r>
      </w:ins>
    </w:p>
    <w:p w14:paraId="51129261" w14:textId="77777777" w:rsidR="008F58D7" w:rsidRDefault="008F58D7" w:rsidP="008F58D7">
      <w:pPr>
        <w:pStyle w:val="bCHARACTER"/>
        <w:rPr>
          <w:ins w:id="1485" w:author="Copy Editor" w:date="2026-10-04T19:58:00Z" w16du:dateUtc="2026-10-04T16:58:00Z"/>
        </w:rPr>
      </w:pPr>
      <w:ins w:id="1486" w:author="Copy Editor" w:date="2026-10-04T19:58:00Z" w16du:dateUtc="2026-10-04T16:58:00Z">
        <w:r w:rsidRPr="00E875DB">
          <w:t>RICHARD (V.O.)</w:t>
        </w:r>
        <w:r>
          <w:t xml:space="preserve"> </w:t>
        </w:r>
      </w:ins>
    </w:p>
    <w:p w14:paraId="71746022" w14:textId="2AA661A8" w:rsidR="008F58D7" w:rsidDel="008F58D7" w:rsidRDefault="008F58D7" w:rsidP="008F58D7">
      <w:pPr>
        <w:pStyle w:val="body"/>
        <w:rPr>
          <w:del w:id="1487" w:author="Copy Editor" w:date="2026-10-04T19:58:00Z" w16du:dateUtc="2026-10-04T16:58:00Z"/>
        </w:rPr>
      </w:pPr>
    </w:p>
    <w:p w14:paraId="70361E0A" w14:textId="77777777" w:rsidR="004637A9" w:rsidRDefault="007C0FF3">
      <w:pPr>
        <w:pStyle w:val="bdialogue"/>
        <w:rPr>
          <w:ins w:id="1488" w:author="Copy Editor" w:date="2026-10-04T19:57:00Z" w16du:dateUtc="2026-10-04T16:57:00Z"/>
        </w:rPr>
        <w:pPrChange w:id="1489" w:author="Copy Editor" w:date="2026-10-04T19:57:00Z" w16du:dateUtc="2026-10-04T16:57:00Z">
          <w:pPr>
            <w:pStyle w:val="body"/>
          </w:pPr>
        </w:pPrChange>
      </w:pPr>
      <w:r>
        <w:t xml:space="preserve">The </w:t>
      </w:r>
      <w:r w:rsidR="00027825">
        <w:t>principal</w:t>
      </w:r>
      <w:r>
        <w:t xml:space="preserve"> reason they did not die was because they were fit and </w:t>
      </w:r>
      <w:r w:rsidR="00027825">
        <w:t xml:space="preserve">strong. </w:t>
      </w:r>
    </w:p>
    <w:p w14:paraId="05EC8BD3" w14:textId="77777777" w:rsidR="008F58D7" w:rsidRDefault="007C0FF3">
      <w:pPr>
        <w:pStyle w:val="bdialogue"/>
        <w:rPr>
          <w:ins w:id="1490" w:author="Copy Editor" w:date="2026-10-04T19:58:00Z" w16du:dateUtc="2026-10-04T16:58:00Z"/>
        </w:rPr>
        <w:pPrChange w:id="1491" w:author="Copy Editor" w:date="2026-10-04T19:58:00Z" w16du:dateUtc="2026-10-04T16:58:00Z">
          <w:pPr>
            <w:pStyle w:val="body"/>
          </w:pPr>
        </w:pPrChange>
      </w:pPr>
      <w:r>
        <w:t xml:space="preserve">They had the strength to keep walking </w:t>
      </w:r>
      <w:r w:rsidR="00027825">
        <w:t>regardless,</w:t>
      </w:r>
      <w:r>
        <w:t xml:space="preserve"> and walking helped to keep them </w:t>
      </w:r>
      <w:r w:rsidR="00027825">
        <w:t xml:space="preserve">warm. </w:t>
      </w:r>
    </w:p>
    <w:p w14:paraId="2F2C864D" w14:textId="77777777" w:rsidR="004D636C" w:rsidRDefault="007C0FF3" w:rsidP="004D636C">
      <w:pPr>
        <w:pStyle w:val="bdialogue"/>
        <w:rPr>
          <w:ins w:id="1492" w:author="Copy Editor" w:date="2026-10-04T19:59:00Z" w16du:dateUtc="2026-10-04T16:59:00Z"/>
        </w:rPr>
      </w:pPr>
      <w:r>
        <w:t xml:space="preserve">They could have walked thirty miles if </w:t>
      </w:r>
      <w:r w:rsidR="00027825">
        <w:t>necessary</w:t>
      </w:r>
      <w:ins w:id="1493" w:author="Copy Editor" w:date="2026-10-04T19:58:00Z" w16du:dateUtc="2026-10-04T16:58:00Z">
        <w:r w:rsidR="004D636C">
          <w:t xml:space="preserve">. </w:t>
        </w:r>
      </w:ins>
    </w:p>
    <w:p w14:paraId="2BA71F4E" w14:textId="77777777" w:rsidR="004D636C" w:rsidRDefault="00027825" w:rsidP="004D636C">
      <w:pPr>
        <w:pStyle w:val="bdialogue"/>
        <w:rPr>
          <w:ins w:id="1494" w:author="Copy Editor" w:date="2026-10-04T19:59:00Z" w16du:dateUtc="2026-10-04T16:59:00Z"/>
        </w:rPr>
      </w:pPr>
      <w:del w:id="1495" w:author="Copy Editor" w:date="2026-10-04T19:58:00Z" w16du:dateUtc="2026-10-04T16:58:00Z">
        <w:r w:rsidDel="004D636C">
          <w:delText>;</w:delText>
        </w:r>
        <w:r w:rsidR="007C0FF3" w:rsidDel="004D636C">
          <w:delText xml:space="preserve"> </w:delText>
        </w:r>
      </w:del>
      <w:del w:id="1496" w:author="Copy Editor" w:date="2026-10-04T19:59:00Z" w16du:dateUtc="2026-10-04T16:59:00Z">
        <w:r w:rsidR="007C0FF3" w:rsidDel="004D636C">
          <w:delText>t</w:delText>
        </w:r>
      </w:del>
      <w:ins w:id="1497" w:author="Copy Editor" w:date="2026-10-04T19:59:00Z" w16du:dateUtc="2026-10-04T16:59:00Z">
        <w:r w:rsidR="004D636C">
          <w:t>T</w:t>
        </w:r>
      </w:ins>
      <w:r w:rsidR="007C0FF3">
        <w:t xml:space="preserve">hey’d have been very tired and hungry at the end of </w:t>
      </w:r>
      <w:r w:rsidR="008767B6">
        <w:t>it but</w:t>
      </w:r>
      <w:r w:rsidR="007C0FF3">
        <w:t xml:space="preserve"> walking out was a serious option for </w:t>
      </w:r>
      <w:r>
        <w:t>them.</w:t>
      </w:r>
    </w:p>
    <w:p w14:paraId="46680977" w14:textId="77777777" w:rsidR="00235966" w:rsidRDefault="00027825" w:rsidP="004D636C">
      <w:pPr>
        <w:pStyle w:val="bdialogue"/>
        <w:rPr>
          <w:ins w:id="1498" w:author="Copy Editor" w:date="2026-10-04T19:59:00Z" w16du:dateUtc="2026-10-04T16:59:00Z"/>
        </w:rPr>
      </w:pPr>
      <w:del w:id="1499" w:author="Copy Editor" w:date="2026-10-04T19:59:00Z" w16du:dateUtc="2026-10-04T16:59:00Z">
        <w:r w:rsidDel="004D636C">
          <w:delText xml:space="preserve"> </w:delText>
        </w:r>
      </w:del>
      <w:r>
        <w:t>Also,</w:t>
      </w:r>
      <w:r w:rsidR="007C0FF3">
        <w:t xml:space="preserve"> they knew when to give up and walk off the </w:t>
      </w:r>
      <w:r>
        <w:t xml:space="preserve">mountain. </w:t>
      </w:r>
    </w:p>
    <w:p w14:paraId="6EE0C532" w14:textId="77777777" w:rsidR="00235966" w:rsidRDefault="007C0FF3">
      <w:pPr>
        <w:pStyle w:val="bbodybeforebeat"/>
        <w:rPr>
          <w:ins w:id="1500" w:author="Copy Editor" w:date="2026-10-04T19:59:00Z" w16du:dateUtc="2026-10-04T16:59:00Z"/>
        </w:rPr>
        <w:pPrChange w:id="1501" w:author="Copy Editor" w:date="2026-10-04T20:00:00Z" w16du:dateUtc="2026-10-04T17:00:00Z">
          <w:pPr>
            <w:pStyle w:val="bdialogue"/>
          </w:pPr>
        </w:pPrChange>
      </w:pPr>
      <w:r>
        <w:t xml:space="preserve">They knew the weather, they knew their </w:t>
      </w:r>
      <w:r w:rsidR="00027825">
        <w:t>capabilities,</w:t>
      </w:r>
      <w:r>
        <w:t xml:space="preserve"> and they knew when it was getting serious and time to get </w:t>
      </w:r>
      <w:r w:rsidR="00027825">
        <w:t xml:space="preserve">clear. </w:t>
      </w:r>
    </w:p>
    <w:p w14:paraId="14555467" w14:textId="2B23F6E6" w:rsidR="00235966" w:rsidRDefault="00235966">
      <w:pPr>
        <w:pStyle w:val="baparenthisis"/>
        <w:rPr>
          <w:ins w:id="1502" w:author="Copy Editor" w:date="2026-10-04T19:59:00Z" w16du:dateUtc="2026-10-04T16:59:00Z"/>
        </w:rPr>
        <w:pPrChange w:id="1503" w:author="Copy Editor" w:date="2026-10-04T20:00:00Z" w16du:dateUtc="2026-10-04T17:00:00Z">
          <w:pPr>
            <w:pStyle w:val="bdialogue"/>
          </w:pPr>
        </w:pPrChange>
      </w:pPr>
      <w:ins w:id="1504" w:author="Copy Editor" w:date="2026-10-04T20:00:00Z" w16du:dateUtc="2026-10-04T17:00:00Z">
        <w:r>
          <w:t>(</w:t>
        </w:r>
      </w:ins>
      <w:ins w:id="1505" w:author="Copy Editor" w:date="2026-10-04T19:59:00Z">
        <w:r w:rsidRPr="00235966">
          <w:t>A beat.</w:t>
        </w:r>
      </w:ins>
      <w:ins w:id="1506" w:author="Copy Editor" w:date="2026-10-04T20:00:00Z" w16du:dateUtc="2026-10-04T17:00:00Z">
        <w:r>
          <w:t>)</w:t>
        </w:r>
      </w:ins>
    </w:p>
    <w:p w14:paraId="548E5D14" w14:textId="77777777" w:rsidR="00235966" w:rsidRDefault="007C0FF3">
      <w:pPr>
        <w:pStyle w:val="bbodybeforebeat"/>
        <w:rPr>
          <w:ins w:id="1507" w:author="Copy Editor" w:date="2026-10-04T20:00:00Z" w16du:dateUtc="2026-10-04T17:00:00Z"/>
        </w:rPr>
        <w:pPrChange w:id="1508" w:author="Copy Editor" w:date="2026-10-04T20:00:00Z" w16du:dateUtc="2026-10-04T17:00:00Z">
          <w:pPr>
            <w:pStyle w:val="bdialogue"/>
          </w:pPr>
        </w:pPrChange>
      </w:pPr>
      <w:r>
        <w:t xml:space="preserve">Too many people hiking set themselves a target, don’t know when to quit, and carry on until they are too tired to </w:t>
      </w:r>
      <w:r w:rsidR="00027825">
        <w:t xml:space="preserve">self-rescue. </w:t>
      </w:r>
    </w:p>
    <w:p w14:paraId="1BE3B0DA" w14:textId="77777777" w:rsidR="00235966" w:rsidRDefault="00235966" w:rsidP="00235966">
      <w:pPr>
        <w:pStyle w:val="baparenthisis"/>
        <w:rPr>
          <w:ins w:id="1509" w:author="Copy Editor" w:date="2026-10-04T20:00:00Z" w16du:dateUtc="2026-10-04T17:00:00Z"/>
        </w:rPr>
      </w:pPr>
      <w:ins w:id="1510" w:author="Copy Editor" w:date="2026-10-04T20:00:00Z" w16du:dateUtc="2026-10-04T17:00:00Z">
        <w:r>
          <w:t>(</w:t>
        </w:r>
        <w:r w:rsidRPr="00235966">
          <w:t>A beat.</w:t>
        </w:r>
        <w:r>
          <w:t>)</w:t>
        </w:r>
      </w:ins>
    </w:p>
    <w:p w14:paraId="1223CE23" w14:textId="77777777" w:rsidR="00235966" w:rsidRDefault="00235966" w:rsidP="004D636C">
      <w:pPr>
        <w:pStyle w:val="bdialogue"/>
        <w:rPr>
          <w:ins w:id="1511" w:author="Copy Editor" w:date="2026-10-04T20:00:00Z" w16du:dateUtc="2026-10-04T17:00:00Z"/>
        </w:rPr>
      </w:pPr>
    </w:p>
    <w:p w14:paraId="5E4BDC16" w14:textId="5ECF5F78" w:rsidR="003439BF" w:rsidRDefault="007C0FF3" w:rsidP="00235966">
      <w:pPr>
        <w:pStyle w:val="bdialogue"/>
        <w:rPr>
          <w:ins w:id="1512" w:author="Copy Editor" w:date="2026-10-04T20:00:00Z" w16du:dateUtc="2026-10-04T17:00:00Z"/>
        </w:rPr>
      </w:pPr>
      <w:r>
        <w:lastRenderedPageBreak/>
        <w:t>Then they die!</w:t>
      </w:r>
    </w:p>
    <w:p w14:paraId="5C468EA7" w14:textId="7B459C5A" w:rsidR="00844B56" w:rsidRDefault="00844B56" w:rsidP="00844B56">
      <w:pPr>
        <w:pStyle w:val="aSCENEHEAD"/>
        <w:rPr>
          <w:ins w:id="1513" w:author="Copy Editor" w:date="2026-10-04T20:01:00Z" w16du:dateUtc="2026-10-04T17:01:00Z"/>
        </w:rPr>
      </w:pPr>
      <w:ins w:id="1514" w:author="Copy Editor" w:date="2026-10-04T20:00:00Z">
        <w:r w:rsidRPr="00844B56">
          <w:t>INT. SCHOOL – CHEMISTRY CLASSROOM – DAY</w:t>
        </w:r>
      </w:ins>
    </w:p>
    <w:p w14:paraId="4B8D5AFE" w14:textId="77777777" w:rsidR="00844B56" w:rsidRPr="00844B56" w:rsidRDefault="00844B56">
      <w:pPr>
        <w:pStyle w:val="body"/>
        <w:rPr>
          <w:ins w:id="1515" w:author="Copy Editor" w:date="2026-10-04T20:01:00Z"/>
          <w:lang w:val="en-US"/>
        </w:rPr>
        <w:pPrChange w:id="1516" w:author="Copy Editor" w:date="2026-10-04T20:01:00Z" w16du:dateUtc="2026-10-04T17:01:00Z">
          <w:pPr>
            <w:pStyle w:val="aSCENEHEAD"/>
          </w:pPr>
        </w:pPrChange>
      </w:pPr>
      <w:ins w:id="1517" w:author="Copy Editor" w:date="2026-10-04T20:01:00Z">
        <w:r w:rsidRPr="00844B56">
          <w:rPr>
            <w:lang w:val="en-US"/>
          </w:rPr>
          <w:t>Richard sits in chemistry class.</w:t>
        </w:r>
      </w:ins>
    </w:p>
    <w:p w14:paraId="08E8A016" w14:textId="77777777" w:rsidR="00844B56" w:rsidRDefault="00844B56" w:rsidP="00844B56">
      <w:pPr>
        <w:pStyle w:val="body"/>
        <w:rPr>
          <w:ins w:id="1518" w:author="Copy Editor" w:date="2026-10-04T20:01:00Z" w16du:dateUtc="2026-10-04T17:01:00Z"/>
          <w:lang w:val="en-US"/>
        </w:rPr>
      </w:pPr>
      <w:ins w:id="1519" w:author="Copy Editor" w:date="2026-10-04T20:01:00Z">
        <w:r w:rsidRPr="00844B56">
          <w:rPr>
            <w:lang w:val="en-US"/>
          </w:rPr>
          <w:t>THEA, older than Richard, is among the pupils.</w:t>
        </w:r>
      </w:ins>
    </w:p>
    <w:p w14:paraId="688D7B7D" w14:textId="77777777" w:rsidR="00D06DFB" w:rsidRDefault="00D06DFB" w:rsidP="00D06DFB">
      <w:pPr>
        <w:pStyle w:val="bCHARACTER"/>
        <w:rPr>
          <w:ins w:id="1520" w:author="Copy Editor" w:date="2026-10-04T20:01:00Z" w16du:dateUtc="2026-10-04T17:01:00Z"/>
        </w:rPr>
      </w:pPr>
      <w:ins w:id="1521" w:author="Copy Editor" w:date="2026-10-04T20:01:00Z" w16du:dateUtc="2026-10-04T17:01:00Z">
        <w:r w:rsidRPr="00E875DB">
          <w:t>RICHARD (V.O.)</w:t>
        </w:r>
        <w:r>
          <w:t xml:space="preserve"> </w:t>
        </w:r>
      </w:ins>
    </w:p>
    <w:p w14:paraId="04973F58" w14:textId="4947E262" w:rsidR="00844B56" w:rsidDel="00844B56" w:rsidRDefault="00844B56">
      <w:pPr>
        <w:pStyle w:val="aSCENEHEAD"/>
        <w:rPr>
          <w:del w:id="1522" w:author="Copy Editor" w:date="2026-10-04T20:01:00Z" w16du:dateUtc="2026-10-04T17:01:00Z"/>
        </w:rPr>
        <w:pPrChange w:id="1523" w:author="Copy Editor" w:date="2026-10-04T20:01:00Z" w16du:dateUtc="2026-10-04T17:01:00Z">
          <w:pPr>
            <w:pStyle w:val="body"/>
          </w:pPr>
        </w:pPrChange>
      </w:pPr>
    </w:p>
    <w:p w14:paraId="46051B09" w14:textId="77777777" w:rsidR="00D06DFB" w:rsidRDefault="007C0FF3">
      <w:pPr>
        <w:pStyle w:val="bdialogue"/>
        <w:rPr>
          <w:ins w:id="1524" w:author="Copy Editor" w:date="2026-10-04T20:01:00Z" w16du:dateUtc="2026-10-04T17:01:00Z"/>
        </w:rPr>
        <w:pPrChange w:id="1525" w:author="Copy Editor" w:date="2026-10-04T20:01:00Z" w16du:dateUtc="2026-10-04T17:01:00Z">
          <w:pPr>
            <w:pStyle w:val="body"/>
          </w:pPr>
        </w:pPrChange>
      </w:pPr>
      <w:r>
        <w:t>Back to school, not all the academic subjects were bad</w:t>
      </w:r>
      <w:r w:rsidR="00027825">
        <w:t>, though</w:t>
      </w:r>
      <w:ins w:id="1526" w:author="Copy Editor" w:date="2026-10-04T20:01:00Z" w16du:dateUtc="2026-10-04T17:01:00Z">
        <w:r w:rsidR="00D06DFB">
          <w:t>.</w:t>
        </w:r>
      </w:ins>
    </w:p>
    <w:p w14:paraId="017EC21D" w14:textId="77777777" w:rsidR="00D06DFB" w:rsidRDefault="00027825">
      <w:pPr>
        <w:pStyle w:val="bdialogue"/>
        <w:rPr>
          <w:ins w:id="1527" w:author="Copy Editor" w:date="2026-10-04T20:02:00Z" w16du:dateUtc="2026-10-04T17:02:00Z"/>
        </w:rPr>
        <w:pPrChange w:id="1528" w:author="Copy Editor" w:date="2026-10-04T20:02:00Z" w16du:dateUtc="2026-10-04T17:02:00Z">
          <w:pPr>
            <w:pStyle w:val="body"/>
          </w:pPr>
        </w:pPrChange>
      </w:pPr>
      <w:del w:id="1529" w:author="Copy Editor" w:date="2026-10-04T20:01:00Z" w16du:dateUtc="2026-10-04T17:01:00Z">
        <w:r w:rsidDel="00D06DFB">
          <w:delText>;</w:delText>
        </w:r>
        <w:r w:rsidR="007C0FF3" w:rsidDel="00D06DFB">
          <w:delText xml:space="preserve"> </w:delText>
        </w:r>
      </w:del>
      <w:r w:rsidR="007C0FF3">
        <w:t xml:space="preserve">I especially liked </w:t>
      </w:r>
      <w:r>
        <w:t>chemistry, and</w:t>
      </w:r>
      <w:r w:rsidR="007C0FF3">
        <w:t xml:space="preserve"> we had a good </w:t>
      </w:r>
      <w:r>
        <w:t xml:space="preserve">teacher. </w:t>
      </w:r>
    </w:p>
    <w:p w14:paraId="20FAE4D7" w14:textId="77777777" w:rsidR="00D06DFB" w:rsidRDefault="00027825" w:rsidP="00D06DFB">
      <w:pPr>
        <w:pStyle w:val="bdialogue"/>
        <w:rPr>
          <w:ins w:id="1530" w:author="Copy Editor" w:date="2026-10-04T20:02:00Z" w16du:dateUtc="2026-10-04T17:02:00Z"/>
        </w:rPr>
      </w:pPr>
      <w:r>
        <w:t>Also,</w:t>
      </w:r>
      <w:r w:rsidR="007C0FF3">
        <w:t xml:space="preserve"> there were two </w:t>
      </w:r>
      <w:r>
        <w:t>sixth-year</w:t>
      </w:r>
      <w:r w:rsidR="007C0FF3">
        <w:t xml:space="preserve"> girls in the </w:t>
      </w:r>
      <w:r>
        <w:t>class there</w:t>
      </w:r>
      <w:r w:rsidR="007C0FF3">
        <w:t xml:space="preserve"> to get a chemistry qualification in their last year at </w:t>
      </w:r>
      <w:r>
        <w:t>school.</w:t>
      </w:r>
    </w:p>
    <w:p w14:paraId="3C20B251" w14:textId="499B8D4C" w:rsidR="00A27797" w:rsidRDefault="00A27797" w:rsidP="00A27797">
      <w:pPr>
        <w:pStyle w:val="body"/>
        <w:rPr>
          <w:ins w:id="1531" w:author="Copy Editor" w:date="2026-10-04T20:02:00Z" w16du:dateUtc="2026-10-04T17:02:00Z"/>
        </w:rPr>
      </w:pPr>
      <w:ins w:id="1532" w:author="Copy Editor" w:date="2026-10-04T20:02:00Z">
        <w:r w:rsidRPr="00A27797">
          <w:t>Richard notices Thea.</w:t>
        </w:r>
      </w:ins>
    </w:p>
    <w:p w14:paraId="681ADD9A" w14:textId="77777777" w:rsidR="00A27797" w:rsidRDefault="00A27797" w:rsidP="00A27797">
      <w:pPr>
        <w:pStyle w:val="bCHARACTER"/>
        <w:rPr>
          <w:ins w:id="1533" w:author="Copy Editor" w:date="2026-10-04T20:02:00Z" w16du:dateUtc="2026-10-04T17:02:00Z"/>
        </w:rPr>
      </w:pPr>
      <w:ins w:id="1534" w:author="Copy Editor" w:date="2026-10-04T20:02:00Z" w16du:dateUtc="2026-10-04T17:02:00Z">
        <w:r w:rsidRPr="00E875DB">
          <w:t>RICHARD (V.O.)</w:t>
        </w:r>
        <w:r>
          <w:t xml:space="preserve"> </w:t>
        </w:r>
      </w:ins>
    </w:p>
    <w:p w14:paraId="664D31CE" w14:textId="77777777" w:rsidR="00A27797" w:rsidRDefault="00027825">
      <w:pPr>
        <w:pStyle w:val="bdialogue"/>
        <w:rPr>
          <w:ins w:id="1535" w:author="Copy Editor" w:date="2026-10-04T20:02:00Z" w16du:dateUtc="2026-10-04T17:02:00Z"/>
        </w:rPr>
        <w:pPrChange w:id="1536" w:author="Copy Editor" w:date="2026-10-04T20:02:00Z" w16du:dateUtc="2026-10-04T17:02:00Z">
          <w:pPr>
            <w:pStyle w:val="body"/>
          </w:pPr>
        </w:pPrChange>
      </w:pPr>
      <w:del w:id="1537" w:author="Copy Editor" w:date="2026-10-04T20:02:00Z" w16du:dateUtc="2026-10-04T17:02:00Z">
        <w:r w:rsidDel="00D06DFB">
          <w:delText xml:space="preserve"> </w:delText>
        </w:r>
      </w:del>
      <w:r w:rsidR="007C0FF3">
        <w:t xml:space="preserve">Thea seemed especially </w:t>
      </w:r>
      <w:r>
        <w:t>kind</w:t>
      </w:r>
      <w:ins w:id="1538" w:author="Copy Editor" w:date="2026-10-04T20:02:00Z" w16du:dateUtc="2026-10-04T17:02:00Z">
        <w:r w:rsidR="00A27797">
          <w:t>.</w:t>
        </w:r>
      </w:ins>
    </w:p>
    <w:p w14:paraId="09A76F09" w14:textId="77777777" w:rsidR="00477E9D" w:rsidRDefault="00027825" w:rsidP="00477E9D">
      <w:pPr>
        <w:pStyle w:val="bdialogue"/>
        <w:rPr>
          <w:ins w:id="1539" w:author="Copy Editor" w:date="2026-10-04T20:03:00Z" w16du:dateUtc="2026-10-04T17:03:00Z"/>
        </w:rPr>
      </w:pPr>
      <w:del w:id="1540" w:author="Copy Editor" w:date="2026-10-04T20:02:00Z" w16du:dateUtc="2026-10-04T17:02:00Z">
        <w:r w:rsidDel="00A27797">
          <w:delText>;</w:delText>
        </w:r>
        <w:r w:rsidR="007C0FF3" w:rsidDel="00A27797">
          <w:delText xml:space="preserve"> </w:delText>
        </w:r>
      </w:del>
      <w:r w:rsidR="007C0FF3">
        <w:t xml:space="preserve">I felt attracted to her, not that she would notice </w:t>
      </w:r>
      <w:r>
        <w:t>me,</w:t>
      </w:r>
      <w:r w:rsidR="007C0FF3">
        <w:t xml:space="preserve"> of </w:t>
      </w:r>
      <w:r w:rsidR="009C426A">
        <w:t>course—she</w:t>
      </w:r>
      <w:r w:rsidR="007C0FF3">
        <w:t xml:space="preserve"> was four years older than I </w:t>
      </w:r>
      <w:r>
        <w:t xml:space="preserve">was. </w:t>
      </w:r>
    </w:p>
    <w:p w14:paraId="5691F6CD" w14:textId="66D316DB" w:rsidR="00477E9D" w:rsidRPr="00477E9D" w:rsidRDefault="00477E9D">
      <w:pPr>
        <w:pStyle w:val="aSCENEHEAD"/>
        <w:rPr>
          <w:ins w:id="1541" w:author="Copy Editor" w:date="2026-10-04T20:03:00Z" w16du:dateUtc="2026-10-04T17:03:00Z"/>
        </w:rPr>
        <w:pPrChange w:id="1542" w:author="Copy Editor" w:date="2026-10-04T20:03:00Z" w16du:dateUtc="2026-10-04T17:03:00Z">
          <w:pPr>
            <w:pStyle w:val="body"/>
          </w:pPr>
        </w:pPrChange>
      </w:pPr>
      <w:ins w:id="1543" w:author="Copy Editor" w:date="2026-10-04T20:03:00Z">
        <w:r w:rsidRPr="00477E9D">
          <w:t>EXT. SCHOOL – PLAYGROUND – DAY</w:t>
        </w:r>
      </w:ins>
    </w:p>
    <w:p w14:paraId="524692AE" w14:textId="77777777" w:rsidR="00EE61EE" w:rsidRDefault="007C0FF3" w:rsidP="00EE61EE">
      <w:pPr>
        <w:pStyle w:val="body"/>
        <w:rPr>
          <w:ins w:id="1544" w:author="Copy Editor" w:date="2026-10-04T20:05:00Z" w16du:dateUtc="2026-10-04T17:05:00Z"/>
          <w:rFonts w:ascii="Times New Roman" w:eastAsia="Times New Roman" w:hAnsi="Times New Roman" w:cs="Times New Roman"/>
          <w:kern w:val="0"/>
          <w:lang w:val="en-US" w:eastAsia="en-US" w:bidi="ar-SA"/>
        </w:rPr>
      </w:pPr>
      <w:del w:id="1545" w:author="Copy Editor" w:date="2026-10-04T20:04:00Z" w16du:dateUtc="2026-10-04T17:04:00Z">
        <w:r w:rsidDel="00D54667">
          <w:delText>One day s</w:delText>
        </w:r>
      </w:del>
      <w:ins w:id="1546" w:author="Copy Editor" w:date="2026-10-04T20:04:00Z" w16du:dateUtc="2026-10-04T17:04:00Z">
        <w:r w:rsidR="00D54667">
          <w:t>S</w:t>
        </w:r>
      </w:ins>
      <w:r>
        <w:t>ome boys t</w:t>
      </w:r>
      <w:ins w:id="1547" w:author="Copy Editor" w:date="2026-10-04T20:04:00Z" w16du:dateUtc="2026-10-04T17:04:00Z">
        <w:r w:rsidR="00D54667">
          <w:t>ake</w:t>
        </w:r>
      </w:ins>
      <w:del w:id="1548" w:author="Copy Editor" w:date="2026-10-04T20:04:00Z" w16du:dateUtc="2026-10-04T17:04:00Z">
        <w:r w:rsidDel="00D54667">
          <w:delText>ook</w:delText>
        </w:r>
      </w:del>
      <w:r>
        <w:t xml:space="preserve"> </w:t>
      </w:r>
      <w:del w:id="1549" w:author="Copy Editor" w:date="2026-10-04T20:04:00Z" w16du:dateUtc="2026-10-04T17:04:00Z">
        <w:r w:rsidDel="00D54667">
          <w:delText>her</w:delText>
        </w:r>
      </w:del>
      <w:ins w:id="1550" w:author="Copy Editor" w:date="2026-10-04T20:04:00Z" w16du:dateUtc="2026-10-04T17:04:00Z">
        <w:r w:rsidR="00D54667">
          <w:t>Thea</w:t>
        </w:r>
        <w:r w:rsidR="00D32DAA">
          <w:t>’s</w:t>
        </w:r>
      </w:ins>
      <w:r>
        <w:t xml:space="preserve"> hat</w:t>
      </w:r>
      <w:ins w:id="1551" w:author="Copy Editor" w:date="2026-10-04T20:04:00Z" w16du:dateUtc="2026-10-04T17:04:00Z">
        <w:r w:rsidR="00D32DAA">
          <w:t>.</w:t>
        </w:r>
      </w:ins>
      <w:del w:id="1552" w:author="Copy Editor" w:date="2026-10-04T20:05:00Z" w16du:dateUtc="2026-10-04T17:05:00Z">
        <w:r w:rsidDel="00EE61EE">
          <w:delText xml:space="preserve"> and wouldn’t give it </w:delText>
        </w:r>
        <w:r w:rsidR="00027825" w:rsidDel="00EE61EE">
          <w:delText>back, and</w:delText>
        </w:r>
        <w:r w:rsidDel="00EE61EE">
          <w:delText xml:space="preserve"> I </w:delText>
        </w:r>
        <w:r w:rsidR="00027825" w:rsidDel="00EE61EE">
          <w:delText>got it</w:delText>
        </w:r>
        <w:r w:rsidDel="00EE61EE">
          <w:delText xml:space="preserve"> and returned </w:delText>
        </w:r>
        <w:r w:rsidR="00027825" w:rsidDel="00EE61EE">
          <w:delText>it.</w:delText>
        </w:r>
      </w:del>
      <w:ins w:id="1553" w:author="Copy Editor" w:date="2026-10-04T20:05:00Z" w16du:dateUtc="2026-10-04T17:05:00Z">
        <w:r w:rsidR="00EE61EE" w:rsidRPr="00EE61EE">
          <w:rPr>
            <w:rFonts w:ascii="Times New Roman" w:eastAsia="Times New Roman" w:hAnsi="Times New Roman" w:cs="Times New Roman"/>
            <w:kern w:val="0"/>
            <w:lang w:val="en-US" w:eastAsia="en-US" w:bidi="ar-SA"/>
          </w:rPr>
          <w:t xml:space="preserve"> </w:t>
        </w:r>
      </w:ins>
    </w:p>
    <w:p w14:paraId="11942946" w14:textId="17F5F862" w:rsidR="00EE61EE" w:rsidRPr="00EE61EE" w:rsidRDefault="00EE61EE" w:rsidP="00EE61EE">
      <w:pPr>
        <w:pStyle w:val="body"/>
        <w:rPr>
          <w:ins w:id="1554" w:author="Copy Editor" w:date="2026-10-04T20:05:00Z"/>
          <w:lang w:val="en-US"/>
        </w:rPr>
      </w:pPr>
      <w:ins w:id="1555" w:author="Copy Editor" w:date="2026-10-04T20:05:00Z">
        <w:r w:rsidRPr="00EE61EE">
          <w:rPr>
            <w:lang w:val="en-US"/>
          </w:rPr>
          <w:t>She reaches for it.</w:t>
        </w:r>
      </w:ins>
    </w:p>
    <w:p w14:paraId="7C001035" w14:textId="77777777" w:rsidR="00EE61EE" w:rsidRPr="00EE61EE" w:rsidRDefault="00EE61EE" w:rsidP="00EE61EE">
      <w:pPr>
        <w:pStyle w:val="body"/>
        <w:rPr>
          <w:ins w:id="1556" w:author="Copy Editor" w:date="2026-10-04T20:05:00Z"/>
          <w:lang w:val="en-US"/>
        </w:rPr>
      </w:pPr>
      <w:ins w:id="1557" w:author="Copy Editor" w:date="2026-10-04T20:05:00Z">
        <w:r w:rsidRPr="00EE61EE">
          <w:rPr>
            <w:lang w:val="en-US"/>
          </w:rPr>
          <w:t>They keep it away from her.</w:t>
        </w:r>
      </w:ins>
    </w:p>
    <w:p w14:paraId="297AC0C9" w14:textId="77777777" w:rsidR="00EE61EE" w:rsidRPr="00EE61EE" w:rsidRDefault="00EE61EE" w:rsidP="00EE61EE">
      <w:pPr>
        <w:pStyle w:val="body"/>
        <w:rPr>
          <w:ins w:id="1558" w:author="Copy Editor" w:date="2026-10-04T20:05:00Z"/>
          <w:lang w:val="en-US"/>
        </w:rPr>
      </w:pPr>
      <w:ins w:id="1559" w:author="Copy Editor" w:date="2026-10-04T20:05:00Z">
        <w:r w:rsidRPr="00EE61EE">
          <w:rPr>
            <w:lang w:val="en-US"/>
          </w:rPr>
          <w:t>Richard takes the hat and returns it to her.</w:t>
        </w:r>
      </w:ins>
    </w:p>
    <w:p w14:paraId="320EC79C" w14:textId="509C4530" w:rsidR="002F0ACE" w:rsidRDefault="00483C24">
      <w:pPr>
        <w:pStyle w:val="bCHARACTER"/>
        <w:pPrChange w:id="1560" w:author="Copy Editor" w:date="2026-10-04T20:05:00Z" w16du:dateUtc="2026-10-04T17:05:00Z">
          <w:pPr>
            <w:pStyle w:val="body"/>
          </w:pPr>
        </w:pPrChange>
      </w:pPr>
      <w:ins w:id="1561" w:author="Copy Editor" w:date="2026-10-04T20:05:00Z" w16du:dateUtc="2026-10-04T17:05:00Z">
        <w:r>
          <w:t>THEA</w:t>
        </w:r>
      </w:ins>
    </w:p>
    <w:p w14:paraId="007EEA6B" w14:textId="1FF3C551" w:rsidR="002F0ACE" w:rsidRDefault="007C0FF3" w:rsidP="004B3D80">
      <w:pPr>
        <w:pStyle w:val="bdialogue"/>
        <w:rPr>
          <w:ins w:id="1562" w:author="Copy Editor" w:date="2026-10-04T20:06:00Z" w16du:dateUtc="2026-10-04T17:06:00Z"/>
        </w:rPr>
      </w:pPr>
      <w:r>
        <w:t xml:space="preserve">“Thank </w:t>
      </w:r>
      <w:r w:rsidR="00027825">
        <w:t>you,</w:t>
      </w:r>
      <w:r>
        <w:t xml:space="preserve"> Richard</w:t>
      </w:r>
      <w:r w:rsidR="00027825">
        <w:t>."</w:t>
      </w:r>
    </w:p>
    <w:p w14:paraId="75466591" w14:textId="23CD9B9C" w:rsidR="00483C24" w:rsidRDefault="00483C24" w:rsidP="00483C24">
      <w:pPr>
        <w:pStyle w:val="body"/>
        <w:rPr>
          <w:ins w:id="1563" w:author="Copy Editor" w:date="2026-10-04T20:06:00Z" w16du:dateUtc="2026-10-04T17:06:00Z"/>
        </w:rPr>
      </w:pPr>
      <w:ins w:id="1564" w:author="Copy Editor" w:date="2026-10-04T20:06:00Z">
        <w:r w:rsidRPr="00483C24">
          <w:t>Richard looks at her.</w:t>
        </w:r>
      </w:ins>
    </w:p>
    <w:p w14:paraId="55205764" w14:textId="77777777" w:rsidR="00483C24" w:rsidRDefault="00483C24" w:rsidP="00483C24">
      <w:pPr>
        <w:pStyle w:val="bCHARACTER"/>
        <w:rPr>
          <w:ins w:id="1565" w:author="Copy Editor" w:date="2026-10-04T20:06:00Z" w16du:dateUtc="2026-10-04T17:06:00Z"/>
        </w:rPr>
      </w:pPr>
      <w:ins w:id="1566" w:author="Copy Editor" w:date="2026-10-04T20:06:00Z" w16du:dateUtc="2026-10-04T17:06:00Z">
        <w:r w:rsidRPr="00E875DB">
          <w:t>RICHARD (V.O.)</w:t>
        </w:r>
        <w:r>
          <w:t xml:space="preserve"> </w:t>
        </w:r>
      </w:ins>
    </w:p>
    <w:p w14:paraId="0E300E3A" w14:textId="75C35C57" w:rsidR="00483C24" w:rsidDel="00483C24" w:rsidRDefault="00483C24">
      <w:pPr>
        <w:pStyle w:val="body"/>
        <w:rPr>
          <w:del w:id="1567" w:author="Copy Editor" w:date="2026-10-04T20:06:00Z" w16du:dateUtc="2026-10-04T17:06:00Z"/>
        </w:rPr>
        <w:pPrChange w:id="1568" w:author="Copy Editor" w:date="2026-10-04T20:06:00Z" w16du:dateUtc="2026-10-04T17:06:00Z">
          <w:pPr>
            <w:pStyle w:val="bdialogue"/>
          </w:pPr>
        </w:pPrChange>
      </w:pPr>
    </w:p>
    <w:p w14:paraId="5E4BDC17" w14:textId="07C3E042" w:rsidR="003439BF" w:rsidRDefault="007C0FF3" w:rsidP="00483C24">
      <w:pPr>
        <w:pStyle w:val="bdialogue"/>
        <w:rPr>
          <w:ins w:id="1569" w:author="Copy Editor" w:date="2026-10-04T20:06:00Z" w16du:dateUtc="2026-10-04T17:06:00Z"/>
        </w:rPr>
      </w:pPr>
      <w:r>
        <w:t>I was impressed she knew my name.</w:t>
      </w:r>
    </w:p>
    <w:p w14:paraId="7F0890F3" w14:textId="6B480519" w:rsidR="00F4778A" w:rsidRDefault="00F4778A">
      <w:pPr>
        <w:pStyle w:val="aSCENEHEAD"/>
        <w:pPrChange w:id="1570" w:author="Copy Editor" w:date="2026-10-04T20:06:00Z" w16du:dateUtc="2026-10-04T17:06:00Z">
          <w:pPr>
            <w:pStyle w:val="body"/>
          </w:pPr>
        </w:pPrChange>
      </w:pPr>
      <w:ins w:id="1571" w:author="Copy Editor" w:date="2026-10-04T20:06:00Z">
        <w:r w:rsidRPr="00F4778A">
          <w:t>INT. FAMILY HOME – RICHARD'S BEDROOM – DAY</w:t>
        </w:r>
      </w:ins>
    </w:p>
    <w:p w14:paraId="78A6AE88" w14:textId="5BC03BE2" w:rsidR="00540E33" w:rsidRDefault="00027825" w:rsidP="00B33299">
      <w:pPr>
        <w:pStyle w:val="body"/>
        <w:rPr>
          <w:ins w:id="1572" w:author="Copy Editor" w:date="2026-10-04T20:08:00Z" w16du:dateUtc="2026-10-04T17:08:00Z"/>
        </w:rPr>
      </w:pPr>
      <w:del w:id="1573" w:author="Copy Editor" w:date="2026-10-04T20:06:00Z" w16du:dateUtc="2026-10-04T17:06:00Z">
        <w:r w:rsidDel="00F4778A">
          <w:lastRenderedPageBreak/>
          <w:delText xml:space="preserve">On </w:delText>
        </w:r>
      </w:del>
      <w:del w:id="1574" w:author="Copy Editor" w:date="2026-10-04T20:09:00Z" w16du:dateUtc="2026-10-04T17:09:00Z">
        <w:r w:rsidDel="00E44560">
          <w:delText>December 21</w:delText>
        </w:r>
        <w:r w:rsidDel="00E44560">
          <w:rPr>
            <w:vertAlign w:val="superscript"/>
          </w:rPr>
          <w:delText>st</w:delText>
        </w:r>
      </w:del>
      <w:del w:id="1575" w:author="Copy Editor" w:date="2026-10-04T20:06:00Z" w16du:dateUtc="2026-10-04T17:06:00Z">
        <w:r w:rsidDel="00F4778A">
          <w:delText xml:space="preserve"> </w:delText>
        </w:r>
      </w:del>
      <w:ins w:id="1576" w:author="Copy Editor" w:date="2026-10-04T20:07:00Z" w16du:dateUtc="2026-10-04T17:07:00Z">
        <w:r w:rsidR="00540E33">
          <w:t>Richard lies</w:t>
        </w:r>
      </w:ins>
      <w:del w:id="1577" w:author="Copy Editor" w:date="2026-10-04T20:07:00Z" w16du:dateUtc="2026-10-04T17:07:00Z">
        <w:r w:rsidDel="00540E33">
          <w:delText>I’m</w:delText>
        </w:r>
      </w:del>
      <w:r>
        <w:t xml:space="preserve"> in bed with </w:t>
      </w:r>
      <w:r w:rsidR="00B842E3">
        <w:t xml:space="preserve">the flu. </w:t>
      </w:r>
    </w:p>
    <w:p w14:paraId="25EA4731" w14:textId="1C70A4EA" w:rsidR="002A7B6C" w:rsidRDefault="002A7B6C" w:rsidP="00B33299">
      <w:pPr>
        <w:pStyle w:val="body"/>
        <w:rPr>
          <w:ins w:id="1578" w:author="Copy Editor" w:date="2026-10-04T20:08:00Z" w16du:dateUtc="2026-10-04T17:08:00Z"/>
        </w:rPr>
      </w:pPr>
      <w:ins w:id="1579" w:author="Copy Editor" w:date="2026-10-04T20:08:00Z">
        <w:r w:rsidRPr="002A7B6C">
          <w:t>Laughter and conversation drift up from downstairs.</w:t>
        </w:r>
      </w:ins>
    </w:p>
    <w:p w14:paraId="4F67824A" w14:textId="77777777" w:rsidR="00E44560" w:rsidRDefault="00E44560" w:rsidP="00E44560">
      <w:pPr>
        <w:pStyle w:val="bCHARACTER"/>
        <w:rPr>
          <w:ins w:id="1580" w:author="Copy Editor" w:date="2026-10-04T20:09:00Z" w16du:dateUtc="2026-10-04T17:09:00Z"/>
        </w:rPr>
      </w:pPr>
      <w:ins w:id="1581" w:author="Copy Editor" w:date="2026-10-04T20:09:00Z" w16du:dateUtc="2026-10-04T17:09:00Z">
        <w:r w:rsidRPr="00E875DB">
          <w:t>RICHARD (V.O.)</w:t>
        </w:r>
        <w:r>
          <w:t xml:space="preserve"> </w:t>
        </w:r>
      </w:ins>
    </w:p>
    <w:p w14:paraId="19FF38E3" w14:textId="77777777" w:rsidR="00E44560" w:rsidRDefault="00E44560">
      <w:pPr>
        <w:pStyle w:val="bdialogue"/>
        <w:rPr>
          <w:ins w:id="1582" w:author="Copy Editor" w:date="2026-10-04T20:08:00Z" w16du:dateUtc="2026-10-04T17:08:00Z"/>
        </w:rPr>
        <w:pPrChange w:id="1583" w:author="Copy Editor" w:date="2026-10-04T20:09:00Z" w16du:dateUtc="2026-10-04T17:09:00Z">
          <w:pPr>
            <w:pStyle w:val="body"/>
          </w:pPr>
        </w:pPrChange>
      </w:pPr>
      <w:ins w:id="1584" w:author="Copy Editor" w:date="2026-10-04T20:08:00Z" w16du:dateUtc="2026-10-04T17:08:00Z">
        <w:r>
          <w:t>On December 21</w:t>
        </w:r>
        <w:r w:rsidRPr="00E44560">
          <w:rPr>
            <w:vertAlign w:val="superscript"/>
            <w:rPrChange w:id="1585" w:author="Copy Editor" w:date="2026-10-04T20:08:00Z" w16du:dateUtc="2026-10-04T17:08:00Z">
              <w:rPr/>
            </w:rPrChange>
          </w:rPr>
          <w:t>st</w:t>
        </w:r>
        <w:r>
          <w:t xml:space="preserve"> I’m in bed with the flu. </w:t>
        </w:r>
      </w:ins>
    </w:p>
    <w:p w14:paraId="707E02F5" w14:textId="77777777" w:rsidR="00E44560" w:rsidRDefault="00027825">
      <w:pPr>
        <w:pStyle w:val="bdialogue"/>
        <w:rPr>
          <w:ins w:id="1586" w:author="Copy Editor" w:date="2026-10-04T20:09:00Z" w16du:dateUtc="2026-10-04T17:09:00Z"/>
        </w:rPr>
        <w:pPrChange w:id="1587" w:author="Copy Editor" w:date="2026-10-04T20:09:00Z" w16du:dateUtc="2026-10-04T17:09:00Z">
          <w:pPr>
            <w:pStyle w:val="body"/>
          </w:pPr>
        </w:pPrChange>
      </w:pPr>
      <w:r>
        <w:t xml:space="preserve">Downstairs everyone is having a good time, getting ready for </w:t>
      </w:r>
      <w:r w:rsidR="00B842E3">
        <w:t>Christmas</w:t>
      </w:r>
      <w:ins w:id="1588" w:author="Copy Editor" w:date="2026-10-04T20:09:00Z" w16du:dateUtc="2026-10-04T17:09:00Z">
        <w:r w:rsidR="00E44560">
          <w:t>.</w:t>
        </w:r>
      </w:ins>
    </w:p>
    <w:p w14:paraId="1EB0D44B" w14:textId="77777777" w:rsidR="00E44560" w:rsidRDefault="00B842E3" w:rsidP="00E44560">
      <w:pPr>
        <w:pStyle w:val="bdialogue"/>
        <w:rPr>
          <w:ins w:id="1589" w:author="Copy Editor" w:date="2026-10-04T20:10:00Z" w16du:dateUtc="2026-10-04T17:10:00Z"/>
        </w:rPr>
      </w:pPr>
      <w:del w:id="1590" w:author="Copy Editor" w:date="2026-10-04T20:09:00Z" w16du:dateUtc="2026-10-04T17:09:00Z">
        <w:r w:rsidDel="00E44560">
          <w:delText>;</w:delText>
        </w:r>
        <w:r w:rsidR="00027825" w:rsidDel="00E44560">
          <w:delText xml:space="preserve"> t</w:delText>
        </w:r>
      </w:del>
      <w:ins w:id="1591" w:author="Copy Editor" w:date="2026-10-04T20:09:00Z" w16du:dateUtc="2026-10-04T17:09:00Z">
        <w:r w:rsidR="00E44560">
          <w:t>T</w:t>
        </w:r>
      </w:ins>
      <w:r w:rsidR="00027825">
        <w:t xml:space="preserve">he sounds of laughter float </w:t>
      </w:r>
      <w:r>
        <w:t>upstairs, and</w:t>
      </w:r>
      <w:r w:rsidR="00027825">
        <w:t xml:space="preserve"> as usual the warmth of a close family seems to be passing me </w:t>
      </w:r>
      <w:r>
        <w:t xml:space="preserve">by. </w:t>
      </w:r>
    </w:p>
    <w:p w14:paraId="12627289" w14:textId="77777777" w:rsidR="008A31D7" w:rsidRPr="008A31D7" w:rsidRDefault="008A31D7">
      <w:pPr>
        <w:pStyle w:val="body"/>
        <w:rPr>
          <w:ins w:id="1592" w:author="Copy Editor" w:date="2026-10-04T20:10:00Z"/>
          <w:lang w:val="en-US"/>
        </w:rPr>
        <w:pPrChange w:id="1593" w:author="Copy Editor" w:date="2026-10-04T20:10:00Z" w16du:dateUtc="2026-10-04T17:10:00Z">
          <w:pPr>
            <w:pStyle w:val="bdialogue"/>
          </w:pPr>
        </w:pPrChange>
      </w:pPr>
      <w:ins w:id="1594" w:author="Copy Editor" w:date="2026-10-04T20:10:00Z">
        <w:r w:rsidRPr="008A31D7">
          <w:rPr>
            <w:lang w:val="en-US"/>
          </w:rPr>
          <w:t>Grandparents arrive.</w:t>
        </w:r>
      </w:ins>
    </w:p>
    <w:p w14:paraId="65D0AAB7" w14:textId="77777777" w:rsidR="008A31D7" w:rsidRPr="008A31D7" w:rsidRDefault="008A31D7">
      <w:pPr>
        <w:pStyle w:val="body"/>
        <w:rPr>
          <w:ins w:id="1595" w:author="Copy Editor" w:date="2026-10-04T20:10:00Z"/>
          <w:lang w:val="en-US"/>
        </w:rPr>
        <w:pPrChange w:id="1596" w:author="Copy Editor" w:date="2026-10-04T20:10:00Z" w16du:dateUtc="2026-10-04T17:10:00Z">
          <w:pPr>
            <w:pStyle w:val="bdialogue"/>
          </w:pPr>
        </w:pPrChange>
      </w:pPr>
      <w:ins w:id="1597" w:author="Copy Editor" w:date="2026-10-04T20:10:00Z">
        <w:r w:rsidRPr="008A31D7">
          <w:rPr>
            <w:lang w:val="en-US"/>
          </w:rPr>
          <w:t>They come upstairs briefly to see Richard.</w:t>
        </w:r>
      </w:ins>
    </w:p>
    <w:p w14:paraId="0F3440CD" w14:textId="54AFBEA8" w:rsidR="008A31D7" w:rsidRDefault="008A31D7">
      <w:pPr>
        <w:pStyle w:val="bCHARACTER"/>
        <w:rPr>
          <w:ins w:id="1598" w:author="Copy Editor" w:date="2026-10-04T20:09:00Z" w16du:dateUtc="2026-10-04T17:09:00Z"/>
        </w:rPr>
        <w:pPrChange w:id="1599" w:author="Copy Editor" w:date="2026-10-04T20:10:00Z" w16du:dateUtc="2026-10-04T17:10:00Z">
          <w:pPr>
            <w:pStyle w:val="body"/>
          </w:pPr>
        </w:pPrChange>
      </w:pPr>
      <w:ins w:id="1600" w:author="Copy Editor" w:date="2026-10-04T20:10:00Z">
        <w:r w:rsidRPr="008A31D7">
          <w:t>RICHARD (V.O.)</w:t>
        </w:r>
      </w:ins>
    </w:p>
    <w:p w14:paraId="1B4A1146" w14:textId="77777777" w:rsidR="007F4B0B" w:rsidRDefault="00027825">
      <w:pPr>
        <w:pStyle w:val="bdialogue"/>
        <w:rPr>
          <w:ins w:id="1601" w:author="Copy Editor" w:date="2026-10-04T20:10:00Z" w16du:dateUtc="2026-10-04T17:10:00Z"/>
        </w:rPr>
        <w:pPrChange w:id="1602" w:author="Copy Editor" w:date="2026-10-04T20:11:00Z" w16du:dateUtc="2026-10-04T17:11:00Z">
          <w:pPr>
            <w:pStyle w:val="body"/>
          </w:pPr>
        </w:pPrChange>
      </w:pPr>
      <w:r>
        <w:t xml:space="preserve">Grandparents </w:t>
      </w:r>
      <w:r w:rsidR="00B842E3">
        <w:t>arrive and</w:t>
      </w:r>
      <w:r>
        <w:t xml:space="preserve"> come up to say </w:t>
      </w:r>
      <w:r w:rsidR="00B842E3">
        <w:t>hello but</w:t>
      </w:r>
      <w:r>
        <w:t xml:space="preserve"> don’t stay </w:t>
      </w:r>
      <w:r w:rsidR="00B842E3">
        <w:t>long</w:t>
      </w:r>
      <w:ins w:id="1603" w:author="Copy Editor" w:date="2026-10-04T20:10:00Z" w16du:dateUtc="2026-10-04T17:10:00Z">
        <w:r w:rsidR="007F4B0B">
          <w:t>.</w:t>
        </w:r>
      </w:ins>
    </w:p>
    <w:p w14:paraId="1954C1BA" w14:textId="2C2C0DE0" w:rsidR="007F4B0B" w:rsidRDefault="007F4B0B" w:rsidP="007F4B0B">
      <w:pPr>
        <w:pStyle w:val="body"/>
        <w:rPr>
          <w:ins w:id="1604" w:author="Copy Editor" w:date="2026-10-04T20:11:00Z" w16du:dateUtc="2026-10-04T17:11:00Z"/>
        </w:rPr>
      </w:pPr>
      <w:ins w:id="1605" w:author="Copy Editor" w:date="2026-10-04T20:10:00Z">
        <w:r w:rsidRPr="007F4B0B">
          <w:t>Richard lies beneath the blankets.</w:t>
        </w:r>
      </w:ins>
    </w:p>
    <w:p w14:paraId="684CE580" w14:textId="77777777" w:rsidR="007F4B0B" w:rsidRDefault="007F4B0B" w:rsidP="007F4B0B">
      <w:pPr>
        <w:pStyle w:val="bCHARACTER"/>
        <w:rPr>
          <w:ins w:id="1606" w:author="Copy Editor" w:date="2026-10-04T20:11:00Z" w16du:dateUtc="2026-10-04T17:11:00Z"/>
        </w:rPr>
      </w:pPr>
      <w:ins w:id="1607" w:author="Copy Editor" w:date="2026-10-04T20:11:00Z" w16du:dateUtc="2026-10-04T17:11:00Z">
        <w:r w:rsidRPr="008A31D7">
          <w:t>RICHARD (V.O.)</w:t>
        </w:r>
      </w:ins>
    </w:p>
    <w:p w14:paraId="5E4BDC19" w14:textId="29C0585E" w:rsidR="003439BF" w:rsidRDefault="00B842E3" w:rsidP="007F4B0B">
      <w:pPr>
        <w:pStyle w:val="bdialogue"/>
        <w:rPr>
          <w:ins w:id="1608" w:author="Copy Editor" w:date="2026-10-04T20:11:00Z" w16du:dateUtc="2026-10-04T17:11:00Z"/>
        </w:rPr>
      </w:pPr>
      <w:del w:id="1609" w:author="Copy Editor" w:date="2026-10-04T20:10:00Z" w16du:dateUtc="2026-10-04T17:10:00Z">
        <w:r w:rsidDel="007F4B0B">
          <w:delText>,</w:delText>
        </w:r>
        <w:r w:rsidR="00027825" w:rsidDel="007F4B0B">
          <w:delText xml:space="preserve"> a</w:delText>
        </w:r>
      </w:del>
      <w:ins w:id="1610" w:author="Copy Editor" w:date="2026-10-04T20:10:00Z" w16du:dateUtc="2026-10-04T17:10:00Z">
        <w:r w:rsidR="007F4B0B">
          <w:t>A</w:t>
        </w:r>
      </w:ins>
      <w:r w:rsidR="00027825">
        <w:t xml:space="preserve">nd I am dreadfully lonely, my only </w:t>
      </w:r>
      <w:r>
        <w:t>comfort being</w:t>
      </w:r>
      <w:r w:rsidR="00027825">
        <w:t xml:space="preserve"> the warmth of my </w:t>
      </w:r>
      <w:r>
        <w:t>blankets.</w:t>
      </w:r>
    </w:p>
    <w:p w14:paraId="28EE8C83" w14:textId="433D4E5E" w:rsidR="008D2281" w:rsidRDefault="008D2281" w:rsidP="008D2281">
      <w:pPr>
        <w:pStyle w:val="body"/>
      </w:pPr>
      <w:ins w:id="1611" w:author="Copy Editor" w:date="2026-10-04T20:11:00Z" w16du:dateUtc="2026-10-04T17:11:00Z">
        <w:r>
          <w:t>A knock at the door.</w:t>
        </w:r>
      </w:ins>
    </w:p>
    <w:p w14:paraId="1D20AAC3" w14:textId="77777777" w:rsidR="008D2281" w:rsidRDefault="007C0FF3" w:rsidP="00B33299">
      <w:pPr>
        <w:pStyle w:val="body"/>
        <w:rPr>
          <w:ins w:id="1612" w:author="Copy Editor" w:date="2026-10-04T20:12:00Z" w16du:dateUtc="2026-10-04T17:12:00Z"/>
        </w:rPr>
      </w:pPr>
      <w:r>
        <w:t xml:space="preserve">The postman </w:t>
      </w:r>
      <w:ins w:id="1613" w:author="Copy Editor" w:date="2026-10-04T20:12:00Z" w16du:dateUtc="2026-10-04T17:12:00Z">
        <w:r w:rsidR="008D2281">
          <w:t>has arrived.</w:t>
        </w:r>
      </w:ins>
      <w:del w:id="1614" w:author="Copy Editor" w:date="2026-10-04T20:11:00Z" w16du:dateUtc="2026-10-04T17:11:00Z">
        <w:r w:rsidR="00B842E3" w:rsidDel="008D2281">
          <w:delText>calls</w:delText>
        </w:r>
      </w:del>
      <w:del w:id="1615" w:author="Copy Editor" w:date="2026-10-04T20:12:00Z" w16du:dateUtc="2026-10-04T17:12:00Z">
        <w:r w:rsidR="00B842E3" w:rsidDel="008D2281">
          <w:delText>;</w:delText>
        </w:r>
      </w:del>
    </w:p>
    <w:p w14:paraId="6A1A5ED9" w14:textId="67AF4549" w:rsidR="002B72F2" w:rsidRDefault="007C0FF3" w:rsidP="00B33299">
      <w:pPr>
        <w:pStyle w:val="body"/>
        <w:rPr>
          <w:ins w:id="1616" w:author="Copy Editor" w:date="2026-10-04T20:12:00Z" w16du:dateUtc="2026-10-04T17:12:00Z"/>
        </w:rPr>
      </w:pPr>
      <w:del w:id="1617" w:author="Copy Editor" w:date="2026-10-04T20:12:00Z" w16du:dateUtc="2026-10-04T17:12:00Z">
        <w:r w:rsidDel="008D2281">
          <w:delText xml:space="preserve"> to my </w:delText>
        </w:r>
        <w:r w:rsidR="00B842E3" w:rsidDel="008D2281">
          <w:delText>surprise,</w:delText>
        </w:r>
        <w:r w:rsidDel="008D2281">
          <w:delText xml:space="preserve"> </w:delText>
        </w:r>
      </w:del>
      <w:r>
        <w:t>Mother comes upstairs</w:t>
      </w:r>
      <w:ins w:id="1618" w:author="Copy Editor" w:date="2026-10-04T20:12:00Z" w16du:dateUtc="2026-10-04T17:12:00Z">
        <w:r w:rsidR="002B72F2">
          <w:t xml:space="preserve"> carrying an envelope.</w:t>
        </w:r>
      </w:ins>
      <w:del w:id="1619" w:author="Copy Editor" w:date="2026-10-04T20:12:00Z" w16du:dateUtc="2026-10-04T17:12:00Z">
        <w:r w:rsidDel="002B72F2">
          <w:delText xml:space="preserve">, </w:delText>
        </w:r>
      </w:del>
    </w:p>
    <w:p w14:paraId="53AF3FAD" w14:textId="77777777" w:rsidR="00D822AC" w:rsidRDefault="002B72F2" w:rsidP="00B33299">
      <w:pPr>
        <w:pStyle w:val="body"/>
        <w:rPr>
          <w:ins w:id="1620" w:author="Copy Editor" w:date="2026-10-04T20:13:00Z" w16du:dateUtc="2026-10-04T17:13:00Z"/>
        </w:rPr>
      </w:pPr>
      <w:ins w:id="1621" w:author="Copy Editor" w:date="2026-10-04T20:12:00Z" w16du:dateUtc="2026-10-04T17:12:00Z">
        <w:r>
          <w:t xml:space="preserve">She </w:t>
        </w:r>
      </w:ins>
      <w:r w:rsidR="007C0FF3">
        <w:t xml:space="preserve">hands </w:t>
      </w:r>
      <w:ins w:id="1622" w:author="Copy Editor" w:date="2026-10-04T20:13:00Z" w16du:dateUtc="2026-10-04T17:13:00Z">
        <w:r w:rsidR="00D822AC">
          <w:t>it to Richard</w:t>
        </w:r>
      </w:ins>
      <w:del w:id="1623" w:author="Copy Editor" w:date="2026-10-04T20:13:00Z" w16du:dateUtc="2026-10-04T17:13:00Z">
        <w:r w:rsidR="007C0FF3" w:rsidDel="00D822AC">
          <w:delText xml:space="preserve">me an </w:delText>
        </w:r>
      </w:del>
      <w:del w:id="1624" w:author="Copy Editor" w:date="2026-10-04T20:12:00Z" w16du:dateUtc="2026-10-04T17:12:00Z">
        <w:r w:rsidR="009C426A" w:rsidDel="002B72F2">
          <w:delText>envelope,</w:delText>
        </w:r>
        <w:r w:rsidR="007C0FF3" w:rsidDel="002B72F2">
          <w:delText xml:space="preserve"> and</w:delText>
        </w:r>
      </w:del>
      <w:ins w:id="1625" w:author="Copy Editor" w:date="2026-10-04T20:12:00Z" w16du:dateUtc="2026-10-04T17:12:00Z">
        <w:r>
          <w:t xml:space="preserve"> and</w:t>
        </w:r>
      </w:ins>
      <w:r w:rsidR="007C0FF3">
        <w:t xml:space="preserve"> </w:t>
      </w:r>
      <w:r w:rsidR="00B842E3">
        <w:t xml:space="preserve">departs. </w:t>
      </w:r>
    </w:p>
    <w:p w14:paraId="3C646C9A" w14:textId="77777777" w:rsidR="006D1B65" w:rsidRDefault="007C0FF3" w:rsidP="00B33299">
      <w:pPr>
        <w:pStyle w:val="body"/>
        <w:rPr>
          <w:ins w:id="1626" w:author="Copy Editor" w:date="2026-10-04T20:13:00Z" w16du:dateUtc="2026-10-04T17:13:00Z"/>
        </w:rPr>
      </w:pPr>
      <w:del w:id="1627" w:author="Copy Editor" w:date="2026-10-04T20:13:00Z" w16du:dateUtc="2026-10-04T17:13:00Z">
        <w:r w:rsidDel="00D822AC">
          <w:delText>I</w:delText>
        </w:r>
      </w:del>
      <w:ins w:id="1628" w:author="Copy Editor" w:date="2026-10-04T20:13:00Z" w16du:dateUtc="2026-10-04T17:13:00Z">
        <w:r w:rsidR="00D822AC">
          <w:t>Richard</w:t>
        </w:r>
      </w:ins>
      <w:r>
        <w:t xml:space="preserve"> open</w:t>
      </w:r>
      <w:ins w:id="1629" w:author="Copy Editor" w:date="2026-10-04T20:13:00Z" w16du:dateUtc="2026-10-04T17:13:00Z">
        <w:r w:rsidR="006D1B65">
          <w:t>s</w:t>
        </w:r>
      </w:ins>
      <w:r>
        <w:t xml:space="preserve"> it</w:t>
      </w:r>
      <w:ins w:id="1630" w:author="Copy Editor" w:date="2026-10-04T20:13:00Z" w16du:dateUtc="2026-10-04T17:13:00Z">
        <w:r w:rsidR="006D1B65">
          <w:t xml:space="preserve">. </w:t>
        </w:r>
      </w:ins>
    </w:p>
    <w:p w14:paraId="6E35496C" w14:textId="1A441D9C" w:rsidR="006D1B65" w:rsidRDefault="006D1B65" w:rsidP="00B33299">
      <w:pPr>
        <w:pStyle w:val="body"/>
        <w:rPr>
          <w:ins w:id="1631" w:author="Copy Editor" w:date="2026-10-04T20:14:00Z" w16du:dateUtc="2026-10-04T17:14:00Z"/>
        </w:rPr>
      </w:pPr>
      <w:ins w:id="1632" w:author="Copy Editor" w:date="2026-10-04T20:13:00Z" w16du:dateUtc="2026-10-04T17:13:00Z">
        <w:r>
          <w:t xml:space="preserve">Inside is </w:t>
        </w:r>
      </w:ins>
      <w:del w:id="1633" w:author="Copy Editor" w:date="2026-10-04T20:13:00Z" w16du:dateUtc="2026-10-04T17:13:00Z">
        <w:r w:rsidR="007C0FF3" w:rsidDel="006D1B65">
          <w:delText xml:space="preserve">, </w:delText>
        </w:r>
      </w:del>
      <w:r w:rsidR="007C0FF3">
        <w:t>a simple Christmas card, purple with snowflakes</w:t>
      </w:r>
      <w:ins w:id="1634" w:author="Copy Editor" w:date="2026-10-04T20:14:00Z" w16du:dateUtc="2026-10-04T17:14:00Z">
        <w:r>
          <w:t>.</w:t>
        </w:r>
      </w:ins>
    </w:p>
    <w:p w14:paraId="200C9EB5" w14:textId="77777777" w:rsidR="00935505" w:rsidRDefault="007C0FF3" w:rsidP="00B33299">
      <w:pPr>
        <w:pStyle w:val="body"/>
        <w:rPr>
          <w:ins w:id="1635" w:author="Copy Editor" w:date="2026-10-04T20:14:00Z" w16du:dateUtc="2026-10-04T17:14:00Z"/>
        </w:rPr>
      </w:pPr>
      <w:del w:id="1636" w:author="Copy Editor" w:date="2026-10-04T20:14:00Z" w16du:dateUtc="2026-10-04T17:14:00Z">
        <w:r w:rsidDel="006D1B65">
          <w:delText>, a</w:delText>
        </w:r>
        <w:r w:rsidDel="00935505">
          <w:delText>nd inside she had written,</w:delText>
        </w:r>
      </w:del>
      <w:ins w:id="1637" w:author="Copy Editor" w:date="2026-10-04T20:14:00Z" w16du:dateUtc="2026-10-04T17:14:00Z">
        <w:r w:rsidR="00935505">
          <w:t>Richard reads the inscription.</w:t>
        </w:r>
      </w:ins>
    </w:p>
    <w:p w14:paraId="472F3B16" w14:textId="1B87C510" w:rsidR="007C177F" w:rsidRDefault="007C0FF3" w:rsidP="00B33299">
      <w:pPr>
        <w:pStyle w:val="body"/>
        <w:rPr>
          <w:ins w:id="1638" w:author="Copy Editor" w:date="2026-10-04T20:15:00Z" w16du:dateUtc="2026-10-04T17:15:00Z"/>
        </w:rPr>
      </w:pPr>
      <w:del w:id="1639" w:author="Copy Editor" w:date="2026-10-04T20:14:00Z" w16du:dateUtc="2026-10-04T17:14:00Z">
        <w:r w:rsidDel="00935505">
          <w:delText xml:space="preserve"> </w:delText>
        </w:r>
      </w:del>
      <w:r>
        <w:t>“</w:t>
      </w:r>
      <w:del w:id="1640" w:author="Copy Editor" w:date="2026-10-04T20:14:00Z" w16du:dateUtc="2026-10-04T17:14:00Z">
        <w:r w:rsidDel="007C177F">
          <w:delText>from</w:delText>
        </w:r>
      </w:del>
      <w:ins w:id="1641" w:author="Copy Editor" w:date="2026-10-04T20:14:00Z" w16du:dateUtc="2026-10-04T17:14:00Z">
        <w:r w:rsidR="007C177F">
          <w:t>From</w:t>
        </w:r>
      </w:ins>
      <w:r>
        <w:t xml:space="preserve"> </w:t>
      </w:r>
      <w:r w:rsidR="009C426A">
        <w:t xml:space="preserve">Thea." </w:t>
      </w:r>
    </w:p>
    <w:p w14:paraId="66F4DA39" w14:textId="59F93E3D" w:rsidR="007C177F" w:rsidRDefault="007C177F">
      <w:pPr>
        <w:pStyle w:val="bCHARACTER"/>
        <w:rPr>
          <w:ins w:id="1642" w:author="Copy Editor" w:date="2026-10-04T20:14:00Z" w16du:dateUtc="2026-10-04T17:14:00Z"/>
        </w:rPr>
        <w:pPrChange w:id="1643" w:author="Copy Editor" w:date="2026-10-04T20:15:00Z" w16du:dateUtc="2026-10-04T17:15:00Z">
          <w:pPr>
            <w:pStyle w:val="body"/>
          </w:pPr>
        </w:pPrChange>
      </w:pPr>
      <w:ins w:id="1644" w:author="Copy Editor" w:date="2026-10-04T20:15:00Z">
        <w:r w:rsidRPr="007C177F">
          <w:t>RICHARD (V.O.)</w:t>
        </w:r>
      </w:ins>
    </w:p>
    <w:p w14:paraId="5E43B3AD" w14:textId="77777777" w:rsidR="00627350" w:rsidRDefault="007C0FF3" w:rsidP="00627350">
      <w:pPr>
        <w:pStyle w:val="bdialogue"/>
        <w:rPr>
          <w:ins w:id="1645" w:author="Copy Editor" w:date="2026-10-04T20:15:00Z" w16du:dateUtc="2026-10-04T17:15:00Z"/>
        </w:rPr>
      </w:pPr>
      <w:r>
        <w:lastRenderedPageBreak/>
        <w:t xml:space="preserve">I knew then that David was not the only one who cared anything for </w:t>
      </w:r>
      <w:r w:rsidR="00B842E3">
        <w:t>me.</w:t>
      </w:r>
    </w:p>
    <w:p w14:paraId="5A7ED017" w14:textId="28BDF901" w:rsidR="00627350" w:rsidRDefault="00627350" w:rsidP="00627350">
      <w:pPr>
        <w:pStyle w:val="body"/>
        <w:rPr>
          <w:ins w:id="1646" w:author="Copy Editor" w:date="2026-10-04T20:15:00Z" w16du:dateUtc="2026-10-04T17:15:00Z"/>
        </w:rPr>
      </w:pPr>
      <w:ins w:id="1647" w:author="Copy Editor" w:date="2026-10-04T20:15:00Z">
        <w:r w:rsidRPr="00627350">
          <w:t>Richard holds the card.</w:t>
        </w:r>
      </w:ins>
    </w:p>
    <w:p w14:paraId="510B2BFE" w14:textId="77777777" w:rsidR="00627350" w:rsidRDefault="00627350" w:rsidP="00627350">
      <w:pPr>
        <w:pStyle w:val="bCHARACTER"/>
        <w:rPr>
          <w:ins w:id="1648" w:author="Copy Editor" w:date="2026-10-04T20:15:00Z" w16du:dateUtc="2026-10-04T17:15:00Z"/>
        </w:rPr>
      </w:pPr>
      <w:ins w:id="1649" w:author="Copy Editor" w:date="2026-10-04T20:15:00Z" w16du:dateUtc="2026-10-04T17:15:00Z">
        <w:r w:rsidRPr="007C177F">
          <w:t>RICHARD (V.O.)</w:t>
        </w:r>
      </w:ins>
    </w:p>
    <w:p w14:paraId="47443660" w14:textId="77777777" w:rsidR="00627350" w:rsidRDefault="00B842E3">
      <w:pPr>
        <w:pStyle w:val="bdialogue"/>
        <w:rPr>
          <w:ins w:id="1650" w:author="Copy Editor" w:date="2026-10-04T20:15:00Z" w16du:dateUtc="2026-10-04T17:15:00Z"/>
        </w:rPr>
        <w:pPrChange w:id="1651" w:author="Copy Editor" w:date="2026-10-04T20:16:00Z" w16du:dateUtc="2026-10-04T17:16:00Z">
          <w:pPr>
            <w:pStyle w:val="body"/>
          </w:pPr>
        </w:pPrChange>
      </w:pPr>
      <w:del w:id="1652" w:author="Copy Editor" w:date="2026-10-04T20:15:00Z" w16du:dateUtc="2026-10-04T17:15:00Z">
        <w:r w:rsidDel="00627350">
          <w:delText xml:space="preserve"> </w:delText>
        </w:r>
      </w:del>
      <w:r w:rsidR="007C0FF3">
        <w:t xml:space="preserve">I loved her for </w:t>
      </w:r>
      <w:r>
        <w:t xml:space="preserve">that. </w:t>
      </w:r>
    </w:p>
    <w:p w14:paraId="5909FFCA" w14:textId="77777777" w:rsidR="005F024B" w:rsidRDefault="007C0FF3" w:rsidP="00627350">
      <w:pPr>
        <w:pStyle w:val="bdialogue"/>
        <w:rPr>
          <w:ins w:id="1653" w:author="Copy Editor" w:date="2026-10-04T20:16:00Z" w16du:dateUtc="2026-10-04T17:16:00Z"/>
        </w:rPr>
      </w:pPr>
      <w:r>
        <w:t>Here was someone on whom I could lavish all the warmth and affection I had to give.</w:t>
      </w:r>
    </w:p>
    <w:p w14:paraId="05DB1C09" w14:textId="77777777" w:rsidR="005F024B" w:rsidRDefault="005F024B" w:rsidP="005F024B">
      <w:pPr>
        <w:pStyle w:val="aSCENEHEAD"/>
        <w:rPr>
          <w:ins w:id="1654" w:author="Copy Editor" w:date="2026-10-04T20:16:00Z" w16du:dateUtc="2026-10-04T17:16:00Z"/>
        </w:rPr>
      </w:pPr>
      <w:ins w:id="1655" w:author="Copy Editor" w:date="2026-10-04T20:16:00Z">
        <w:r w:rsidRPr="005F024B">
          <w:t>INT. FAMILY HOME – RICHARD'S BEDROOM – DAY</w:t>
        </w:r>
      </w:ins>
    </w:p>
    <w:p w14:paraId="741802F3" w14:textId="77777777" w:rsidR="005F024B" w:rsidRPr="005F024B" w:rsidRDefault="005F024B">
      <w:pPr>
        <w:pStyle w:val="body"/>
        <w:rPr>
          <w:ins w:id="1656" w:author="Copy Editor" w:date="2026-10-04T20:16:00Z"/>
          <w:lang w:val="en-US"/>
        </w:rPr>
        <w:pPrChange w:id="1657" w:author="Copy Editor" w:date="2026-10-04T20:16:00Z" w16du:dateUtc="2026-10-04T17:16:00Z">
          <w:pPr>
            <w:pStyle w:val="aSCENEHEAD"/>
          </w:pPr>
        </w:pPrChange>
      </w:pPr>
      <w:ins w:id="1658" w:author="Copy Editor" w:date="2026-10-04T20:16:00Z">
        <w:r w:rsidRPr="005F024B">
          <w:rPr>
            <w:lang w:val="en-US"/>
          </w:rPr>
          <w:t>TEN DAYS LATER.</w:t>
        </w:r>
      </w:ins>
    </w:p>
    <w:p w14:paraId="58361950" w14:textId="77777777" w:rsidR="005F024B" w:rsidRPr="005F024B" w:rsidRDefault="005F024B">
      <w:pPr>
        <w:pStyle w:val="body"/>
        <w:rPr>
          <w:ins w:id="1659" w:author="Copy Editor" w:date="2026-10-04T20:16:00Z"/>
          <w:lang w:val="en-US"/>
        </w:rPr>
        <w:pPrChange w:id="1660" w:author="Copy Editor" w:date="2026-10-04T20:16:00Z" w16du:dateUtc="2026-10-04T17:16:00Z">
          <w:pPr>
            <w:pStyle w:val="aSCENEHEAD"/>
          </w:pPr>
        </w:pPrChange>
      </w:pPr>
      <w:ins w:id="1661" w:author="Copy Editor" w:date="2026-10-04T20:16:00Z">
        <w:r w:rsidRPr="005F024B">
          <w:rPr>
            <w:lang w:val="en-US"/>
          </w:rPr>
          <w:t>Richard is back on his feet.</w:t>
        </w:r>
      </w:ins>
    </w:p>
    <w:p w14:paraId="51599870" w14:textId="77777777" w:rsidR="005F024B" w:rsidRDefault="007C0FF3" w:rsidP="005F024B">
      <w:pPr>
        <w:pStyle w:val="bCHARACTER"/>
        <w:rPr>
          <w:ins w:id="1662" w:author="Copy Editor" w:date="2026-10-04T20:17:00Z" w16du:dateUtc="2026-10-04T17:17:00Z"/>
        </w:rPr>
      </w:pPr>
      <w:r>
        <w:t xml:space="preserve"> </w:t>
      </w:r>
      <w:ins w:id="1663" w:author="Copy Editor" w:date="2026-10-04T20:17:00Z" w16du:dateUtc="2026-10-04T17:17:00Z">
        <w:r w:rsidR="005F024B" w:rsidRPr="007C177F">
          <w:t>RICHARD (V.O.)</w:t>
        </w:r>
      </w:ins>
    </w:p>
    <w:p w14:paraId="5E4BDC1B" w14:textId="5B07EA55" w:rsidR="003439BF" w:rsidDel="005F024B" w:rsidRDefault="003439BF">
      <w:pPr>
        <w:pStyle w:val="bdialogue"/>
        <w:rPr>
          <w:del w:id="1664" w:author="Copy Editor" w:date="2026-10-04T20:17:00Z" w16du:dateUtc="2026-10-04T17:17:00Z"/>
        </w:rPr>
        <w:pPrChange w:id="1665" w:author="Copy Editor" w:date="2026-10-04T20:17:00Z" w16du:dateUtc="2026-10-04T17:17:00Z">
          <w:pPr>
            <w:pStyle w:val="body"/>
          </w:pPr>
        </w:pPrChange>
      </w:pPr>
    </w:p>
    <w:p w14:paraId="2A940B63" w14:textId="77777777" w:rsidR="005F024B" w:rsidRDefault="007C0FF3" w:rsidP="005F024B">
      <w:pPr>
        <w:pStyle w:val="bdialogue"/>
        <w:rPr>
          <w:ins w:id="1666" w:author="Copy Editor" w:date="2026-10-04T20:17:00Z" w16du:dateUtc="2026-10-04T17:17:00Z"/>
        </w:rPr>
      </w:pPr>
      <w:r>
        <w:t xml:space="preserve">Ten days later I’m back on my feet, fit as a </w:t>
      </w:r>
      <w:r w:rsidR="00B842E3">
        <w:t xml:space="preserve">fiddle. </w:t>
      </w:r>
    </w:p>
    <w:p w14:paraId="46D5E5A4" w14:textId="5E8AE322" w:rsidR="00B427FA" w:rsidRDefault="00B427FA" w:rsidP="00B427FA">
      <w:pPr>
        <w:pStyle w:val="aSCENEHEAD"/>
        <w:rPr>
          <w:ins w:id="1667" w:author="Copy Editor" w:date="2026-10-04T20:17:00Z" w16du:dateUtc="2026-10-04T17:17:00Z"/>
        </w:rPr>
      </w:pPr>
      <w:ins w:id="1668" w:author="Copy Editor" w:date="2026-10-04T20:17:00Z">
        <w:r w:rsidRPr="00B427FA">
          <w:t>EXT. ACRE ROAD – DAY</w:t>
        </w:r>
      </w:ins>
    </w:p>
    <w:p w14:paraId="6DE14C05" w14:textId="199DD0C1" w:rsidR="00B427FA" w:rsidRDefault="00B427FA" w:rsidP="00B427FA">
      <w:pPr>
        <w:pStyle w:val="body"/>
        <w:rPr>
          <w:ins w:id="1669" w:author="Copy Editor" w:date="2026-10-04T20:17:00Z" w16du:dateUtc="2026-10-04T17:17:00Z"/>
        </w:rPr>
      </w:pPr>
      <w:ins w:id="1670" w:author="Copy Editor" w:date="2026-10-04T20:17:00Z">
        <w:r w:rsidRPr="00B427FA">
          <w:t>Richard walks along the lane beside one of the fields where Dad keeps his sheep.</w:t>
        </w:r>
      </w:ins>
    </w:p>
    <w:p w14:paraId="4B31D82E" w14:textId="77777777" w:rsidR="00B427FA" w:rsidRDefault="00B427FA" w:rsidP="00B427FA">
      <w:pPr>
        <w:pStyle w:val="bCHARACTER"/>
        <w:rPr>
          <w:ins w:id="1671" w:author="Copy Editor" w:date="2026-10-04T20:17:00Z" w16du:dateUtc="2026-10-04T17:17:00Z"/>
        </w:rPr>
      </w:pPr>
      <w:ins w:id="1672" w:author="Copy Editor" w:date="2026-10-04T20:17:00Z" w16du:dateUtc="2026-10-04T17:17:00Z">
        <w:r w:rsidRPr="007C177F">
          <w:t>RICHARD (V.O.)</w:t>
        </w:r>
      </w:ins>
    </w:p>
    <w:p w14:paraId="5360338B" w14:textId="77777777" w:rsidR="00B427FA" w:rsidRDefault="007C0FF3">
      <w:pPr>
        <w:pStyle w:val="bdialogue"/>
        <w:rPr>
          <w:ins w:id="1673" w:author="Copy Editor" w:date="2026-10-04T20:18:00Z" w16du:dateUtc="2026-10-04T17:18:00Z"/>
        </w:rPr>
        <w:pPrChange w:id="1674" w:author="Copy Editor" w:date="2026-10-04T20:18:00Z" w16du:dateUtc="2026-10-04T17:18:00Z">
          <w:pPr>
            <w:pStyle w:val="body"/>
          </w:pPr>
        </w:pPrChange>
      </w:pPr>
      <w:r>
        <w:t xml:space="preserve">I decide to go </w:t>
      </w:r>
      <w:r w:rsidR="00B842E3">
        <w:t xml:space="preserve">exploring. </w:t>
      </w:r>
    </w:p>
    <w:p w14:paraId="2296242B" w14:textId="77777777" w:rsidR="00B427FA" w:rsidRDefault="007C0FF3" w:rsidP="00B427FA">
      <w:pPr>
        <w:pStyle w:val="bdialogue"/>
        <w:rPr>
          <w:ins w:id="1675" w:author="Copy Editor" w:date="2026-10-04T20:18:00Z" w16du:dateUtc="2026-10-04T17:18:00Z"/>
        </w:rPr>
      </w:pPr>
      <w:r>
        <w:t xml:space="preserve">There’s a lane, Acre Road, next to one of the fields where Dad kept his </w:t>
      </w:r>
      <w:r w:rsidR="00B842E3">
        <w:t>sheep,</w:t>
      </w:r>
      <w:r>
        <w:t xml:space="preserve"> and I wondered where it led </w:t>
      </w:r>
      <w:r w:rsidR="00B842E3">
        <w:t xml:space="preserve">to. </w:t>
      </w:r>
    </w:p>
    <w:p w14:paraId="20C7C49B" w14:textId="4F31DF96" w:rsidR="009C7FC4" w:rsidRDefault="009C7FC4" w:rsidP="009C7FC4">
      <w:pPr>
        <w:pStyle w:val="body"/>
        <w:rPr>
          <w:ins w:id="1676" w:author="Copy Editor" w:date="2026-10-04T20:18:00Z" w16du:dateUtc="2026-10-04T17:18:00Z"/>
        </w:rPr>
      </w:pPr>
      <w:ins w:id="1677" w:author="Copy Editor" w:date="2026-10-04T20:18:00Z">
        <w:r w:rsidRPr="009C7FC4">
          <w:t>Dad joins Richard.</w:t>
        </w:r>
      </w:ins>
    </w:p>
    <w:p w14:paraId="6E86EDCE" w14:textId="77777777" w:rsidR="009C7FC4" w:rsidRDefault="009C7FC4" w:rsidP="009C7FC4">
      <w:pPr>
        <w:pStyle w:val="bCHARACTER"/>
        <w:rPr>
          <w:ins w:id="1678" w:author="Copy Editor" w:date="2026-10-04T20:18:00Z" w16du:dateUtc="2026-10-04T17:18:00Z"/>
        </w:rPr>
      </w:pPr>
      <w:ins w:id="1679" w:author="Copy Editor" w:date="2026-10-04T20:18:00Z" w16du:dateUtc="2026-10-04T17:18:00Z">
        <w:r w:rsidRPr="007C177F">
          <w:t>RICHARD (V.O.)</w:t>
        </w:r>
      </w:ins>
    </w:p>
    <w:p w14:paraId="72FB666E" w14:textId="77777777" w:rsidR="009C7FC4" w:rsidRDefault="007C0FF3" w:rsidP="009C7FC4">
      <w:pPr>
        <w:pStyle w:val="bdialogue"/>
        <w:rPr>
          <w:ins w:id="1680" w:author="Copy Editor" w:date="2026-10-04T20:19:00Z" w16du:dateUtc="2026-10-04T17:19:00Z"/>
        </w:rPr>
      </w:pPr>
      <w:r>
        <w:t xml:space="preserve">I told the family where I was </w:t>
      </w:r>
      <w:r w:rsidR="00B842E3">
        <w:t>going;</w:t>
      </w:r>
      <w:r>
        <w:t xml:space="preserve"> Dad decided to come with </w:t>
      </w:r>
      <w:r w:rsidR="00B842E3">
        <w:t xml:space="preserve">me. </w:t>
      </w:r>
    </w:p>
    <w:p w14:paraId="428AF421" w14:textId="34C577A4" w:rsidR="007F6A7F" w:rsidRDefault="007F6A7F" w:rsidP="007F6A7F">
      <w:pPr>
        <w:pStyle w:val="body"/>
        <w:rPr>
          <w:ins w:id="1681" w:author="Copy Editor" w:date="2026-10-04T20:19:00Z" w16du:dateUtc="2026-10-04T17:19:00Z"/>
        </w:rPr>
      </w:pPr>
      <w:ins w:id="1682" w:author="Copy Editor" w:date="2026-10-04T20:19:00Z">
        <w:r w:rsidRPr="007F6A7F">
          <w:t>They reach a junction.</w:t>
        </w:r>
      </w:ins>
    </w:p>
    <w:p w14:paraId="025C79A7" w14:textId="77777777" w:rsidR="007F6A7F" w:rsidRDefault="007F6A7F" w:rsidP="007F6A7F">
      <w:pPr>
        <w:pStyle w:val="bCHARACTER"/>
        <w:rPr>
          <w:ins w:id="1683" w:author="Copy Editor" w:date="2026-10-04T20:19:00Z" w16du:dateUtc="2026-10-04T17:19:00Z"/>
        </w:rPr>
      </w:pPr>
      <w:ins w:id="1684" w:author="Copy Editor" w:date="2026-10-04T20:19:00Z" w16du:dateUtc="2026-10-04T17:19:00Z">
        <w:r w:rsidRPr="007C177F">
          <w:t>RICHARD (V.O.)</w:t>
        </w:r>
      </w:ins>
    </w:p>
    <w:p w14:paraId="3FB7E465" w14:textId="77777777" w:rsidR="007F6A7F" w:rsidRDefault="00B842E3">
      <w:pPr>
        <w:pStyle w:val="bdialogue"/>
        <w:rPr>
          <w:ins w:id="1685" w:author="Copy Editor" w:date="2026-10-04T20:19:00Z" w16du:dateUtc="2026-10-04T17:19:00Z"/>
        </w:rPr>
        <w:pPrChange w:id="1686" w:author="Copy Editor" w:date="2026-10-04T20:19:00Z" w16du:dateUtc="2026-10-04T17:19:00Z">
          <w:pPr>
            <w:pStyle w:val="body"/>
          </w:pPr>
        </w:pPrChange>
      </w:pPr>
      <w:r>
        <w:t>At</w:t>
      </w:r>
      <w:r w:rsidR="007C0FF3">
        <w:t xml:space="preserve"> the end of the lane was a </w:t>
      </w:r>
      <w:r>
        <w:t>junction;</w:t>
      </w:r>
      <w:r w:rsidR="007C0FF3">
        <w:t xml:space="preserve"> right would have been back towards </w:t>
      </w:r>
      <w:r>
        <w:t>Glasgow,</w:t>
      </w:r>
      <w:r w:rsidR="007C0FF3">
        <w:t xml:space="preserve"> so we went </w:t>
      </w:r>
      <w:r>
        <w:t>left.</w:t>
      </w:r>
    </w:p>
    <w:p w14:paraId="7564787E" w14:textId="77777777" w:rsidR="00773F9E" w:rsidRPr="00773F9E" w:rsidRDefault="00773F9E">
      <w:pPr>
        <w:pStyle w:val="body"/>
        <w:rPr>
          <w:ins w:id="1687" w:author="Copy Editor" w:date="2026-10-04T20:20:00Z"/>
          <w:lang w:val="en-US"/>
        </w:rPr>
        <w:pPrChange w:id="1688" w:author="Copy Editor" w:date="2026-10-04T20:20:00Z" w16du:dateUtc="2026-10-04T17:20:00Z">
          <w:pPr>
            <w:pStyle w:val="bdialogue"/>
          </w:pPr>
        </w:pPrChange>
      </w:pPr>
      <w:ins w:id="1689" w:author="Copy Editor" w:date="2026-10-04T20:20:00Z">
        <w:r w:rsidRPr="00773F9E">
          <w:rPr>
            <w:lang w:val="en-US"/>
          </w:rPr>
          <w:lastRenderedPageBreak/>
          <w:t>They continue.</w:t>
        </w:r>
      </w:ins>
    </w:p>
    <w:p w14:paraId="2A6F7C73" w14:textId="77777777" w:rsidR="00773F9E" w:rsidRPr="00773F9E" w:rsidRDefault="00773F9E">
      <w:pPr>
        <w:pStyle w:val="body"/>
        <w:rPr>
          <w:ins w:id="1690" w:author="Copy Editor" w:date="2026-10-04T20:20:00Z"/>
          <w:lang w:val="en-US"/>
        </w:rPr>
        <w:pPrChange w:id="1691" w:author="Copy Editor" w:date="2026-10-04T20:20:00Z" w16du:dateUtc="2026-10-04T17:20:00Z">
          <w:pPr>
            <w:pStyle w:val="bdialogue"/>
          </w:pPr>
        </w:pPrChange>
      </w:pPr>
      <w:ins w:id="1692" w:author="Copy Editor" w:date="2026-10-04T20:20:00Z">
        <w:r w:rsidRPr="00773F9E">
          <w:rPr>
            <w:lang w:val="en-US"/>
          </w:rPr>
          <w:t>A road sign reads:</w:t>
        </w:r>
      </w:ins>
    </w:p>
    <w:p w14:paraId="1206193A" w14:textId="77777777" w:rsidR="00773F9E" w:rsidRPr="00773F9E" w:rsidRDefault="00773F9E">
      <w:pPr>
        <w:pStyle w:val="body"/>
        <w:rPr>
          <w:ins w:id="1693" w:author="Copy Editor" w:date="2026-10-04T20:20:00Z"/>
          <w:lang w:val="en-US"/>
        </w:rPr>
        <w:pPrChange w:id="1694" w:author="Copy Editor" w:date="2026-10-04T20:20:00Z" w16du:dateUtc="2026-10-04T17:20:00Z">
          <w:pPr>
            <w:pStyle w:val="bdialogue"/>
          </w:pPr>
        </w:pPrChange>
      </w:pPr>
      <w:ins w:id="1695" w:author="Copy Editor" w:date="2026-10-04T20:20:00Z">
        <w:r w:rsidRPr="00773F9E">
          <w:rPr>
            <w:lang w:val="en-US"/>
          </w:rPr>
          <w:t>CALDERCUILT ROAD</w:t>
        </w:r>
      </w:ins>
    </w:p>
    <w:p w14:paraId="23B4FD51" w14:textId="233C2C00" w:rsidR="00773F9E" w:rsidRDefault="00B842E3" w:rsidP="00773F9E">
      <w:pPr>
        <w:pStyle w:val="bCHARACTER"/>
        <w:rPr>
          <w:ins w:id="1696" w:author="Copy Editor" w:date="2026-10-04T20:20:00Z" w16du:dateUtc="2026-10-04T17:20:00Z"/>
        </w:rPr>
      </w:pPr>
      <w:moveFromRangeStart w:id="1697" w:author="Copy Editor" w:date="2026-10-04T20:20:00Z" w:name="move242037660"/>
      <w:moveFrom w:id="1698" w:author="Copy Editor" w:date="2026-10-04T20:20:00Z" w16du:dateUtc="2026-10-04T17:20:00Z">
        <w:r w:rsidDel="00773F9E">
          <w:t xml:space="preserve"> </w:t>
        </w:r>
        <w:r w:rsidR="007C0FF3" w:rsidDel="005F7DC3">
          <w:t xml:space="preserve">At the next junction was a road </w:t>
        </w:r>
        <w:r w:rsidDel="005F7DC3">
          <w:t>sign;</w:t>
        </w:r>
        <w:r w:rsidR="007C0FF3" w:rsidDel="005F7DC3">
          <w:t xml:space="preserve"> we had been walking along Caldercuilt </w:t>
        </w:r>
        <w:r w:rsidDel="005F7DC3">
          <w:t>Road.</w:t>
        </w:r>
      </w:moveFrom>
      <w:moveFromRangeEnd w:id="1697"/>
      <w:ins w:id="1699" w:author="Copy Editor" w:date="2026-10-04T20:20:00Z" w16du:dateUtc="2026-10-04T17:20:00Z">
        <w:r w:rsidR="00773F9E" w:rsidRPr="007C177F">
          <w:t>RICHARD (V.O.)</w:t>
        </w:r>
      </w:ins>
    </w:p>
    <w:p w14:paraId="4B4BACF5" w14:textId="77777777" w:rsidR="005F7DC3" w:rsidRDefault="005F7DC3">
      <w:pPr>
        <w:pStyle w:val="bdialogue"/>
        <w:rPr>
          <w:moveTo w:id="1700" w:author="Copy Editor" w:date="2026-10-04T20:20:00Z" w16du:dateUtc="2026-10-04T17:20:00Z"/>
        </w:rPr>
        <w:pPrChange w:id="1701" w:author="Copy Editor" w:date="2026-10-04T20:20:00Z" w16du:dateUtc="2026-10-04T17:20:00Z">
          <w:pPr>
            <w:pStyle w:val="body"/>
          </w:pPr>
        </w:pPrChange>
      </w:pPr>
      <w:moveToRangeStart w:id="1702" w:author="Copy Editor" w:date="2026-10-04T20:20:00Z" w:name="move242037660"/>
      <w:moveTo w:id="1703" w:author="Copy Editor" w:date="2026-10-04T20:20:00Z" w16du:dateUtc="2026-10-04T17:20:00Z">
        <w:r>
          <w:t>At the next junction was a road sign; we had been walking along Caldercuilt Road.</w:t>
        </w:r>
      </w:moveTo>
    </w:p>
    <w:moveToRangeEnd w:id="1702"/>
    <w:p w14:paraId="2F4BEC8A" w14:textId="62C33E06" w:rsidR="005F7DC3" w:rsidRDefault="0075163E" w:rsidP="0075163E">
      <w:pPr>
        <w:pStyle w:val="body"/>
        <w:rPr>
          <w:ins w:id="1704" w:author="Copy Editor" w:date="2026-10-04T20:21:00Z" w16du:dateUtc="2026-10-04T17:21:00Z"/>
        </w:rPr>
      </w:pPr>
      <w:ins w:id="1705" w:author="Copy Editor" w:date="2026-10-04T20:21:00Z" w16du:dateUtc="2026-10-04T17:21:00Z">
        <w:r>
          <w:t>Rich</w:t>
        </w:r>
      </w:ins>
      <w:ins w:id="1706" w:author="Copy Editor" w:date="2026-10-04T20:21:00Z">
        <w:r w:rsidRPr="0075163E">
          <w:t>ard looks at the sign.</w:t>
        </w:r>
      </w:ins>
    </w:p>
    <w:p w14:paraId="403C4713" w14:textId="77777777" w:rsidR="0075163E" w:rsidRDefault="0075163E" w:rsidP="0075163E">
      <w:pPr>
        <w:pStyle w:val="bCHARACTER"/>
        <w:rPr>
          <w:ins w:id="1707" w:author="Copy Editor" w:date="2026-10-04T20:21:00Z" w16du:dateUtc="2026-10-04T17:21:00Z"/>
        </w:rPr>
      </w:pPr>
      <w:ins w:id="1708" w:author="Copy Editor" w:date="2026-10-04T20:21:00Z" w16du:dateUtc="2026-10-04T17:21:00Z">
        <w:r w:rsidRPr="007C177F">
          <w:t>RICHARD (V.O.)</w:t>
        </w:r>
      </w:ins>
    </w:p>
    <w:p w14:paraId="0F761ECD" w14:textId="6C793108" w:rsidR="00773F9E" w:rsidDel="00773F9E" w:rsidRDefault="00773F9E">
      <w:pPr>
        <w:pStyle w:val="bdialogue"/>
        <w:rPr>
          <w:del w:id="1709" w:author="Copy Editor" w:date="2026-10-04T20:20:00Z" w16du:dateUtc="2026-10-04T17:20:00Z"/>
        </w:rPr>
        <w:pPrChange w:id="1710" w:author="Copy Editor" w:date="2026-10-04T20:21:00Z" w16du:dateUtc="2026-10-04T17:21:00Z">
          <w:pPr>
            <w:pStyle w:val="body"/>
          </w:pPr>
        </w:pPrChange>
      </w:pPr>
    </w:p>
    <w:p w14:paraId="0D921466" w14:textId="77777777" w:rsidR="0075163E" w:rsidRDefault="007C0FF3" w:rsidP="0075163E">
      <w:pPr>
        <w:pStyle w:val="bdialogue"/>
        <w:rPr>
          <w:ins w:id="1711" w:author="Copy Editor" w:date="2026-10-04T20:21:00Z" w16du:dateUtc="2026-10-04T17:21:00Z"/>
        </w:rPr>
      </w:pPr>
      <w:r>
        <w:t xml:space="preserve">It was the road Thea lived </w:t>
      </w:r>
      <w:r w:rsidR="00B842E3">
        <w:t xml:space="preserve">on. </w:t>
      </w:r>
    </w:p>
    <w:p w14:paraId="38CAC65F" w14:textId="2058FA78" w:rsidR="00C66A56" w:rsidRDefault="00C66A56" w:rsidP="00C66A56">
      <w:pPr>
        <w:pStyle w:val="body"/>
        <w:rPr>
          <w:ins w:id="1712" w:author="Copy Editor" w:date="2026-10-04T20:21:00Z" w16du:dateUtc="2026-10-04T17:21:00Z"/>
        </w:rPr>
      </w:pPr>
      <w:ins w:id="1713" w:author="Copy Editor" w:date="2026-10-04T20:21:00Z">
        <w:r w:rsidRPr="00C66A56">
          <w:t>Richard looks along the road.</w:t>
        </w:r>
      </w:ins>
    </w:p>
    <w:p w14:paraId="3F9FA6F8" w14:textId="77777777" w:rsidR="00C66A56" w:rsidRDefault="00C66A56" w:rsidP="00C66A56">
      <w:pPr>
        <w:pStyle w:val="bCHARACTER"/>
        <w:rPr>
          <w:ins w:id="1714" w:author="Copy Editor" w:date="2026-10-04T20:21:00Z" w16du:dateUtc="2026-10-04T17:21:00Z"/>
        </w:rPr>
      </w:pPr>
      <w:ins w:id="1715" w:author="Copy Editor" w:date="2026-10-04T20:21:00Z" w16du:dateUtc="2026-10-04T17:21:00Z">
        <w:r w:rsidRPr="007C177F">
          <w:t>RICHARD (V.O.)</w:t>
        </w:r>
      </w:ins>
    </w:p>
    <w:p w14:paraId="71DCA277" w14:textId="77777777" w:rsidR="00C66A56" w:rsidRDefault="007C0FF3">
      <w:pPr>
        <w:pStyle w:val="bdialogue"/>
        <w:rPr>
          <w:ins w:id="1716" w:author="Copy Editor" w:date="2026-10-04T20:22:00Z" w16du:dateUtc="2026-10-04T17:22:00Z"/>
        </w:rPr>
        <w:pPrChange w:id="1717" w:author="Copy Editor" w:date="2026-10-04T20:22:00Z" w16du:dateUtc="2026-10-04T17:22:00Z">
          <w:pPr>
            <w:pStyle w:val="body"/>
          </w:pPr>
        </w:pPrChange>
      </w:pPr>
      <w:r>
        <w:t xml:space="preserve">I wanted to go back and call </w:t>
      </w:r>
      <w:r w:rsidR="00B842E3">
        <w:t>in,</w:t>
      </w:r>
      <w:r>
        <w:t xml:space="preserve"> but Dad wouldn’t let me, so we carried </w:t>
      </w:r>
      <w:r w:rsidR="00B842E3">
        <w:t xml:space="preserve">on. </w:t>
      </w:r>
    </w:p>
    <w:p w14:paraId="5497FD41" w14:textId="77777777" w:rsidR="00C66A56" w:rsidRDefault="007C0FF3" w:rsidP="00C66A56">
      <w:pPr>
        <w:pStyle w:val="bdialogue"/>
        <w:rPr>
          <w:ins w:id="1718" w:author="Copy Editor" w:date="2026-10-04T20:22:00Z" w16du:dateUtc="2026-10-04T17:22:00Z"/>
        </w:rPr>
      </w:pPr>
      <w:r>
        <w:t xml:space="preserve">Not only had I discovered where she </w:t>
      </w:r>
      <w:r w:rsidR="00B842E3">
        <w:t>lived, but</w:t>
      </w:r>
      <w:r>
        <w:t xml:space="preserve"> I could walk over without anyone querying why I was off to Acre </w:t>
      </w:r>
      <w:r w:rsidR="00B842E3">
        <w:t xml:space="preserve">Road. </w:t>
      </w:r>
    </w:p>
    <w:p w14:paraId="1838DA56" w14:textId="362DDD60" w:rsidR="00F81A06" w:rsidRDefault="00F81A06" w:rsidP="00F81A06">
      <w:pPr>
        <w:pStyle w:val="body"/>
        <w:rPr>
          <w:ins w:id="1719" w:author="Copy Editor" w:date="2026-10-04T20:26:00Z" w16du:dateUtc="2026-10-04T17:26:00Z"/>
        </w:rPr>
      </w:pPr>
      <w:ins w:id="1720" w:author="Copy Editor" w:date="2026-10-04T20:22:00Z">
        <w:r w:rsidRPr="00F81A06">
          <w:t>Richard looks towards the road ahead.</w:t>
        </w:r>
      </w:ins>
    </w:p>
    <w:p w14:paraId="66D5E17E" w14:textId="77777777" w:rsidR="00643843" w:rsidRDefault="00643843" w:rsidP="00643843">
      <w:pPr>
        <w:pStyle w:val="bCHARACTER"/>
        <w:rPr>
          <w:ins w:id="1721" w:author="Copy Editor" w:date="2026-10-04T20:26:00Z" w16du:dateUtc="2026-10-04T17:26:00Z"/>
        </w:rPr>
      </w:pPr>
      <w:ins w:id="1722" w:author="Copy Editor" w:date="2026-10-04T20:26:00Z" w16du:dateUtc="2026-10-04T17:26:00Z">
        <w:r w:rsidRPr="007C177F">
          <w:t>RICHARD (V.O.)</w:t>
        </w:r>
      </w:ins>
    </w:p>
    <w:p w14:paraId="4343B047" w14:textId="77777777" w:rsidR="0070336C" w:rsidRDefault="007C0FF3">
      <w:pPr>
        <w:pStyle w:val="bbodybeforebeat"/>
        <w:rPr>
          <w:ins w:id="1723" w:author="Copy Editor" w:date="2026-10-04T20:26:00Z" w16du:dateUtc="2026-10-04T17:26:00Z"/>
        </w:rPr>
        <w:pPrChange w:id="1724" w:author="Copy Editor" w:date="2026-10-04T20:27:00Z" w16du:dateUtc="2026-10-04T17:27:00Z">
          <w:pPr>
            <w:pStyle w:val="bdialogue"/>
          </w:pPr>
        </w:pPrChange>
      </w:pPr>
      <w:r>
        <w:t xml:space="preserve">The fates, the </w:t>
      </w:r>
      <w:r w:rsidR="009C426A">
        <w:t>gods,</w:t>
      </w:r>
      <w:r>
        <w:t xml:space="preserve"> or ‘the </w:t>
      </w:r>
      <w:r w:rsidR="00B842E3">
        <w:t>great, unharnessed</w:t>
      </w:r>
      <w:r>
        <w:t xml:space="preserve"> forces of </w:t>
      </w:r>
      <w:r w:rsidR="00B842E3">
        <w:t>nature'</w:t>
      </w:r>
      <w:r w:rsidR="009C426A">
        <w:t>—call</w:t>
      </w:r>
      <w:r>
        <w:t xml:space="preserve"> them what you </w:t>
      </w:r>
      <w:r w:rsidR="00B842E3">
        <w:t>will.</w:t>
      </w:r>
    </w:p>
    <w:p w14:paraId="6744CA48" w14:textId="0B5CDDC6" w:rsidR="00643843" w:rsidRDefault="0070336C">
      <w:pPr>
        <w:pStyle w:val="baparenthisis"/>
        <w:rPr>
          <w:ins w:id="1725" w:author="Copy Editor" w:date="2026-10-04T20:26:00Z" w16du:dateUtc="2026-10-04T17:26:00Z"/>
        </w:rPr>
        <w:pPrChange w:id="1726" w:author="Copy Editor" w:date="2026-10-04T20:27:00Z" w16du:dateUtc="2026-10-04T17:27:00Z">
          <w:pPr>
            <w:pStyle w:val="body"/>
          </w:pPr>
        </w:pPrChange>
      </w:pPr>
      <w:ins w:id="1727" w:author="Copy Editor" w:date="2026-10-04T20:26:00Z" w16du:dateUtc="2026-10-04T17:26:00Z">
        <w:r>
          <w:t>(</w:t>
        </w:r>
      </w:ins>
      <w:ins w:id="1728" w:author="Copy Editor" w:date="2026-10-04T20:26:00Z">
        <w:r w:rsidRPr="0070336C">
          <w:t>A beat.</w:t>
        </w:r>
      </w:ins>
      <w:ins w:id="1729" w:author="Copy Editor" w:date="2026-10-04T20:26:00Z" w16du:dateUtc="2026-10-04T17:26:00Z">
        <w:r>
          <w:t>)</w:t>
        </w:r>
      </w:ins>
      <w:r w:rsidR="00B842E3">
        <w:t xml:space="preserve"> </w:t>
      </w:r>
    </w:p>
    <w:p w14:paraId="5E4BDC1F" w14:textId="2AE9D2B2" w:rsidR="003439BF" w:rsidRDefault="007C0FF3" w:rsidP="0070336C">
      <w:pPr>
        <w:pStyle w:val="bdialogue"/>
        <w:rPr>
          <w:ins w:id="1730" w:author="Copy Editor" w:date="2026-10-04T20:28:00Z" w16du:dateUtc="2026-10-04T17:28:00Z"/>
        </w:rPr>
      </w:pPr>
      <w:r w:rsidRPr="0070336C">
        <w:t>They</w:t>
      </w:r>
      <w:r>
        <w:t xml:space="preserve"> had made their first, and perhaps their greatest, influence on my life.</w:t>
      </w:r>
    </w:p>
    <w:p w14:paraId="084E96C4" w14:textId="6DD08C1D" w:rsidR="00DA619F" w:rsidRDefault="00DA619F" w:rsidP="00DA619F">
      <w:pPr>
        <w:pStyle w:val="aSCENEHEAD"/>
        <w:rPr>
          <w:ins w:id="1731" w:author="Copy Editor" w:date="2026-10-04T20:28:00Z" w16du:dateUtc="2026-10-04T17:28:00Z"/>
        </w:rPr>
      </w:pPr>
      <w:ins w:id="1732" w:author="Copy Editor" w:date="2026-10-04T20:28:00Z">
        <w:r w:rsidRPr="00DA619F">
          <w:t>INT. SCHOOL – CLASSROOM – DAY</w:t>
        </w:r>
      </w:ins>
    </w:p>
    <w:p w14:paraId="42F044CB" w14:textId="0648610B" w:rsidR="00AE1268" w:rsidRDefault="00AE1268" w:rsidP="00AE1268">
      <w:pPr>
        <w:pStyle w:val="body"/>
        <w:rPr>
          <w:ins w:id="1733" w:author="Copy Editor" w:date="2026-10-04T20:28:00Z" w16du:dateUtc="2026-10-04T17:28:00Z"/>
        </w:rPr>
      </w:pPr>
      <w:ins w:id="1734" w:author="Copy Editor" w:date="2026-10-04T20:28:00Z">
        <w:r w:rsidRPr="00AE1268">
          <w:t>Richard sits at his desk.</w:t>
        </w:r>
      </w:ins>
    </w:p>
    <w:p w14:paraId="76B36BF7" w14:textId="77777777" w:rsidR="00AE1268" w:rsidRDefault="00AE1268" w:rsidP="00AE1268">
      <w:pPr>
        <w:pStyle w:val="bCHARACTER"/>
        <w:rPr>
          <w:ins w:id="1735" w:author="Copy Editor" w:date="2026-10-04T20:28:00Z" w16du:dateUtc="2026-10-04T17:28:00Z"/>
        </w:rPr>
      </w:pPr>
      <w:ins w:id="1736" w:author="Copy Editor" w:date="2026-10-04T20:28:00Z" w16du:dateUtc="2026-10-04T17:28:00Z">
        <w:r w:rsidRPr="007C177F">
          <w:t>RICHARD (V.O.)</w:t>
        </w:r>
      </w:ins>
    </w:p>
    <w:p w14:paraId="39776754" w14:textId="3DF62F91" w:rsidR="00AE1268" w:rsidDel="00AE1268" w:rsidRDefault="00AE1268" w:rsidP="00AE1268">
      <w:pPr>
        <w:pStyle w:val="body"/>
        <w:rPr>
          <w:del w:id="1737" w:author="Copy Editor" w:date="2026-10-04T20:28:00Z" w16du:dateUtc="2026-10-04T17:28:00Z"/>
        </w:rPr>
      </w:pPr>
    </w:p>
    <w:p w14:paraId="5918B737" w14:textId="77777777" w:rsidR="00AE1268" w:rsidRDefault="007C0FF3" w:rsidP="00AE1268">
      <w:pPr>
        <w:pStyle w:val="bdialogue"/>
        <w:rPr>
          <w:ins w:id="1738" w:author="Copy Editor" w:date="2026-10-04T20:29:00Z" w16du:dateUtc="2026-10-04T17:29:00Z"/>
        </w:rPr>
      </w:pPr>
      <w:r>
        <w:t xml:space="preserve">Next term I’m walking on </w:t>
      </w:r>
      <w:r w:rsidR="00B842E3">
        <w:t>air</w:t>
      </w:r>
      <w:ins w:id="1739" w:author="Copy Editor" w:date="2026-10-04T20:29:00Z" w16du:dateUtc="2026-10-04T17:29:00Z">
        <w:r w:rsidR="00AE1268">
          <w:t>.</w:t>
        </w:r>
      </w:ins>
    </w:p>
    <w:p w14:paraId="5E6C2892" w14:textId="399C8CF0" w:rsidR="00751134" w:rsidRDefault="00751134" w:rsidP="00751134">
      <w:pPr>
        <w:pStyle w:val="body"/>
        <w:rPr>
          <w:ins w:id="1740" w:author="Copy Editor" w:date="2026-10-04T20:29:00Z" w16du:dateUtc="2026-10-04T17:29:00Z"/>
        </w:rPr>
      </w:pPr>
      <w:ins w:id="1741" w:author="Copy Editor" w:date="2026-10-04T20:29:00Z">
        <w:r w:rsidRPr="00751134">
          <w:t>He looks towards Thea.</w:t>
        </w:r>
      </w:ins>
    </w:p>
    <w:p w14:paraId="6245DA6D" w14:textId="77777777" w:rsidR="00751134" w:rsidRDefault="00751134" w:rsidP="00B33299">
      <w:pPr>
        <w:pStyle w:val="body"/>
        <w:rPr>
          <w:ins w:id="1742" w:author="Copy Editor" w:date="2026-10-04T20:29:00Z" w16du:dateUtc="2026-10-04T17:29:00Z"/>
        </w:rPr>
      </w:pPr>
    </w:p>
    <w:p w14:paraId="2571B586" w14:textId="77777777" w:rsidR="00751134" w:rsidRDefault="00751134" w:rsidP="00751134">
      <w:pPr>
        <w:pStyle w:val="bCHARACTER"/>
        <w:rPr>
          <w:ins w:id="1743" w:author="Copy Editor" w:date="2026-10-04T20:29:00Z" w16du:dateUtc="2026-10-04T17:29:00Z"/>
        </w:rPr>
      </w:pPr>
      <w:ins w:id="1744" w:author="Copy Editor" w:date="2026-10-04T20:29:00Z" w16du:dateUtc="2026-10-04T17:29:00Z">
        <w:r w:rsidRPr="007C177F">
          <w:lastRenderedPageBreak/>
          <w:t>RICHARD (V.O.)</w:t>
        </w:r>
      </w:ins>
    </w:p>
    <w:p w14:paraId="52ABA8EC" w14:textId="77777777" w:rsidR="00751134" w:rsidRDefault="00B842E3">
      <w:pPr>
        <w:pStyle w:val="bdialogue"/>
        <w:rPr>
          <w:ins w:id="1745" w:author="Copy Editor" w:date="2026-10-04T20:29:00Z" w16du:dateUtc="2026-10-04T17:29:00Z"/>
        </w:rPr>
        <w:pPrChange w:id="1746" w:author="Copy Editor" w:date="2026-10-04T20:29:00Z" w16du:dateUtc="2026-10-04T17:29:00Z">
          <w:pPr>
            <w:pStyle w:val="body"/>
          </w:pPr>
        </w:pPrChange>
      </w:pPr>
      <w:del w:id="1747" w:author="Copy Editor" w:date="2026-10-04T20:28:00Z" w16du:dateUtc="2026-10-04T17:28:00Z">
        <w:r w:rsidDel="00AE1268">
          <w:delText>;</w:delText>
        </w:r>
        <w:r w:rsidR="007C0FF3" w:rsidDel="00AE1268">
          <w:delText xml:space="preserve"> </w:delText>
        </w:r>
      </w:del>
      <w:del w:id="1748" w:author="Copy Editor" w:date="2026-10-04T20:29:00Z" w16du:dateUtc="2026-10-04T17:29:00Z">
        <w:r w:rsidR="007C0FF3" w:rsidDel="00AE1268">
          <w:delText>s</w:delText>
        </w:r>
      </w:del>
      <w:ins w:id="1749" w:author="Copy Editor" w:date="2026-10-04T20:29:00Z" w16du:dateUtc="2026-10-04T17:29:00Z">
        <w:r w:rsidR="00AE1268">
          <w:t>S</w:t>
        </w:r>
      </w:ins>
      <w:r w:rsidR="007C0FF3">
        <w:t xml:space="preserve">he doesn’t love </w:t>
      </w:r>
      <w:r>
        <w:t>me,</w:t>
      </w:r>
      <w:r w:rsidR="007C0FF3">
        <w:t xml:space="preserve"> of course, but she </w:t>
      </w:r>
      <w:r>
        <w:t>will.</w:t>
      </w:r>
    </w:p>
    <w:p w14:paraId="5181BE93" w14:textId="77777777" w:rsidR="00751134" w:rsidRDefault="00B842E3">
      <w:pPr>
        <w:pStyle w:val="bdialogue"/>
        <w:rPr>
          <w:ins w:id="1750" w:author="Copy Editor" w:date="2026-10-04T20:30:00Z" w16du:dateUtc="2026-10-04T17:30:00Z"/>
        </w:rPr>
        <w:pPrChange w:id="1751" w:author="Copy Editor" w:date="2026-10-04T20:30:00Z" w16du:dateUtc="2026-10-04T17:30:00Z">
          <w:pPr>
            <w:pStyle w:val="body"/>
          </w:pPr>
        </w:pPrChange>
      </w:pPr>
      <w:del w:id="1752" w:author="Copy Editor" w:date="2026-10-04T20:29:00Z" w16du:dateUtc="2026-10-04T17:29:00Z">
        <w:r w:rsidDel="00751134">
          <w:delText xml:space="preserve"> </w:delText>
        </w:r>
      </w:del>
      <w:r w:rsidR="007C0FF3">
        <w:t xml:space="preserve">If I love her </w:t>
      </w:r>
      <w:r>
        <w:t>enough,</w:t>
      </w:r>
      <w:r w:rsidR="007C0FF3">
        <w:t xml:space="preserve"> she’ll </w:t>
      </w:r>
      <w:r>
        <w:t xml:space="preserve">respond. </w:t>
      </w:r>
    </w:p>
    <w:p w14:paraId="4B15FBCF" w14:textId="77777777" w:rsidR="00751134" w:rsidRDefault="007C0FF3" w:rsidP="00751134">
      <w:pPr>
        <w:pStyle w:val="bdialogue"/>
        <w:rPr>
          <w:ins w:id="1753" w:author="Copy Editor" w:date="2026-10-04T20:30:00Z" w16du:dateUtc="2026-10-04T17:30:00Z"/>
        </w:rPr>
      </w:pPr>
      <w:r>
        <w:t xml:space="preserve">I must have been a dreadful </w:t>
      </w:r>
      <w:r w:rsidR="00B842E3">
        <w:t>nuisance,</w:t>
      </w:r>
      <w:r>
        <w:t xml:space="preserve"> but she was kind and </w:t>
      </w:r>
      <w:r w:rsidR="00B842E3">
        <w:t xml:space="preserve">patient. </w:t>
      </w:r>
    </w:p>
    <w:p w14:paraId="5E4BDC21" w14:textId="32E9B6C9" w:rsidR="003439BF" w:rsidRDefault="007C0FF3" w:rsidP="00751134">
      <w:pPr>
        <w:pStyle w:val="bdialogue"/>
        <w:rPr>
          <w:ins w:id="1754" w:author="Copy Editor" w:date="2026-10-04T20:30:00Z" w16du:dateUtc="2026-10-04T17:30:00Z"/>
        </w:rPr>
      </w:pPr>
      <w:r>
        <w:t xml:space="preserve">Never a </w:t>
      </w:r>
      <w:r w:rsidR="00B842E3">
        <w:t>crossword,</w:t>
      </w:r>
      <w:r>
        <w:t xml:space="preserve"> she waited for my emotions to run their course.</w:t>
      </w:r>
    </w:p>
    <w:p w14:paraId="059FA298" w14:textId="350B1E5F" w:rsidR="00F468C1" w:rsidRDefault="00F468C1" w:rsidP="00F468C1">
      <w:pPr>
        <w:pStyle w:val="aSCENEHEAD"/>
        <w:rPr>
          <w:ins w:id="1755" w:author="Copy Editor" w:date="2026-10-04T20:30:00Z" w16du:dateUtc="2026-10-04T17:30:00Z"/>
        </w:rPr>
      </w:pPr>
      <w:ins w:id="1756" w:author="Copy Editor" w:date="2026-10-04T20:30:00Z">
        <w:r w:rsidRPr="00F468C1">
          <w:t>INT. GARAGE – DAY</w:t>
        </w:r>
      </w:ins>
    </w:p>
    <w:p w14:paraId="0F8A8080" w14:textId="77777777" w:rsidR="00F468C1" w:rsidRPr="00F468C1" w:rsidRDefault="00F468C1">
      <w:pPr>
        <w:pStyle w:val="body"/>
        <w:rPr>
          <w:ins w:id="1757" w:author="Copy Editor" w:date="2026-10-04T20:30:00Z"/>
          <w:lang w:val="en-US"/>
        </w:rPr>
        <w:pPrChange w:id="1758" w:author="Copy Editor" w:date="2026-10-04T20:30:00Z" w16du:dateUtc="2026-10-04T17:30:00Z">
          <w:pPr>
            <w:pStyle w:val="aSCENEHEAD"/>
          </w:pPr>
        </w:pPrChange>
      </w:pPr>
      <w:ins w:id="1759" w:author="Copy Editor" w:date="2026-10-04T20:30:00Z">
        <w:r w:rsidRPr="00F468C1">
          <w:rPr>
            <w:lang w:val="en-US"/>
          </w:rPr>
          <w:t>David's collie is pregnant.</w:t>
        </w:r>
      </w:ins>
    </w:p>
    <w:p w14:paraId="4F7079A7" w14:textId="77777777" w:rsidR="00F468C1" w:rsidRPr="00F468C1" w:rsidRDefault="00F468C1">
      <w:pPr>
        <w:pStyle w:val="body"/>
        <w:rPr>
          <w:ins w:id="1760" w:author="Copy Editor" w:date="2026-10-04T20:30:00Z"/>
          <w:lang w:val="en-US"/>
        </w:rPr>
        <w:pPrChange w:id="1761" w:author="Copy Editor" w:date="2026-10-04T20:30:00Z" w16du:dateUtc="2026-10-04T17:30:00Z">
          <w:pPr>
            <w:pStyle w:val="aSCENEHEAD"/>
          </w:pPr>
        </w:pPrChange>
      </w:pPr>
      <w:ins w:id="1762" w:author="Copy Editor" w:date="2026-10-04T20:30:00Z">
        <w:r w:rsidRPr="00F468C1">
          <w:rPr>
            <w:lang w:val="en-US"/>
          </w:rPr>
          <w:t>A bed has been prepared for her.</w:t>
        </w:r>
      </w:ins>
    </w:p>
    <w:p w14:paraId="28F7DCA0" w14:textId="77777777" w:rsidR="00F468C1" w:rsidRDefault="00F468C1" w:rsidP="00F468C1">
      <w:pPr>
        <w:pStyle w:val="body"/>
        <w:rPr>
          <w:ins w:id="1763" w:author="Copy Editor" w:date="2026-10-04T20:31:00Z" w16du:dateUtc="2026-10-04T17:31:00Z"/>
          <w:lang w:val="en-US"/>
        </w:rPr>
      </w:pPr>
      <w:ins w:id="1764" w:author="Copy Editor" w:date="2026-10-04T20:30:00Z">
        <w:r w:rsidRPr="00F468C1">
          <w:rPr>
            <w:lang w:val="en-US"/>
          </w:rPr>
          <w:t>The dog moves it to another part of the garage.</w:t>
        </w:r>
      </w:ins>
    </w:p>
    <w:p w14:paraId="7915A3DB" w14:textId="77777777" w:rsidR="00F468C1" w:rsidRDefault="00F468C1" w:rsidP="00F468C1">
      <w:pPr>
        <w:pStyle w:val="bCHARACTER"/>
        <w:rPr>
          <w:ins w:id="1765" w:author="Copy Editor" w:date="2026-10-04T20:31:00Z" w16du:dateUtc="2026-10-04T17:31:00Z"/>
        </w:rPr>
      </w:pPr>
      <w:ins w:id="1766" w:author="Copy Editor" w:date="2026-10-04T20:31:00Z" w16du:dateUtc="2026-10-04T17:31:00Z">
        <w:r w:rsidRPr="007C177F">
          <w:t>RICHARD (V.O.)</w:t>
        </w:r>
      </w:ins>
    </w:p>
    <w:p w14:paraId="0C8A76B9" w14:textId="2A7C5107" w:rsidR="00F468C1" w:rsidDel="00F468C1" w:rsidRDefault="00F468C1">
      <w:pPr>
        <w:pStyle w:val="aSCENEHEAD"/>
        <w:rPr>
          <w:del w:id="1767" w:author="Copy Editor" w:date="2026-10-04T20:30:00Z" w16du:dateUtc="2026-10-04T17:30:00Z"/>
        </w:rPr>
        <w:pPrChange w:id="1768" w:author="Copy Editor" w:date="2026-10-04T20:30:00Z" w16du:dateUtc="2026-10-04T17:30:00Z">
          <w:pPr>
            <w:pStyle w:val="body"/>
          </w:pPr>
        </w:pPrChange>
      </w:pPr>
    </w:p>
    <w:p w14:paraId="7F52C6A9" w14:textId="77777777" w:rsidR="00F468C1" w:rsidRDefault="007C0FF3" w:rsidP="00F468C1">
      <w:pPr>
        <w:pStyle w:val="bdialogue"/>
        <w:rPr>
          <w:ins w:id="1769" w:author="Copy Editor" w:date="2026-10-04T20:31:00Z" w16du:dateUtc="2026-10-04T17:31:00Z"/>
        </w:rPr>
      </w:pPr>
      <w:r>
        <w:t xml:space="preserve">David had a </w:t>
      </w:r>
      <w:r w:rsidR="00B842E3">
        <w:t>lovely collie</w:t>
      </w:r>
      <w:r>
        <w:t xml:space="preserve"> </w:t>
      </w:r>
      <w:r w:rsidR="00CB1EF2">
        <w:t xml:space="preserve">dog. </w:t>
      </w:r>
    </w:p>
    <w:p w14:paraId="1A218CDD" w14:textId="77777777" w:rsidR="00A04018" w:rsidRDefault="007C0FF3">
      <w:pPr>
        <w:pStyle w:val="bdialogue"/>
        <w:rPr>
          <w:ins w:id="1770" w:author="Copy Editor" w:date="2026-10-04T20:32:00Z" w16du:dateUtc="2026-10-04T17:32:00Z"/>
        </w:rPr>
        <w:pPrChange w:id="1771" w:author="Copy Editor" w:date="2026-10-04T20:32:00Z" w16du:dateUtc="2026-10-04T17:32:00Z">
          <w:pPr>
            <w:pStyle w:val="body"/>
          </w:pPr>
        </w:pPrChange>
      </w:pPr>
      <w:r>
        <w:t xml:space="preserve">When she was </w:t>
      </w:r>
      <w:r w:rsidR="00B842E3">
        <w:t>pregnant,</w:t>
      </w:r>
      <w:r>
        <w:t xml:space="preserve"> he decided she would whelp at our </w:t>
      </w:r>
      <w:r w:rsidR="00CB1EF2">
        <w:t xml:space="preserve">house. </w:t>
      </w:r>
    </w:p>
    <w:p w14:paraId="4ECBBFE5" w14:textId="77777777" w:rsidR="00CF13C0" w:rsidRDefault="00CF13C0" w:rsidP="00CF13C0">
      <w:pPr>
        <w:pStyle w:val="body"/>
        <w:rPr>
          <w:ins w:id="1772" w:author="Copy Editor" w:date="2026-10-04T20:32:00Z" w16du:dateUtc="2026-10-04T17:32:00Z"/>
        </w:rPr>
      </w:pPr>
      <w:ins w:id="1773" w:author="Copy Editor" w:date="2026-10-04T20:32:00Z" w16du:dateUtc="2026-10-04T17:32:00Z">
        <w:r w:rsidRPr="00A04018">
          <w:t>The dog settles into her new position.</w:t>
        </w:r>
      </w:ins>
    </w:p>
    <w:p w14:paraId="252352F6" w14:textId="77777777" w:rsidR="00253F89" w:rsidRDefault="00253F89" w:rsidP="00253F89">
      <w:pPr>
        <w:pStyle w:val="bCHARACTER"/>
        <w:rPr>
          <w:ins w:id="1774" w:author="Copy Editor" w:date="2026-10-04T20:32:00Z" w16du:dateUtc="2026-10-04T17:32:00Z"/>
        </w:rPr>
      </w:pPr>
      <w:ins w:id="1775" w:author="Copy Editor" w:date="2026-10-04T20:32:00Z" w16du:dateUtc="2026-10-04T17:32:00Z">
        <w:r w:rsidRPr="007C177F">
          <w:t>RICHARD (V.O.)</w:t>
        </w:r>
      </w:ins>
    </w:p>
    <w:p w14:paraId="365C7536" w14:textId="77777777" w:rsidR="00253F89" w:rsidRDefault="009C426A">
      <w:pPr>
        <w:pStyle w:val="bdialogue"/>
        <w:rPr>
          <w:ins w:id="1776" w:author="Copy Editor" w:date="2026-10-04T20:32:00Z" w16du:dateUtc="2026-10-04T17:32:00Z"/>
        </w:rPr>
        <w:pPrChange w:id="1777" w:author="Copy Editor" w:date="2026-10-04T20:33:00Z" w16du:dateUtc="2026-10-04T17:33:00Z">
          <w:pPr>
            <w:pStyle w:val="body"/>
          </w:pPr>
        </w:pPrChange>
      </w:pPr>
      <w:r>
        <w:t>Mrs.</w:t>
      </w:r>
      <w:r w:rsidR="007C0FF3">
        <w:t xml:space="preserve"> Hignett would look after her in her </w:t>
      </w:r>
      <w:r w:rsidR="00CB1EF2">
        <w:t>confinement;</w:t>
      </w:r>
      <w:r w:rsidR="007C0FF3">
        <w:t xml:space="preserve"> it wasn’t discussed, not even with Mum</w:t>
      </w:r>
      <w:r w:rsidR="00CB1EF2">
        <w:t xml:space="preserve">. </w:t>
      </w:r>
    </w:p>
    <w:p w14:paraId="102F640D" w14:textId="77777777" w:rsidR="00852889" w:rsidRDefault="00CB1EF2" w:rsidP="00253F89">
      <w:pPr>
        <w:pStyle w:val="bdialogue"/>
        <w:rPr>
          <w:ins w:id="1778" w:author="Copy Editor" w:date="2026-10-04T20:33:00Z" w16du:dateUtc="2026-10-04T17:33:00Z"/>
        </w:rPr>
      </w:pPr>
      <w:r>
        <w:t>He</w:t>
      </w:r>
      <w:r w:rsidR="007C0FF3">
        <w:t xml:space="preserve"> just made up his </w:t>
      </w:r>
      <w:r w:rsidR="00B842E3">
        <w:t>mind,</w:t>
      </w:r>
      <w:r w:rsidR="007C0FF3">
        <w:t xml:space="preserve"> and it </w:t>
      </w:r>
      <w:r>
        <w:t>happened.</w:t>
      </w:r>
    </w:p>
    <w:p w14:paraId="200BAE0E" w14:textId="280FF80E" w:rsidR="00253F89" w:rsidRDefault="00852889" w:rsidP="00852889">
      <w:pPr>
        <w:pStyle w:val="body"/>
        <w:rPr>
          <w:ins w:id="1779" w:author="Copy Editor" w:date="2026-10-04T20:33:00Z" w16du:dateUtc="2026-10-04T17:33:00Z"/>
        </w:rPr>
      </w:pPr>
      <w:ins w:id="1780" w:author="Copy Editor" w:date="2026-10-04T20:33:00Z">
        <w:r w:rsidRPr="00852889">
          <w:t>Puppies are born.</w:t>
        </w:r>
      </w:ins>
      <w:r w:rsidR="00CB1EF2">
        <w:t xml:space="preserve"> </w:t>
      </w:r>
    </w:p>
    <w:p w14:paraId="01F3FDD6" w14:textId="77777777" w:rsidR="00852889" w:rsidRDefault="00852889" w:rsidP="00852889">
      <w:pPr>
        <w:pStyle w:val="bCHARACTER"/>
        <w:rPr>
          <w:ins w:id="1781" w:author="Copy Editor" w:date="2026-10-04T20:33:00Z" w16du:dateUtc="2026-10-04T17:33:00Z"/>
        </w:rPr>
      </w:pPr>
      <w:ins w:id="1782" w:author="Copy Editor" w:date="2026-10-04T20:33:00Z" w16du:dateUtc="2026-10-04T17:33:00Z">
        <w:r w:rsidRPr="007C177F">
          <w:t>RICHARD (V.O.)</w:t>
        </w:r>
      </w:ins>
    </w:p>
    <w:p w14:paraId="375A9CF5" w14:textId="77777777" w:rsidR="00A04399" w:rsidRDefault="007C0FF3">
      <w:pPr>
        <w:pStyle w:val="bdialogue"/>
        <w:rPr>
          <w:ins w:id="1783" w:author="Copy Editor" w:date="2026-10-04T20:34:00Z" w16du:dateUtc="2026-10-04T17:34:00Z"/>
        </w:rPr>
        <w:pPrChange w:id="1784" w:author="Copy Editor" w:date="2026-10-04T20:34:00Z" w16du:dateUtc="2026-10-04T17:34:00Z">
          <w:pPr>
            <w:pStyle w:val="body"/>
          </w:pPr>
        </w:pPrChange>
      </w:pPr>
      <w:r>
        <w:t xml:space="preserve">A bed was made for her in the garage, but she didn’t like it and moved it to the other side of </w:t>
      </w:r>
      <w:r w:rsidR="00CB1EF2">
        <w:t xml:space="preserve">the garage. </w:t>
      </w:r>
    </w:p>
    <w:p w14:paraId="1F300D3B" w14:textId="77777777" w:rsidR="00FA46C2" w:rsidRDefault="007C0FF3">
      <w:pPr>
        <w:pStyle w:val="bdialogue"/>
        <w:rPr>
          <w:ins w:id="1785" w:author="Copy Editor" w:date="2026-10-04T20:34:00Z" w16du:dateUtc="2026-10-04T17:34:00Z"/>
        </w:rPr>
        <w:pPrChange w:id="1786" w:author="Copy Editor" w:date="2026-10-04T20:34:00Z" w16du:dateUtc="2026-10-04T17:34:00Z">
          <w:pPr>
            <w:pStyle w:val="body"/>
          </w:pPr>
        </w:pPrChange>
      </w:pPr>
      <w:r>
        <w:t xml:space="preserve">She had her </w:t>
      </w:r>
      <w:r w:rsidR="00CB1EF2">
        <w:t>pups,</w:t>
      </w:r>
      <w:r>
        <w:t xml:space="preserve"> and David knew what would be good for me, though I did </w:t>
      </w:r>
      <w:r w:rsidR="00CB1EF2">
        <w:t xml:space="preserve">not. </w:t>
      </w:r>
    </w:p>
    <w:p w14:paraId="2853ED3C" w14:textId="77777777" w:rsidR="00FA46C2" w:rsidRPr="00FA46C2" w:rsidRDefault="00FA46C2" w:rsidP="00FA46C2">
      <w:pPr>
        <w:pStyle w:val="body"/>
        <w:rPr>
          <w:ins w:id="1787" w:author="Copy Editor" w:date="2026-10-04T20:35:00Z"/>
          <w:lang w:val="en-US"/>
        </w:rPr>
      </w:pPr>
      <w:ins w:id="1788" w:author="Copy Editor" w:date="2026-10-04T20:35:00Z">
        <w:r w:rsidRPr="00FA46C2">
          <w:rPr>
            <w:lang w:val="en-US"/>
          </w:rPr>
          <w:lastRenderedPageBreak/>
          <w:t>David offers Richard one of the puppies.</w:t>
        </w:r>
      </w:ins>
    </w:p>
    <w:p w14:paraId="36C0D237" w14:textId="77777777" w:rsidR="00FA46C2" w:rsidRPr="00FA46C2" w:rsidRDefault="00FA46C2" w:rsidP="00FA46C2">
      <w:pPr>
        <w:pStyle w:val="body"/>
        <w:rPr>
          <w:ins w:id="1789" w:author="Copy Editor" w:date="2026-10-04T20:35:00Z"/>
          <w:lang w:val="en-US"/>
        </w:rPr>
      </w:pPr>
      <w:ins w:id="1790" w:author="Copy Editor" w:date="2026-10-04T20:35:00Z">
        <w:r w:rsidRPr="00FA46C2">
          <w:rPr>
            <w:lang w:val="en-US"/>
          </w:rPr>
          <w:t>Richard hesitates.</w:t>
        </w:r>
      </w:ins>
    </w:p>
    <w:p w14:paraId="6B35DF7A" w14:textId="77777777" w:rsidR="00FA46C2" w:rsidRDefault="00FA46C2" w:rsidP="00FA46C2">
      <w:pPr>
        <w:pStyle w:val="bCHARACTER"/>
        <w:rPr>
          <w:ins w:id="1791" w:author="Copy Editor" w:date="2026-10-04T20:35:00Z" w16du:dateUtc="2026-10-04T17:35:00Z"/>
        </w:rPr>
      </w:pPr>
      <w:ins w:id="1792" w:author="Copy Editor" w:date="2026-10-04T20:35:00Z" w16du:dateUtc="2026-10-04T17:35:00Z">
        <w:r w:rsidRPr="007C177F">
          <w:t>RICHARD (V.O.)</w:t>
        </w:r>
      </w:ins>
    </w:p>
    <w:p w14:paraId="10507A7B" w14:textId="77777777" w:rsidR="00FA46C2" w:rsidRDefault="007C0FF3">
      <w:pPr>
        <w:pStyle w:val="bdialogue"/>
        <w:rPr>
          <w:ins w:id="1793" w:author="Copy Editor" w:date="2026-10-04T20:35:00Z" w16du:dateUtc="2026-10-04T17:35:00Z"/>
        </w:rPr>
        <w:pPrChange w:id="1794" w:author="Copy Editor" w:date="2026-10-04T20:35:00Z" w16du:dateUtc="2026-10-04T17:35:00Z">
          <w:pPr>
            <w:pStyle w:val="body"/>
          </w:pPr>
        </w:pPrChange>
      </w:pPr>
      <w:r>
        <w:t xml:space="preserve">He offered me </w:t>
      </w:r>
      <w:r w:rsidR="00B842E3">
        <w:t>one,</w:t>
      </w:r>
      <w:r>
        <w:t xml:space="preserve"> but I wasn’t ready for such a </w:t>
      </w:r>
      <w:r w:rsidR="00CB1EF2">
        <w:t xml:space="preserve">commitment. </w:t>
      </w:r>
    </w:p>
    <w:p w14:paraId="1C3ADD18" w14:textId="77777777" w:rsidR="003E4E03" w:rsidRPr="003E4E03" w:rsidRDefault="003E4E03" w:rsidP="003E4E03">
      <w:pPr>
        <w:pStyle w:val="body"/>
        <w:rPr>
          <w:ins w:id="1795" w:author="Copy Editor" w:date="2026-10-04T20:35:00Z"/>
          <w:lang w:val="en-US"/>
        </w:rPr>
      </w:pPr>
      <w:ins w:id="1796" w:author="Copy Editor" w:date="2026-10-04T20:35:00Z">
        <w:r w:rsidRPr="003E4E03">
          <w:rPr>
            <w:lang w:val="en-US"/>
          </w:rPr>
          <w:t>David finds homes for the other puppies.</w:t>
        </w:r>
      </w:ins>
    </w:p>
    <w:p w14:paraId="1940A468" w14:textId="77777777" w:rsidR="003E4E03" w:rsidRPr="003E4E03" w:rsidRDefault="003E4E03" w:rsidP="003E4E03">
      <w:pPr>
        <w:pStyle w:val="body"/>
        <w:rPr>
          <w:ins w:id="1797" w:author="Copy Editor" w:date="2026-10-04T20:35:00Z"/>
          <w:lang w:val="en-US"/>
        </w:rPr>
      </w:pPr>
      <w:ins w:id="1798" w:author="Copy Editor" w:date="2026-10-04T20:35:00Z">
        <w:r w:rsidRPr="003E4E03">
          <w:rPr>
            <w:lang w:val="en-US"/>
          </w:rPr>
          <w:t>One puppy remains.</w:t>
        </w:r>
      </w:ins>
    </w:p>
    <w:p w14:paraId="7B68860C" w14:textId="77777777" w:rsidR="003E4E03" w:rsidRDefault="003E4E03" w:rsidP="003E4E03">
      <w:pPr>
        <w:pStyle w:val="bCHARACTER"/>
        <w:rPr>
          <w:ins w:id="1799" w:author="Copy Editor" w:date="2026-10-04T20:35:00Z" w16du:dateUtc="2026-10-04T17:35:00Z"/>
        </w:rPr>
      </w:pPr>
      <w:ins w:id="1800" w:author="Copy Editor" w:date="2026-10-04T20:35:00Z" w16du:dateUtc="2026-10-04T17:35:00Z">
        <w:r w:rsidRPr="007C177F">
          <w:t>RICHARD (V.O.)</w:t>
        </w:r>
      </w:ins>
    </w:p>
    <w:p w14:paraId="54EBEC6C" w14:textId="77777777" w:rsidR="003E4E03" w:rsidRDefault="007C0FF3" w:rsidP="003E4E03">
      <w:pPr>
        <w:pStyle w:val="bdialogue"/>
        <w:rPr>
          <w:ins w:id="1801" w:author="Copy Editor" w:date="2026-10-04T20:36:00Z" w16du:dateUtc="2026-10-04T17:36:00Z"/>
        </w:rPr>
      </w:pPr>
      <w:r>
        <w:t xml:space="preserve">He found homes for all the </w:t>
      </w:r>
      <w:r w:rsidR="00CB1EF2">
        <w:t>others,</w:t>
      </w:r>
      <w:r>
        <w:t xml:space="preserve"> but one never did find a </w:t>
      </w:r>
      <w:r w:rsidR="00CB1EF2">
        <w:t>home,</w:t>
      </w:r>
      <w:r>
        <w:t xml:space="preserve"> and she </w:t>
      </w:r>
      <w:r w:rsidR="00CB1EF2">
        <w:t xml:space="preserve">stayed. </w:t>
      </w:r>
    </w:p>
    <w:p w14:paraId="62EDACB3" w14:textId="2B055892" w:rsidR="001A7EB2" w:rsidRDefault="001A7EB2" w:rsidP="001A7EB2">
      <w:pPr>
        <w:pStyle w:val="aSCENEHEAD"/>
        <w:rPr>
          <w:ins w:id="1802" w:author="Copy Editor" w:date="2026-10-04T20:36:00Z" w16du:dateUtc="2026-10-04T17:36:00Z"/>
        </w:rPr>
      </w:pPr>
      <w:ins w:id="1803" w:author="Copy Editor" w:date="2026-10-04T20:36:00Z">
        <w:r w:rsidRPr="001A7EB2">
          <w:t>EXT. FARM – DAY</w:t>
        </w:r>
      </w:ins>
    </w:p>
    <w:p w14:paraId="4017F5BF" w14:textId="3ED3B568" w:rsidR="001A7EB2" w:rsidRDefault="001A7EB2" w:rsidP="001A7EB2">
      <w:pPr>
        <w:pStyle w:val="body"/>
        <w:rPr>
          <w:ins w:id="1804" w:author="Copy Editor" w:date="2026-10-04T20:36:00Z" w16du:dateUtc="2026-10-04T17:36:00Z"/>
        </w:rPr>
      </w:pPr>
      <w:ins w:id="1805" w:author="Copy Editor" w:date="2026-10-04T20:36:00Z">
        <w:r w:rsidRPr="001A7EB2">
          <w:t>Richard takes the young dog towards the sheep.</w:t>
        </w:r>
      </w:ins>
    </w:p>
    <w:p w14:paraId="14CC5A8E" w14:textId="77777777" w:rsidR="001A7EB2" w:rsidRDefault="001A7EB2" w:rsidP="001A7EB2">
      <w:pPr>
        <w:pStyle w:val="bCHARACTER"/>
        <w:rPr>
          <w:ins w:id="1806" w:author="Copy Editor" w:date="2026-10-04T20:36:00Z" w16du:dateUtc="2026-10-04T17:36:00Z"/>
        </w:rPr>
      </w:pPr>
      <w:ins w:id="1807" w:author="Copy Editor" w:date="2026-10-04T20:36:00Z" w16du:dateUtc="2026-10-04T17:36:00Z">
        <w:r w:rsidRPr="007C177F">
          <w:t>RICHARD (V.O.)</w:t>
        </w:r>
      </w:ins>
    </w:p>
    <w:p w14:paraId="5E4BDC23" w14:textId="6AA84856" w:rsidR="003439BF" w:rsidRDefault="007C0FF3" w:rsidP="001A7EB2">
      <w:pPr>
        <w:pStyle w:val="bdialogue"/>
        <w:rPr>
          <w:ins w:id="1808" w:author="Copy Editor" w:date="2026-10-04T20:37:00Z" w16du:dateUtc="2026-10-04T17:37:00Z"/>
        </w:rPr>
      </w:pPr>
      <w:r>
        <w:t>Then he told me to show her to some sheep.</w:t>
      </w:r>
    </w:p>
    <w:p w14:paraId="45E98401" w14:textId="3C4517B1" w:rsidR="001A7EB2" w:rsidRDefault="001A7EB2">
      <w:pPr>
        <w:pStyle w:val="bCHARACTER"/>
        <w:pPrChange w:id="1809" w:author="Copy Editor" w:date="2026-10-04T20:37:00Z" w16du:dateUtc="2026-10-04T17:37:00Z">
          <w:pPr>
            <w:pStyle w:val="body"/>
          </w:pPr>
        </w:pPrChange>
      </w:pPr>
      <w:ins w:id="1810" w:author="Copy Editor" w:date="2026-10-04T20:37:00Z" w16du:dateUtc="2026-10-04T17:37:00Z">
        <w:r w:rsidRPr="007C177F">
          <w:t>RICHARD</w:t>
        </w:r>
      </w:ins>
    </w:p>
    <w:p w14:paraId="5E4BDC24" w14:textId="4F990042" w:rsidR="003439BF" w:rsidDel="00781B9E" w:rsidRDefault="007C0FF3" w:rsidP="004B3D80">
      <w:pPr>
        <w:pStyle w:val="bdialogue"/>
        <w:rPr>
          <w:del w:id="1811" w:author="Copy Editor" w:date="2026-10-04T20:37:00Z" w16du:dateUtc="2026-10-04T17:37:00Z"/>
        </w:rPr>
      </w:pPr>
      <w:del w:id="1812" w:author="Copy Editor" w:date="2026-10-04T20:37:00Z" w16du:dateUtc="2026-10-04T17:37:00Z">
        <w:r w:rsidRPr="00191B62" w:rsidDel="00781B9E">
          <w:delText>“</w:delText>
        </w:r>
      </w:del>
      <w:r w:rsidRPr="00191B62">
        <w:t xml:space="preserve">What’s the </w:t>
      </w:r>
      <w:r w:rsidR="00B842E3" w:rsidRPr="00191B62">
        <w:t>point?</w:t>
      </w:r>
      <w:r w:rsidRPr="00191B62">
        <w:t xml:space="preserve"> I won’t be keeping </w:t>
      </w:r>
      <w:r w:rsidR="00B842E3" w:rsidRPr="00191B62">
        <w:t>her.</w:t>
      </w:r>
      <w:del w:id="1813" w:author="Copy Editor" w:date="2026-10-04T20:37:00Z" w16du:dateUtc="2026-10-04T17:37:00Z">
        <w:r w:rsidR="00B842E3" w:rsidRPr="00191B62" w:rsidDel="00781B9E">
          <w:delText>"</w:delText>
        </w:r>
      </w:del>
    </w:p>
    <w:p w14:paraId="26BFE654" w14:textId="77777777" w:rsidR="00781B9E" w:rsidRPr="00191B62" w:rsidRDefault="00781B9E" w:rsidP="004B3D80">
      <w:pPr>
        <w:pStyle w:val="bdialogue"/>
        <w:rPr>
          <w:ins w:id="1814" w:author="Copy Editor" w:date="2026-10-04T20:38:00Z" w16du:dateUtc="2026-10-04T17:38:00Z"/>
        </w:rPr>
      </w:pPr>
    </w:p>
    <w:p w14:paraId="63A98154" w14:textId="47E87C85" w:rsidR="00781B9E" w:rsidRDefault="00781B9E">
      <w:pPr>
        <w:pStyle w:val="bCHARACTER"/>
        <w:rPr>
          <w:ins w:id="1815" w:author="Copy Editor" w:date="2026-10-04T20:37:00Z" w16du:dateUtc="2026-10-04T17:37:00Z"/>
        </w:rPr>
        <w:pPrChange w:id="1816" w:author="Copy Editor" w:date="2026-10-04T20:38:00Z" w16du:dateUtc="2026-10-04T17:38:00Z">
          <w:pPr>
            <w:pStyle w:val="bdialogue"/>
          </w:pPr>
        </w:pPrChange>
      </w:pPr>
      <w:ins w:id="1817" w:author="Copy Editor" w:date="2026-10-04T20:38:00Z">
        <w:r w:rsidRPr="00781B9E">
          <w:t>DAVID</w:t>
        </w:r>
      </w:ins>
    </w:p>
    <w:p w14:paraId="63C61766" w14:textId="77777777" w:rsidR="00781B9E" w:rsidRDefault="007C0FF3" w:rsidP="004B3D80">
      <w:pPr>
        <w:pStyle w:val="bdialogue"/>
        <w:rPr>
          <w:ins w:id="1818" w:author="Copy Editor" w:date="2026-10-04T20:38:00Z" w16du:dateUtc="2026-10-04T17:38:00Z"/>
        </w:rPr>
      </w:pPr>
      <w:del w:id="1819" w:author="Copy Editor" w:date="2026-10-04T20:37:00Z" w16du:dateUtc="2026-10-04T17:37:00Z">
        <w:r w:rsidRPr="00191B62" w:rsidDel="00781B9E">
          <w:delText>“</w:delText>
        </w:r>
      </w:del>
      <w:r w:rsidRPr="00191B62">
        <w:t xml:space="preserve">Never mind about </w:t>
      </w:r>
      <w:r w:rsidR="00B842E3" w:rsidRPr="00191B62">
        <w:t xml:space="preserve">that. </w:t>
      </w:r>
      <w:r w:rsidRPr="00191B62">
        <w:t xml:space="preserve">She might be </w:t>
      </w:r>
      <w:r w:rsidR="00B842E3" w:rsidRPr="00191B62">
        <w:t>ready;</w:t>
      </w:r>
      <w:r w:rsidRPr="00191B62">
        <w:t xml:space="preserve"> show her some </w:t>
      </w:r>
      <w:r w:rsidR="00B842E3" w:rsidRPr="00191B62">
        <w:t xml:space="preserve">sheep. </w:t>
      </w:r>
    </w:p>
    <w:p w14:paraId="5779A091" w14:textId="77777777" w:rsidR="0008151C" w:rsidRPr="0008151C" w:rsidRDefault="0008151C">
      <w:pPr>
        <w:pStyle w:val="body"/>
        <w:rPr>
          <w:ins w:id="1820" w:author="Copy Editor" w:date="2026-10-04T20:38:00Z"/>
          <w:lang w:val="en-US"/>
        </w:rPr>
        <w:pPrChange w:id="1821" w:author="Copy Editor" w:date="2026-10-04T20:39:00Z" w16du:dateUtc="2026-10-04T17:39:00Z">
          <w:pPr>
            <w:pStyle w:val="bdialogue"/>
          </w:pPr>
        </w:pPrChange>
      </w:pPr>
      <w:ins w:id="1822" w:author="Copy Editor" w:date="2026-10-04T20:38:00Z">
        <w:r w:rsidRPr="0008151C">
          <w:rPr>
            <w:lang w:val="en-US"/>
          </w:rPr>
          <w:t>Richard does as he is told.</w:t>
        </w:r>
      </w:ins>
    </w:p>
    <w:p w14:paraId="7011BB41" w14:textId="77777777" w:rsidR="0008151C" w:rsidRPr="0008151C" w:rsidRDefault="0008151C">
      <w:pPr>
        <w:pStyle w:val="body"/>
        <w:rPr>
          <w:ins w:id="1823" w:author="Copy Editor" w:date="2026-10-04T20:38:00Z"/>
          <w:lang w:val="en-US"/>
        </w:rPr>
        <w:pPrChange w:id="1824" w:author="Copy Editor" w:date="2026-10-04T20:39:00Z" w16du:dateUtc="2026-10-04T17:39:00Z">
          <w:pPr>
            <w:pStyle w:val="bdialogue"/>
          </w:pPr>
        </w:pPrChange>
      </w:pPr>
      <w:ins w:id="1825" w:author="Copy Editor" w:date="2026-10-04T20:38:00Z">
        <w:r w:rsidRPr="0008151C">
          <w:rPr>
            <w:lang w:val="en-US"/>
          </w:rPr>
          <w:t>The dog approaches the sheep.</w:t>
        </w:r>
      </w:ins>
    </w:p>
    <w:p w14:paraId="7349B1FC" w14:textId="77777777" w:rsidR="0008151C" w:rsidRPr="0008151C" w:rsidRDefault="0008151C">
      <w:pPr>
        <w:pStyle w:val="body"/>
        <w:rPr>
          <w:ins w:id="1826" w:author="Copy Editor" w:date="2026-10-04T20:38:00Z"/>
          <w:lang w:val="en-US"/>
        </w:rPr>
        <w:pPrChange w:id="1827" w:author="Copy Editor" w:date="2026-10-04T20:39:00Z" w16du:dateUtc="2026-10-04T17:39:00Z">
          <w:pPr>
            <w:pStyle w:val="bdialogue"/>
          </w:pPr>
        </w:pPrChange>
      </w:pPr>
      <w:ins w:id="1828" w:author="Copy Editor" w:date="2026-10-04T20:38:00Z">
        <w:r w:rsidRPr="0008151C">
          <w:rPr>
            <w:lang w:val="en-US"/>
          </w:rPr>
          <w:t>She runs around them, then hesitates.</w:t>
        </w:r>
      </w:ins>
    </w:p>
    <w:p w14:paraId="081FAEDC" w14:textId="77777777" w:rsidR="0008151C" w:rsidRDefault="0008151C" w:rsidP="0008151C">
      <w:pPr>
        <w:pStyle w:val="bCHARACTER"/>
        <w:rPr>
          <w:ins w:id="1829" w:author="Copy Editor" w:date="2026-10-04T20:39:00Z" w16du:dateUtc="2026-10-04T17:39:00Z"/>
        </w:rPr>
      </w:pPr>
      <w:ins w:id="1830" w:author="Copy Editor" w:date="2026-10-04T20:39:00Z" w16du:dateUtc="2026-10-04T17:39:00Z">
        <w:r w:rsidRPr="007C177F">
          <w:t>RICHARD (V.O.)</w:t>
        </w:r>
      </w:ins>
    </w:p>
    <w:p w14:paraId="506C45B7" w14:textId="021C3BB3" w:rsidR="0008151C" w:rsidRDefault="00B842E3" w:rsidP="004B3D80">
      <w:pPr>
        <w:pStyle w:val="bdialogue"/>
        <w:rPr>
          <w:ins w:id="1831" w:author="Copy Editor" w:date="2026-10-04T20:39:00Z" w16du:dateUtc="2026-10-04T17:39:00Z"/>
        </w:rPr>
      </w:pPr>
      <w:del w:id="1832" w:author="Copy Editor" w:date="2026-10-04T20:38:00Z" w16du:dateUtc="2026-10-04T17:38:00Z">
        <w:r w:rsidRPr="00191B62" w:rsidDel="00781B9E">
          <w:delText>"</w:delText>
        </w:r>
      </w:del>
      <w:r w:rsidRPr="00191B62">
        <w:t>I</w:t>
      </w:r>
      <w:r w:rsidR="007C0FF3" w:rsidRPr="00191B62">
        <w:t xml:space="preserve"> did as I was </w:t>
      </w:r>
      <w:r w:rsidRPr="00191B62">
        <w:t xml:space="preserve">told. </w:t>
      </w:r>
    </w:p>
    <w:p w14:paraId="063296D8" w14:textId="0AEE0864" w:rsidR="00C11A9A" w:rsidRDefault="00C11A9A">
      <w:pPr>
        <w:pStyle w:val="bCHARACTER"/>
        <w:rPr>
          <w:ins w:id="1833" w:author="Copy Editor" w:date="2026-10-04T20:38:00Z" w16du:dateUtc="2026-10-04T17:38:00Z"/>
        </w:rPr>
        <w:pPrChange w:id="1834" w:author="Copy Editor" w:date="2026-10-04T20:39:00Z" w16du:dateUtc="2026-10-04T17:39:00Z">
          <w:pPr>
            <w:pStyle w:val="bdialogue"/>
          </w:pPr>
        </w:pPrChange>
      </w:pPr>
      <w:ins w:id="1835" w:author="Copy Editor" w:date="2026-10-04T20:39:00Z">
        <w:r w:rsidRPr="00C11A9A">
          <w:t>DAVID</w:t>
        </w:r>
      </w:ins>
    </w:p>
    <w:p w14:paraId="5E4BDC25" w14:textId="1D566068" w:rsidR="003439BF" w:rsidRPr="00191B62" w:rsidRDefault="007C0FF3" w:rsidP="004B3D80">
      <w:pPr>
        <w:pStyle w:val="bdialogue"/>
      </w:pPr>
      <w:del w:id="1836" w:author="Copy Editor" w:date="2026-10-04T20:39:00Z" w16du:dateUtc="2026-10-04T17:39:00Z">
        <w:r w:rsidRPr="00191B62" w:rsidDel="00C11A9A">
          <w:delText>“</w:delText>
        </w:r>
      </w:del>
      <w:r w:rsidRPr="00191B62">
        <w:t>Well, what happened?</w:t>
      </w:r>
      <w:del w:id="1837" w:author="Copy Editor" w:date="2026-10-04T20:39:00Z" w16du:dateUtc="2026-10-04T17:39:00Z">
        <w:r w:rsidRPr="00191B62" w:rsidDel="00C11A9A">
          <w:delText>”</w:delText>
        </w:r>
      </w:del>
    </w:p>
    <w:p w14:paraId="780D2AD4" w14:textId="7465451C" w:rsidR="00C11A9A" w:rsidRDefault="00C11A9A">
      <w:pPr>
        <w:pStyle w:val="bCHARACTER"/>
        <w:rPr>
          <w:ins w:id="1838" w:author="Copy Editor" w:date="2026-10-04T20:39:00Z" w16du:dateUtc="2026-10-04T17:39:00Z"/>
        </w:rPr>
        <w:pPrChange w:id="1839" w:author="Copy Editor" w:date="2026-10-04T20:39:00Z" w16du:dateUtc="2026-10-04T17:39:00Z">
          <w:pPr>
            <w:pStyle w:val="bdialogue"/>
          </w:pPr>
        </w:pPrChange>
      </w:pPr>
      <w:ins w:id="1840" w:author="Copy Editor" w:date="2026-10-04T20:39:00Z">
        <w:r w:rsidRPr="00C11A9A">
          <w:t>RICHARD</w:t>
        </w:r>
      </w:ins>
    </w:p>
    <w:p w14:paraId="67FA185A" w14:textId="77777777" w:rsidR="00F6118A" w:rsidRDefault="007C0FF3" w:rsidP="004B3D80">
      <w:pPr>
        <w:pStyle w:val="bdialogue"/>
        <w:rPr>
          <w:ins w:id="1841" w:author="Copy Editor" w:date="2026-10-04T20:40:00Z" w16du:dateUtc="2026-10-04T17:40:00Z"/>
        </w:rPr>
      </w:pPr>
      <w:del w:id="1842" w:author="Copy Editor" w:date="2026-10-04T20:39:00Z" w16du:dateUtc="2026-10-04T17:39:00Z">
        <w:r w:rsidRPr="00191B62" w:rsidDel="00C11A9A">
          <w:delText>“</w:delText>
        </w:r>
      </w:del>
      <w:r w:rsidRPr="00191B62">
        <w:t xml:space="preserve">She was very </w:t>
      </w:r>
      <w:r w:rsidR="00B842E3" w:rsidRPr="00191B62">
        <w:t>interested and</w:t>
      </w:r>
      <w:r w:rsidRPr="00191B62">
        <w:t xml:space="preserve"> tried to run round them but </w:t>
      </w:r>
      <w:r w:rsidRPr="00191B62">
        <w:lastRenderedPageBreak/>
        <w:t>then was worried she might not be supposed to.</w:t>
      </w:r>
    </w:p>
    <w:p w14:paraId="5E4BDC26" w14:textId="7280574A" w:rsidR="003439BF" w:rsidRPr="00191B62" w:rsidRDefault="00F6118A">
      <w:pPr>
        <w:pStyle w:val="bCHARACTER"/>
        <w:pPrChange w:id="1843" w:author="Copy Editor" w:date="2026-10-04T20:40:00Z" w16du:dateUtc="2026-10-04T17:40:00Z">
          <w:pPr>
            <w:pStyle w:val="bdialogue"/>
          </w:pPr>
        </w:pPrChange>
      </w:pPr>
      <w:ins w:id="1844" w:author="Copy Editor" w:date="2026-10-04T20:40:00Z">
        <w:r w:rsidRPr="00F6118A">
          <w:t>DAVID</w:t>
        </w:r>
      </w:ins>
      <w:del w:id="1845" w:author="Copy Editor" w:date="2026-10-04T20:40:00Z" w16du:dateUtc="2026-10-04T17:40:00Z">
        <w:r w:rsidR="007C0FF3" w:rsidRPr="00191B62" w:rsidDel="00C11A9A">
          <w:delText>”</w:delText>
        </w:r>
      </w:del>
      <w:r w:rsidR="007C0FF3" w:rsidRPr="00191B62">
        <w:t xml:space="preserve"> </w:t>
      </w:r>
    </w:p>
    <w:p w14:paraId="5E4BDC27" w14:textId="346F693F" w:rsidR="003439BF" w:rsidRDefault="007C0FF3" w:rsidP="004B3D80">
      <w:pPr>
        <w:pStyle w:val="bdialogue"/>
        <w:rPr>
          <w:ins w:id="1846" w:author="Copy Editor" w:date="2026-10-04T20:40:00Z" w16du:dateUtc="2026-10-04T17:40:00Z"/>
        </w:rPr>
      </w:pPr>
      <w:del w:id="1847" w:author="Copy Editor" w:date="2026-10-04T20:40:00Z" w16du:dateUtc="2026-10-04T17:40:00Z">
        <w:r w:rsidRPr="00191B62" w:rsidDel="00F6118A">
          <w:delText>“</w:delText>
        </w:r>
      </w:del>
      <w:r w:rsidRPr="00191B62">
        <w:t xml:space="preserve">Aye, she’s </w:t>
      </w:r>
      <w:r w:rsidR="00B842E3" w:rsidRPr="00191B62">
        <w:t xml:space="preserve">ready. </w:t>
      </w:r>
      <w:r w:rsidRPr="00191B62">
        <w:t>Now this is what you do.</w:t>
      </w:r>
      <w:del w:id="1848" w:author="Copy Editor" w:date="2026-10-04T20:40:00Z" w16du:dateUtc="2026-10-04T17:40:00Z">
        <w:r w:rsidRPr="00191B62" w:rsidDel="00F6118A">
          <w:delText>”</w:delText>
        </w:r>
      </w:del>
    </w:p>
    <w:p w14:paraId="2C67C2BE" w14:textId="5F890A3D" w:rsidR="00F6118A" w:rsidDel="00840A57" w:rsidRDefault="00840A57" w:rsidP="004B3D80">
      <w:pPr>
        <w:pStyle w:val="bdialogue"/>
        <w:rPr>
          <w:del w:id="1849" w:author="Copy Editor" w:date="2026-10-04T20:40:00Z" w16du:dateUtc="2026-10-04T17:40:00Z"/>
        </w:rPr>
      </w:pPr>
      <w:ins w:id="1850" w:author="Copy Editor" w:date="2026-10-04T20:40:00Z">
        <w:r w:rsidRPr="00840A57">
          <w:t>RICHARD</w:t>
        </w:r>
      </w:ins>
    </w:p>
    <w:p w14:paraId="1FD41E5B" w14:textId="77777777" w:rsidR="00840A57" w:rsidRPr="00191B62" w:rsidRDefault="00840A57">
      <w:pPr>
        <w:pStyle w:val="bCHARACTER"/>
        <w:rPr>
          <w:ins w:id="1851" w:author="Copy Editor" w:date="2026-10-04T20:40:00Z" w16du:dateUtc="2026-10-04T17:40:00Z"/>
        </w:rPr>
        <w:pPrChange w:id="1852" w:author="Copy Editor" w:date="2026-10-04T20:40:00Z" w16du:dateUtc="2026-10-04T17:40:00Z">
          <w:pPr>
            <w:pStyle w:val="bdialogue"/>
          </w:pPr>
        </w:pPrChange>
      </w:pPr>
    </w:p>
    <w:p w14:paraId="5E4BDC28" w14:textId="20A80179" w:rsidR="003439BF" w:rsidRDefault="007C0FF3" w:rsidP="004B3D80">
      <w:pPr>
        <w:pStyle w:val="bdialogue"/>
        <w:rPr>
          <w:ins w:id="1853" w:author="Copy Editor" w:date="2026-10-04T20:41:00Z" w16du:dateUtc="2026-10-04T17:41:00Z"/>
        </w:rPr>
      </w:pPr>
      <w:del w:id="1854" w:author="Copy Editor" w:date="2026-10-04T20:40:00Z" w16du:dateUtc="2026-10-04T17:40:00Z">
        <w:r w:rsidRPr="00191B62" w:rsidDel="00F6118A">
          <w:delText>“</w:delText>
        </w:r>
      </w:del>
      <w:r w:rsidRPr="00191B62">
        <w:t xml:space="preserve">But what’s the </w:t>
      </w:r>
      <w:r w:rsidR="00B842E3" w:rsidRPr="00191B62">
        <w:t xml:space="preserve">point? </w:t>
      </w:r>
      <w:r w:rsidRPr="00191B62">
        <w:t xml:space="preserve">I won’t be keeping </w:t>
      </w:r>
      <w:r w:rsidR="00B842E3" w:rsidRPr="00191B62">
        <w:t>her.</w:t>
      </w:r>
      <w:del w:id="1855" w:author="Copy Editor" w:date="2026-10-04T20:40:00Z" w16du:dateUtc="2026-10-04T17:40:00Z">
        <w:r w:rsidR="00B842E3" w:rsidRPr="00191B62" w:rsidDel="00F6118A">
          <w:delText>"</w:delText>
        </w:r>
      </w:del>
    </w:p>
    <w:p w14:paraId="334BE198" w14:textId="2A3C910D" w:rsidR="00840A57" w:rsidRPr="00191B62" w:rsidRDefault="00840A57">
      <w:pPr>
        <w:pStyle w:val="bCHARACTER"/>
        <w:pPrChange w:id="1856" w:author="Copy Editor" w:date="2026-10-04T20:41:00Z" w16du:dateUtc="2026-10-04T17:41:00Z">
          <w:pPr>
            <w:pStyle w:val="bdialogue"/>
          </w:pPr>
        </w:pPrChange>
      </w:pPr>
      <w:ins w:id="1857" w:author="Copy Editor" w:date="2026-10-04T20:41:00Z">
        <w:r w:rsidRPr="00840A57">
          <w:t>DAVID</w:t>
        </w:r>
      </w:ins>
    </w:p>
    <w:p w14:paraId="5E4BDC29" w14:textId="4E1F6C97" w:rsidR="003439BF" w:rsidRDefault="007C0FF3" w:rsidP="004B3D80">
      <w:pPr>
        <w:pStyle w:val="bdialogue"/>
        <w:rPr>
          <w:ins w:id="1858" w:author="Copy Editor" w:date="2026-10-04T20:41:00Z" w16du:dateUtc="2026-10-04T17:41:00Z"/>
        </w:rPr>
      </w:pPr>
      <w:del w:id="1859" w:author="Copy Editor" w:date="2026-10-04T20:41:00Z" w16du:dateUtc="2026-10-04T17:41:00Z">
        <w:r w:rsidRPr="00191B62" w:rsidDel="00840A57">
          <w:delText>“</w:delText>
        </w:r>
      </w:del>
      <w:r w:rsidRPr="00191B62">
        <w:t>Never mind about that.</w:t>
      </w:r>
      <w:del w:id="1860" w:author="Copy Editor" w:date="2026-10-04T20:41:00Z" w16du:dateUtc="2026-10-04T17:41:00Z">
        <w:r w:rsidRPr="00191B62" w:rsidDel="00840A57">
          <w:delText>”</w:delText>
        </w:r>
      </w:del>
    </w:p>
    <w:p w14:paraId="3524F4AB" w14:textId="0A8E7C6A" w:rsidR="00060ADC" w:rsidRDefault="00060ADC" w:rsidP="00060ADC">
      <w:pPr>
        <w:pStyle w:val="body"/>
        <w:rPr>
          <w:ins w:id="1861" w:author="Copy Editor" w:date="2026-10-04T20:41:00Z" w16du:dateUtc="2026-10-04T17:41:00Z"/>
        </w:rPr>
      </w:pPr>
      <w:ins w:id="1862" w:author="Copy Editor" w:date="2026-10-04T20:41:00Z">
        <w:r w:rsidRPr="00060ADC">
          <w:t>Richard begins working with the dog.</w:t>
        </w:r>
      </w:ins>
    </w:p>
    <w:p w14:paraId="400E085D" w14:textId="77777777" w:rsidR="00060ADC" w:rsidRPr="00060ADC" w:rsidRDefault="00060ADC">
      <w:pPr>
        <w:pStyle w:val="aSCENEHEAD"/>
        <w:rPr>
          <w:ins w:id="1863" w:author="Copy Editor" w:date="2026-10-04T20:41:00Z"/>
          <w:lang w:val="en-US"/>
        </w:rPr>
        <w:pPrChange w:id="1864" w:author="Copy Editor" w:date="2026-10-04T20:41:00Z" w16du:dateUtc="2026-10-04T17:41:00Z">
          <w:pPr>
            <w:pStyle w:val="body"/>
          </w:pPr>
        </w:pPrChange>
      </w:pPr>
      <w:ins w:id="1865" w:author="Copy Editor" w:date="2026-10-04T20:41:00Z">
        <w:r w:rsidRPr="00060ADC">
          <w:rPr>
            <w:lang w:val="en-US"/>
          </w:rPr>
          <w:t>EXT. FARM – DAY</w:t>
        </w:r>
      </w:ins>
    </w:p>
    <w:p w14:paraId="7563A542" w14:textId="77777777" w:rsidR="00060ADC" w:rsidRPr="00060ADC" w:rsidRDefault="00060ADC" w:rsidP="00060ADC">
      <w:pPr>
        <w:pStyle w:val="body"/>
        <w:rPr>
          <w:ins w:id="1866" w:author="Copy Editor" w:date="2026-10-04T20:41:00Z"/>
          <w:lang w:val="en-US"/>
        </w:rPr>
      </w:pPr>
      <w:ins w:id="1867" w:author="Copy Editor" w:date="2026-10-04T20:41:00Z">
        <w:r w:rsidRPr="00060ADC">
          <w:rPr>
            <w:lang w:val="en-US"/>
          </w:rPr>
          <w:t>Richard works with the sheepdog.</w:t>
        </w:r>
      </w:ins>
    </w:p>
    <w:p w14:paraId="03A178C4" w14:textId="5A266A54" w:rsidR="00060ADC" w:rsidRPr="00191B62" w:rsidRDefault="00275035">
      <w:pPr>
        <w:pStyle w:val="bCHARACTER"/>
        <w:pPrChange w:id="1868" w:author="Copy Editor" w:date="2026-10-04T20:42:00Z" w16du:dateUtc="2026-10-04T17:42:00Z">
          <w:pPr>
            <w:pStyle w:val="bdialogue"/>
          </w:pPr>
        </w:pPrChange>
      </w:pPr>
      <w:ins w:id="1869" w:author="Copy Editor" w:date="2026-10-04T20:42:00Z" w16du:dateUtc="2026-10-04T17:42:00Z">
        <w:r>
          <w:t>R</w:t>
        </w:r>
      </w:ins>
      <w:ins w:id="1870" w:author="Copy Editor" w:date="2026-10-04T20:42:00Z">
        <w:r w:rsidRPr="00275035">
          <w:t>ICHARD (V.O.)</w:t>
        </w:r>
      </w:ins>
    </w:p>
    <w:p w14:paraId="15253E60" w14:textId="77777777" w:rsidR="00275035" w:rsidRDefault="007C0FF3">
      <w:pPr>
        <w:pStyle w:val="bdialogue"/>
        <w:rPr>
          <w:ins w:id="1871" w:author="Copy Editor" w:date="2026-10-04T20:42:00Z" w16du:dateUtc="2026-10-04T17:42:00Z"/>
        </w:rPr>
        <w:pPrChange w:id="1872" w:author="Copy Editor" w:date="2026-10-04T20:42:00Z" w16du:dateUtc="2026-10-04T17:42:00Z">
          <w:pPr>
            <w:pStyle w:val="body"/>
          </w:pPr>
        </w:pPrChange>
      </w:pPr>
      <w:r>
        <w:t xml:space="preserve">And </w:t>
      </w:r>
      <w:r w:rsidR="009C426A">
        <w:t>so,</w:t>
      </w:r>
      <w:r>
        <w:t xml:space="preserve"> it came about that I </w:t>
      </w:r>
      <w:r w:rsidR="009C426A">
        <w:t>learned</w:t>
      </w:r>
      <w:r>
        <w:t xml:space="preserve"> to train and work a sheepdog</w:t>
      </w:r>
      <w:ins w:id="1873" w:author="Copy Editor" w:date="2026-10-04T20:42:00Z" w16du:dateUtc="2026-10-04T17:42:00Z">
        <w:r w:rsidR="00275035">
          <w:t>.</w:t>
        </w:r>
      </w:ins>
    </w:p>
    <w:p w14:paraId="19BF0670" w14:textId="77777777" w:rsidR="007E4B8B" w:rsidRDefault="007C0FF3">
      <w:pPr>
        <w:pStyle w:val="bdialogue"/>
        <w:rPr>
          <w:ins w:id="1874" w:author="Copy Editor" w:date="2026-10-04T20:42:00Z" w16du:dateUtc="2026-10-04T17:42:00Z"/>
        </w:rPr>
        <w:pPrChange w:id="1875" w:author="Copy Editor" w:date="2026-10-04T20:42:00Z" w16du:dateUtc="2026-10-04T17:42:00Z">
          <w:pPr>
            <w:pStyle w:val="body"/>
          </w:pPr>
        </w:pPrChange>
      </w:pPr>
      <w:del w:id="1876" w:author="Copy Editor" w:date="2026-10-04T20:42:00Z" w16du:dateUtc="2026-10-04T17:42:00Z">
        <w:r w:rsidDel="00275035">
          <w:delText>, a</w:delText>
        </w:r>
      </w:del>
      <w:ins w:id="1877" w:author="Copy Editor" w:date="2026-10-04T20:42:00Z" w16du:dateUtc="2026-10-04T17:42:00Z">
        <w:r w:rsidR="00275035">
          <w:t>A</w:t>
        </w:r>
      </w:ins>
      <w:r>
        <w:t xml:space="preserve"> fabulous skill for a “Glasgow </w:t>
      </w:r>
      <w:r w:rsidR="009C426A">
        <w:t>Laddie,"</w:t>
      </w:r>
      <w:ins w:id="1878" w:author="Copy Editor" w:date="2026-10-04T20:42:00Z" w16du:dateUtc="2026-10-04T17:42:00Z">
        <w:r w:rsidR="007E4B8B">
          <w:t>.</w:t>
        </w:r>
      </w:ins>
    </w:p>
    <w:p w14:paraId="51D17B36" w14:textId="0F537F85" w:rsidR="007E4B8B" w:rsidRDefault="007E4B8B" w:rsidP="00B33299">
      <w:pPr>
        <w:pStyle w:val="body"/>
        <w:rPr>
          <w:ins w:id="1879" w:author="Copy Editor" w:date="2026-10-04T20:43:00Z" w16du:dateUtc="2026-10-04T17:43:00Z"/>
        </w:rPr>
      </w:pPr>
      <w:ins w:id="1880" w:author="Copy Editor" w:date="2026-10-04T20:42:00Z">
        <w:r w:rsidRPr="007E4B8B">
          <w:t>Richard walks the dog.</w:t>
        </w:r>
      </w:ins>
    </w:p>
    <w:p w14:paraId="7CE519B7" w14:textId="77777777" w:rsidR="007E4B8B" w:rsidRPr="00191B62" w:rsidRDefault="007E4B8B" w:rsidP="007E4B8B">
      <w:pPr>
        <w:pStyle w:val="bCHARACTER"/>
        <w:rPr>
          <w:ins w:id="1881" w:author="Copy Editor" w:date="2026-10-04T20:43:00Z" w16du:dateUtc="2026-10-04T17:43:00Z"/>
        </w:rPr>
      </w:pPr>
      <w:ins w:id="1882" w:author="Copy Editor" w:date="2026-10-04T20:43:00Z" w16du:dateUtc="2026-10-04T17:43:00Z">
        <w:r>
          <w:t>R</w:t>
        </w:r>
        <w:r w:rsidRPr="00275035">
          <w:t>ICHARD (V.O.)</w:t>
        </w:r>
      </w:ins>
    </w:p>
    <w:p w14:paraId="32B5E968" w14:textId="77777777" w:rsidR="007E4B8B" w:rsidRDefault="007C0FF3" w:rsidP="00243C5E">
      <w:pPr>
        <w:pStyle w:val="bdialogue"/>
        <w:rPr>
          <w:ins w:id="1883" w:author="Copy Editor" w:date="2026-10-04T20:43:00Z" w16du:dateUtc="2026-10-04T17:43:00Z"/>
        </w:rPr>
      </w:pPr>
      <w:del w:id="1884" w:author="Copy Editor" w:date="2026-10-04T20:42:00Z" w16du:dateUtc="2026-10-04T17:42:00Z">
        <w:r w:rsidDel="007E4B8B">
          <w:delText xml:space="preserve"> a</w:delText>
        </w:r>
      </w:del>
      <w:ins w:id="1885" w:author="Copy Editor" w:date="2026-10-04T20:42:00Z" w16du:dateUtc="2026-10-04T17:42:00Z">
        <w:r w:rsidR="007E4B8B">
          <w:t>A</w:t>
        </w:r>
      </w:ins>
      <w:r>
        <w:t xml:space="preserve">nd I grew to love </w:t>
      </w:r>
      <w:r w:rsidR="00B842E3">
        <w:t xml:space="preserve">her. </w:t>
      </w:r>
    </w:p>
    <w:p w14:paraId="369B651C" w14:textId="77777777" w:rsidR="00243C5E" w:rsidRPr="00243C5E" w:rsidRDefault="00243C5E">
      <w:pPr>
        <w:pStyle w:val="aSCENEHEAD"/>
        <w:rPr>
          <w:ins w:id="1886" w:author="Copy Editor" w:date="2026-10-04T20:43:00Z"/>
          <w:lang w:val="en-US"/>
        </w:rPr>
        <w:pPrChange w:id="1887" w:author="Copy Editor" w:date="2026-10-04T20:43:00Z" w16du:dateUtc="2026-10-04T17:43:00Z">
          <w:pPr>
            <w:pStyle w:val="bdialogue"/>
          </w:pPr>
        </w:pPrChange>
      </w:pPr>
      <w:ins w:id="1888" w:author="Copy Editor" w:date="2026-10-04T20:43:00Z">
        <w:r w:rsidRPr="00243C5E">
          <w:rPr>
            <w:lang w:val="en-US"/>
          </w:rPr>
          <w:t>EXT. COUNTRYSIDE – DAY</w:t>
        </w:r>
      </w:ins>
    </w:p>
    <w:p w14:paraId="0282C39C" w14:textId="77777777" w:rsidR="00243C5E" w:rsidRDefault="00243C5E" w:rsidP="00243C5E">
      <w:pPr>
        <w:pStyle w:val="body"/>
        <w:rPr>
          <w:ins w:id="1889" w:author="Copy Editor" w:date="2026-10-04T20:44:00Z" w16du:dateUtc="2026-10-04T17:44:00Z"/>
          <w:lang w:val="en-US"/>
        </w:rPr>
      </w:pPr>
      <w:ins w:id="1890" w:author="Copy Editor" w:date="2026-10-04T20:43:00Z">
        <w:r w:rsidRPr="00243C5E">
          <w:rPr>
            <w:lang w:val="en-US"/>
          </w:rPr>
          <w:t>Richard walks with the dog.</w:t>
        </w:r>
      </w:ins>
    </w:p>
    <w:p w14:paraId="17C55EC5" w14:textId="77777777" w:rsidR="005A6268" w:rsidRPr="00191B62" w:rsidRDefault="005A6268" w:rsidP="005A6268">
      <w:pPr>
        <w:pStyle w:val="bCHARACTER"/>
        <w:rPr>
          <w:ins w:id="1891" w:author="Copy Editor" w:date="2026-10-04T20:44:00Z" w16du:dateUtc="2026-10-04T17:44:00Z"/>
        </w:rPr>
      </w:pPr>
      <w:ins w:id="1892" w:author="Copy Editor" w:date="2026-10-04T20:44:00Z" w16du:dateUtc="2026-10-04T17:44:00Z">
        <w:r>
          <w:t>R</w:t>
        </w:r>
        <w:r w:rsidRPr="00275035">
          <w:t>ICHARD (V.O.)</w:t>
        </w:r>
      </w:ins>
    </w:p>
    <w:p w14:paraId="2346BDD3" w14:textId="77777777" w:rsidR="005A6268" w:rsidRDefault="007C0FF3">
      <w:pPr>
        <w:pStyle w:val="bdialogue"/>
        <w:rPr>
          <w:ins w:id="1893" w:author="Copy Editor" w:date="2026-10-04T20:44:00Z" w16du:dateUtc="2026-10-04T17:44:00Z"/>
        </w:rPr>
        <w:pPrChange w:id="1894" w:author="Copy Editor" w:date="2026-10-04T20:44:00Z" w16du:dateUtc="2026-10-04T17:44:00Z">
          <w:pPr>
            <w:pStyle w:val="body"/>
          </w:pPr>
        </w:pPrChange>
      </w:pPr>
      <w:r>
        <w:t xml:space="preserve">I walked her and got </w:t>
      </w:r>
      <w:r w:rsidR="00B842E3">
        <w:t>fitter and</w:t>
      </w:r>
      <w:r>
        <w:t xml:space="preserve"> began to grow into a man</w:t>
      </w:r>
      <w:ins w:id="1895" w:author="Copy Editor" w:date="2026-10-04T20:44:00Z" w16du:dateUtc="2026-10-04T17:44:00Z">
        <w:r w:rsidR="005A6268">
          <w:t>.</w:t>
        </w:r>
      </w:ins>
    </w:p>
    <w:p w14:paraId="3D9736DB" w14:textId="3B85C3B0" w:rsidR="005A6268" w:rsidRDefault="005A6268" w:rsidP="00B33299">
      <w:pPr>
        <w:pStyle w:val="body"/>
        <w:rPr>
          <w:ins w:id="1896" w:author="Copy Editor" w:date="2026-10-04T20:44:00Z" w16du:dateUtc="2026-10-04T17:44:00Z"/>
        </w:rPr>
      </w:pPr>
      <w:ins w:id="1897" w:author="Copy Editor" w:date="2026-10-04T20:44:00Z">
        <w:r w:rsidRPr="005A6268">
          <w:t>Richard and the dog continue along the road.</w:t>
        </w:r>
      </w:ins>
    </w:p>
    <w:p w14:paraId="1E29860C" w14:textId="77777777" w:rsidR="005A6268" w:rsidRPr="00191B62" w:rsidRDefault="005A6268" w:rsidP="005A6268">
      <w:pPr>
        <w:pStyle w:val="bCHARACTER"/>
        <w:rPr>
          <w:ins w:id="1898" w:author="Copy Editor" w:date="2026-10-04T20:44:00Z" w16du:dateUtc="2026-10-04T17:44:00Z"/>
        </w:rPr>
      </w:pPr>
      <w:ins w:id="1899" w:author="Copy Editor" w:date="2026-10-04T20:44:00Z" w16du:dateUtc="2026-10-04T17:44:00Z">
        <w:r>
          <w:t>R</w:t>
        </w:r>
        <w:r w:rsidRPr="00275035">
          <w:t>ICHARD (V.O.)</w:t>
        </w:r>
      </w:ins>
    </w:p>
    <w:p w14:paraId="48681BC9" w14:textId="77777777" w:rsidR="009E1FF9" w:rsidRDefault="007C0FF3">
      <w:pPr>
        <w:pStyle w:val="bdialogue"/>
        <w:rPr>
          <w:ins w:id="1900" w:author="Copy Editor" w:date="2026-10-04T20:45:00Z" w16du:dateUtc="2026-10-04T17:45:00Z"/>
        </w:rPr>
        <w:pPrChange w:id="1901" w:author="Copy Editor" w:date="2026-10-04T20:45:00Z" w16du:dateUtc="2026-10-04T17:45:00Z">
          <w:pPr>
            <w:pStyle w:val="body"/>
          </w:pPr>
        </w:pPrChange>
      </w:pPr>
      <w:del w:id="1902" w:author="Copy Editor" w:date="2026-10-04T20:44:00Z" w16du:dateUtc="2026-10-04T17:44:00Z">
        <w:r w:rsidDel="005A6268">
          <w:delText>, a</w:delText>
        </w:r>
      </w:del>
      <w:ins w:id="1903" w:author="Copy Editor" w:date="2026-10-04T20:44:00Z" w16du:dateUtc="2026-10-04T17:44:00Z">
        <w:r w:rsidR="009E1FF9">
          <w:t>T</w:t>
        </w:r>
      </w:ins>
      <w:del w:id="1904" w:author="Copy Editor" w:date="2026-10-04T20:44:00Z" w16du:dateUtc="2026-10-04T17:44:00Z">
        <w:r w:rsidDel="009E1FF9">
          <w:delText>nd t</w:delText>
        </w:r>
      </w:del>
      <w:r>
        <w:t xml:space="preserve">he walking of her got me out of the </w:t>
      </w:r>
      <w:r w:rsidR="00B842E3">
        <w:t>house,</w:t>
      </w:r>
      <w:r>
        <w:t xml:space="preserve"> and we walked many a mile where I was the equal of anyone I </w:t>
      </w:r>
      <w:r w:rsidR="00B842E3">
        <w:t xml:space="preserve">met. </w:t>
      </w:r>
    </w:p>
    <w:p w14:paraId="5E4BDC2B" w14:textId="3C69F851" w:rsidR="003439BF" w:rsidRDefault="007C0FF3" w:rsidP="009E1FF9">
      <w:pPr>
        <w:pStyle w:val="bdialogue"/>
        <w:rPr>
          <w:ins w:id="1905" w:author="Copy Editor" w:date="2026-10-04T20:45:00Z" w16du:dateUtc="2026-10-04T17:45:00Z"/>
        </w:rPr>
      </w:pPr>
      <w:r>
        <w:t xml:space="preserve">Looking </w:t>
      </w:r>
      <w:r w:rsidR="00B842E3">
        <w:t>back,</w:t>
      </w:r>
      <w:r>
        <w:t xml:space="preserve"> it’s </w:t>
      </w:r>
      <w:r w:rsidR="00B842E3">
        <w:t>amazing just</w:t>
      </w:r>
      <w:r>
        <w:t xml:space="preserve"> how much walking I did </w:t>
      </w:r>
      <w:r>
        <w:lastRenderedPageBreak/>
        <w:t>and how much the walking influenced my life and development.</w:t>
      </w:r>
    </w:p>
    <w:p w14:paraId="41643E45" w14:textId="77777777" w:rsidR="00647429" w:rsidRPr="00647429" w:rsidRDefault="00647429">
      <w:pPr>
        <w:pStyle w:val="aSCENEHEAD"/>
        <w:rPr>
          <w:ins w:id="1906" w:author="Copy Editor" w:date="2026-10-04T20:45:00Z"/>
          <w:lang w:val="en-US"/>
        </w:rPr>
        <w:pPrChange w:id="1907" w:author="Copy Editor" w:date="2026-10-04T20:45:00Z" w16du:dateUtc="2026-10-04T17:45:00Z">
          <w:pPr>
            <w:pStyle w:val="bdialogue"/>
          </w:pPr>
        </w:pPrChange>
      </w:pPr>
      <w:ins w:id="1908" w:author="Copy Editor" w:date="2026-10-04T20:45:00Z">
        <w:r w:rsidRPr="00647429">
          <w:rPr>
            <w:lang w:val="en-US"/>
          </w:rPr>
          <w:t>EXT. CALDERCUILT ROAD – DAY</w:t>
        </w:r>
      </w:ins>
    </w:p>
    <w:p w14:paraId="3DB5AF90" w14:textId="77777777" w:rsidR="00647429" w:rsidRPr="00647429" w:rsidRDefault="00647429">
      <w:pPr>
        <w:pStyle w:val="body"/>
        <w:rPr>
          <w:ins w:id="1909" w:author="Copy Editor" w:date="2026-10-04T20:45:00Z"/>
          <w:lang w:val="en-US"/>
        </w:rPr>
        <w:pPrChange w:id="1910" w:author="Copy Editor" w:date="2026-10-04T20:45:00Z" w16du:dateUtc="2026-10-04T17:45:00Z">
          <w:pPr>
            <w:pStyle w:val="bdialogue"/>
          </w:pPr>
        </w:pPrChange>
      </w:pPr>
      <w:ins w:id="1911" w:author="Copy Editor" w:date="2026-10-04T20:45:00Z">
        <w:r w:rsidRPr="00647429">
          <w:rPr>
            <w:lang w:val="en-US"/>
          </w:rPr>
          <w:t>Richard walks his dog.</w:t>
        </w:r>
      </w:ins>
    </w:p>
    <w:p w14:paraId="116B4FF8" w14:textId="78C4ACDC" w:rsidR="00647429" w:rsidRDefault="00647429">
      <w:pPr>
        <w:pStyle w:val="bCHARACTER"/>
        <w:pPrChange w:id="1912" w:author="Copy Editor" w:date="2026-10-04T20:45:00Z" w16du:dateUtc="2026-10-04T17:45:00Z">
          <w:pPr>
            <w:pStyle w:val="body"/>
          </w:pPr>
        </w:pPrChange>
      </w:pPr>
      <w:ins w:id="1913" w:author="Copy Editor" w:date="2026-10-04T20:45:00Z">
        <w:r w:rsidRPr="00647429">
          <w:t>RICHARD (V.O.)</w:t>
        </w:r>
      </w:ins>
    </w:p>
    <w:p w14:paraId="0C98F795" w14:textId="77777777" w:rsidR="00647429" w:rsidRDefault="007C0FF3" w:rsidP="00647429">
      <w:pPr>
        <w:pStyle w:val="bdialogue"/>
        <w:rPr>
          <w:ins w:id="1914" w:author="Copy Editor" w:date="2026-10-04T20:46:00Z" w16du:dateUtc="2026-10-04T17:46:00Z"/>
        </w:rPr>
      </w:pPr>
      <w:r>
        <w:t>Next year at school Thea wasn’t there</w:t>
      </w:r>
      <w:ins w:id="1915" w:author="Copy Editor" w:date="2026-10-04T20:45:00Z" w16du:dateUtc="2026-10-04T17:45:00Z">
        <w:r w:rsidR="00647429">
          <w:t>.</w:t>
        </w:r>
      </w:ins>
    </w:p>
    <w:p w14:paraId="66223337" w14:textId="0EED2787" w:rsidR="00AB5AED" w:rsidRDefault="00AB5AED" w:rsidP="00AB5AED">
      <w:pPr>
        <w:pStyle w:val="body"/>
        <w:rPr>
          <w:ins w:id="1916" w:author="Copy Editor" w:date="2026-10-04T20:46:00Z" w16du:dateUtc="2026-10-04T17:46:00Z"/>
        </w:rPr>
      </w:pPr>
      <w:ins w:id="1917" w:author="Copy Editor" w:date="2026-10-04T20:46:00Z">
        <w:r w:rsidRPr="00AB5AED">
          <w:t>Richard looks along the road.</w:t>
        </w:r>
      </w:ins>
    </w:p>
    <w:p w14:paraId="13BCC4AA" w14:textId="576B526F" w:rsidR="00AB5AED" w:rsidRDefault="00AB5AED">
      <w:pPr>
        <w:pStyle w:val="bCHARACTER"/>
        <w:rPr>
          <w:ins w:id="1918" w:author="Copy Editor" w:date="2026-10-04T20:45:00Z" w16du:dateUtc="2026-10-04T17:45:00Z"/>
        </w:rPr>
        <w:pPrChange w:id="1919" w:author="Copy Editor" w:date="2026-10-04T20:46:00Z" w16du:dateUtc="2026-10-04T17:46:00Z">
          <w:pPr>
            <w:pStyle w:val="body"/>
          </w:pPr>
        </w:pPrChange>
      </w:pPr>
      <w:ins w:id="1920" w:author="Copy Editor" w:date="2026-10-04T20:46:00Z" w16du:dateUtc="2026-10-04T17:46:00Z">
        <w:r w:rsidRPr="00647429">
          <w:t>RICHARD (V.O.)</w:t>
        </w:r>
      </w:ins>
    </w:p>
    <w:p w14:paraId="59492131" w14:textId="77777777" w:rsidR="00AB5AED" w:rsidRDefault="007C0FF3">
      <w:pPr>
        <w:pStyle w:val="bdialogue"/>
        <w:rPr>
          <w:ins w:id="1921" w:author="Copy Editor" w:date="2026-10-04T20:46:00Z" w16du:dateUtc="2026-10-04T17:46:00Z"/>
        </w:rPr>
        <w:pPrChange w:id="1922" w:author="Copy Editor" w:date="2026-10-04T20:46:00Z" w16du:dateUtc="2026-10-04T17:46:00Z">
          <w:pPr>
            <w:pStyle w:val="body"/>
          </w:pPr>
        </w:pPrChange>
      </w:pPr>
      <w:del w:id="1923" w:author="Copy Editor" w:date="2026-10-04T20:45:00Z" w16du:dateUtc="2026-10-04T17:45:00Z">
        <w:r w:rsidDel="00647429">
          <w:delText>, b</w:delText>
        </w:r>
      </w:del>
      <w:ins w:id="1924" w:author="Copy Editor" w:date="2026-10-04T20:45:00Z" w16du:dateUtc="2026-10-04T17:45:00Z">
        <w:r w:rsidR="00647429">
          <w:t>B</w:t>
        </w:r>
      </w:ins>
      <w:r>
        <w:t xml:space="preserve">ut I never was a </w:t>
      </w:r>
      <w:r w:rsidR="00B842E3">
        <w:t xml:space="preserve">quitter. </w:t>
      </w:r>
    </w:p>
    <w:p w14:paraId="3ACC8A0C" w14:textId="77777777" w:rsidR="006D2FE7" w:rsidRDefault="007C0FF3" w:rsidP="00AB5AED">
      <w:pPr>
        <w:pStyle w:val="bdialogue"/>
        <w:rPr>
          <w:ins w:id="1925" w:author="Copy Editor" w:date="2026-10-04T20:46:00Z" w16du:dateUtc="2026-10-04T17:46:00Z"/>
        </w:rPr>
      </w:pPr>
      <w:r>
        <w:t xml:space="preserve">I walked my dog round to Caldercuilt Road hoping to see her and occasionally </w:t>
      </w:r>
      <w:r w:rsidR="00B842E3">
        <w:t>did.</w:t>
      </w:r>
    </w:p>
    <w:p w14:paraId="5AD3B3CE" w14:textId="6518B873" w:rsidR="00AB5AED" w:rsidRDefault="006D2FE7" w:rsidP="006D2FE7">
      <w:pPr>
        <w:pStyle w:val="body"/>
        <w:rPr>
          <w:ins w:id="1926" w:author="Copy Editor" w:date="2026-10-04T20:47:00Z" w16du:dateUtc="2026-10-04T17:47:00Z"/>
        </w:rPr>
      </w:pPr>
      <w:ins w:id="1927" w:author="Copy Editor" w:date="2026-10-04T20:46:00Z">
        <w:r w:rsidRPr="006D2FE7">
          <w:t>Richard continues walking.</w:t>
        </w:r>
      </w:ins>
      <w:r w:rsidR="00B842E3">
        <w:t xml:space="preserve"> </w:t>
      </w:r>
    </w:p>
    <w:p w14:paraId="01CF1978" w14:textId="77777777" w:rsidR="006D2FE7" w:rsidRDefault="006D2FE7" w:rsidP="006D2FE7">
      <w:pPr>
        <w:pStyle w:val="bCHARACTER"/>
        <w:rPr>
          <w:ins w:id="1928" w:author="Copy Editor" w:date="2026-10-04T20:47:00Z" w16du:dateUtc="2026-10-04T17:47:00Z"/>
        </w:rPr>
      </w:pPr>
      <w:ins w:id="1929" w:author="Copy Editor" w:date="2026-10-04T20:47:00Z" w16du:dateUtc="2026-10-04T17:47:00Z">
        <w:r w:rsidRPr="00647429">
          <w:t>RICHARD (V.O.)</w:t>
        </w:r>
      </w:ins>
    </w:p>
    <w:p w14:paraId="303C3311" w14:textId="77777777" w:rsidR="006D2FE7" w:rsidRDefault="007C0FF3">
      <w:pPr>
        <w:pStyle w:val="bbodybeforebeat"/>
        <w:rPr>
          <w:ins w:id="1930" w:author="Copy Editor" w:date="2026-10-04T20:47:00Z" w16du:dateUtc="2026-10-04T17:47:00Z"/>
        </w:rPr>
        <w:pPrChange w:id="1931" w:author="Copy Editor" w:date="2026-10-04T20:47:00Z" w16du:dateUtc="2026-10-04T17:47:00Z">
          <w:pPr>
            <w:pStyle w:val="bdialogue"/>
          </w:pPr>
        </w:pPrChange>
      </w:pPr>
      <w:r>
        <w:t xml:space="preserve">I would have done anything for her, walked to the North Pole, </w:t>
      </w:r>
      <w:r w:rsidR="0018030C">
        <w:t xml:space="preserve">anything. </w:t>
      </w:r>
    </w:p>
    <w:p w14:paraId="444B53D8" w14:textId="536F064A" w:rsidR="006D2FE7" w:rsidRDefault="0093612B">
      <w:pPr>
        <w:pStyle w:val="baparenthisis"/>
        <w:rPr>
          <w:ins w:id="1932" w:author="Copy Editor" w:date="2026-10-04T20:47:00Z" w16du:dateUtc="2026-10-04T17:47:00Z"/>
        </w:rPr>
        <w:pPrChange w:id="1933" w:author="Copy Editor" w:date="2026-10-04T20:47:00Z" w16du:dateUtc="2026-10-04T17:47:00Z">
          <w:pPr>
            <w:pStyle w:val="body"/>
          </w:pPr>
        </w:pPrChange>
      </w:pPr>
      <w:ins w:id="1934" w:author="Copy Editor" w:date="2026-10-04T20:47:00Z" w16du:dateUtc="2026-10-04T17:47:00Z">
        <w:r>
          <w:t>(</w:t>
        </w:r>
      </w:ins>
      <w:ins w:id="1935" w:author="Copy Editor" w:date="2026-10-04T20:47:00Z">
        <w:r w:rsidRPr="0093612B">
          <w:t>A beat.</w:t>
        </w:r>
      </w:ins>
      <w:ins w:id="1936" w:author="Copy Editor" w:date="2026-10-04T20:47:00Z" w16du:dateUtc="2026-10-04T17:47:00Z">
        <w:r>
          <w:t>)</w:t>
        </w:r>
      </w:ins>
    </w:p>
    <w:p w14:paraId="57154607" w14:textId="77777777" w:rsidR="0093612B" w:rsidRDefault="0018030C" w:rsidP="0093612B">
      <w:pPr>
        <w:pStyle w:val="bdialogue"/>
        <w:rPr>
          <w:ins w:id="1937" w:author="Copy Editor" w:date="2026-10-04T20:47:00Z" w16du:dateUtc="2026-10-04T17:47:00Z"/>
        </w:rPr>
      </w:pPr>
      <w:r>
        <w:t>The problem</w:t>
      </w:r>
      <w:r w:rsidR="007C0FF3">
        <w:t xml:space="preserve"> was she never </w:t>
      </w:r>
      <w:r>
        <w:t>asked.</w:t>
      </w:r>
    </w:p>
    <w:p w14:paraId="08311CC8" w14:textId="3E94A84A" w:rsidR="0093612B" w:rsidRDefault="0093612B" w:rsidP="0093612B">
      <w:pPr>
        <w:pStyle w:val="body"/>
        <w:rPr>
          <w:ins w:id="1938" w:author="Copy Editor" w:date="2026-10-04T20:48:00Z" w16du:dateUtc="2026-10-04T17:48:00Z"/>
        </w:rPr>
      </w:pPr>
      <w:ins w:id="1939" w:author="Copy Editor" w:date="2026-10-04T20:47:00Z">
        <w:r w:rsidRPr="0093612B">
          <w:t>Richard walks on.</w:t>
        </w:r>
      </w:ins>
    </w:p>
    <w:p w14:paraId="36B145BA" w14:textId="77777777" w:rsidR="0093612B" w:rsidRDefault="0093612B" w:rsidP="0093612B">
      <w:pPr>
        <w:pStyle w:val="bCHARACTER"/>
        <w:rPr>
          <w:ins w:id="1940" w:author="Copy Editor" w:date="2026-10-04T20:48:00Z" w16du:dateUtc="2026-10-04T17:48:00Z"/>
        </w:rPr>
      </w:pPr>
      <w:ins w:id="1941" w:author="Copy Editor" w:date="2026-10-04T20:48:00Z" w16du:dateUtc="2026-10-04T17:48:00Z">
        <w:r w:rsidRPr="00647429">
          <w:t>RICHARD (V.O.)</w:t>
        </w:r>
      </w:ins>
    </w:p>
    <w:p w14:paraId="1845662B" w14:textId="77777777" w:rsidR="0093612B" w:rsidRDefault="0018030C" w:rsidP="001B10D1">
      <w:pPr>
        <w:pStyle w:val="bdialogue"/>
        <w:rPr>
          <w:ins w:id="1942" w:author="Copy Editor" w:date="2026-10-04T20:48:00Z" w16du:dateUtc="2026-10-04T17:48:00Z"/>
        </w:rPr>
      </w:pPr>
      <w:del w:id="1943" w:author="Copy Editor" w:date="2026-10-04T20:47:00Z" w16du:dateUtc="2026-10-04T17:47:00Z">
        <w:r w:rsidDel="0093612B">
          <w:delText xml:space="preserve"> </w:delText>
        </w:r>
      </w:del>
      <w:r w:rsidR="007C0FF3">
        <w:t xml:space="preserve">Eventually she did </w:t>
      </w:r>
      <w:r>
        <w:t>ask</w:t>
      </w:r>
      <w:ins w:id="1944" w:author="Copy Editor" w:date="2026-10-04T20:48:00Z" w16du:dateUtc="2026-10-04T17:48:00Z">
        <w:r w:rsidR="0093612B">
          <w:t>.</w:t>
        </w:r>
      </w:ins>
    </w:p>
    <w:p w14:paraId="6235E42A" w14:textId="4F2AA6E0" w:rsidR="001B10D1" w:rsidRDefault="001B10D1" w:rsidP="001B10D1">
      <w:pPr>
        <w:pStyle w:val="body"/>
        <w:rPr>
          <w:ins w:id="1945" w:author="Copy Editor" w:date="2026-10-04T20:48:00Z" w16du:dateUtc="2026-10-04T17:48:00Z"/>
        </w:rPr>
      </w:pPr>
      <w:ins w:id="1946" w:author="Copy Editor" w:date="2026-10-04T20:48:00Z">
        <w:r w:rsidRPr="001B10D1">
          <w:t>Richard stops.</w:t>
        </w:r>
      </w:ins>
    </w:p>
    <w:p w14:paraId="4352246C" w14:textId="77777777" w:rsidR="001B10D1" w:rsidRDefault="001B10D1" w:rsidP="001B10D1">
      <w:pPr>
        <w:pStyle w:val="bCHARACTER"/>
        <w:rPr>
          <w:ins w:id="1947" w:author="Copy Editor" w:date="2026-10-04T20:48:00Z" w16du:dateUtc="2026-10-04T17:48:00Z"/>
        </w:rPr>
      </w:pPr>
      <w:ins w:id="1948" w:author="Copy Editor" w:date="2026-10-04T20:48:00Z" w16du:dateUtc="2026-10-04T17:48:00Z">
        <w:r w:rsidRPr="00647429">
          <w:t>RICHARD (V.O.)</w:t>
        </w:r>
      </w:ins>
    </w:p>
    <w:p w14:paraId="1EDD252D" w14:textId="77777777" w:rsidR="00852EF4" w:rsidRDefault="0018030C" w:rsidP="001B10D1">
      <w:pPr>
        <w:pStyle w:val="bdialogue"/>
        <w:rPr>
          <w:ins w:id="1949" w:author="Copy Editor" w:date="2026-10-04T20:49:00Z" w16du:dateUtc="2026-10-04T17:49:00Z"/>
        </w:rPr>
      </w:pPr>
      <w:del w:id="1950" w:author="Copy Editor" w:date="2026-10-04T20:48:00Z" w16du:dateUtc="2026-10-04T17:48:00Z">
        <w:r w:rsidDel="0093612B">
          <w:delText>;</w:delText>
        </w:r>
        <w:r w:rsidR="007C0FF3" w:rsidDel="0093612B">
          <w:delText xml:space="preserve"> s</w:delText>
        </w:r>
      </w:del>
      <w:ins w:id="1951" w:author="Copy Editor" w:date="2026-10-04T20:48:00Z" w16du:dateUtc="2026-10-04T17:48:00Z">
        <w:r w:rsidR="0093612B">
          <w:t>S</w:t>
        </w:r>
      </w:ins>
      <w:r w:rsidR="007C0FF3">
        <w:t xml:space="preserve">he asked me to leave her </w:t>
      </w:r>
      <w:r>
        <w:t>alone.</w:t>
      </w:r>
    </w:p>
    <w:p w14:paraId="718B9D0A" w14:textId="5D631045" w:rsidR="001B10D1" w:rsidRDefault="00852EF4" w:rsidP="00852EF4">
      <w:pPr>
        <w:pStyle w:val="body"/>
        <w:rPr>
          <w:ins w:id="1952" w:author="Copy Editor" w:date="2026-10-04T20:51:00Z" w16du:dateUtc="2026-10-04T17:51:00Z"/>
        </w:rPr>
      </w:pPr>
      <w:ins w:id="1953" w:author="Copy Editor" w:date="2026-10-04T20:49:00Z">
        <w:r w:rsidRPr="00852EF4">
          <w:t>Richard is devastated.</w:t>
        </w:r>
      </w:ins>
      <w:r w:rsidR="0018030C">
        <w:t xml:space="preserve"> </w:t>
      </w:r>
    </w:p>
    <w:p w14:paraId="15BA1D4A" w14:textId="77777777" w:rsidR="00817640" w:rsidRDefault="00817640" w:rsidP="00817640">
      <w:pPr>
        <w:pStyle w:val="bCHARACTER"/>
        <w:rPr>
          <w:ins w:id="1954" w:author="Copy Editor" w:date="2026-10-04T20:51:00Z" w16du:dateUtc="2026-10-04T17:51:00Z"/>
        </w:rPr>
      </w:pPr>
      <w:ins w:id="1955" w:author="Copy Editor" w:date="2026-10-04T20:51:00Z" w16du:dateUtc="2026-10-04T17:51:00Z">
        <w:r w:rsidRPr="00647429">
          <w:t>RICHARD (V.O.)</w:t>
        </w:r>
      </w:ins>
    </w:p>
    <w:p w14:paraId="4C403C4D" w14:textId="77777777" w:rsidR="00817640" w:rsidRDefault="007C0FF3">
      <w:pPr>
        <w:pStyle w:val="bbodybeforebeat"/>
        <w:rPr>
          <w:ins w:id="1956" w:author="Copy Editor" w:date="2026-10-04T20:51:00Z" w16du:dateUtc="2026-10-04T17:51:00Z"/>
        </w:rPr>
        <w:pPrChange w:id="1957" w:author="Copy Editor" w:date="2026-10-04T20:51:00Z" w16du:dateUtc="2026-10-04T17:51:00Z">
          <w:pPr>
            <w:pStyle w:val="bdialogue"/>
          </w:pPr>
        </w:pPrChange>
      </w:pPr>
      <w:r>
        <w:t>I was devastated</w:t>
      </w:r>
      <w:ins w:id="1958" w:author="Copy Editor" w:date="2026-10-04T20:51:00Z" w16du:dateUtc="2026-10-04T17:51:00Z">
        <w:r w:rsidR="00817640">
          <w:t>.</w:t>
        </w:r>
      </w:ins>
    </w:p>
    <w:p w14:paraId="2DDEF46C" w14:textId="39DBBCCB" w:rsidR="005D3E33" w:rsidRDefault="005D3E33">
      <w:pPr>
        <w:pStyle w:val="baparenthisis"/>
        <w:rPr>
          <w:ins w:id="1959" w:author="Copy Editor" w:date="2026-10-04T20:51:00Z" w16du:dateUtc="2026-10-04T17:51:00Z"/>
        </w:rPr>
        <w:pPrChange w:id="1960" w:author="Copy Editor" w:date="2026-10-04T20:51:00Z" w16du:dateUtc="2026-10-04T17:51:00Z">
          <w:pPr>
            <w:pStyle w:val="body"/>
          </w:pPr>
        </w:pPrChange>
      </w:pPr>
      <w:ins w:id="1961" w:author="Copy Editor" w:date="2026-10-04T20:51:00Z" w16du:dateUtc="2026-10-04T17:51:00Z">
        <w:r>
          <w:t>(</w:t>
        </w:r>
      </w:ins>
      <w:ins w:id="1962" w:author="Copy Editor" w:date="2026-10-04T20:51:00Z">
        <w:r w:rsidRPr="005D3E33">
          <w:t>A beat.</w:t>
        </w:r>
      </w:ins>
      <w:ins w:id="1963" w:author="Copy Editor" w:date="2026-10-04T20:51:00Z" w16du:dateUtc="2026-10-04T17:51:00Z">
        <w:r>
          <w:t>)</w:t>
        </w:r>
      </w:ins>
    </w:p>
    <w:p w14:paraId="728C6EB2" w14:textId="77777777" w:rsidR="005D3E33" w:rsidRDefault="007C0FF3">
      <w:pPr>
        <w:pStyle w:val="bdialogue"/>
        <w:rPr>
          <w:ins w:id="1964" w:author="Copy Editor" w:date="2026-10-04T20:52:00Z" w16du:dateUtc="2026-10-04T17:52:00Z"/>
        </w:rPr>
        <w:pPrChange w:id="1965" w:author="Copy Editor" w:date="2026-10-04T20:52:00Z" w16du:dateUtc="2026-10-04T17:52:00Z">
          <w:pPr>
            <w:pStyle w:val="body"/>
          </w:pPr>
        </w:pPrChange>
      </w:pPr>
      <w:del w:id="1966" w:author="Copy Editor" w:date="2026-10-04T20:51:00Z" w16du:dateUtc="2026-10-04T17:51:00Z">
        <w:r w:rsidDel="00817640">
          <w:delText xml:space="preserve">, </w:delText>
        </w:r>
        <w:r w:rsidDel="005D3E33">
          <w:delText>b</w:delText>
        </w:r>
      </w:del>
      <w:ins w:id="1967" w:author="Copy Editor" w:date="2026-10-04T20:51:00Z" w16du:dateUtc="2026-10-04T17:51:00Z">
        <w:r w:rsidR="005D3E33">
          <w:t>B</w:t>
        </w:r>
      </w:ins>
      <w:r>
        <w:t xml:space="preserve">ut if that was what she </w:t>
      </w:r>
      <w:r w:rsidR="0018030C">
        <w:t>wanted,</w:t>
      </w:r>
      <w:r>
        <w:t xml:space="preserve"> then do </w:t>
      </w:r>
      <w:r w:rsidR="0018030C">
        <w:t>it</w:t>
      </w:r>
      <w:del w:id="1968" w:author="Copy Editor" w:date="2026-10-04T20:52:00Z" w16du:dateUtc="2026-10-04T17:52:00Z">
        <w:r w:rsidR="0018030C" w:rsidDel="005D3E33">
          <w:delText xml:space="preserve">, </w:delText>
        </w:r>
      </w:del>
      <w:ins w:id="1969" w:author="Copy Editor" w:date="2026-10-04T20:52:00Z" w16du:dateUtc="2026-10-04T17:52:00Z">
        <w:r w:rsidR="005D3E33">
          <w:t>.</w:t>
        </w:r>
      </w:ins>
    </w:p>
    <w:p w14:paraId="4341443A" w14:textId="77777777" w:rsidR="005D3E33" w:rsidRDefault="0018030C">
      <w:pPr>
        <w:pStyle w:val="bdialogue"/>
        <w:rPr>
          <w:ins w:id="1970" w:author="Copy Editor" w:date="2026-10-04T20:52:00Z" w16du:dateUtc="2026-10-04T17:52:00Z"/>
        </w:rPr>
        <w:pPrChange w:id="1971" w:author="Copy Editor" w:date="2026-10-04T20:52:00Z" w16du:dateUtc="2026-10-04T17:52:00Z">
          <w:pPr>
            <w:pStyle w:val="body"/>
          </w:pPr>
        </w:pPrChange>
      </w:pPr>
      <w:del w:id="1972" w:author="Copy Editor" w:date="2026-10-04T20:52:00Z" w16du:dateUtc="2026-10-04T17:52:00Z">
        <w:r w:rsidDel="005D3E33">
          <w:delText>a</w:delText>
        </w:r>
      </w:del>
      <w:ins w:id="1973" w:author="Copy Editor" w:date="2026-10-04T20:52:00Z" w16du:dateUtc="2026-10-04T17:52:00Z">
        <w:r w:rsidR="005D3E33">
          <w:t>A</w:t>
        </w:r>
      </w:ins>
      <w:r>
        <w:t>nd</w:t>
      </w:r>
      <w:r w:rsidR="007C0FF3">
        <w:t xml:space="preserve"> I would</w:t>
      </w:r>
      <w:del w:id="1974" w:author="Copy Editor" w:date="2026-10-04T20:52:00Z" w16du:dateUtc="2026-10-04T17:52:00Z">
        <w:r w:rsidR="007C0FF3" w:rsidDel="005D3E33">
          <w:delText>, and</w:delText>
        </w:r>
      </w:del>
      <w:ins w:id="1975" w:author="Copy Editor" w:date="2026-10-04T20:52:00Z" w16du:dateUtc="2026-10-04T17:52:00Z">
        <w:r w:rsidR="005D3E33">
          <w:t>.</w:t>
        </w:r>
      </w:ins>
    </w:p>
    <w:p w14:paraId="3A113631" w14:textId="77777777" w:rsidR="002D064C" w:rsidRDefault="002D064C" w:rsidP="002D064C">
      <w:pPr>
        <w:pStyle w:val="bdialogue"/>
        <w:rPr>
          <w:ins w:id="1976" w:author="Copy Editor" w:date="2026-10-04T20:52:00Z" w16du:dateUtc="2026-10-04T17:52:00Z"/>
        </w:rPr>
      </w:pPr>
      <w:ins w:id="1977" w:author="Copy Editor" w:date="2026-10-04T20:52:00Z" w16du:dateUtc="2026-10-04T17:52:00Z">
        <w:r>
          <w:lastRenderedPageBreak/>
          <w:t>And</w:t>
        </w:r>
      </w:ins>
      <w:r w:rsidR="007C0FF3">
        <w:t xml:space="preserve"> I’d do it </w:t>
      </w:r>
      <w:r w:rsidR="0018030C">
        <w:t xml:space="preserve">well. </w:t>
      </w:r>
    </w:p>
    <w:p w14:paraId="467829EA" w14:textId="0C317432" w:rsidR="002D064C" w:rsidRDefault="002D064C" w:rsidP="002D064C">
      <w:pPr>
        <w:pStyle w:val="aSCENEHEAD"/>
        <w:rPr>
          <w:ins w:id="1978" w:author="Copy Editor" w:date="2026-10-04T20:53:00Z" w16du:dateUtc="2026-10-04T17:53:00Z"/>
        </w:rPr>
      </w:pPr>
      <w:ins w:id="1979" w:author="Copy Editor" w:date="2026-10-04T20:52:00Z">
        <w:r w:rsidRPr="002D064C">
          <w:t>EXT. COUNTRYSIDE – DAY</w:t>
        </w:r>
      </w:ins>
    </w:p>
    <w:p w14:paraId="423B14F8" w14:textId="3A923BE6" w:rsidR="00C91986" w:rsidRDefault="00C91986" w:rsidP="00C91986">
      <w:pPr>
        <w:pStyle w:val="body"/>
        <w:rPr>
          <w:ins w:id="1980" w:author="Copy Editor" w:date="2026-10-04T20:53:00Z" w16du:dateUtc="2026-10-04T17:53:00Z"/>
        </w:rPr>
      </w:pPr>
      <w:ins w:id="1981" w:author="Copy Editor" w:date="2026-10-04T20:53:00Z">
        <w:r w:rsidRPr="00C91986">
          <w:t>Richard walks his dog farther into the countryside.</w:t>
        </w:r>
      </w:ins>
    </w:p>
    <w:p w14:paraId="1C2E7EA2" w14:textId="513A0364" w:rsidR="00C91986" w:rsidRDefault="00C91986">
      <w:pPr>
        <w:pStyle w:val="bCHARACTER"/>
        <w:rPr>
          <w:ins w:id="1982" w:author="Copy Editor" w:date="2026-10-04T20:52:00Z" w16du:dateUtc="2026-10-04T17:52:00Z"/>
        </w:rPr>
        <w:pPrChange w:id="1983" w:author="Copy Editor" w:date="2026-10-04T20:53:00Z" w16du:dateUtc="2026-10-04T17:53:00Z">
          <w:pPr>
            <w:pStyle w:val="bdialogue"/>
          </w:pPr>
        </w:pPrChange>
      </w:pPr>
      <w:ins w:id="1984" w:author="Copy Editor" w:date="2026-10-04T20:53:00Z">
        <w:r w:rsidRPr="00C91986">
          <w:t>RICHARD (V.O.)</w:t>
        </w:r>
      </w:ins>
    </w:p>
    <w:p w14:paraId="5E4BDC2D" w14:textId="39A640D0" w:rsidR="003439BF" w:rsidRDefault="007C0FF3" w:rsidP="0021144B">
      <w:pPr>
        <w:pStyle w:val="bdialogue"/>
        <w:rPr>
          <w:ins w:id="1985" w:author="Copy Editor" w:date="2026-10-04T20:54:00Z" w16du:dateUtc="2026-10-04T17:54:00Z"/>
        </w:rPr>
      </w:pPr>
      <w:r>
        <w:t xml:space="preserve">In my loneliness I walked my dog even further, and we both grew fitter, and it gave me time to </w:t>
      </w:r>
      <w:r w:rsidR="0018030C">
        <w:t>think.</w:t>
      </w:r>
    </w:p>
    <w:p w14:paraId="209A89C6" w14:textId="5A62F23F" w:rsidR="0021144B" w:rsidRDefault="0021144B" w:rsidP="0021144B">
      <w:pPr>
        <w:pStyle w:val="body"/>
        <w:rPr>
          <w:ins w:id="1986" w:author="Copy Editor" w:date="2026-10-04T20:54:00Z" w16du:dateUtc="2026-10-04T17:54:00Z"/>
        </w:rPr>
      </w:pPr>
      <w:ins w:id="1987" w:author="Copy Editor" w:date="2026-10-04T20:54:00Z">
        <w:r w:rsidRPr="0021144B">
          <w:t>Richard and the dog continue along the road.</w:t>
        </w:r>
      </w:ins>
    </w:p>
    <w:p w14:paraId="1637C7AC" w14:textId="77777777" w:rsidR="0021144B" w:rsidRDefault="0021144B" w:rsidP="0021144B">
      <w:pPr>
        <w:pStyle w:val="bCHARACTER"/>
        <w:rPr>
          <w:ins w:id="1988" w:author="Copy Editor" w:date="2026-10-04T20:54:00Z" w16du:dateUtc="2026-10-04T17:54:00Z"/>
        </w:rPr>
      </w:pPr>
      <w:ins w:id="1989" w:author="Copy Editor" w:date="2026-10-04T20:54:00Z" w16du:dateUtc="2026-10-04T17:54:00Z">
        <w:r w:rsidRPr="00C91986">
          <w:t>RICHARD (V.O.)</w:t>
        </w:r>
      </w:ins>
    </w:p>
    <w:p w14:paraId="2848E039" w14:textId="4E79F04D" w:rsidR="0021144B" w:rsidDel="0021144B" w:rsidRDefault="0021144B" w:rsidP="0021144B">
      <w:pPr>
        <w:pStyle w:val="body"/>
        <w:rPr>
          <w:del w:id="1990" w:author="Copy Editor" w:date="2026-10-04T20:54:00Z" w16du:dateUtc="2026-10-04T17:54:00Z"/>
        </w:rPr>
      </w:pPr>
    </w:p>
    <w:p w14:paraId="448583D5" w14:textId="77777777" w:rsidR="0021144B" w:rsidRDefault="007C0FF3">
      <w:pPr>
        <w:pStyle w:val="bdialogue"/>
        <w:rPr>
          <w:ins w:id="1991" w:author="Copy Editor" w:date="2026-10-04T20:54:00Z" w16du:dateUtc="2026-10-04T17:54:00Z"/>
        </w:rPr>
        <w:pPrChange w:id="1992" w:author="Copy Editor" w:date="2026-10-04T20:55:00Z" w16du:dateUtc="2026-10-04T17:55:00Z">
          <w:pPr>
            <w:pStyle w:val="body"/>
          </w:pPr>
        </w:pPrChange>
      </w:pPr>
      <w:r>
        <w:t xml:space="preserve">Once </w:t>
      </w:r>
      <w:r w:rsidR="0018030C">
        <w:t>again,</w:t>
      </w:r>
      <w:r>
        <w:t xml:space="preserve"> I was thrown back on my own </w:t>
      </w:r>
      <w:r w:rsidR="0018030C">
        <w:t>resources</w:t>
      </w:r>
      <w:ins w:id="1993" w:author="Copy Editor" w:date="2026-10-04T20:54:00Z" w16du:dateUtc="2026-10-04T17:54:00Z">
        <w:r w:rsidR="0021144B">
          <w:t>.</w:t>
        </w:r>
      </w:ins>
    </w:p>
    <w:p w14:paraId="537E22BB" w14:textId="77777777" w:rsidR="002107A7" w:rsidRDefault="0018030C">
      <w:pPr>
        <w:pStyle w:val="bdialogue"/>
        <w:rPr>
          <w:ins w:id="1994" w:author="Copy Editor" w:date="2026-10-04T20:55:00Z" w16du:dateUtc="2026-10-04T17:55:00Z"/>
        </w:rPr>
        <w:pPrChange w:id="1995" w:author="Copy Editor" w:date="2026-10-04T20:55:00Z" w16du:dateUtc="2026-10-04T17:55:00Z">
          <w:pPr>
            <w:pStyle w:val="body"/>
          </w:pPr>
        </w:pPrChange>
      </w:pPr>
      <w:del w:id="1996" w:author="Copy Editor" w:date="2026-10-04T20:54:00Z" w16du:dateUtc="2026-10-04T17:54:00Z">
        <w:r w:rsidDel="0021144B">
          <w:delText>;</w:delText>
        </w:r>
        <w:r w:rsidR="007C0FF3" w:rsidDel="002107A7">
          <w:delText xml:space="preserve"> </w:delText>
        </w:r>
      </w:del>
      <w:r w:rsidR="007C0FF3">
        <w:t xml:space="preserve">I could and did cope on my </w:t>
      </w:r>
      <w:r>
        <w:t xml:space="preserve">own. </w:t>
      </w:r>
    </w:p>
    <w:p w14:paraId="216AD0B3" w14:textId="77777777" w:rsidR="002107A7" w:rsidRDefault="007C0FF3">
      <w:pPr>
        <w:pStyle w:val="bdialogue"/>
        <w:rPr>
          <w:ins w:id="1997" w:author="Copy Editor" w:date="2026-10-04T20:55:00Z" w16du:dateUtc="2026-10-04T17:55:00Z"/>
        </w:rPr>
        <w:pPrChange w:id="1998" w:author="Copy Editor" w:date="2026-10-04T20:55:00Z" w16du:dateUtc="2026-10-04T17:55:00Z">
          <w:pPr>
            <w:pStyle w:val="body"/>
          </w:pPr>
        </w:pPrChange>
      </w:pPr>
      <w:r>
        <w:t xml:space="preserve">It was a very complicated </w:t>
      </w:r>
      <w:r w:rsidR="0018030C">
        <w:t>situation,</w:t>
      </w:r>
      <w:r>
        <w:t xml:space="preserve"> and how could I have described what I felt to anyone</w:t>
      </w:r>
      <w:r w:rsidR="0018030C">
        <w:t xml:space="preserve">? </w:t>
      </w:r>
    </w:p>
    <w:p w14:paraId="3C5B34E3" w14:textId="77777777" w:rsidR="002107A7" w:rsidRDefault="0018030C" w:rsidP="002107A7">
      <w:pPr>
        <w:pStyle w:val="bdialogue"/>
        <w:rPr>
          <w:ins w:id="1999" w:author="Copy Editor" w:date="2026-10-04T20:55:00Z" w16du:dateUtc="2026-10-04T17:55:00Z"/>
        </w:rPr>
      </w:pPr>
      <w:r>
        <w:t>And</w:t>
      </w:r>
      <w:r w:rsidR="007C0FF3">
        <w:t xml:space="preserve"> anyway, my feelings for Thea were such that I </w:t>
      </w:r>
      <w:r w:rsidR="009C426A">
        <w:t>honored</w:t>
      </w:r>
      <w:r w:rsidR="007C0FF3">
        <w:t xml:space="preserve"> </w:t>
      </w:r>
      <w:r>
        <w:t>them;</w:t>
      </w:r>
      <w:r w:rsidR="007C0FF3">
        <w:t xml:space="preserve"> they were </w:t>
      </w:r>
      <w:r>
        <w:t>mine,</w:t>
      </w:r>
      <w:r w:rsidR="007C0FF3">
        <w:t xml:space="preserve"> and they were </w:t>
      </w:r>
      <w:r>
        <w:t xml:space="preserve">sincere. </w:t>
      </w:r>
    </w:p>
    <w:p w14:paraId="4BAD57EF" w14:textId="5BE72757" w:rsidR="002E4C91" w:rsidRDefault="007C0FF3">
      <w:pPr>
        <w:pStyle w:val="bbodybeforebeat"/>
        <w:rPr>
          <w:ins w:id="2000" w:author="Copy Editor" w:date="2026-10-04T20:55:00Z" w16du:dateUtc="2026-10-04T17:55:00Z"/>
        </w:rPr>
        <w:pPrChange w:id="2001" w:author="Copy Editor" w:date="2026-10-04T20:56:00Z" w16du:dateUtc="2026-10-04T17:56:00Z">
          <w:pPr>
            <w:pStyle w:val="bdialogue"/>
          </w:pPr>
        </w:pPrChange>
      </w:pPr>
      <w:r>
        <w:t xml:space="preserve">Part of me didn’t want to get over </w:t>
      </w:r>
      <w:r w:rsidR="0018030C">
        <w:t>them,</w:t>
      </w:r>
      <w:r>
        <w:t xml:space="preserve"> as that might imply they were less than </w:t>
      </w:r>
      <w:r w:rsidR="0018030C">
        <w:t>real</w:t>
      </w:r>
      <w:ins w:id="2002" w:author="Copy Editor" w:date="2026-10-04T20:55:00Z" w16du:dateUtc="2026-10-04T17:55:00Z">
        <w:r w:rsidR="002E4C91">
          <w:t>.</w:t>
        </w:r>
      </w:ins>
      <w:del w:id="2003" w:author="Copy Editor" w:date="2026-10-04T20:55:00Z" w16du:dateUtc="2026-10-04T17:55:00Z">
        <w:r w:rsidR="0018030C" w:rsidDel="002E4C91">
          <w:delText>,</w:delText>
        </w:r>
        <w:r w:rsidDel="002E4C91">
          <w:delText xml:space="preserve"> </w:delText>
        </w:r>
      </w:del>
    </w:p>
    <w:p w14:paraId="257C9313" w14:textId="14F00E13" w:rsidR="002E4C91" w:rsidRDefault="002E4C91">
      <w:pPr>
        <w:pStyle w:val="baparenthisis"/>
        <w:rPr>
          <w:ins w:id="2004" w:author="Copy Editor" w:date="2026-10-04T20:55:00Z" w16du:dateUtc="2026-10-04T17:55:00Z"/>
        </w:rPr>
        <w:pPrChange w:id="2005" w:author="Copy Editor" w:date="2026-10-04T20:55:00Z" w16du:dateUtc="2026-10-04T17:55:00Z">
          <w:pPr>
            <w:pStyle w:val="bdialogue"/>
          </w:pPr>
        </w:pPrChange>
      </w:pPr>
      <w:ins w:id="2006" w:author="Copy Editor" w:date="2026-10-04T20:56:00Z" w16du:dateUtc="2026-10-04T17:56:00Z">
        <w:r>
          <w:t>(</w:t>
        </w:r>
      </w:ins>
      <w:ins w:id="2007" w:author="Copy Editor" w:date="2026-10-04T20:55:00Z">
        <w:r w:rsidRPr="002E4C91">
          <w:t>A beat.</w:t>
        </w:r>
      </w:ins>
      <w:ins w:id="2008" w:author="Copy Editor" w:date="2026-10-04T20:55:00Z" w16du:dateUtc="2026-10-04T17:55:00Z">
        <w:r>
          <w:t>)</w:t>
        </w:r>
      </w:ins>
    </w:p>
    <w:p w14:paraId="299A587D" w14:textId="77777777" w:rsidR="002E4C91" w:rsidRDefault="007C0FF3" w:rsidP="002107A7">
      <w:pPr>
        <w:pStyle w:val="bdialogue"/>
        <w:rPr>
          <w:ins w:id="2009" w:author="Copy Editor" w:date="2026-10-04T20:56:00Z" w16du:dateUtc="2026-10-04T17:56:00Z"/>
        </w:rPr>
      </w:pPr>
      <w:r>
        <w:t xml:space="preserve">and they were very </w:t>
      </w:r>
      <w:r w:rsidR="0018030C">
        <w:t>real</w:t>
      </w:r>
      <w:ins w:id="2010" w:author="Copy Editor" w:date="2026-10-04T20:56:00Z" w16du:dateUtc="2026-10-04T17:56:00Z">
        <w:r w:rsidR="002E4C91">
          <w:t>.</w:t>
        </w:r>
      </w:ins>
    </w:p>
    <w:p w14:paraId="5E4BDC2F" w14:textId="608CC275" w:rsidR="003439BF" w:rsidRDefault="0018030C" w:rsidP="002107A7">
      <w:pPr>
        <w:pStyle w:val="bdialogue"/>
        <w:rPr>
          <w:ins w:id="2011" w:author="Copy Editor" w:date="2026-10-04T20:56:00Z" w16du:dateUtc="2026-10-04T17:56:00Z"/>
        </w:rPr>
      </w:pPr>
      <w:del w:id="2012" w:author="Copy Editor" w:date="2026-10-04T20:56:00Z" w16du:dateUtc="2026-10-04T17:56:00Z">
        <w:r w:rsidDel="002E4C91">
          <w:delText>,</w:delText>
        </w:r>
        <w:r w:rsidR="007C0FF3" w:rsidDel="002E4C91">
          <w:delText xml:space="preserve"> a</w:delText>
        </w:r>
      </w:del>
      <w:ins w:id="2013" w:author="Copy Editor" w:date="2026-10-04T20:56:00Z" w16du:dateUtc="2026-10-04T17:56:00Z">
        <w:r w:rsidR="002E4C91">
          <w:t>A</w:t>
        </w:r>
      </w:ins>
      <w:r w:rsidR="007C0FF3">
        <w:t>nd I knew they were because it hurt so much.</w:t>
      </w:r>
    </w:p>
    <w:p w14:paraId="4CABD3E9" w14:textId="77777777" w:rsidR="0082360A" w:rsidRPr="0082360A" w:rsidRDefault="0082360A">
      <w:pPr>
        <w:pStyle w:val="aSCENEHEAD"/>
        <w:rPr>
          <w:ins w:id="2014" w:author="Copy Editor" w:date="2026-10-04T20:56:00Z"/>
          <w:lang w:val="en-US"/>
        </w:rPr>
        <w:pPrChange w:id="2015" w:author="Copy Editor" w:date="2026-10-04T20:56:00Z" w16du:dateUtc="2026-10-04T17:56:00Z">
          <w:pPr>
            <w:pStyle w:val="bdialogue"/>
          </w:pPr>
        </w:pPrChange>
      </w:pPr>
      <w:ins w:id="2016" w:author="Copy Editor" w:date="2026-10-04T20:56:00Z">
        <w:r w:rsidRPr="0082360A">
          <w:rPr>
            <w:lang w:val="en-US"/>
          </w:rPr>
          <w:t>EXT. COUNTRYSIDE – DAY</w:t>
        </w:r>
      </w:ins>
    </w:p>
    <w:p w14:paraId="76ED7C1D" w14:textId="77777777" w:rsidR="0082360A" w:rsidRPr="0082360A" w:rsidRDefault="0082360A">
      <w:pPr>
        <w:pStyle w:val="body"/>
        <w:rPr>
          <w:ins w:id="2017" w:author="Copy Editor" w:date="2026-10-04T20:56:00Z"/>
          <w:lang w:val="en-US"/>
        </w:rPr>
        <w:pPrChange w:id="2018" w:author="Copy Editor" w:date="2026-10-04T20:56:00Z" w16du:dateUtc="2026-10-04T17:56:00Z">
          <w:pPr>
            <w:pStyle w:val="bdialogue"/>
          </w:pPr>
        </w:pPrChange>
      </w:pPr>
      <w:ins w:id="2019" w:author="Copy Editor" w:date="2026-10-04T20:56:00Z">
        <w:r w:rsidRPr="0082360A">
          <w:rPr>
            <w:lang w:val="en-US"/>
          </w:rPr>
          <w:t>Richard walks alone with his dog.</w:t>
        </w:r>
      </w:ins>
    </w:p>
    <w:p w14:paraId="102C5E0A" w14:textId="77777777" w:rsidR="0082360A" w:rsidRDefault="0082360A" w:rsidP="0082360A">
      <w:pPr>
        <w:pStyle w:val="bCHARACTER"/>
        <w:rPr>
          <w:ins w:id="2020" w:author="Copy Editor" w:date="2026-10-04T20:56:00Z" w16du:dateUtc="2026-10-04T17:56:00Z"/>
        </w:rPr>
      </w:pPr>
      <w:ins w:id="2021" w:author="Copy Editor" w:date="2026-10-04T20:56:00Z" w16du:dateUtc="2026-10-04T17:56:00Z">
        <w:r w:rsidRPr="00C91986">
          <w:t>RICHARD (V.O.)</w:t>
        </w:r>
      </w:ins>
    </w:p>
    <w:p w14:paraId="421B3522" w14:textId="240FC50B" w:rsidR="0082360A" w:rsidDel="0082360A" w:rsidRDefault="0082360A">
      <w:pPr>
        <w:pStyle w:val="bdialogue"/>
        <w:rPr>
          <w:del w:id="2022" w:author="Copy Editor" w:date="2026-10-04T20:56:00Z" w16du:dateUtc="2026-10-04T17:56:00Z"/>
        </w:rPr>
        <w:pPrChange w:id="2023" w:author="Copy Editor" w:date="2026-10-04T20:55:00Z" w16du:dateUtc="2026-10-04T17:55:00Z">
          <w:pPr>
            <w:pStyle w:val="body"/>
          </w:pPr>
        </w:pPrChange>
      </w:pPr>
    </w:p>
    <w:p w14:paraId="53A1478E" w14:textId="77777777" w:rsidR="0082360A" w:rsidRDefault="007C0FF3">
      <w:pPr>
        <w:pStyle w:val="bdialogue"/>
        <w:rPr>
          <w:ins w:id="2024" w:author="Copy Editor" w:date="2026-10-04T20:56:00Z" w16du:dateUtc="2026-10-04T17:56:00Z"/>
        </w:rPr>
        <w:pPrChange w:id="2025" w:author="Copy Editor" w:date="2026-10-04T20:56:00Z" w16du:dateUtc="2026-10-04T17:56:00Z">
          <w:pPr>
            <w:pStyle w:val="body"/>
          </w:pPr>
        </w:pPrChange>
      </w:pPr>
      <w:r>
        <w:t xml:space="preserve">I tried to talk to people about </w:t>
      </w:r>
      <w:r w:rsidR="0018030C">
        <w:t>it,</w:t>
      </w:r>
      <w:r>
        <w:t xml:space="preserve"> but nobody </w:t>
      </w:r>
      <w:r w:rsidR="0018030C">
        <w:t>understood,</w:t>
      </w:r>
      <w:r>
        <w:t xml:space="preserve"> and I quickly gave </w:t>
      </w:r>
      <w:r w:rsidR="0018030C">
        <w:t xml:space="preserve">up. </w:t>
      </w:r>
    </w:p>
    <w:p w14:paraId="073B4FED" w14:textId="77777777" w:rsidR="0075090F" w:rsidRDefault="007C0FF3" w:rsidP="003C4C36">
      <w:pPr>
        <w:pStyle w:val="bdialogue"/>
        <w:rPr>
          <w:ins w:id="2026" w:author="Copy Editor" w:date="2026-10-04T20:57:00Z" w16du:dateUtc="2026-10-04T17:57:00Z"/>
        </w:rPr>
      </w:pPr>
      <w:r>
        <w:t xml:space="preserve">David was always careful to avoid the </w:t>
      </w:r>
      <w:r w:rsidR="0018030C">
        <w:t>father</w:t>
      </w:r>
      <w:r>
        <w:t xml:space="preserve"> </w:t>
      </w:r>
      <w:r w:rsidR="0018030C">
        <w:t>role</w:t>
      </w:r>
      <w:ins w:id="2027" w:author="Copy Editor" w:date="2026-10-04T20:57:00Z" w16du:dateUtc="2026-10-04T17:57:00Z">
        <w:r w:rsidR="0075090F">
          <w:t>.</w:t>
        </w:r>
      </w:ins>
    </w:p>
    <w:p w14:paraId="0A4C52DC" w14:textId="77777777" w:rsidR="0075090F" w:rsidRDefault="0018030C" w:rsidP="003C4C36">
      <w:pPr>
        <w:pStyle w:val="bdialogue"/>
        <w:rPr>
          <w:ins w:id="2028" w:author="Copy Editor" w:date="2026-10-04T20:58:00Z" w16du:dateUtc="2026-10-04T17:58:00Z"/>
        </w:rPr>
      </w:pPr>
      <w:del w:id="2029" w:author="Copy Editor" w:date="2026-10-04T20:57:00Z" w16du:dateUtc="2026-10-04T17:57:00Z">
        <w:r w:rsidDel="0075090F">
          <w:lastRenderedPageBreak/>
          <w:delText>;</w:delText>
        </w:r>
        <w:r w:rsidR="007C0FF3" w:rsidDel="0075090F">
          <w:delText xml:space="preserve"> i</w:delText>
        </w:r>
      </w:del>
      <w:ins w:id="2030" w:author="Copy Editor" w:date="2026-10-04T20:57:00Z" w16du:dateUtc="2026-10-04T17:57:00Z">
        <w:r w:rsidR="0075090F">
          <w:t>I</w:t>
        </w:r>
      </w:ins>
      <w:r w:rsidR="007C0FF3">
        <w:t xml:space="preserve">f he </w:t>
      </w:r>
      <w:r>
        <w:t>hadn't,</w:t>
      </w:r>
      <w:r w:rsidR="007C0FF3">
        <w:t xml:space="preserve"> perhaps I could have talked to him</w:t>
      </w:r>
      <w:ins w:id="2031" w:author="Copy Editor" w:date="2026-10-04T20:58:00Z" w16du:dateUtc="2026-10-04T17:58:00Z">
        <w:r w:rsidR="0075090F">
          <w:t>.</w:t>
        </w:r>
      </w:ins>
    </w:p>
    <w:p w14:paraId="7193B306" w14:textId="77777777" w:rsidR="005A4ADF" w:rsidRDefault="005A4ADF" w:rsidP="003C4C36">
      <w:pPr>
        <w:pStyle w:val="bdialogue"/>
        <w:rPr>
          <w:ins w:id="2032" w:author="Copy Editor" w:date="2026-10-04T20:58:00Z" w16du:dateUtc="2026-10-04T17:58:00Z"/>
        </w:rPr>
      </w:pPr>
      <w:ins w:id="2033" w:author="Copy Editor" w:date="2026-10-04T20:58:00Z" w16du:dateUtc="2026-10-04T17:58:00Z">
        <w:r>
          <w:t>B</w:t>
        </w:r>
      </w:ins>
      <w:del w:id="2034" w:author="Copy Editor" w:date="2026-10-04T20:58:00Z" w16du:dateUtc="2026-10-04T17:58:00Z">
        <w:r w:rsidR="007C0FF3" w:rsidDel="0075090F">
          <w:delText xml:space="preserve">, </w:delText>
        </w:r>
        <w:r w:rsidR="007C0FF3" w:rsidDel="005A4ADF">
          <w:delText>b</w:delText>
        </w:r>
      </w:del>
      <w:r w:rsidR="007C0FF3">
        <w:t xml:space="preserve">ut people can be very reserved at times, and I never did discuss my pain with </w:t>
      </w:r>
      <w:r w:rsidR="0018030C">
        <w:t xml:space="preserve">him. </w:t>
      </w:r>
    </w:p>
    <w:p w14:paraId="70461DAE" w14:textId="1951672A" w:rsidR="005A4ADF" w:rsidRDefault="005A4ADF" w:rsidP="005A4ADF">
      <w:pPr>
        <w:pStyle w:val="body"/>
        <w:rPr>
          <w:ins w:id="2035" w:author="Copy Editor" w:date="2026-10-04T20:58:00Z" w16du:dateUtc="2026-10-04T17:58:00Z"/>
        </w:rPr>
      </w:pPr>
      <w:ins w:id="2036" w:author="Copy Editor" w:date="2026-10-04T20:58:00Z">
        <w:r w:rsidRPr="005A4ADF">
          <w:t>Richard continues walking.</w:t>
        </w:r>
      </w:ins>
    </w:p>
    <w:p w14:paraId="47CFA810" w14:textId="77777777" w:rsidR="005A4ADF" w:rsidRDefault="005A4ADF" w:rsidP="005A4ADF">
      <w:pPr>
        <w:pStyle w:val="bCHARACTER"/>
        <w:rPr>
          <w:ins w:id="2037" w:author="Copy Editor" w:date="2026-10-04T20:58:00Z" w16du:dateUtc="2026-10-04T17:58:00Z"/>
        </w:rPr>
      </w:pPr>
      <w:ins w:id="2038" w:author="Copy Editor" w:date="2026-10-04T20:58:00Z" w16du:dateUtc="2026-10-04T17:58:00Z">
        <w:r w:rsidRPr="00C91986">
          <w:t>RICHARD (V.O.)</w:t>
        </w:r>
      </w:ins>
    </w:p>
    <w:p w14:paraId="7150FA9F" w14:textId="77777777" w:rsidR="00EA41A7" w:rsidRDefault="007C0FF3">
      <w:pPr>
        <w:pStyle w:val="bbodybeforebeat"/>
        <w:rPr>
          <w:ins w:id="2039" w:author="Copy Editor" w:date="2026-10-04T20:58:00Z" w16du:dateUtc="2026-10-04T17:58:00Z"/>
        </w:rPr>
        <w:pPrChange w:id="2040" w:author="Copy Editor" w:date="2026-10-04T20:59:00Z" w16du:dateUtc="2026-10-04T17:59:00Z">
          <w:pPr>
            <w:pStyle w:val="bdialogue"/>
          </w:pPr>
        </w:pPrChange>
      </w:pPr>
      <w:r>
        <w:t xml:space="preserve">It occurred to me to end my </w:t>
      </w:r>
      <w:r w:rsidR="0018030C">
        <w:t>life,</w:t>
      </w:r>
      <w:r>
        <w:t xml:space="preserve"> but it wasn’t an </w:t>
      </w:r>
      <w:r w:rsidR="0018030C">
        <w:t xml:space="preserve">option. </w:t>
      </w:r>
    </w:p>
    <w:p w14:paraId="180B55DA" w14:textId="19BB938C" w:rsidR="00EA41A7" w:rsidRDefault="00EA41A7">
      <w:pPr>
        <w:pStyle w:val="baparenthisis"/>
        <w:rPr>
          <w:ins w:id="2041" w:author="Copy Editor" w:date="2026-10-04T20:58:00Z" w16du:dateUtc="2026-10-04T17:58:00Z"/>
        </w:rPr>
        <w:pPrChange w:id="2042" w:author="Copy Editor" w:date="2026-10-04T20:59:00Z" w16du:dateUtc="2026-10-04T17:59:00Z">
          <w:pPr>
            <w:pStyle w:val="bdialogue"/>
          </w:pPr>
        </w:pPrChange>
      </w:pPr>
      <w:ins w:id="2043" w:author="Copy Editor" w:date="2026-10-04T20:59:00Z" w16du:dateUtc="2026-10-04T17:59:00Z">
        <w:r>
          <w:t>(</w:t>
        </w:r>
      </w:ins>
      <w:ins w:id="2044" w:author="Copy Editor" w:date="2026-10-04T20:59:00Z">
        <w:r w:rsidRPr="00EA41A7">
          <w:t>A beat.</w:t>
        </w:r>
      </w:ins>
      <w:ins w:id="2045" w:author="Copy Editor" w:date="2026-10-04T20:59:00Z" w16du:dateUtc="2026-10-04T17:59:00Z">
        <w:r>
          <w:t>)</w:t>
        </w:r>
      </w:ins>
    </w:p>
    <w:p w14:paraId="49B93FB5" w14:textId="77777777" w:rsidR="001731FF" w:rsidRDefault="007C0FF3" w:rsidP="003C4C36">
      <w:pPr>
        <w:pStyle w:val="bdialogue"/>
        <w:rPr>
          <w:ins w:id="2046" w:author="Copy Editor" w:date="2026-10-04T20:59:00Z" w16du:dateUtc="2026-10-04T17:59:00Z"/>
        </w:rPr>
      </w:pPr>
      <w:r>
        <w:t xml:space="preserve">If Thea heard of </w:t>
      </w:r>
      <w:r w:rsidR="00943F9C">
        <w:t>it,</w:t>
      </w:r>
      <w:r>
        <w:t xml:space="preserve"> she might be </w:t>
      </w:r>
      <w:r w:rsidR="00943F9C">
        <w:t>upset,</w:t>
      </w:r>
      <w:r>
        <w:t xml:space="preserve"> and that wasn’t something I could risk imposing on her</w:t>
      </w:r>
      <w:del w:id="2047" w:author="Copy Editor" w:date="2026-10-04T20:59:00Z" w16du:dateUtc="2026-10-04T17:59:00Z">
        <w:r w:rsidR="00943F9C" w:rsidDel="001731FF">
          <w:delText>,</w:delText>
        </w:r>
      </w:del>
      <w:ins w:id="2048" w:author="Copy Editor" w:date="2026-10-04T20:59:00Z" w16du:dateUtc="2026-10-04T17:59:00Z">
        <w:r w:rsidR="001731FF">
          <w:t>.</w:t>
        </w:r>
      </w:ins>
    </w:p>
    <w:p w14:paraId="5E4BDC31" w14:textId="6807C6E6" w:rsidR="003439BF" w:rsidRDefault="00943F9C" w:rsidP="003C4C36">
      <w:pPr>
        <w:pStyle w:val="bdialogue"/>
        <w:rPr>
          <w:ins w:id="2049" w:author="Copy Editor" w:date="2026-10-04T20:59:00Z" w16du:dateUtc="2026-10-04T17:59:00Z"/>
        </w:rPr>
      </w:pPr>
      <w:del w:id="2050" w:author="Copy Editor" w:date="2026-10-04T20:59:00Z" w16du:dateUtc="2026-10-04T17:59:00Z">
        <w:r w:rsidDel="001731FF">
          <w:delText xml:space="preserve"> so</w:delText>
        </w:r>
      </w:del>
      <w:ins w:id="2051" w:author="Copy Editor" w:date="2026-10-04T20:59:00Z" w16du:dateUtc="2026-10-04T17:59:00Z">
        <w:r w:rsidR="001731FF">
          <w:t>So,</w:t>
        </w:r>
      </w:ins>
      <w:r w:rsidR="007C0FF3">
        <w:t xml:space="preserve"> I walked my </w:t>
      </w:r>
      <w:r>
        <w:t>dog and</w:t>
      </w:r>
      <w:r w:rsidR="007C0FF3">
        <w:t xml:space="preserve"> kept my own thoughts, for they were very precious to </w:t>
      </w:r>
      <w:r>
        <w:t>me.</w:t>
      </w:r>
    </w:p>
    <w:p w14:paraId="4B136629" w14:textId="77777777" w:rsidR="001731FF" w:rsidRPr="001731FF" w:rsidRDefault="001731FF">
      <w:pPr>
        <w:pStyle w:val="aSCENEHEAD"/>
        <w:rPr>
          <w:ins w:id="2052" w:author="Copy Editor" w:date="2026-10-04T20:59:00Z"/>
          <w:lang w:val="en-US"/>
        </w:rPr>
        <w:pPrChange w:id="2053" w:author="Copy Editor" w:date="2026-10-04T20:59:00Z" w16du:dateUtc="2026-10-04T17:59:00Z">
          <w:pPr>
            <w:pStyle w:val="bdialogue"/>
          </w:pPr>
        </w:pPrChange>
      </w:pPr>
      <w:ins w:id="2054" w:author="Copy Editor" w:date="2026-10-04T20:59:00Z">
        <w:r w:rsidRPr="001731FF">
          <w:rPr>
            <w:lang w:val="en-US"/>
          </w:rPr>
          <w:t>INT. FAMILY HOME – DAY</w:t>
        </w:r>
      </w:ins>
    </w:p>
    <w:p w14:paraId="4243217D" w14:textId="77777777" w:rsidR="001731FF" w:rsidRPr="001731FF" w:rsidRDefault="001731FF">
      <w:pPr>
        <w:pStyle w:val="body"/>
        <w:rPr>
          <w:ins w:id="2055" w:author="Copy Editor" w:date="2026-10-04T20:59:00Z"/>
          <w:lang w:val="en-US"/>
        </w:rPr>
        <w:pPrChange w:id="2056" w:author="Copy Editor" w:date="2026-10-04T20:59:00Z" w16du:dateUtc="2026-10-04T17:59:00Z">
          <w:pPr>
            <w:pStyle w:val="bdialogue"/>
          </w:pPr>
        </w:pPrChange>
      </w:pPr>
      <w:ins w:id="2057" w:author="Copy Editor" w:date="2026-10-04T20:59:00Z">
        <w:r w:rsidRPr="001731FF">
          <w:rPr>
            <w:lang w:val="en-US"/>
          </w:rPr>
          <w:t>Richard sits quietly.</w:t>
        </w:r>
      </w:ins>
    </w:p>
    <w:p w14:paraId="07D08AA5" w14:textId="0D5F2A05" w:rsidR="001731FF" w:rsidRDefault="00FC1DBA">
      <w:pPr>
        <w:pStyle w:val="bCHARACTER"/>
        <w:pPrChange w:id="2058" w:author="Copy Editor" w:date="2026-10-04T21:00:00Z" w16du:dateUtc="2026-10-04T18:00:00Z">
          <w:pPr>
            <w:pStyle w:val="body"/>
          </w:pPr>
        </w:pPrChange>
      </w:pPr>
      <w:ins w:id="2059" w:author="Copy Editor" w:date="2026-10-04T21:00:00Z">
        <w:r w:rsidRPr="00FC1DBA">
          <w:t>RICHARD (V.O.)</w:t>
        </w:r>
      </w:ins>
    </w:p>
    <w:p w14:paraId="5C508248" w14:textId="2853E858" w:rsidR="001731FF" w:rsidRDefault="007C0FF3">
      <w:pPr>
        <w:pStyle w:val="bdialogue"/>
        <w:rPr>
          <w:ins w:id="2060" w:author="Copy Editor" w:date="2026-10-04T21:00:00Z" w16du:dateUtc="2026-10-04T18:00:00Z"/>
        </w:rPr>
        <w:pPrChange w:id="2061" w:author="Copy Editor" w:date="2026-10-04T21:00:00Z" w16du:dateUtc="2026-10-04T18:00:00Z">
          <w:pPr>
            <w:pStyle w:val="body"/>
          </w:pPr>
        </w:pPrChange>
      </w:pPr>
      <w:r>
        <w:t xml:space="preserve">It has occurred to me since that surely my parents must have </w:t>
      </w:r>
      <w:r w:rsidR="009C426A">
        <w:t>realized</w:t>
      </w:r>
      <w:r>
        <w:t xml:space="preserve"> something was wrong</w:t>
      </w:r>
      <w:ins w:id="2062" w:author="Copy Editor" w:date="2026-10-04T21:00:00Z" w16du:dateUtc="2026-10-04T18:00:00Z">
        <w:r w:rsidR="00FC1DBA">
          <w:t>.</w:t>
        </w:r>
      </w:ins>
    </w:p>
    <w:p w14:paraId="65541FDD" w14:textId="77777777" w:rsidR="00FC1DBA" w:rsidRDefault="007C0FF3">
      <w:pPr>
        <w:pStyle w:val="bbodybeforebeat"/>
        <w:rPr>
          <w:ins w:id="2063" w:author="Copy Editor" w:date="2026-10-04T21:00:00Z" w16du:dateUtc="2026-10-04T18:00:00Z"/>
        </w:rPr>
        <w:pPrChange w:id="2064" w:author="Copy Editor" w:date="2026-10-04T21:01:00Z" w16du:dateUtc="2026-10-04T18:01:00Z">
          <w:pPr>
            <w:pStyle w:val="bdialogue"/>
          </w:pPr>
        </w:pPrChange>
      </w:pPr>
      <w:del w:id="2065" w:author="Copy Editor" w:date="2026-10-04T21:00:00Z" w16du:dateUtc="2026-10-04T18:00:00Z">
        <w:r w:rsidDel="001731FF">
          <w:delText>, b</w:delText>
        </w:r>
      </w:del>
      <w:ins w:id="2066" w:author="Copy Editor" w:date="2026-10-04T21:00:00Z" w16du:dateUtc="2026-10-04T18:00:00Z">
        <w:r w:rsidR="001731FF">
          <w:t>B</w:t>
        </w:r>
      </w:ins>
      <w:r>
        <w:t xml:space="preserve">ut did they do anything to </w:t>
      </w:r>
      <w:r w:rsidR="00943F9C">
        <w:t xml:space="preserve">help? </w:t>
      </w:r>
    </w:p>
    <w:p w14:paraId="07499124" w14:textId="3C69E6B9" w:rsidR="008F386D" w:rsidRDefault="008F386D">
      <w:pPr>
        <w:pStyle w:val="baparenthisis"/>
        <w:rPr>
          <w:ins w:id="2067" w:author="Copy Editor" w:date="2026-10-04T21:00:00Z" w16du:dateUtc="2026-10-04T18:00:00Z"/>
        </w:rPr>
        <w:pPrChange w:id="2068" w:author="Copy Editor" w:date="2026-10-04T21:00:00Z" w16du:dateUtc="2026-10-04T18:00:00Z">
          <w:pPr>
            <w:pStyle w:val="bdialogue"/>
          </w:pPr>
        </w:pPrChange>
      </w:pPr>
      <w:ins w:id="2069" w:author="Copy Editor" w:date="2026-10-04T21:01:00Z" w16du:dateUtc="2026-10-04T18:01:00Z">
        <w:r>
          <w:t>(</w:t>
        </w:r>
      </w:ins>
      <w:ins w:id="2070" w:author="Copy Editor" w:date="2026-10-04T21:00:00Z">
        <w:r w:rsidRPr="008F386D">
          <w:t>A beat.</w:t>
        </w:r>
      </w:ins>
      <w:ins w:id="2071" w:author="Copy Editor" w:date="2026-10-04T21:01:00Z" w16du:dateUtc="2026-10-04T18:01:00Z">
        <w:r>
          <w:t>)</w:t>
        </w:r>
      </w:ins>
    </w:p>
    <w:p w14:paraId="6C84EB3B" w14:textId="77777777" w:rsidR="008F386D" w:rsidRDefault="007C0FF3" w:rsidP="00FC1DBA">
      <w:pPr>
        <w:pStyle w:val="bdialogue"/>
        <w:rPr>
          <w:ins w:id="2072" w:author="Copy Editor" w:date="2026-10-04T21:01:00Z" w16du:dateUtc="2026-10-04T18:01:00Z"/>
        </w:rPr>
      </w:pPr>
      <w:r>
        <w:t xml:space="preserve">Did they try to support </w:t>
      </w:r>
      <w:r w:rsidR="00943F9C">
        <w:t xml:space="preserve">me? </w:t>
      </w:r>
    </w:p>
    <w:p w14:paraId="5EA54D9D" w14:textId="77777777" w:rsidR="008F386D" w:rsidRDefault="007C0FF3" w:rsidP="00FC1DBA">
      <w:pPr>
        <w:pStyle w:val="bdialogue"/>
        <w:rPr>
          <w:ins w:id="2073" w:author="Copy Editor" w:date="2026-10-04T21:01:00Z" w16du:dateUtc="2026-10-04T18:01:00Z"/>
        </w:rPr>
      </w:pPr>
      <w:r>
        <w:t xml:space="preserve">Not a bit of </w:t>
      </w:r>
      <w:r w:rsidR="00943F9C">
        <w:t xml:space="preserve">it. </w:t>
      </w:r>
    </w:p>
    <w:p w14:paraId="4BB4680E" w14:textId="77777777" w:rsidR="008F386D" w:rsidRDefault="007C0FF3" w:rsidP="00FC1DBA">
      <w:pPr>
        <w:pStyle w:val="bdialogue"/>
        <w:rPr>
          <w:ins w:id="2074" w:author="Copy Editor" w:date="2026-10-04T21:01:00Z" w16du:dateUtc="2026-10-04T18:01:00Z"/>
        </w:rPr>
      </w:pPr>
      <w:r>
        <w:t xml:space="preserve">At the time I was glad because I thought nobody knew how I </w:t>
      </w:r>
      <w:r w:rsidR="00943F9C">
        <w:t>felt</w:t>
      </w:r>
      <w:ins w:id="2075" w:author="Copy Editor" w:date="2026-10-04T21:01:00Z" w16du:dateUtc="2026-10-04T18:01:00Z">
        <w:r w:rsidR="008F386D">
          <w:t>.</w:t>
        </w:r>
      </w:ins>
    </w:p>
    <w:p w14:paraId="30CA1B79" w14:textId="77777777" w:rsidR="008F386D" w:rsidRDefault="00943F9C">
      <w:pPr>
        <w:pStyle w:val="bbodybeforebeat"/>
        <w:rPr>
          <w:ins w:id="2076" w:author="Copy Editor" w:date="2026-10-04T21:01:00Z" w16du:dateUtc="2026-10-04T18:01:00Z"/>
        </w:rPr>
        <w:pPrChange w:id="2077" w:author="Copy Editor" w:date="2026-10-04T21:01:00Z" w16du:dateUtc="2026-10-04T18:01:00Z">
          <w:pPr>
            <w:pStyle w:val="bdialogue"/>
          </w:pPr>
        </w:pPrChange>
      </w:pPr>
      <w:del w:id="2078" w:author="Copy Editor" w:date="2026-10-04T21:01:00Z" w16du:dateUtc="2026-10-04T18:01:00Z">
        <w:r w:rsidDel="008F386D">
          <w:delText>;</w:delText>
        </w:r>
        <w:r w:rsidR="007C0FF3" w:rsidDel="008F386D">
          <w:delText xml:space="preserve"> </w:delText>
        </w:r>
      </w:del>
      <w:r w:rsidR="007C0FF3">
        <w:t>I thought I had covered it well</w:t>
      </w:r>
      <w:ins w:id="2079" w:author="Copy Editor" w:date="2026-10-04T21:01:00Z" w16du:dateUtc="2026-10-04T18:01:00Z">
        <w:r w:rsidR="008F386D">
          <w:t>.</w:t>
        </w:r>
      </w:ins>
    </w:p>
    <w:p w14:paraId="6AD8A55F" w14:textId="77777777" w:rsidR="008F386D" w:rsidRDefault="008F386D" w:rsidP="008F386D">
      <w:pPr>
        <w:pStyle w:val="baparenthisis"/>
        <w:rPr>
          <w:ins w:id="2080" w:author="Copy Editor" w:date="2026-10-04T21:01:00Z" w16du:dateUtc="2026-10-04T18:01:00Z"/>
        </w:rPr>
      </w:pPr>
      <w:ins w:id="2081" w:author="Copy Editor" w:date="2026-10-04T21:01:00Z" w16du:dateUtc="2026-10-04T18:01:00Z">
        <w:r>
          <w:t>(</w:t>
        </w:r>
        <w:r w:rsidRPr="008F386D">
          <w:t>A beat.</w:t>
        </w:r>
        <w:r>
          <w:t>)</w:t>
        </w:r>
      </w:ins>
    </w:p>
    <w:p w14:paraId="5C9E8639" w14:textId="77777777" w:rsidR="008F386D" w:rsidRDefault="007C0FF3" w:rsidP="008F386D">
      <w:pPr>
        <w:pStyle w:val="bdialogue"/>
        <w:rPr>
          <w:ins w:id="2082" w:author="Copy Editor" w:date="2026-10-04T21:02:00Z" w16du:dateUtc="2026-10-04T18:02:00Z"/>
        </w:rPr>
      </w:pPr>
      <w:del w:id="2083" w:author="Copy Editor" w:date="2026-10-04T21:01:00Z" w16du:dateUtc="2026-10-04T18:01:00Z">
        <w:r w:rsidDel="008F386D">
          <w:delText>, b</w:delText>
        </w:r>
      </w:del>
      <w:ins w:id="2084" w:author="Copy Editor" w:date="2026-10-04T21:01:00Z" w16du:dateUtc="2026-10-04T18:01:00Z">
        <w:r w:rsidR="008F386D">
          <w:t>B</w:t>
        </w:r>
      </w:ins>
      <w:r>
        <w:t xml:space="preserve">ut with hindsight I feel it was a total dereliction of </w:t>
      </w:r>
      <w:r w:rsidR="00943F9C">
        <w:t>duty;</w:t>
      </w:r>
      <w:r>
        <w:t xml:space="preserve"> I was just left to sort it all out </w:t>
      </w:r>
      <w:r w:rsidR="00943F9C">
        <w:t xml:space="preserve">myself. </w:t>
      </w:r>
    </w:p>
    <w:p w14:paraId="7A507043" w14:textId="77777777" w:rsidR="00150CC7" w:rsidRDefault="00150CC7" w:rsidP="008F386D">
      <w:pPr>
        <w:pStyle w:val="bdialogue"/>
        <w:rPr>
          <w:ins w:id="2085" w:author="Copy Editor" w:date="2026-10-04T21:02:00Z" w16du:dateUtc="2026-10-04T18:02:00Z"/>
        </w:rPr>
      </w:pPr>
    </w:p>
    <w:p w14:paraId="1E93AE81" w14:textId="7355019D" w:rsidR="00150CC7" w:rsidRDefault="00150CC7" w:rsidP="00150CC7">
      <w:pPr>
        <w:pStyle w:val="aSCENEHEAD"/>
        <w:rPr>
          <w:ins w:id="2086" w:author="Copy Editor" w:date="2026-10-04T21:02:00Z" w16du:dateUtc="2026-10-04T18:02:00Z"/>
        </w:rPr>
      </w:pPr>
      <w:ins w:id="2087" w:author="Copy Editor" w:date="2026-10-04T21:02:00Z">
        <w:r w:rsidRPr="004B0FD6">
          <w:lastRenderedPageBreak/>
          <w:t>INT. FAMILY HOME – DAY</w:t>
        </w:r>
      </w:ins>
    </w:p>
    <w:p w14:paraId="7EB5557A" w14:textId="77777777" w:rsidR="00150CC7" w:rsidRDefault="00150CC7" w:rsidP="00150CC7">
      <w:pPr>
        <w:pStyle w:val="bCHARACTER"/>
        <w:rPr>
          <w:ins w:id="2088" w:author="Copy Editor" w:date="2026-10-04T21:02:00Z" w16du:dateUtc="2026-10-04T18:02:00Z"/>
        </w:rPr>
      </w:pPr>
      <w:ins w:id="2089" w:author="Copy Editor" w:date="2026-10-04T21:02:00Z" w16du:dateUtc="2026-10-04T18:02:00Z">
        <w:r w:rsidRPr="00FC1DBA">
          <w:t>RICHARD (V.O.)</w:t>
        </w:r>
      </w:ins>
    </w:p>
    <w:p w14:paraId="64A01E96" w14:textId="77777777" w:rsidR="004B0FD6" w:rsidRDefault="007C0FF3">
      <w:pPr>
        <w:pStyle w:val="bbodybeforebeat"/>
        <w:rPr>
          <w:ins w:id="2090" w:author="Copy Editor" w:date="2026-10-05T12:57:00Z" w16du:dateUtc="2026-10-05T09:57:00Z"/>
        </w:rPr>
        <w:pPrChange w:id="2091" w:author="Copy Editor" w:date="2026-10-05T12:58:00Z" w16du:dateUtc="2026-10-05T09:58:00Z">
          <w:pPr>
            <w:pStyle w:val="bdialogue"/>
          </w:pPr>
        </w:pPrChange>
      </w:pPr>
      <w:r>
        <w:t xml:space="preserve">Now I have a slightly different </w:t>
      </w:r>
      <w:r w:rsidR="00943F9C">
        <w:t xml:space="preserve">view. </w:t>
      </w:r>
    </w:p>
    <w:p w14:paraId="39D95248" w14:textId="286BBFEC" w:rsidR="004B0FD6" w:rsidRDefault="004B0FD6">
      <w:pPr>
        <w:pStyle w:val="baparenthisis"/>
        <w:rPr>
          <w:ins w:id="2092" w:author="Copy Editor" w:date="2026-10-05T12:57:00Z" w16du:dateUtc="2026-10-05T09:57:00Z"/>
        </w:rPr>
        <w:pPrChange w:id="2093" w:author="Copy Editor" w:date="2026-10-05T12:58:00Z" w16du:dateUtc="2026-10-05T09:58:00Z">
          <w:pPr>
            <w:pStyle w:val="bdialogue"/>
          </w:pPr>
        </w:pPrChange>
      </w:pPr>
      <w:ins w:id="2094" w:author="Copy Editor" w:date="2026-10-05T12:58:00Z" w16du:dateUtc="2026-10-05T09:58:00Z">
        <w:r>
          <w:t>(</w:t>
        </w:r>
      </w:ins>
      <w:ins w:id="2095" w:author="Copy Editor" w:date="2026-10-05T12:57:00Z" w16du:dateUtc="2026-10-05T09:57:00Z">
        <w:r>
          <w:t>A beat)</w:t>
        </w:r>
      </w:ins>
    </w:p>
    <w:p w14:paraId="278048AE" w14:textId="77777777" w:rsidR="004B0FD6" w:rsidRDefault="007C0FF3">
      <w:pPr>
        <w:pStyle w:val="bdialogue"/>
        <w:rPr>
          <w:ins w:id="2096" w:author="Copy Editor" w:date="2026-10-05T12:58:00Z" w16du:dateUtc="2026-10-05T09:58:00Z"/>
        </w:rPr>
      </w:pPr>
      <w:r>
        <w:t xml:space="preserve">Dad was evacuated on the </w:t>
      </w:r>
      <w:r w:rsidR="00943F9C">
        <w:t>1</w:t>
      </w:r>
      <w:r w:rsidR="00943F9C">
        <w:rPr>
          <w:vertAlign w:val="superscript"/>
        </w:rPr>
        <w:t>st of</w:t>
      </w:r>
      <w:r>
        <w:t xml:space="preserve"> September </w:t>
      </w:r>
      <w:r w:rsidR="00943F9C">
        <w:t xml:space="preserve">1939. </w:t>
      </w:r>
    </w:p>
    <w:p w14:paraId="526AAA2D" w14:textId="77777777" w:rsidR="004B0FD6" w:rsidRDefault="007C0FF3">
      <w:pPr>
        <w:pStyle w:val="bdialogue"/>
        <w:rPr>
          <w:ins w:id="2097" w:author="Copy Editor" w:date="2026-10-05T12:58:00Z" w16du:dateUtc="2026-10-05T09:58:00Z"/>
        </w:rPr>
      </w:pPr>
      <w:r>
        <w:t xml:space="preserve">He was 14 years old and was billeted in the Manse of the Congregational Church in the town he was evacuated </w:t>
      </w:r>
      <w:r w:rsidR="00943F9C">
        <w:t xml:space="preserve">to. </w:t>
      </w:r>
    </w:p>
    <w:p w14:paraId="04AB6F76" w14:textId="77777777" w:rsidR="004C2B77" w:rsidRDefault="00943F9C">
      <w:pPr>
        <w:pStyle w:val="bbodybeforebeat"/>
        <w:rPr>
          <w:ins w:id="2098" w:author="Copy Editor" w:date="2026-10-05T12:58:00Z" w16du:dateUtc="2026-10-05T09:58:00Z"/>
        </w:rPr>
        <w:pPrChange w:id="2099" w:author="Copy Editor" w:date="2026-10-05T12:58:00Z" w16du:dateUtc="2026-10-05T09:58:00Z">
          <w:pPr>
            <w:pStyle w:val="bdialogue"/>
          </w:pPr>
        </w:pPrChange>
      </w:pPr>
      <w:r>
        <w:t>Apparently,</w:t>
      </w:r>
      <w:r w:rsidR="007C0FF3">
        <w:t xml:space="preserve"> the vicar and his wife were an odd </w:t>
      </w:r>
      <w:r>
        <w:t>couple;</w:t>
      </w:r>
      <w:r w:rsidR="007C0FF3">
        <w:t xml:space="preserve"> he was </w:t>
      </w:r>
      <w:r>
        <w:t>40,</w:t>
      </w:r>
      <w:r w:rsidR="007C0FF3">
        <w:t xml:space="preserve"> and she was only </w:t>
      </w:r>
      <w:r>
        <w:t xml:space="preserve">24. </w:t>
      </w:r>
    </w:p>
    <w:p w14:paraId="65EDD639" w14:textId="1D710150" w:rsidR="004C2B77" w:rsidRDefault="004C2B77">
      <w:pPr>
        <w:pStyle w:val="baparenthisis"/>
        <w:rPr>
          <w:ins w:id="2100" w:author="Copy Editor" w:date="2026-10-05T12:58:00Z" w16du:dateUtc="2026-10-05T09:58:00Z"/>
        </w:rPr>
        <w:pPrChange w:id="2101" w:author="Copy Editor" w:date="2026-10-05T12:58:00Z" w16du:dateUtc="2026-10-05T09:58:00Z">
          <w:pPr>
            <w:pStyle w:val="bdialogue"/>
          </w:pPr>
        </w:pPrChange>
      </w:pPr>
      <w:ins w:id="2102" w:author="Copy Editor" w:date="2026-10-05T12:58:00Z" w16du:dateUtc="2026-10-05T09:58:00Z">
        <w:r>
          <w:t>(A beat)</w:t>
        </w:r>
      </w:ins>
    </w:p>
    <w:p w14:paraId="656092CF" w14:textId="77777777" w:rsidR="00597C97" w:rsidRDefault="007C0FF3">
      <w:pPr>
        <w:pStyle w:val="bdialogue"/>
        <w:rPr>
          <w:ins w:id="2103" w:author="Copy Editor" w:date="2026-10-05T12:59:00Z" w16du:dateUtc="2026-10-05T09:59:00Z"/>
        </w:rPr>
      </w:pPr>
      <w:r>
        <w:t xml:space="preserve">Anyway, she introduced Dad to the “pleasures of the </w:t>
      </w:r>
      <w:r w:rsidR="009C426A">
        <w:t>flesh</w:t>
      </w:r>
      <w:ins w:id="2104" w:author="Copy Editor" w:date="2026-10-05T12:59:00Z" w16du:dateUtc="2026-10-05T09:59:00Z">
        <w:r w:rsidR="00286EBF">
          <w:t xml:space="preserve">.” </w:t>
        </w:r>
      </w:ins>
    </w:p>
    <w:p w14:paraId="2B3E4C3F" w14:textId="77777777" w:rsidR="00597C97" w:rsidRDefault="009C426A">
      <w:pPr>
        <w:pStyle w:val="bdialogue"/>
        <w:rPr>
          <w:ins w:id="2105" w:author="Copy Editor" w:date="2026-10-05T12:59:00Z" w16du:dateUtc="2026-10-05T09:59:00Z"/>
        </w:rPr>
      </w:pPr>
      <w:del w:id="2106" w:author="Copy Editor" w:date="2026-10-05T12:59:00Z" w16du:dateUtc="2026-10-05T09:59:00Z">
        <w:r w:rsidDel="00286EBF">
          <w:delText>,"</w:delText>
        </w:r>
        <w:r w:rsidR="007C0FF3" w:rsidDel="00286EBF">
          <w:delText xml:space="preserve"> </w:delText>
        </w:r>
        <w:r w:rsidR="007C0FF3" w:rsidDel="00597C97">
          <w:delText>s</w:delText>
        </w:r>
      </w:del>
      <w:ins w:id="2107" w:author="Copy Editor" w:date="2026-10-05T12:59:00Z" w16du:dateUtc="2026-10-05T09:59:00Z">
        <w:r w:rsidR="00597C97">
          <w:t>S</w:t>
        </w:r>
      </w:ins>
      <w:r w:rsidR="007C0FF3">
        <w:t xml:space="preserve">exual abuse it would be called </w:t>
      </w:r>
      <w:r w:rsidR="00943F9C">
        <w:t xml:space="preserve">today. </w:t>
      </w:r>
    </w:p>
    <w:p w14:paraId="2BDDC3CC" w14:textId="77777777" w:rsidR="00597C97" w:rsidRDefault="007C0FF3">
      <w:pPr>
        <w:pStyle w:val="bdialogue"/>
        <w:rPr>
          <w:ins w:id="2108" w:author="Copy Editor" w:date="2026-10-05T12:59:00Z" w16du:dateUtc="2026-10-05T09:59:00Z"/>
        </w:rPr>
      </w:pPr>
      <w:r>
        <w:t xml:space="preserve">He felt very guilty about it and couldn't talk about it until near the end of his </w:t>
      </w:r>
      <w:r w:rsidR="00943F9C">
        <w:t>life.</w:t>
      </w:r>
    </w:p>
    <w:p w14:paraId="5E4BDC33" w14:textId="414E9BC4" w:rsidR="003439BF" w:rsidRDefault="00943F9C">
      <w:pPr>
        <w:pStyle w:val="bbodybeforebeat"/>
        <w:rPr>
          <w:ins w:id="2109" w:author="Copy Editor" w:date="2026-10-05T13:00:00Z" w16du:dateUtc="2026-10-05T10:00:00Z"/>
        </w:rPr>
        <w:pPrChange w:id="2110" w:author="Copy Editor" w:date="2026-10-05T13:00:00Z" w16du:dateUtc="2026-10-05T10:00:00Z">
          <w:pPr>
            <w:pStyle w:val="bdialogue"/>
          </w:pPr>
        </w:pPrChange>
      </w:pPr>
      <w:del w:id="2111" w:author="Copy Editor" w:date="2026-10-05T12:59:00Z" w16du:dateUtc="2026-10-05T09:59:00Z">
        <w:r w:rsidDel="00597C97">
          <w:delText xml:space="preserve"> </w:delText>
        </w:r>
      </w:del>
      <w:r w:rsidR="007C0FF3">
        <w:t xml:space="preserve">He told me one day he was unable to go to </w:t>
      </w:r>
      <w:r>
        <w:t>school,</w:t>
      </w:r>
      <w:r w:rsidR="007C0FF3">
        <w:t xml:space="preserve"> so they ended up having sex five times just on that day alone.</w:t>
      </w:r>
    </w:p>
    <w:p w14:paraId="795CD9A7" w14:textId="1311B775" w:rsidR="00597C97" w:rsidRDefault="00597C97">
      <w:pPr>
        <w:pStyle w:val="baparenthisis"/>
        <w:pPrChange w:id="2112" w:author="Copy Editor" w:date="2026-10-05T13:00:00Z" w16du:dateUtc="2026-10-05T10:00:00Z">
          <w:pPr>
            <w:pStyle w:val="body"/>
          </w:pPr>
        </w:pPrChange>
      </w:pPr>
      <w:ins w:id="2113" w:author="Copy Editor" w:date="2026-10-05T13:00:00Z" w16du:dateUtc="2026-10-05T10:00:00Z">
        <w:r>
          <w:t>(A beat)</w:t>
        </w:r>
      </w:ins>
    </w:p>
    <w:p w14:paraId="6BDA209A" w14:textId="77777777" w:rsidR="00597C97" w:rsidRPr="00597C97" w:rsidRDefault="007C0FF3">
      <w:pPr>
        <w:pStyle w:val="bdialogue"/>
        <w:rPr>
          <w:ins w:id="2114" w:author="Copy Editor" w:date="2026-10-05T13:00:00Z" w16du:dateUtc="2026-10-05T10:00:00Z"/>
        </w:rPr>
        <w:pPrChange w:id="2115" w:author="Copy Editor" w:date="2026-10-05T13:00:00Z" w16du:dateUtc="2026-10-05T10:00:00Z">
          <w:pPr>
            <w:pStyle w:val="body"/>
          </w:pPr>
        </w:pPrChange>
      </w:pPr>
      <w:r>
        <w:t xml:space="preserve">Now, he was 14, the age I was when Thea asked me to leave her </w:t>
      </w:r>
      <w:r w:rsidR="00943F9C">
        <w:t>alone</w:t>
      </w:r>
      <w:del w:id="2116" w:author="Copy Editor" w:date="2026-10-05T13:00:00Z" w16du:dateUtc="2026-10-05T10:00:00Z">
        <w:r w:rsidR="00943F9C" w:rsidDel="00597C97">
          <w:delText>;</w:delText>
        </w:r>
        <w:r w:rsidDel="00597C97">
          <w:delText xml:space="preserve"> h</w:delText>
        </w:r>
      </w:del>
      <w:ins w:id="2117" w:author="Copy Editor" w:date="2026-10-05T13:00:00Z" w16du:dateUtc="2026-10-05T10:00:00Z">
        <w:r w:rsidR="00597C97">
          <w:t>.</w:t>
        </w:r>
      </w:ins>
    </w:p>
    <w:p w14:paraId="1BE5A29E" w14:textId="77777777" w:rsidR="00597C97" w:rsidRDefault="00597C97" w:rsidP="009325E2">
      <w:pPr>
        <w:pStyle w:val="bbodybeforebeat"/>
        <w:rPr>
          <w:ins w:id="2118" w:author="Copy Editor" w:date="2026-10-05T13:01:00Z" w16du:dateUtc="2026-10-05T10:01:00Z"/>
        </w:rPr>
      </w:pPr>
      <w:ins w:id="2119" w:author="Copy Editor" w:date="2026-10-05T13:00:00Z" w16du:dateUtc="2026-10-05T10:00:00Z">
        <w:r>
          <w:t>H</w:t>
        </w:r>
      </w:ins>
      <w:r w:rsidR="007C0FF3">
        <w:t xml:space="preserve">e was involved with an older woman, as I </w:t>
      </w:r>
      <w:r w:rsidR="00943F9C">
        <w:t xml:space="preserve">was. </w:t>
      </w:r>
    </w:p>
    <w:p w14:paraId="47FE0207" w14:textId="77777777" w:rsidR="009325E2" w:rsidRDefault="009325E2" w:rsidP="009325E2">
      <w:pPr>
        <w:pStyle w:val="baparenthisis"/>
        <w:rPr>
          <w:ins w:id="2120" w:author="Copy Editor" w:date="2026-10-05T13:01:00Z" w16du:dateUtc="2026-10-05T10:01:00Z"/>
        </w:rPr>
      </w:pPr>
      <w:ins w:id="2121" w:author="Copy Editor" w:date="2026-10-05T13:01:00Z" w16du:dateUtc="2026-10-05T10:01:00Z">
        <w:r>
          <w:t>(A beat)</w:t>
        </w:r>
      </w:ins>
    </w:p>
    <w:p w14:paraId="4960CC5A" w14:textId="77777777" w:rsidR="004A2CF8" w:rsidRDefault="007C0FF3">
      <w:pPr>
        <w:pStyle w:val="bbodybeforebeat"/>
        <w:rPr>
          <w:ins w:id="2122" w:author="Copy Editor" w:date="2026-10-05T13:02:00Z" w16du:dateUtc="2026-10-05T10:02:00Z"/>
        </w:rPr>
        <w:pPrChange w:id="2123" w:author="Copy Editor" w:date="2026-10-05T13:02:00Z" w16du:dateUtc="2026-10-05T10:02:00Z">
          <w:pPr>
            <w:pStyle w:val="bdialogue"/>
          </w:pPr>
        </w:pPrChange>
      </w:pPr>
      <w:r>
        <w:t xml:space="preserve">I now suspect that he was scared history was going to repeat itself and was delighted when my passion blew up in my </w:t>
      </w:r>
      <w:r w:rsidR="00943F9C">
        <w:t xml:space="preserve">face. </w:t>
      </w:r>
    </w:p>
    <w:p w14:paraId="4FEDD6E8" w14:textId="77777777" w:rsidR="004A2CF8" w:rsidRDefault="004A2CF8" w:rsidP="004A2CF8">
      <w:pPr>
        <w:pStyle w:val="baparenthisis"/>
        <w:rPr>
          <w:ins w:id="2124" w:author="Copy Editor" w:date="2026-10-05T13:02:00Z" w16du:dateUtc="2026-10-05T10:02:00Z"/>
        </w:rPr>
      </w:pPr>
      <w:ins w:id="2125" w:author="Copy Editor" w:date="2026-10-05T13:02:00Z" w16du:dateUtc="2026-10-05T10:02:00Z">
        <w:r>
          <w:t>(A beat)</w:t>
        </w:r>
      </w:ins>
    </w:p>
    <w:p w14:paraId="5E4BDC34" w14:textId="549A955C" w:rsidR="003439BF" w:rsidRDefault="007C0FF3">
      <w:pPr>
        <w:pStyle w:val="bdialogue"/>
        <w:pPrChange w:id="2126" w:author="Copy Editor" w:date="2026-10-05T13:02:00Z" w16du:dateUtc="2026-10-05T10:02:00Z">
          <w:pPr>
            <w:pStyle w:val="body"/>
          </w:pPr>
        </w:pPrChange>
      </w:pPr>
      <w:r>
        <w:t xml:space="preserve">Still dereliction of </w:t>
      </w:r>
      <w:r w:rsidR="00BB04CA">
        <w:t>duty,</w:t>
      </w:r>
      <w:r>
        <w:t xml:space="preserve"> but somewhat more understandable perhaps?</w:t>
      </w:r>
    </w:p>
    <w:p w14:paraId="15C2C49D" w14:textId="77777777" w:rsidR="00B1518E" w:rsidRPr="00B1518E" w:rsidRDefault="00B1518E">
      <w:pPr>
        <w:pStyle w:val="aSCENEHEAD"/>
        <w:rPr>
          <w:ins w:id="2127" w:author="Copy Editor" w:date="2026-10-05T13:03:00Z"/>
          <w:lang w:val="en-US"/>
        </w:rPr>
        <w:pPrChange w:id="2128" w:author="Copy Editor" w:date="2026-10-05T13:03:00Z" w16du:dateUtc="2026-10-05T10:03:00Z">
          <w:pPr>
            <w:pStyle w:val="body"/>
          </w:pPr>
        </w:pPrChange>
      </w:pPr>
      <w:ins w:id="2129" w:author="Copy Editor" w:date="2026-10-05T13:03:00Z">
        <w:r w:rsidRPr="00B1518E">
          <w:rPr>
            <w:lang w:val="en-US"/>
          </w:rPr>
          <w:t>INT. SCHOOL – MORNING</w:t>
        </w:r>
      </w:ins>
    </w:p>
    <w:p w14:paraId="6BFD75B4" w14:textId="77777777" w:rsidR="00B1518E" w:rsidRDefault="00B1518E" w:rsidP="00B1518E">
      <w:pPr>
        <w:pStyle w:val="body"/>
        <w:rPr>
          <w:ins w:id="2130" w:author="Copy Editor" w:date="2026-10-05T13:03:00Z" w16du:dateUtc="2026-10-05T10:03:00Z"/>
          <w:lang w:val="en-US"/>
        </w:rPr>
      </w:pPr>
      <w:ins w:id="2131" w:author="Copy Editor" w:date="2026-10-05T13:03:00Z">
        <w:r w:rsidRPr="00B1518E">
          <w:rPr>
            <w:lang w:val="en-US"/>
          </w:rPr>
          <w:lastRenderedPageBreak/>
          <w:t>Richard arrives late.</w:t>
        </w:r>
      </w:ins>
    </w:p>
    <w:p w14:paraId="18F96C31" w14:textId="77777777" w:rsidR="00BD599B" w:rsidRDefault="00BD599B" w:rsidP="00BD599B">
      <w:pPr>
        <w:pStyle w:val="bCHARACTER"/>
        <w:rPr>
          <w:ins w:id="2132" w:author="Copy Editor" w:date="2026-10-05T13:03:00Z" w16du:dateUtc="2026-10-05T10:03:00Z"/>
        </w:rPr>
      </w:pPr>
      <w:ins w:id="2133" w:author="Copy Editor" w:date="2026-10-05T13:03:00Z" w16du:dateUtc="2026-10-05T10:03:00Z">
        <w:r w:rsidRPr="00FC1DBA">
          <w:t>RICHARD (V.O.)</w:t>
        </w:r>
      </w:ins>
    </w:p>
    <w:p w14:paraId="656924E6" w14:textId="77777777" w:rsidR="00BD599B" w:rsidRDefault="007C0FF3">
      <w:pPr>
        <w:pStyle w:val="bdialogue"/>
        <w:rPr>
          <w:ins w:id="2134" w:author="Copy Editor" w:date="2026-10-05T13:04:00Z" w16du:dateUtc="2026-10-05T10:04:00Z"/>
        </w:rPr>
        <w:pPrChange w:id="2135" w:author="Copy Editor" w:date="2026-10-05T13:04:00Z" w16du:dateUtc="2026-10-05T10:04:00Z">
          <w:pPr>
            <w:pStyle w:val="body"/>
          </w:pPr>
        </w:pPrChange>
      </w:pPr>
      <w:r>
        <w:t xml:space="preserve">With all this going </w:t>
      </w:r>
      <w:r w:rsidR="00BB04CA">
        <w:t>on,</w:t>
      </w:r>
      <w:r>
        <w:t xml:space="preserve"> my </w:t>
      </w:r>
      <w:r w:rsidR="009C426A">
        <w:t>behavior</w:t>
      </w:r>
      <w:r>
        <w:t xml:space="preserve"> at school was not all it might have </w:t>
      </w:r>
      <w:del w:id="2136" w:author="Copy Editor" w:date="2026-10-05T13:04:00Z" w16du:dateUtc="2026-10-05T10:04:00Z">
        <w:r w:rsidR="00BB04CA" w:rsidDel="00BD599B">
          <w:delText>bee</w:delText>
        </w:r>
      </w:del>
      <w:ins w:id="2137" w:author="Copy Editor" w:date="2026-10-05T13:04:00Z" w16du:dateUtc="2026-10-05T10:04:00Z">
        <w:r w:rsidR="00BD599B">
          <w:t>been.</w:t>
        </w:r>
      </w:ins>
    </w:p>
    <w:p w14:paraId="539D7A18" w14:textId="77777777" w:rsidR="00BD599B" w:rsidRDefault="00BB04CA" w:rsidP="00BD599B">
      <w:pPr>
        <w:pStyle w:val="bdialogue"/>
        <w:rPr>
          <w:ins w:id="2138" w:author="Copy Editor" w:date="2026-10-05T13:04:00Z" w16du:dateUtc="2026-10-05T10:04:00Z"/>
        </w:rPr>
      </w:pPr>
      <w:del w:id="2139" w:author="Copy Editor" w:date="2026-10-05T13:04:00Z" w16du:dateUtc="2026-10-05T10:04:00Z">
        <w:r w:rsidDel="00BD599B">
          <w:delText>n;</w:delText>
        </w:r>
        <w:r w:rsidR="007C0FF3" w:rsidDel="00BD599B">
          <w:delText xml:space="preserve"> </w:delText>
        </w:r>
      </w:del>
      <w:r w:rsidR="007C0FF3">
        <w:t xml:space="preserve">I was getting into more trouble than I felt comfortable </w:t>
      </w:r>
      <w:r>
        <w:t xml:space="preserve">with. </w:t>
      </w:r>
    </w:p>
    <w:p w14:paraId="3944DDA7" w14:textId="5DFC8392" w:rsidR="00E0448A" w:rsidRDefault="00E0448A" w:rsidP="00E0448A">
      <w:pPr>
        <w:pStyle w:val="body"/>
        <w:rPr>
          <w:ins w:id="2140" w:author="Copy Editor" w:date="2026-10-05T13:04:00Z" w16du:dateUtc="2026-10-05T10:04:00Z"/>
        </w:rPr>
      </w:pPr>
      <w:ins w:id="2141" w:author="Copy Editor" w:date="2026-10-05T13:04:00Z">
        <w:r w:rsidRPr="00E0448A">
          <w:t>Richard looks at the clock.</w:t>
        </w:r>
      </w:ins>
    </w:p>
    <w:p w14:paraId="7857F159" w14:textId="77777777" w:rsidR="00E0448A" w:rsidRDefault="00E0448A" w:rsidP="00E0448A">
      <w:pPr>
        <w:pStyle w:val="bCHARACTER"/>
        <w:rPr>
          <w:ins w:id="2142" w:author="Copy Editor" w:date="2026-10-05T13:04:00Z" w16du:dateUtc="2026-10-05T10:04:00Z"/>
        </w:rPr>
      </w:pPr>
      <w:ins w:id="2143" w:author="Copy Editor" w:date="2026-10-05T13:04:00Z" w16du:dateUtc="2026-10-05T10:04:00Z">
        <w:r w:rsidRPr="00FC1DBA">
          <w:t>RICHARD (V.O.)</w:t>
        </w:r>
      </w:ins>
    </w:p>
    <w:p w14:paraId="0E80F796" w14:textId="77777777" w:rsidR="008214A3" w:rsidRDefault="007C0FF3" w:rsidP="00E0448A">
      <w:pPr>
        <w:pStyle w:val="bdialogue"/>
        <w:rPr>
          <w:ins w:id="2144" w:author="Copy Editor" w:date="2026-10-05T13:05:00Z" w16du:dateUtc="2026-10-05T10:05:00Z"/>
        </w:rPr>
      </w:pPr>
      <w:r>
        <w:t xml:space="preserve">One of the reasons was my </w:t>
      </w:r>
      <w:r w:rsidR="00BB04CA">
        <w:t>lateness</w:t>
      </w:r>
      <w:ins w:id="2145" w:author="Copy Editor" w:date="2026-10-05T13:05:00Z" w16du:dateUtc="2026-10-05T10:05:00Z">
        <w:r w:rsidR="008214A3">
          <w:t>.</w:t>
        </w:r>
      </w:ins>
    </w:p>
    <w:p w14:paraId="15C56919" w14:textId="3C671BE9" w:rsidR="008214A3" w:rsidRDefault="008214A3" w:rsidP="008214A3">
      <w:pPr>
        <w:pStyle w:val="aSCENEHEAD"/>
        <w:rPr>
          <w:ins w:id="2146" w:author="Copy Editor" w:date="2026-10-05T13:05:00Z" w16du:dateUtc="2026-10-05T10:05:00Z"/>
        </w:rPr>
      </w:pPr>
      <w:ins w:id="2147" w:author="Copy Editor" w:date="2026-10-05T13:05:00Z">
        <w:r w:rsidRPr="008214A3">
          <w:t>EXT. BUS STOP – MORNING</w:t>
        </w:r>
      </w:ins>
    </w:p>
    <w:p w14:paraId="36423374" w14:textId="1557275A" w:rsidR="001E34EA" w:rsidRDefault="001E34EA" w:rsidP="008214A3">
      <w:pPr>
        <w:pStyle w:val="aSCENEHEAD"/>
        <w:rPr>
          <w:ins w:id="2148" w:author="Copy Editor" w:date="2026-10-05T13:06:00Z" w16du:dateUtc="2026-10-05T10:06:00Z"/>
          <w:b w:val="0"/>
          <w:bCs w:val="0"/>
        </w:rPr>
      </w:pPr>
      <w:ins w:id="2149" w:author="Copy Editor" w:date="2026-10-05T13:05:00Z">
        <w:r w:rsidRPr="001E34EA">
          <w:rPr>
            <w:b w:val="0"/>
            <w:bCs w:val="0"/>
            <w:rPrChange w:id="2150" w:author="Copy Editor" w:date="2026-10-05T13:05:00Z" w16du:dateUtc="2026-10-05T10:05:00Z">
              <w:rPr/>
            </w:rPrChange>
          </w:rPr>
          <w:t>Richard waits for a bus.</w:t>
        </w:r>
      </w:ins>
    </w:p>
    <w:p w14:paraId="6E469D60" w14:textId="77777777" w:rsidR="001E34EA" w:rsidRDefault="001E34EA" w:rsidP="001E34EA">
      <w:pPr>
        <w:pStyle w:val="bCHARACTER"/>
        <w:rPr>
          <w:ins w:id="2151" w:author="Copy Editor" w:date="2026-10-05T13:06:00Z" w16du:dateUtc="2026-10-05T10:06:00Z"/>
        </w:rPr>
      </w:pPr>
      <w:ins w:id="2152" w:author="Copy Editor" w:date="2026-10-05T13:06:00Z" w16du:dateUtc="2026-10-05T10:06:00Z">
        <w:r w:rsidRPr="00FC1DBA">
          <w:t>RICHARD (V.O.)</w:t>
        </w:r>
      </w:ins>
    </w:p>
    <w:p w14:paraId="240F847D" w14:textId="58ECF6D0" w:rsidR="006C0452" w:rsidRDefault="00BB04CA">
      <w:pPr>
        <w:pStyle w:val="bbodybeforebeat"/>
        <w:pPrChange w:id="2153" w:author="Copy Editor" w:date="2026-10-05T13:07:00Z" w16du:dateUtc="2026-10-05T10:07:00Z">
          <w:pPr>
            <w:pStyle w:val="body"/>
          </w:pPr>
        </w:pPrChange>
      </w:pPr>
      <w:del w:id="2154" w:author="Copy Editor" w:date="2026-10-05T13:05:00Z" w16du:dateUtc="2026-10-05T10:05:00Z">
        <w:r w:rsidDel="008214A3">
          <w:delText>;</w:delText>
        </w:r>
        <w:r w:rsidR="007C0FF3" w:rsidDel="008214A3">
          <w:delText xml:space="preserve"> </w:delText>
        </w:r>
      </w:del>
      <w:r w:rsidR="007C0FF3">
        <w:t xml:space="preserve">I could catch a bus at 8:55 </w:t>
      </w:r>
    </w:p>
    <w:p w14:paraId="59B33BC9" w14:textId="4C0983BB" w:rsidR="006C0452" w:rsidRPr="001A272A" w:rsidRDefault="007C0FF3" w:rsidP="001A272A">
      <w:pPr>
        <w:pStyle w:val="baparenthisis"/>
      </w:pPr>
      <w:r>
        <w:t xml:space="preserve">(school started at 9:10) </w:t>
      </w:r>
    </w:p>
    <w:p w14:paraId="78644249" w14:textId="77777777" w:rsidR="001A272A" w:rsidRDefault="007C0FF3">
      <w:pPr>
        <w:pStyle w:val="bdialogue"/>
        <w:rPr>
          <w:ins w:id="2155" w:author="Copy Editor" w:date="2026-10-05T13:06:00Z" w16du:dateUtc="2026-10-05T10:06:00Z"/>
        </w:rPr>
        <w:pPrChange w:id="2156" w:author="Copy Editor" w:date="2026-10-05T13:07:00Z" w16du:dateUtc="2026-10-05T10:07:00Z">
          <w:pPr>
            <w:pStyle w:val="body"/>
            <w:spacing w:before="0"/>
          </w:pPr>
        </w:pPrChange>
      </w:pPr>
      <w:r>
        <w:t xml:space="preserve">and be on </w:t>
      </w:r>
      <w:r w:rsidR="00BB04CA">
        <w:t>time</w:t>
      </w:r>
      <w:ins w:id="2157" w:author="Copy Editor" w:date="2026-10-05T13:06:00Z" w16du:dateUtc="2026-10-05T10:06:00Z">
        <w:r w:rsidR="001A272A">
          <w:t>.</w:t>
        </w:r>
      </w:ins>
    </w:p>
    <w:p w14:paraId="2C481637" w14:textId="2866D69C" w:rsidR="001A272A" w:rsidRDefault="001A272A" w:rsidP="00DA41C4">
      <w:pPr>
        <w:pStyle w:val="body"/>
        <w:spacing w:before="0"/>
        <w:rPr>
          <w:ins w:id="2158" w:author="Copy Editor" w:date="2026-10-05T13:07:00Z" w16du:dateUtc="2026-10-05T10:07:00Z"/>
        </w:rPr>
      </w:pPr>
      <w:ins w:id="2159" w:author="Copy Editor" w:date="2026-10-05T13:07:00Z">
        <w:r w:rsidRPr="001A272A">
          <w:t>A bus arrives.</w:t>
        </w:r>
      </w:ins>
    </w:p>
    <w:p w14:paraId="4FD50F9F" w14:textId="77777777" w:rsidR="001A272A" w:rsidRDefault="001A272A" w:rsidP="001A272A">
      <w:pPr>
        <w:pStyle w:val="bCHARACTER"/>
        <w:rPr>
          <w:ins w:id="2160" w:author="Copy Editor" w:date="2026-10-05T13:07:00Z" w16du:dateUtc="2026-10-05T10:07:00Z"/>
        </w:rPr>
      </w:pPr>
      <w:ins w:id="2161" w:author="Copy Editor" w:date="2026-10-05T13:07:00Z" w16du:dateUtc="2026-10-05T10:07:00Z">
        <w:r w:rsidRPr="00FC1DBA">
          <w:t>RICHARD (V.O.)</w:t>
        </w:r>
      </w:ins>
    </w:p>
    <w:p w14:paraId="4B0C8B4E" w14:textId="77777777" w:rsidR="001A272A" w:rsidRDefault="00BB04CA" w:rsidP="001A272A">
      <w:pPr>
        <w:pStyle w:val="bdialogue"/>
        <w:rPr>
          <w:ins w:id="2162" w:author="Copy Editor" w:date="2026-10-05T13:07:00Z" w16du:dateUtc="2026-10-05T10:07:00Z"/>
        </w:rPr>
      </w:pPr>
      <w:del w:id="2163" w:author="Copy Editor" w:date="2026-10-05T13:06:00Z" w16du:dateUtc="2026-10-05T10:06:00Z">
        <w:r w:rsidDel="001A272A">
          <w:delText>, b</w:delText>
        </w:r>
      </w:del>
      <w:ins w:id="2164" w:author="Copy Editor" w:date="2026-10-05T13:06:00Z" w16du:dateUtc="2026-10-05T10:06:00Z">
        <w:r w:rsidR="001A272A">
          <w:t>B</w:t>
        </w:r>
      </w:ins>
      <w:r>
        <w:t>ut</w:t>
      </w:r>
      <w:r w:rsidR="007C0FF3">
        <w:t xml:space="preserve"> another day I’d catch a bus at 8:45 and be </w:t>
      </w:r>
      <w:r>
        <w:t xml:space="preserve">late. </w:t>
      </w:r>
    </w:p>
    <w:p w14:paraId="75DDF3AB" w14:textId="7E399492" w:rsidR="00DD2A09" w:rsidRDefault="00DD2A09" w:rsidP="00DD2A09">
      <w:pPr>
        <w:pStyle w:val="aSCENEHEAD"/>
        <w:rPr>
          <w:ins w:id="2165" w:author="Copy Editor" w:date="2026-10-05T13:07:00Z" w16du:dateUtc="2026-10-05T10:07:00Z"/>
        </w:rPr>
      </w:pPr>
      <w:ins w:id="2166" w:author="Copy Editor" w:date="2026-10-05T13:07:00Z">
        <w:r w:rsidRPr="00DD2A09">
          <w:t>INT. BUS – MORNING</w:t>
        </w:r>
      </w:ins>
    </w:p>
    <w:p w14:paraId="201BDE6E" w14:textId="275BBBA0" w:rsidR="00DD2A09" w:rsidRDefault="00DD2A09" w:rsidP="00DD2A09">
      <w:pPr>
        <w:pStyle w:val="body"/>
        <w:rPr>
          <w:ins w:id="2167" w:author="Copy Editor" w:date="2026-10-05T13:08:00Z" w16du:dateUtc="2026-10-05T10:08:00Z"/>
        </w:rPr>
      </w:pPr>
      <w:ins w:id="2168" w:author="Copy Editor" w:date="2026-10-05T13:08:00Z">
        <w:r w:rsidRPr="00DD2A09">
          <w:t>Richard sits looking out of the window.</w:t>
        </w:r>
      </w:ins>
    </w:p>
    <w:p w14:paraId="204CADDF" w14:textId="77777777" w:rsidR="00DD2A09" w:rsidRDefault="00DD2A09" w:rsidP="00DD2A09">
      <w:pPr>
        <w:pStyle w:val="bCHARACTER"/>
        <w:rPr>
          <w:ins w:id="2169" w:author="Copy Editor" w:date="2026-10-05T13:08:00Z" w16du:dateUtc="2026-10-05T10:08:00Z"/>
        </w:rPr>
      </w:pPr>
      <w:ins w:id="2170" w:author="Copy Editor" w:date="2026-10-05T13:08:00Z" w16du:dateUtc="2026-10-05T10:08:00Z">
        <w:r w:rsidRPr="00FC1DBA">
          <w:t>RICHARD (V.O.)</w:t>
        </w:r>
      </w:ins>
    </w:p>
    <w:p w14:paraId="69609059" w14:textId="77777777" w:rsidR="00DD2A09" w:rsidRDefault="007C0FF3" w:rsidP="00DD2A09">
      <w:pPr>
        <w:pStyle w:val="bdialogue"/>
        <w:rPr>
          <w:ins w:id="2171" w:author="Copy Editor" w:date="2026-10-05T13:08:00Z" w16du:dateUtc="2026-10-05T10:08:00Z"/>
        </w:rPr>
      </w:pPr>
      <w:r>
        <w:t xml:space="preserve">My political views were </w:t>
      </w:r>
      <w:r w:rsidR="00BB04CA">
        <w:t>coalescing</w:t>
      </w:r>
      <w:ins w:id="2172" w:author="Copy Editor" w:date="2026-10-05T13:08:00Z" w16du:dateUtc="2026-10-05T10:08:00Z">
        <w:r w:rsidR="00DD2A09">
          <w:t>.</w:t>
        </w:r>
      </w:ins>
    </w:p>
    <w:p w14:paraId="27C7AD8E" w14:textId="77777777" w:rsidR="00DD28EE" w:rsidRPr="00DD28EE" w:rsidRDefault="00DD28EE">
      <w:pPr>
        <w:pStyle w:val="aSCENEHEAD"/>
        <w:rPr>
          <w:ins w:id="2173" w:author="Copy Editor" w:date="2026-10-05T13:08:00Z"/>
          <w:lang w:val="en-US"/>
        </w:rPr>
        <w:pPrChange w:id="2174" w:author="Copy Editor" w:date="2026-10-05T13:09:00Z" w16du:dateUtc="2026-10-05T10:09:00Z">
          <w:pPr>
            <w:pStyle w:val="bdialogue"/>
          </w:pPr>
        </w:pPrChange>
      </w:pPr>
      <w:ins w:id="2175" w:author="Copy Editor" w:date="2026-10-05T13:08:00Z">
        <w:r w:rsidRPr="00DD28EE">
          <w:rPr>
            <w:lang w:val="en-US"/>
          </w:rPr>
          <w:t>EXT. BUS STOP – MORNING</w:t>
        </w:r>
      </w:ins>
    </w:p>
    <w:p w14:paraId="3259E752" w14:textId="32C8BBF8" w:rsidR="00DD28EE" w:rsidRDefault="00DD28EE" w:rsidP="00DD28EE">
      <w:pPr>
        <w:pStyle w:val="body"/>
        <w:rPr>
          <w:ins w:id="2176" w:author="Copy Editor" w:date="2026-10-05T13:09:00Z" w16du:dateUtc="2026-10-05T10:09:00Z"/>
          <w:lang w:val="en-US"/>
        </w:rPr>
      </w:pPr>
      <w:ins w:id="2177" w:author="Copy Editor" w:date="2026-10-05T13:08:00Z">
        <w:r w:rsidRPr="00DD28EE">
          <w:rPr>
            <w:lang w:val="en-US"/>
          </w:rPr>
          <w:t xml:space="preserve">Richard considers </w:t>
        </w:r>
      </w:ins>
      <w:ins w:id="2178" w:author="Copy Editor" w:date="2026-10-05T13:09:00Z" w16du:dateUtc="2026-10-05T10:09:00Z">
        <w:r w:rsidRPr="00DD28EE">
          <w:rPr>
            <w:lang w:val="en-US"/>
          </w:rPr>
          <w:t>alternatives</w:t>
        </w:r>
      </w:ins>
      <w:ins w:id="2179" w:author="Copy Editor" w:date="2026-10-05T13:08:00Z">
        <w:r w:rsidRPr="00DD28EE">
          <w:rPr>
            <w:lang w:val="en-US"/>
          </w:rPr>
          <w:t>.</w:t>
        </w:r>
      </w:ins>
    </w:p>
    <w:p w14:paraId="37C0EED9" w14:textId="77777777" w:rsidR="00DD28EE" w:rsidRDefault="00DD28EE" w:rsidP="00DD28EE">
      <w:pPr>
        <w:pStyle w:val="bCHARACTER"/>
        <w:rPr>
          <w:ins w:id="2180" w:author="Copy Editor" w:date="2026-10-05T13:09:00Z" w16du:dateUtc="2026-10-05T10:09:00Z"/>
        </w:rPr>
      </w:pPr>
      <w:ins w:id="2181" w:author="Copy Editor" w:date="2026-10-05T13:09:00Z" w16du:dateUtc="2026-10-05T10:09:00Z">
        <w:r w:rsidRPr="00FC1DBA">
          <w:t>RICHARD (V.O.)</w:t>
        </w:r>
      </w:ins>
    </w:p>
    <w:p w14:paraId="083F20A2" w14:textId="77777777" w:rsidR="00DD28EE" w:rsidRDefault="00BB04CA">
      <w:pPr>
        <w:pStyle w:val="bdialogue"/>
        <w:rPr>
          <w:ins w:id="2182" w:author="Copy Editor" w:date="2026-10-05T13:09:00Z" w16du:dateUtc="2026-10-05T10:09:00Z"/>
        </w:rPr>
        <w:pPrChange w:id="2183" w:author="Copy Editor" w:date="2026-10-05T13:09:00Z" w16du:dateUtc="2026-10-05T10:09:00Z">
          <w:pPr>
            <w:pStyle w:val="body"/>
            <w:spacing w:before="0"/>
          </w:pPr>
        </w:pPrChange>
      </w:pPr>
      <w:del w:id="2184" w:author="Copy Editor" w:date="2026-10-05T13:08:00Z" w16du:dateUtc="2026-10-05T10:08:00Z">
        <w:r w:rsidDel="00DD2A09">
          <w:delText>;</w:delText>
        </w:r>
        <w:r w:rsidR="007C0FF3" w:rsidDel="00DD2A09">
          <w:delText xml:space="preserve"> </w:delText>
        </w:r>
      </w:del>
      <w:r w:rsidR="007C0FF3">
        <w:t xml:space="preserve">I believed in free trade, the buses could provide whatever service they </w:t>
      </w:r>
      <w:r>
        <w:t>liked,</w:t>
      </w:r>
      <w:r w:rsidR="007C0FF3">
        <w:t xml:space="preserve"> and I could choose whether to use them or </w:t>
      </w:r>
      <w:r>
        <w:t xml:space="preserve">not. </w:t>
      </w:r>
    </w:p>
    <w:p w14:paraId="11D4BCDC" w14:textId="77777777" w:rsidR="00DD28EE" w:rsidRDefault="00DD28EE" w:rsidP="00DD28EE">
      <w:pPr>
        <w:pStyle w:val="bCHARACTER"/>
        <w:rPr>
          <w:ins w:id="2185" w:author="Copy Editor" w:date="2026-10-05T13:09:00Z" w16du:dateUtc="2026-10-05T10:09:00Z"/>
        </w:rPr>
      </w:pPr>
      <w:ins w:id="2186" w:author="Copy Editor" w:date="2026-10-05T13:09:00Z" w16du:dateUtc="2026-10-05T10:09:00Z">
        <w:r w:rsidRPr="00FC1DBA">
          <w:lastRenderedPageBreak/>
          <w:t>RICHARD (V.O.)</w:t>
        </w:r>
      </w:ins>
    </w:p>
    <w:p w14:paraId="64E75AB8" w14:textId="5C35F0D9" w:rsidR="00DD28EE" w:rsidRDefault="007C0FF3">
      <w:pPr>
        <w:pStyle w:val="bdialogue"/>
        <w:rPr>
          <w:ins w:id="2187" w:author="Copy Editor" w:date="2026-10-05T13:09:00Z" w16du:dateUtc="2026-10-05T10:09:00Z"/>
        </w:rPr>
        <w:pPrChange w:id="2188" w:author="Copy Editor" w:date="2026-10-05T13:10:00Z" w16du:dateUtc="2026-10-05T10:10:00Z">
          <w:pPr>
            <w:pStyle w:val="body"/>
            <w:spacing w:before="0"/>
          </w:pPr>
        </w:pPrChange>
      </w:pPr>
      <w:r>
        <w:t xml:space="preserve">I considered my </w:t>
      </w:r>
      <w:r w:rsidR="00BB04CA">
        <w:t xml:space="preserve">options. </w:t>
      </w:r>
    </w:p>
    <w:p w14:paraId="7FE8693D" w14:textId="77777777" w:rsidR="00EE08A7" w:rsidRPr="00EE08A7" w:rsidRDefault="00EE08A7">
      <w:pPr>
        <w:pStyle w:val="aSCENEHEAD"/>
        <w:rPr>
          <w:ins w:id="2189" w:author="Copy Editor" w:date="2026-10-05T13:11:00Z"/>
          <w:lang w:val="en-US"/>
        </w:rPr>
        <w:pPrChange w:id="2190" w:author="Copy Editor" w:date="2026-10-05T13:11:00Z" w16du:dateUtc="2026-10-05T10:11:00Z">
          <w:pPr>
            <w:pStyle w:val="body"/>
            <w:spacing w:before="0"/>
          </w:pPr>
        </w:pPrChange>
      </w:pPr>
      <w:ins w:id="2191" w:author="Copy Editor" w:date="2026-10-05T13:11:00Z">
        <w:r w:rsidRPr="00EE08A7">
          <w:rPr>
            <w:lang w:val="en-US"/>
          </w:rPr>
          <w:t>EXT. ROAD – MORNING</w:t>
        </w:r>
      </w:ins>
    </w:p>
    <w:p w14:paraId="121A3895" w14:textId="77777777" w:rsidR="00EE08A7" w:rsidRPr="00EE08A7" w:rsidRDefault="00EE08A7">
      <w:pPr>
        <w:pStyle w:val="body"/>
        <w:rPr>
          <w:ins w:id="2192" w:author="Copy Editor" w:date="2026-10-05T13:11:00Z"/>
          <w:rPrChange w:id="2193" w:author="Copy Editor" w:date="2026-10-05T13:11:00Z" w16du:dateUtc="2026-10-05T10:11:00Z">
            <w:rPr>
              <w:ins w:id="2194" w:author="Copy Editor" w:date="2026-10-05T13:11:00Z"/>
              <w:lang w:val="en-US"/>
            </w:rPr>
          </w:rPrChange>
        </w:rPr>
        <w:pPrChange w:id="2195" w:author="Copy Editor" w:date="2026-10-05T13:11:00Z" w16du:dateUtc="2026-10-05T10:11:00Z">
          <w:pPr>
            <w:pStyle w:val="body"/>
            <w:spacing w:before="0"/>
          </w:pPr>
        </w:pPrChange>
      </w:pPr>
      <w:ins w:id="2196" w:author="Copy Editor" w:date="2026-10-05T13:11:00Z">
        <w:r w:rsidRPr="00EE08A7">
          <w:rPr>
            <w:lang w:val="en-US"/>
          </w:rPr>
          <w:t>Richard looks towards the railway.</w:t>
        </w:r>
      </w:ins>
    </w:p>
    <w:p w14:paraId="2BA3142E" w14:textId="77777777" w:rsidR="00EE08A7" w:rsidRDefault="00EE08A7" w:rsidP="00EE08A7">
      <w:pPr>
        <w:pStyle w:val="bCHARACTER"/>
        <w:rPr>
          <w:ins w:id="2197" w:author="Copy Editor" w:date="2026-10-05T13:12:00Z" w16du:dateUtc="2026-10-05T10:12:00Z"/>
        </w:rPr>
      </w:pPr>
      <w:ins w:id="2198" w:author="Copy Editor" w:date="2026-10-05T13:12:00Z" w16du:dateUtc="2026-10-05T10:12:00Z">
        <w:r w:rsidRPr="00FC1DBA">
          <w:t>RICHARD (V.O.)</w:t>
        </w:r>
      </w:ins>
    </w:p>
    <w:p w14:paraId="0A029650" w14:textId="77777777" w:rsidR="00EE08A7" w:rsidRDefault="007C0FF3" w:rsidP="00EE08A7">
      <w:pPr>
        <w:pStyle w:val="bdialogue"/>
        <w:rPr>
          <w:ins w:id="2199" w:author="Copy Editor" w:date="2026-10-05T13:12:00Z" w16du:dateUtc="2026-10-05T10:12:00Z"/>
        </w:rPr>
      </w:pPr>
      <w:r>
        <w:t xml:space="preserve">The trains didn’t go to the right </w:t>
      </w:r>
      <w:r w:rsidR="00B14DAD">
        <w:t>places</w:t>
      </w:r>
      <w:ins w:id="2200" w:author="Copy Editor" w:date="2026-10-05T13:12:00Z" w16du:dateUtc="2026-10-05T10:12:00Z">
        <w:r w:rsidR="00EE08A7">
          <w:t>.</w:t>
        </w:r>
      </w:ins>
    </w:p>
    <w:p w14:paraId="5C808942" w14:textId="33696C28" w:rsidR="007A42CA" w:rsidRDefault="007A42CA" w:rsidP="007A42CA">
      <w:pPr>
        <w:pStyle w:val="body"/>
        <w:rPr>
          <w:ins w:id="2201" w:author="Copy Editor" w:date="2026-10-05T13:12:00Z" w16du:dateUtc="2026-10-05T10:12:00Z"/>
        </w:rPr>
      </w:pPr>
      <w:ins w:id="2202" w:author="Copy Editor" w:date="2026-10-05T13:12:00Z">
        <w:r w:rsidRPr="007A42CA">
          <w:t>Richard looks at a bicycle.</w:t>
        </w:r>
      </w:ins>
    </w:p>
    <w:p w14:paraId="6D5D4D86" w14:textId="77777777" w:rsidR="007A42CA" w:rsidRDefault="007A42CA" w:rsidP="007A42CA">
      <w:pPr>
        <w:pStyle w:val="bCHARACTER"/>
        <w:rPr>
          <w:ins w:id="2203" w:author="Copy Editor" w:date="2026-10-05T13:12:00Z" w16du:dateUtc="2026-10-05T10:12:00Z"/>
        </w:rPr>
      </w:pPr>
      <w:ins w:id="2204" w:author="Copy Editor" w:date="2026-10-05T13:12:00Z" w16du:dateUtc="2026-10-05T10:12:00Z">
        <w:r w:rsidRPr="00FC1DBA">
          <w:t>RICHARD (V.O.)</w:t>
        </w:r>
      </w:ins>
    </w:p>
    <w:p w14:paraId="491579BC" w14:textId="58673254" w:rsidR="006C0452" w:rsidRDefault="00B14DAD">
      <w:pPr>
        <w:pStyle w:val="bbodybeforebeat"/>
        <w:rPr>
          <w:ins w:id="2205" w:author="Copy Editor" w:date="2026-10-05T13:13:00Z" w16du:dateUtc="2026-10-05T10:13:00Z"/>
        </w:rPr>
        <w:pPrChange w:id="2206" w:author="Copy Editor" w:date="2026-10-05T13:13:00Z" w16du:dateUtc="2026-10-05T10:13:00Z">
          <w:pPr>
            <w:pStyle w:val="bdialogue"/>
          </w:pPr>
        </w:pPrChange>
      </w:pPr>
      <w:del w:id="2207" w:author="Copy Editor" w:date="2026-10-05T13:12:00Z" w16du:dateUtc="2026-10-05T10:12:00Z">
        <w:r w:rsidDel="00EE08A7">
          <w:delText>;</w:delText>
        </w:r>
        <w:r w:rsidR="007C0FF3" w:rsidDel="00EE08A7">
          <w:delText xml:space="preserve"> </w:delText>
        </w:r>
      </w:del>
      <w:r w:rsidR="007C0FF3">
        <w:t xml:space="preserve">Dad wouldn’t let me ride a bike </w:t>
      </w:r>
    </w:p>
    <w:p w14:paraId="186CAEBC" w14:textId="45A6BBC6" w:rsidR="007A42CA" w:rsidRDefault="007A42CA">
      <w:pPr>
        <w:pStyle w:val="baparenthisis"/>
        <w:pPrChange w:id="2208" w:author="Copy Editor" w:date="2026-10-05T13:13:00Z" w16du:dateUtc="2026-10-05T10:13:00Z">
          <w:pPr>
            <w:pStyle w:val="body"/>
            <w:spacing w:before="0"/>
          </w:pPr>
        </w:pPrChange>
      </w:pPr>
      <w:ins w:id="2209" w:author="Copy Editor" w:date="2026-10-05T13:13:00Z" w16du:dateUtc="2026-10-05T10:13:00Z">
        <w:r>
          <w:t>(</w:t>
        </w:r>
      </w:ins>
      <w:ins w:id="2210" w:author="Copy Editor" w:date="2026-10-05T13:13:00Z">
        <w:r w:rsidRPr="007A42CA">
          <w:t>A beat.</w:t>
        </w:r>
      </w:ins>
      <w:ins w:id="2211" w:author="Copy Editor" w:date="2026-10-05T13:13:00Z" w16du:dateUtc="2026-10-05T10:13:00Z">
        <w:r>
          <w:t>)</w:t>
        </w:r>
      </w:ins>
    </w:p>
    <w:p w14:paraId="682E40F6" w14:textId="77777777" w:rsidR="006C0452" w:rsidRDefault="007C0FF3" w:rsidP="00816AB1">
      <w:pPr>
        <w:pStyle w:val="baparenthisis"/>
        <w:rPr>
          <w:ins w:id="2212" w:author="Copy Editor" w:date="2026-10-05T13:14:00Z" w16du:dateUtc="2026-10-05T10:14:00Z"/>
        </w:rPr>
      </w:pPr>
      <w:del w:id="2213" w:author="Copy Editor" w:date="2026-10-05T13:13:00Z" w16du:dateUtc="2026-10-05T10:13:00Z">
        <w:r w:rsidDel="007A42CA">
          <w:delText>(</w:delText>
        </w:r>
      </w:del>
      <w:r>
        <w:t>his cowardice to the fore</w:t>
      </w:r>
      <w:del w:id="2214" w:author="Copy Editor" w:date="2026-10-05T13:13:00Z" w16du:dateUtc="2026-10-05T10:13:00Z">
        <w:r w:rsidDel="007A42CA">
          <w:delText>)</w:delText>
        </w:r>
      </w:del>
    </w:p>
    <w:p w14:paraId="02C54267" w14:textId="79C39252" w:rsidR="000A750D" w:rsidRDefault="00C56457" w:rsidP="00C56457">
      <w:pPr>
        <w:pStyle w:val="body"/>
        <w:rPr>
          <w:ins w:id="2215" w:author="Copy Editor" w:date="2026-10-05T13:14:00Z" w16du:dateUtc="2026-10-05T10:14:00Z"/>
        </w:rPr>
      </w:pPr>
      <w:ins w:id="2216" w:author="Copy Editor" w:date="2026-10-05T13:14:00Z">
        <w:r w:rsidRPr="00C56457">
          <w:t>Richard watches a taxi pass.</w:t>
        </w:r>
      </w:ins>
    </w:p>
    <w:p w14:paraId="5790DC0E" w14:textId="49B4D9F3" w:rsidR="00C56457" w:rsidRDefault="00C56457">
      <w:pPr>
        <w:pStyle w:val="bCHARACTER"/>
        <w:pPrChange w:id="2217" w:author="Copy Editor" w:date="2026-10-05T13:14:00Z" w16du:dateUtc="2026-10-05T10:14:00Z">
          <w:pPr>
            <w:pStyle w:val="baparenthisis"/>
          </w:pPr>
        </w:pPrChange>
      </w:pPr>
      <w:ins w:id="2218" w:author="Copy Editor" w:date="2026-10-05T13:14:00Z">
        <w:r w:rsidRPr="00C56457">
          <w:t>RICHARD (V.O.)</w:t>
        </w:r>
      </w:ins>
    </w:p>
    <w:p w14:paraId="63CEE12B" w14:textId="77777777" w:rsidR="00C56457" w:rsidRDefault="00B14DAD" w:rsidP="00C56457">
      <w:pPr>
        <w:pStyle w:val="bdialogue"/>
        <w:rPr>
          <w:ins w:id="2219" w:author="Copy Editor" w:date="2026-10-05T13:14:00Z" w16du:dateUtc="2026-10-05T10:14:00Z"/>
        </w:rPr>
      </w:pPr>
      <w:r>
        <w:t>Taxis</w:t>
      </w:r>
      <w:r w:rsidR="007C0FF3">
        <w:t xml:space="preserve"> would be too expensive</w:t>
      </w:r>
      <w:ins w:id="2220" w:author="Copy Editor" w:date="2026-10-05T13:14:00Z" w16du:dateUtc="2026-10-05T10:14:00Z">
        <w:r w:rsidR="00C56457">
          <w:t>.</w:t>
        </w:r>
      </w:ins>
    </w:p>
    <w:p w14:paraId="2202CD9E" w14:textId="63C71869" w:rsidR="00B44701" w:rsidRDefault="00B44701" w:rsidP="00B44701">
      <w:pPr>
        <w:pStyle w:val="body"/>
        <w:rPr>
          <w:ins w:id="2221" w:author="Copy Editor" w:date="2026-10-05T13:14:00Z" w16du:dateUtc="2026-10-05T10:14:00Z"/>
        </w:rPr>
      </w:pPr>
      <w:ins w:id="2222" w:author="Copy Editor" w:date="2026-10-05T13:14:00Z">
        <w:r w:rsidRPr="00B44701">
          <w:t>Richard begins walking.</w:t>
        </w:r>
      </w:ins>
    </w:p>
    <w:p w14:paraId="1510BAA0" w14:textId="77777777" w:rsidR="00B44701" w:rsidRDefault="00B44701" w:rsidP="00B44701">
      <w:pPr>
        <w:pStyle w:val="bCHARACTER"/>
        <w:rPr>
          <w:ins w:id="2223" w:author="Copy Editor" w:date="2026-10-05T13:15:00Z" w16du:dateUtc="2026-10-05T10:15:00Z"/>
        </w:rPr>
      </w:pPr>
      <w:ins w:id="2224" w:author="Copy Editor" w:date="2026-10-05T13:15:00Z" w16du:dateUtc="2026-10-05T10:15:00Z">
        <w:r w:rsidRPr="00C56457">
          <w:t>RICHARD (V.O.)</w:t>
        </w:r>
      </w:ins>
    </w:p>
    <w:p w14:paraId="2758024C" w14:textId="38C7211F" w:rsidR="00B44701" w:rsidRDefault="007C0FF3" w:rsidP="00B44701">
      <w:pPr>
        <w:pStyle w:val="bdialogue"/>
        <w:rPr>
          <w:ins w:id="2225" w:author="Copy Editor" w:date="2026-10-05T13:15:00Z" w16du:dateUtc="2026-10-05T10:15:00Z"/>
        </w:rPr>
      </w:pPr>
      <w:del w:id="2226" w:author="Copy Editor" w:date="2026-10-05T13:14:00Z" w16du:dateUtc="2026-10-05T10:14:00Z">
        <w:r w:rsidDel="00C56457">
          <w:delText xml:space="preserve">, </w:delText>
        </w:r>
      </w:del>
      <w:del w:id="2227" w:author="Copy Editor" w:date="2026-10-05T13:15:00Z" w16du:dateUtc="2026-10-05T10:15:00Z">
        <w:r w:rsidDel="00B44701">
          <w:delText>so</w:delText>
        </w:r>
      </w:del>
      <w:ins w:id="2228" w:author="Copy Editor" w:date="2026-10-05T13:15:00Z" w16du:dateUtc="2026-10-05T10:15:00Z">
        <w:r w:rsidR="00B44701">
          <w:t>So,</w:t>
        </w:r>
      </w:ins>
      <w:r>
        <w:t xml:space="preserve"> I considered </w:t>
      </w:r>
      <w:r w:rsidR="00B14DAD">
        <w:t xml:space="preserve">walking. </w:t>
      </w:r>
    </w:p>
    <w:p w14:paraId="22634CFB" w14:textId="26D161AD" w:rsidR="00657DF9" w:rsidRDefault="00657DF9" w:rsidP="00657DF9">
      <w:pPr>
        <w:pStyle w:val="aSCENEHEAD"/>
        <w:rPr>
          <w:ins w:id="2229" w:author="Copy Editor" w:date="2026-10-05T13:15:00Z" w16du:dateUtc="2026-10-05T10:15:00Z"/>
        </w:rPr>
      </w:pPr>
      <w:ins w:id="2230" w:author="Copy Editor" w:date="2026-10-05T13:15:00Z">
        <w:r w:rsidRPr="00657DF9">
          <w:t>EXT. ROAD – MORNING</w:t>
        </w:r>
      </w:ins>
    </w:p>
    <w:p w14:paraId="77A0E96A" w14:textId="0B5A8027" w:rsidR="00657DF9" w:rsidRDefault="00657DF9" w:rsidP="00657DF9">
      <w:pPr>
        <w:pStyle w:val="body"/>
        <w:rPr>
          <w:ins w:id="2231" w:author="Copy Editor" w:date="2026-10-05T13:15:00Z" w16du:dateUtc="2026-10-05T10:15:00Z"/>
        </w:rPr>
      </w:pPr>
      <w:ins w:id="2232" w:author="Copy Editor" w:date="2026-10-05T13:15:00Z">
        <w:r w:rsidRPr="00657DF9">
          <w:t>Richard walks towards school.</w:t>
        </w:r>
      </w:ins>
    </w:p>
    <w:p w14:paraId="0EFAAA56" w14:textId="77777777" w:rsidR="00657DF9" w:rsidRDefault="00657DF9" w:rsidP="00657DF9">
      <w:pPr>
        <w:pStyle w:val="bCHARACTER"/>
        <w:rPr>
          <w:ins w:id="2233" w:author="Copy Editor" w:date="2026-10-05T13:15:00Z" w16du:dateUtc="2026-10-05T10:15:00Z"/>
        </w:rPr>
      </w:pPr>
      <w:ins w:id="2234" w:author="Copy Editor" w:date="2026-10-05T13:15:00Z" w16du:dateUtc="2026-10-05T10:15:00Z">
        <w:r w:rsidRPr="00C56457">
          <w:t>RICHARD (V.O.)</w:t>
        </w:r>
      </w:ins>
    </w:p>
    <w:p w14:paraId="2838E0F0" w14:textId="77777777" w:rsidR="00355542" w:rsidRDefault="007C0FF3" w:rsidP="00355542">
      <w:pPr>
        <w:pStyle w:val="bdialogue"/>
        <w:rPr>
          <w:ins w:id="2235" w:author="Copy Editor" w:date="2026-10-05T13:16:00Z" w16du:dateUtc="2026-10-05T10:16:00Z"/>
        </w:rPr>
      </w:pPr>
      <w:r>
        <w:t xml:space="preserve">It was just over two and a half </w:t>
      </w:r>
      <w:r w:rsidR="00B14DAD">
        <w:t>miles.</w:t>
      </w:r>
    </w:p>
    <w:p w14:paraId="1071EE3F" w14:textId="64CB3E03" w:rsidR="00355542" w:rsidRDefault="00355542" w:rsidP="00670202">
      <w:pPr>
        <w:pStyle w:val="body"/>
        <w:rPr>
          <w:ins w:id="2236" w:author="Copy Editor" w:date="2026-10-05T13:16:00Z" w16du:dateUtc="2026-10-05T10:16:00Z"/>
        </w:rPr>
      </w:pPr>
      <w:ins w:id="2237" w:author="Copy Editor" w:date="2026-10-05T13:16:00Z">
        <w:r w:rsidRPr="00355542">
          <w:t>Richard checks the time.</w:t>
        </w:r>
      </w:ins>
    </w:p>
    <w:p w14:paraId="666CB8DA" w14:textId="77777777" w:rsidR="00670202" w:rsidRDefault="00670202" w:rsidP="00670202">
      <w:pPr>
        <w:pStyle w:val="bCHARACTER"/>
        <w:rPr>
          <w:ins w:id="2238" w:author="Copy Editor" w:date="2026-10-05T13:16:00Z" w16du:dateUtc="2026-10-05T10:16:00Z"/>
        </w:rPr>
      </w:pPr>
      <w:ins w:id="2239" w:author="Copy Editor" w:date="2026-10-05T13:16:00Z" w16du:dateUtc="2026-10-05T10:16:00Z">
        <w:r w:rsidRPr="00C56457">
          <w:t>RICHARD (V.O.)</w:t>
        </w:r>
      </w:ins>
    </w:p>
    <w:p w14:paraId="2B1A1E38" w14:textId="77777777" w:rsidR="00670202" w:rsidRDefault="00B14DAD" w:rsidP="00355542">
      <w:pPr>
        <w:pStyle w:val="bdialogue"/>
        <w:rPr>
          <w:ins w:id="2240" w:author="Copy Editor" w:date="2026-10-05T13:17:00Z" w16du:dateUtc="2026-10-05T10:17:00Z"/>
        </w:rPr>
      </w:pPr>
      <w:del w:id="2241" w:author="Copy Editor" w:date="2026-10-05T13:16:00Z" w16du:dateUtc="2026-10-05T10:16:00Z">
        <w:r w:rsidDel="00355542">
          <w:delText xml:space="preserve"> </w:delText>
        </w:r>
      </w:del>
      <w:r w:rsidR="007C0FF3">
        <w:t xml:space="preserve">I’d time myself walking </w:t>
      </w:r>
      <w:r>
        <w:t>home;</w:t>
      </w:r>
      <w:r w:rsidR="007C0FF3">
        <w:t xml:space="preserve"> 45 minutes was enough </w:t>
      </w:r>
      <w:r>
        <w:t xml:space="preserve">time. </w:t>
      </w:r>
    </w:p>
    <w:p w14:paraId="1CC4C627" w14:textId="77777777" w:rsidR="00670202" w:rsidRDefault="00670202" w:rsidP="00670202">
      <w:pPr>
        <w:pStyle w:val="bCHARACTER"/>
        <w:rPr>
          <w:ins w:id="2242" w:author="Copy Editor" w:date="2026-10-05T13:17:00Z" w16du:dateUtc="2026-10-05T10:17:00Z"/>
        </w:rPr>
      </w:pPr>
      <w:ins w:id="2243" w:author="Copy Editor" w:date="2026-10-05T13:17:00Z" w16du:dateUtc="2026-10-05T10:17:00Z">
        <w:r w:rsidRPr="00C56457">
          <w:t>RICHARD (V.O.)</w:t>
        </w:r>
      </w:ins>
    </w:p>
    <w:p w14:paraId="53DA40CD" w14:textId="77777777" w:rsidR="00670202" w:rsidRDefault="007C0FF3" w:rsidP="00355542">
      <w:pPr>
        <w:pStyle w:val="bdialogue"/>
        <w:rPr>
          <w:ins w:id="2244" w:author="Copy Editor" w:date="2026-10-05T13:17:00Z" w16du:dateUtc="2026-10-05T10:17:00Z"/>
        </w:rPr>
      </w:pPr>
      <w:r>
        <w:t xml:space="preserve">That meant leaving home at </w:t>
      </w:r>
      <w:r w:rsidR="00B14DAD">
        <w:t xml:space="preserve">8:25. </w:t>
      </w:r>
    </w:p>
    <w:p w14:paraId="76AEF69C" w14:textId="77777777" w:rsidR="001F462C" w:rsidRPr="001F462C" w:rsidRDefault="001F462C">
      <w:pPr>
        <w:pStyle w:val="aSCENEHEAD"/>
        <w:rPr>
          <w:ins w:id="2245" w:author="Copy Editor" w:date="2026-10-05T13:17:00Z"/>
          <w:lang w:val="en-US"/>
        </w:rPr>
        <w:pPrChange w:id="2246" w:author="Copy Editor" w:date="2026-10-05T13:17:00Z" w16du:dateUtc="2026-10-05T10:17:00Z">
          <w:pPr>
            <w:pStyle w:val="bdialogue"/>
          </w:pPr>
        </w:pPrChange>
      </w:pPr>
      <w:ins w:id="2247" w:author="Copy Editor" w:date="2026-10-05T13:17:00Z">
        <w:r w:rsidRPr="001F462C">
          <w:rPr>
            <w:lang w:val="en-US"/>
          </w:rPr>
          <w:t>INT. FAMILY HOME – MORNING</w:t>
        </w:r>
      </w:ins>
    </w:p>
    <w:p w14:paraId="3137C638" w14:textId="77777777" w:rsidR="001F462C" w:rsidRPr="001F462C" w:rsidRDefault="001F462C">
      <w:pPr>
        <w:pStyle w:val="body"/>
        <w:rPr>
          <w:ins w:id="2248" w:author="Copy Editor" w:date="2026-10-05T13:17:00Z"/>
          <w:lang w:val="en-US"/>
        </w:rPr>
        <w:pPrChange w:id="2249" w:author="Copy Editor" w:date="2026-10-05T13:17:00Z" w16du:dateUtc="2026-10-05T10:17:00Z">
          <w:pPr>
            <w:pStyle w:val="bdialogue"/>
          </w:pPr>
        </w:pPrChange>
      </w:pPr>
      <w:ins w:id="2250" w:author="Copy Editor" w:date="2026-10-05T13:17:00Z">
        <w:r w:rsidRPr="001F462C">
          <w:rPr>
            <w:lang w:val="en-US"/>
          </w:rPr>
          <w:t>Richard gets ready.</w:t>
        </w:r>
      </w:ins>
    </w:p>
    <w:p w14:paraId="081E752F" w14:textId="77777777" w:rsidR="001F462C" w:rsidRDefault="001F462C" w:rsidP="00355542">
      <w:pPr>
        <w:pStyle w:val="bdialogue"/>
        <w:rPr>
          <w:ins w:id="2251" w:author="Copy Editor" w:date="2026-10-05T13:17:00Z" w16du:dateUtc="2026-10-05T10:17:00Z"/>
        </w:rPr>
      </w:pPr>
    </w:p>
    <w:p w14:paraId="445873DD" w14:textId="06170F75" w:rsidR="00AE1A12" w:rsidRDefault="007C0FF3" w:rsidP="00355542">
      <w:pPr>
        <w:pStyle w:val="bdialogue"/>
        <w:rPr>
          <w:ins w:id="2252" w:author="Copy Editor" w:date="2026-10-05T13:20:00Z" w16du:dateUtc="2026-10-05T10:20:00Z"/>
        </w:rPr>
      </w:pPr>
      <w:r>
        <w:t xml:space="preserve">I’d </w:t>
      </w:r>
      <w:r w:rsidR="00B14DAD">
        <w:t>practise</w:t>
      </w:r>
      <w:r>
        <w:t xml:space="preserve"> getting up and </w:t>
      </w:r>
      <w:r w:rsidR="00B14DAD">
        <w:t>out of</w:t>
      </w:r>
      <w:r>
        <w:t xml:space="preserve"> the house in 25 </w:t>
      </w:r>
      <w:r w:rsidR="00B14DAD">
        <w:t>minutes</w:t>
      </w:r>
      <w:ins w:id="2253" w:author="Copy Editor" w:date="2026-10-05T13:20:00Z" w16du:dateUtc="2026-10-05T10:20:00Z">
        <w:r w:rsidR="001D79C8">
          <w:t>.</w:t>
        </w:r>
      </w:ins>
      <w:del w:id="2254" w:author="Copy Editor" w:date="2026-10-05T13:20:00Z" w16du:dateUtc="2026-10-05T10:20:00Z">
        <w:r w:rsidR="00B14DAD" w:rsidDel="001D79C8">
          <w:delText xml:space="preserve"> </w:delText>
        </w:r>
      </w:del>
    </w:p>
    <w:p w14:paraId="3DF4C6D5" w14:textId="622779A6" w:rsidR="001D79C8" w:rsidRDefault="001D79C8" w:rsidP="001D79C8">
      <w:pPr>
        <w:pStyle w:val="body"/>
        <w:rPr>
          <w:ins w:id="2255" w:author="Copy Editor" w:date="2026-10-05T13:21:00Z" w16du:dateUtc="2026-10-05T10:21:00Z"/>
        </w:rPr>
      </w:pPr>
      <w:ins w:id="2256" w:author="Copy Editor" w:date="2026-10-05T13:20:00Z">
        <w:r w:rsidRPr="001D79C8">
          <w:t>Mum wakes Richard.</w:t>
        </w:r>
      </w:ins>
    </w:p>
    <w:p w14:paraId="06A1DA51" w14:textId="77777777" w:rsidR="001D79C8" w:rsidRDefault="001D79C8" w:rsidP="001D79C8">
      <w:pPr>
        <w:pStyle w:val="bCHARACTER"/>
        <w:rPr>
          <w:ins w:id="2257" w:author="Copy Editor" w:date="2026-10-05T13:21:00Z" w16du:dateUtc="2026-10-05T10:21:00Z"/>
        </w:rPr>
      </w:pPr>
      <w:ins w:id="2258" w:author="Copy Editor" w:date="2026-10-05T13:21:00Z" w16du:dateUtc="2026-10-05T10:21:00Z">
        <w:r w:rsidRPr="00C56457">
          <w:t>RICHARD (V.O.)</w:t>
        </w:r>
      </w:ins>
    </w:p>
    <w:p w14:paraId="78D92CD9" w14:textId="55F11B94" w:rsidR="001D79C8" w:rsidDel="001D79C8" w:rsidRDefault="001D79C8">
      <w:pPr>
        <w:pStyle w:val="body"/>
        <w:rPr>
          <w:del w:id="2259" w:author="Copy Editor" w:date="2026-10-05T13:21:00Z" w16du:dateUtc="2026-10-05T10:21:00Z"/>
        </w:rPr>
        <w:pPrChange w:id="2260" w:author="Copy Editor" w:date="2026-10-05T13:20:00Z" w16du:dateUtc="2026-10-05T10:20:00Z">
          <w:pPr>
            <w:pStyle w:val="body"/>
            <w:spacing w:before="0"/>
          </w:pPr>
        </w:pPrChange>
      </w:pPr>
    </w:p>
    <w:p w14:paraId="0F6711E3" w14:textId="08E2529C" w:rsidR="00AE1A12" w:rsidRDefault="00B14DAD" w:rsidP="00FE0AEE">
      <w:pPr>
        <w:pStyle w:val="bdialogue"/>
        <w:rPr>
          <w:ins w:id="2261" w:author="Copy Editor" w:date="2026-10-05T13:21:00Z" w16du:dateUtc="2026-10-05T10:21:00Z"/>
        </w:rPr>
      </w:pPr>
      <w:del w:id="2262" w:author="Copy Editor" w:date="2026-10-05T13:21:00Z" w16du:dateUtc="2026-10-05T10:21:00Z">
        <w:r w:rsidDel="00FE0AEE">
          <w:delText>(</w:delText>
        </w:r>
      </w:del>
      <w:r>
        <w:t>Mum got me up at 8:00 on the dot every day</w:t>
      </w:r>
      <w:del w:id="2263" w:author="Copy Editor" w:date="2026-10-05T13:21:00Z" w16du:dateUtc="2026-10-05T10:21:00Z">
        <w:r w:rsidDel="00FE0AEE">
          <w:delText>)</w:delText>
        </w:r>
      </w:del>
      <w:r>
        <w:t>.</w:t>
      </w:r>
    </w:p>
    <w:p w14:paraId="748A4DD3" w14:textId="77777777" w:rsidR="00FE0AEE" w:rsidRPr="00FE0AEE" w:rsidRDefault="00FE0AEE">
      <w:pPr>
        <w:pStyle w:val="aSCENEHEAD"/>
        <w:rPr>
          <w:ins w:id="2264" w:author="Copy Editor" w:date="2026-10-05T13:21:00Z"/>
          <w:lang w:val="en-US"/>
        </w:rPr>
        <w:pPrChange w:id="2265" w:author="Copy Editor" w:date="2026-10-05T13:21:00Z" w16du:dateUtc="2026-10-05T10:21:00Z">
          <w:pPr>
            <w:pStyle w:val="bdialogue"/>
          </w:pPr>
        </w:pPrChange>
      </w:pPr>
      <w:ins w:id="2266" w:author="Copy Editor" w:date="2026-10-05T13:21:00Z">
        <w:r w:rsidRPr="00FE0AEE">
          <w:rPr>
            <w:lang w:val="en-US"/>
          </w:rPr>
          <w:t>EXT. ROAD – MORNING</w:t>
        </w:r>
      </w:ins>
    </w:p>
    <w:p w14:paraId="78D8971A" w14:textId="77777777" w:rsidR="00FE0AEE" w:rsidRPr="00FE0AEE" w:rsidRDefault="00FE0AEE">
      <w:pPr>
        <w:pStyle w:val="body"/>
        <w:rPr>
          <w:ins w:id="2267" w:author="Copy Editor" w:date="2026-10-05T13:21:00Z"/>
          <w:lang w:val="en-US"/>
        </w:rPr>
        <w:pPrChange w:id="2268" w:author="Copy Editor" w:date="2026-10-05T13:21:00Z" w16du:dateUtc="2026-10-05T10:21:00Z">
          <w:pPr>
            <w:pStyle w:val="bdialogue"/>
          </w:pPr>
        </w:pPrChange>
      </w:pPr>
      <w:ins w:id="2269" w:author="Copy Editor" w:date="2026-10-05T13:21:00Z">
        <w:r w:rsidRPr="00FE0AEE">
          <w:rPr>
            <w:lang w:val="en-US"/>
          </w:rPr>
          <w:t>Richard walks towards school.</w:t>
        </w:r>
      </w:ins>
    </w:p>
    <w:p w14:paraId="1E473C43" w14:textId="77777777" w:rsidR="00FE0AEE" w:rsidRDefault="00FE0AEE" w:rsidP="00FE0AEE">
      <w:pPr>
        <w:pStyle w:val="bCHARACTER"/>
        <w:rPr>
          <w:ins w:id="2270" w:author="Copy Editor" w:date="2026-10-05T13:21:00Z" w16du:dateUtc="2026-10-05T10:21:00Z"/>
        </w:rPr>
      </w:pPr>
      <w:ins w:id="2271" w:author="Copy Editor" w:date="2026-10-05T13:21:00Z" w16du:dateUtc="2026-10-05T10:21:00Z">
        <w:r w:rsidRPr="00C56457">
          <w:t>RICHARD (V.O.)</w:t>
        </w:r>
      </w:ins>
    </w:p>
    <w:p w14:paraId="4BFD7393" w14:textId="7712A2F6" w:rsidR="00FE0AEE" w:rsidDel="00FE0AEE" w:rsidRDefault="00FE0AEE">
      <w:pPr>
        <w:pStyle w:val="bdialogue"/>
        <w:rPr>
          <w:del w:id="2272" w:author="Copy Editor" w:date="2026-10-05T13:21:00Z" w16du:dateUtc="2026-10-05T10:21:00Z"/>
        </w:rPr>
        <w:pPrChange w:id="2273" w:author="Copy Editor" w:date="2026-10-05T13:21:00Z" w16du:dateUtc="2026-10-05T10:21:00Z">
          <w:pPr>
            <w:pStyle w:val="baparenthisis"/>
          </w:pPr>
        </w:pPrChange>
      </w:pPr>
    </w:p>
    <w:p w14:paraId="65CA1D2A" w14:textId="77777777" w:rsidR="001236E6" w:rsidRDefault="00B14DAD" w:rsidP="001236E6">
      <w:pPr>
        <w:pStyle w:val="bdialogue"/>
        <w:rPr>
          <w:ins w:id="2274" w:author="Copy Editor" w:date="2026-10-05T13:24:00Z" w16du:dateUtc="2026-10-05T10:24:00Z"/>
        </w:rPr>
      </w:pPr>
      <w:r>
        <w:t>Finally, I was ready</w:t>
      </w:r>
      <w:ins w:id="2275" w:author="Copy Editor" w:date="2026-10-05T13:23:00Z" w16du:dateUtc="2026-10-05T10:23:00Z">
        <w:r w:rsidR="001236E6">
          <w:t>.</w:t>
        </w:r>
      </w:ins>
    </w:p>
    <w:p w14:paraId="45982A85" w14:textId="766C54AD" w:rsidR="001A0FD1" w:rsidRDefault="001A0FD1" w:rsidP="001A0FD1">
      <w:pPr>
        <w:pStyle w:val="body"/>
        <w:rPr>
          <w:ins w:id="2276" w:author="Copy Editor" w:date="2026-10-05T13:24:00Z" w16du:dateUtc="2026-10-05T10:24:00Z"/>
        </w:rPr>
      </w:pPr>
      <w:ins w:id="2277" w:author="Copy Editor" w:date="2026-10-05T13:24:00Z">
        <w:r w:rsidRPr="001A0FD1">
          <w:t>Richard leaves his schoolbag with a classmate.</w:t>
        </w:r>
      </w:ins>
    </w:p>
    <w:p w14:paraId="38329A16" w14:textId="77777777" w:rsidR="001A0FD1" w:rsidRDefault="001A0FD1" w:rsidP="001A0FD1">
      <w:pPr>
        <w:pStyle w:val="bCHARACTER"/>
        <w:rPr>
          <w:ins w:id="2278" w:author="Copy Editor" w:date="2026-10-05T13:24:00Z" w16du:dateUtc="2026-10-05T10:24:00Z"/>
        </w:rPr>
      </w:pPr>
      <w:ins w:id="2279" w:author="Copy Editor" w:date="2026-10-05T13:24:00Z" w16du:dateUtc="2026-10-05T10:24:00Z">
        <w:r w:rsidRPr="00C56457">
          <w:t>RICHARD (V.O.)</w:t>
        </w:r>
      </w:ins>
    </w:p>
    <w:p w14:paraId="24F6FECC" w14:textId="77777777" w:rsidR="00953475" w:rsidRDefault="00B14DAD" w:rsidP="00953475">
      <w:pPr>
        <w:pStyle w:val="bdialogue"/>
        <w:rPr>
          <w:ins w:id="2280" w:author="Copy Editor" w:date="2026-10-05T13:25:00Z" w16du:dateUtc="2026-10-05T10:25:00Z"/>
        </w:rPr>
      </w:pPr>
      <w:del w:id="2281" w:author="Copy Editor" w:date="2026-10-05T13:23:00Z" w16du:dateUtc="2026-10-05T10:23:00Z">
        <w:r w:rsidDel="001236E6">
          <w:delText xml:space="preserve">; </w:delText>
        </w:r>
      </w:del>
      <w:del w:id="2282" w:author="Copy Editor" w:date="2026-10-05T13:24:00Z" w16du:dateUtc="2026-10-05T10:24:00Z">
        <w:r w:rsidDel="00953475">
          <w:delText>o</w:delText>
        </w:r>
      </w:del>
      <w:ins w:id="2283" w:author="Copy Editor" w:date="2026-10-05T13:24:00Z" w16du:dateUtc="2026-10-05T10:24:00Z">
        <w:r w:rsidR="00953475">
          <w:t>O</w:t>
        </w:r>
      </w:ins>
      <w:r>
        <w:t>n a day with no homework, I left my schoolbag with a classmate and walked in the next day.</w:t>
      </w:r>
    </w:p>
    <w:p w14:paraId="632791D9" w14:textId="380E5A16" w:rsidR="00953475" w:rsidRDefault="00953475" w:rsidP="00953475">
      <w:pPr>
        <w:pStyle w:val="body"/>
        <w:rPr>
          <w:ins w:id="2284" w:author="Copy Editor" w:date="2026-10-05T13:25:00Z" w16du:dateUtc="2026-10-05T10:25:00Z"/>
        </w:rPr>
      </w:pPr>
      <w:ins w:id="2285" w:author="Copy Editor" w:date="2026-10-05T13:25:00Z">
        <w:r w:rsidRPr="00953475">
          <w:t>Richard reaches school.</w:t>
        </w:r>
      </w:ins>
    </w:p>
    <w:p w14:paraId="23CB7062" w14:textId="77777777" w:rsidR="00953475" w:rsidRDefault="00953475" w:rsidP="00953475">
      <w:pPr>
        <w:pStyle w:val="bCHARACTER"/>
        <w:rPr>
          <w:ins w:id="2286" w:author="Copy Editor" w:date="2026-10-05T13:25:00Z" w16du:dateUtc="2026-10-05T10:25:00Z"/>
        </w:rPr>
      </w:pPr>
      <w:ins w:id="2287" w:author="Copy Editor" w:date="2026-10-05T13:25:00Z" w16du:dateUtc="2026-10-05T10:25:00Z">
        <w:r w:rsidRPr="00C56457">
          <w:t>RICHARD (V.O.)</w:t>
        </w:r>
      </w:ins>
    </w:p>
    <w:p w14:paraId="7F016010" w14:textId="77777777" w:rsidR="00953475" w:rsidRDefault="00B14DAD" w:rsidP="00953475">
      <w:pPr>
        <w:pStyle w:val="bdialogue"/>
        <w:rPr>
          <w:ins w:id="2288" w:author="Copy Editor" w:date="2026-10-05T13:25:00Z" w16du:dateUtc="2026-10-05T10:25:00Z"/>
        </w:rPr>
      </w:pPr>
      <w:del w:id="2289" w:author="Copy Editor" w:date="2026-10-05T13:24:00Z" w16du:dateUtc="2026-10-05T10:24:00Z">
        <w:r w:rsidDel="00953475">
          <w:delText xml:space="preserve"> </w:delText>
        </w:r>
      </w:del>
      <w:r>
        <w:t xml:space="preserve">I’d done it with time to spare. </w:t>
      </w:r>
    </w:p>
    <w:p w14:paraId="3A1E09F9" w14:textId="77777777" w:rsidR="00316B59" w:rsidRPr="00316B59" w:rsidRDefault="00316B59">
      <w:pPr>
        <w:pStyle w:val="aSCENEHEAD"/>
        <w:rPr>
          <w:ins w:id="2290" w:author="Copy Editor" w:date="2026-10-05T13:25:00Z"/>
          <w:lang w:val="en-US"/>
        </w:rPr>
        <w:pPrChange w:id="2291" w:author="Copy Editor" w:date="2026-10-05T13:25:00Z" w16du:dateUtc="2026-10-05T10:25:00Z">
          <w:pPr>
            <w:pStyle w:val="bdialogue"/>
          </w:pPr>
        </w:pPrChange>
      </w:pPr>
      <w:ins w:id="2292" w:author="Copy Editor" w:date="2026-10-05T13:25:00Z">
        <w:r w:rsidRPr="00316B59">
          <w:rPr>
            <w:lang w:val="en-US"/>
          </w:rPr>
          <w:t>EXT. ROAD – MORNING</w:t>
        </w:r>
      </w:ins>
    </w:p>
    <w:p w14:paraId="2D716D80" w14:textId="77777777" w:rsidR="00316B59" w:rsidRPr="00316B59" w:rsidRDefault="00316B59">
      <w:pPr>
        <w:pStyle w:val="body"/>
        <w:rPr>
          <w:ins w:id="2293" w:author="Copy Editor" w:date="2026-10-05T13:25:00Z"/>
          <w:lang w:val="en-US"/>
        </w:rPr>
        <w:pPrChange w:id="2294" w:author="Copy Editor" w:date="2026-10-05T13:25:00Z" w16du:dateUtc="2026-10-05T10:25:00Z">
          <w:pPr>
            <w:pStyle w:val="bdialogue"/>
          </w:pPr>
        </w:pPrChange>
      </w:pPr>
      <w:ins w:id="2295" w:author="Copy Editor" w:date="2026-10-05T13:25:00Z">
        <w:r w:rsidRPr="00316B59">
          <w:rPr>
            <w:lang w:val="en-US"/>
          </w:rPr>
          <w:t>Richard walks to school carrying his schoolbag.</w:t>
        </w:r>
      </w:ins>
    </w:p>
    <w:p w14:paraId="6A63D92B" w14:textId="77777777" w:rsidR="00316B59" w:rsidRDefault="00316B59" w:rsidP="00316B59">
      <w:pPr>
        <w:pStyle w:val="bCHARACTER"/>
        <w:rPr>
          <w:ins w:id="2296" w:author="Copy Editor" w:date="2026-10-05T13:25:00Z" w16du:dateUtc="2026-10-05T10:25:00Z"/>
        </w:rPr>
      </w:pPr>
      <w:ins w:id="2297" w:author="Copy Editor" w:date="2026-10-05T13:25:00Z" w16du:dateUtc="2026-10-05T10:25:00Z">
        <w:r w:rsidRPr="00C56457">
          <w:t>RICHARD (V.O.)</w:t>
        </w:r>
      </w:ins>
    </w:p>
    <w:p w14:paraId="34C7C4BD" w14:textId="77777777" w:rsidR="00316B59" w:rsidRDefault="00B14DAD" w:rsidP="00316B59">
      <w:pPr>
        <w:pStyle w:val="bdialogue"/>
        <w:rPr>
          <w:ins w:id="2298" w:author="Copy Editor" w:date="2026-10-05T13:26:00Z" w16du:dateUtc="2026-10-05T10:26:00Z"/>
        </w:rPr>
      </w:pPr>
      <w:r>
        <w:t>Soon I was walking each way every day carrying my school bag with me, getting to school on time and saving the bus fare.</w:t>
      </w:r>
    </w:p>
    <w:p w14:paraId="0AB99861" w14:textId="34F77882" w:rsidR="00E9493E" w:rsidRDefault="00E9493E" w:rsidP="00E9493E">
      <w:pPr>
        <w:pStyle w:val="body"/>
        <w:rPr>
          <w:ins w:id="2299" w:author="Copy Editor" w:date="2026-10-05T13:26:00Z" w16du:dateUtc="2026-10-05T10:26:00Z"/>
        </w:rPr>
      </w:pPr>
      <w:ins w:id="2300" w:author="Copy Editor" w:date="2026-10-05T13:26:00Z">
        <w:r w:rsidRPr="00E9493E">
          <w:t>Richard continues towards school.</w:t>
        </w:r>
      </w:ins>
    </w:p>
    <w:p w14:paraId="409997EB" w14:textId="77777777" w:rsidR="00E9493E" w:rsidRDefault="00E9493E" w:rsidP="00E9493E">
      <w:pPr>
        <w:pStyle w:val="bCHARACTER"/>
        <w:rPr>
          <w:ins w:id="2301" w:author="Copy Editor" w:date="2026-10-05T13:26:00Z" w16du:dateUtc="2026-10-05T10:26:00Z"/>
        </w:rPr>
      </w:pPr>
      <w:ins w:id="2302" w:author="Copy Editor" w:date="2026-10-05T13:26:00Z" w16du:dateUtc="2026-10-05T10:26:00Z">
        <w:r w:rsidRPr="00C56457">
          <w:t>RICHARD (V.O.)</w:t>
        </w:r>
      </w:ins>
    </w:p>
    <w:p w14:paraId="5E4BDC36" w14:textId="2492AABF" w:rsidR="003439BF" w:rsidRDefault="00B14DAD">
      <w:pPr>
        <w:pStyle w:val="bdialogue"/>
        <w:pPrChange w:id="2303" w:author="Copy Editor" w:date="2026-10-05T13:26:00Z" w16du:dateUtc="2026-10-05T10:26:00Z">
          <w:pPr>
            <w:pStyle w:val="body"/>
            <w:spacing w:before="0"/>
          </w:pPr>
        </w:pPrChange>
      </w:pPr>
      <w:del w:id="2304" w:author="Copy Editor" w:date="2026-10-05T13:25:00Z" w16du:dateUtc="2026-10-05T10:25:00Z">
        <w:r w:rsidDel="00316B59">
          <w:delText xml:space="preserve"> </w:delText>
        </w:r>
      </w:del>
      <w:r>
        <w:t>I think I got a reputation for being a bit eccentric.</w:t>
      </w:r>
    </w:p>
    <w:p w14:paraId="5E4BDC38" w14:textId="11681FDE" w:rsidR="003439BF" w:rsidRDefault="00E41019" w:rsidP="00DB5909">
      <w:pPr>
        <w:pStyle w:val="aSCENEHEAD"/>
        <w:rPr>
          <w:ins w:id="2305" w:author="Copy Editor" w:date="2026-10-05T13:26:00Z" w16du:dateUtc="2026-10-05T10:26:00Z"/>
        </w:rPr>
      </w:pPr>
      <w:r>
        <w:t>SCENE</w:t>
      </w:r>
      <w:r w:rsidR="00632BFF">
        <w:t xml:space="preserve"> 7: I LEARN TO BURY MY FEELINGS, 1969-1972</w:t>
      </w:r>
    </w:p>
    <w:p w14:paraId="550D2AD6" w14:textId="77777777" w:rsidR="00813863" w:rsidRPr="00813863" w:rsidRDefault="00813863" w:rsidP="00813863">
      <w:pPr>
        <w:pStyle w:val="aSCENEHEAD"/>
        <w:rPr>
          <w:ins w:id="2306" w:author="Copy Editor" w:date="2026-10-05T13:26:00Z"/>
          <w:rPrChange w:id="2307" w:author="Copy Editor" w:date="2026-10-05T13:26:00Z" w16du:dateUtc="2026-10-05T10:26:00Z">
            <w:rPr>
              <w:ins w:id="2308" w:author="Copy Editor" w:date="2026-10-05T13:26:00Z"/>
              <w:lang w:val="en-US"/>
            </w:rPr>
          </w:rPrChange>
        </w:rPr>
      </w:pPr>
      <w:ins w:id="2309" w:author="Copy Editor" w:date="2026-10-05T13:26:00Z">
        <w:r w:rsidRPr="00813863">
          <w:rPr>
            <w:lang w:val="en-US"/>
          </w:rPr>
          <w:lastRenderedPageBreak/>
          <w:t>EXT. COUNTRY LANES – DAY</w:t>
        </w:r>
      </w:ins>
    </w:p>
    <w:p w14:paraId="75312A95" w14:textId="77777777" w:rsidR="00813863" w:rsidRPr="00813863" w:rsidRDefault="00813863">
      <w:pPr>
        <w:pStyle w:val="body"/>
        <w:rPr>
          <w:ins w:id="2310" w:author="Copy Editor" w:date="2026-10-05T13:26:00Z"/>
          <w:lang w:val="en-US"/>
        </w:rPr>
        <w:pPrChange w:id="2311" w:author="Copy Editor" w:date="2026-10-05T13:26:00Z" w16du:dateUtc="2026-10-05T10:26:00Z">
          <w:pPr>
            <w:pStyle w:val="aSCENEHEAD"/>
          </w:pPr>
        </w:pPrChange>
      </w:pPr>
      <w:ins w:id="2312" w:author="Copy Editor" w:date="2026-10-05T13:26:00Z">
        <w:r w:rsidRPr="00813863">
          <w:rPr>
            <w:lang w:val="en-US"/>
          </w:rPr>
          <w:t>Richard walks alone with his dog.</w:t>
        </w:r>
      </w:ins>
    </w:p>
    <w:p w14:paraId="30DA6B9B" w14:textId="77777777" w:rsidR="00813863" w:rsidRDefault="00813863" w:rsidP="00813863">
      <w:pPr>
        <w:pStyle w:val="bCHARACTER"/>
        <w:rPr>
          <w:ins w:id="2313" w:author="Copy Editor" w:date="2026-10-05T13:27:00Z" w16du:dateUtc="2026-10-05T10:27:00Z"/>
        </w:rPr>
      </w:pPr>
      <w:ins w:id="2314" w:author="Copy Editor" w:date="2026-10-05T13:27:00Z" w16du:dateUtc="2026-10-05T10:27:00Z">
        <w:r w:rsidRPr="00C56457">
          <w:t>RICHARD (V.O.)</w:t>
        </w:r>
      </w:ins>
    </w:p>
    <w:p w14:paraId="111F3ACB" w14:textId="194C99B5" w:rsidR="00813863" w:rsidDel="00813863" w:rsidRDefault="00813863" w:rsidP="00DB5909">
      <w:pPr>
        <w:pStyle w:val="aSCENEHEAD"/>
        <w:rPr>
          <w:del w:id="2315" w:author="Copy Editor" w:date="2026-10-05T13:27:00Z" w16du:dateUtc="2026-10-05T10:27:00Z"/>
        </w:rPr>
      </w:pPr>
    </w:p>
    <w:p w14:paraId="4344C8A4" w14:textId="77777777" w:rsidR="00813863" w:rsidRDefault="007C0FF3" w:rsidP="00813863">
      <w:pPr>
        <w:pStyle w:val="bdialogue"/>
        <w:rPr>
          <w:ins w:id="2316" w:author="Copy Editor" w:date="2026-10-05T13:27:00Z" w16du:dateUtc="2026-10-05T10:27:00Z"/>
        </w:rPr>
      </w:pPr>
      <w:r>
        <w:t xml:space="preserve">I was on my own, my own thoughts and feelings locked within </w:t>
      </w:r>
      <w:r w:rsidR="00CB1EF2">
        <w:t>me;</w:t>
      </w:r>
      <w:r>
        <w:t xml:space="preserve"> nobody </w:t>
      </w:r>
      <w:r w:rsidR="00CB1EF2">
        <w:t>understood.</w:t>
      </w:r>
      <w:del w:id="2317" w:author="Copy Editor" w:date="2026-10-05T13:27:00Z" w16du:dateUtc="2026-10-05T10:27:00Z">
        <w:r w:rsidDel="00FB4883">
          <w:delText xml:space="preserve"> </w:delText>
        </w:r>
      </w:del>
    </w:p>
    <w:p w14:paraId="07A831D1" w14:textId="22D58DC8" w:rsidR="00FB4883" w:rsidRDefault="00FB4883" w:rsidP="00FB4883">
      <w:pPr>
        <w:pStyle w:val="body"/>
        <w:rPr>
          <w:ins w:id="2318" w:author="Copy Editor" w:date="2026-10-05T13:27:00Z" w16du:dateUtc="2026-10-05T10:27:00Z"/>
        </w:rPr>
      </w:pPr>
      <w:ins w:id="2319" w:author="Copy Editor" w:date="2026-10-05T13:27:00Z">
        <w:r w:rsidRPr="00FB4883">
          <w:t>Richard continues along the lane.</w:t>
        </w:r>
      </w:ins>
    </w:p>
    <w:p w14:paraId="0E774DF8" w14:textId="77777777" w:rsidR="00FB4883" w:rsidRDefault="00FB4883" w:rsidP="00FB4883">
      <w:pPr>
        <w:pStyle w:val="bCHARACTER"/>
        <w:rPr>
          <w:ins w:id="2320" w:author="Copy Editor" w:date="2026-10-05T13:27:00Z" w16du:dateUtc="2026-10-05T10:27:00Z"/>
        </w:rPr>
      </w:pPr>
      <w:ins w:id="2321" w:author="Copy Editor" w:date="2026-10-05T13:27:00Z" w16du:dateUtc="2026-10-05T10:27:00Z">
        <w:r w:rsidRPr="00C56457">
          <w:t>RICHARD (V.O.)</w:t>
        </w:r>
      </w:ins>
    </w:p>
    <w:p w14:paraId="19847D1C" w14:textId="77777777" w:rsidR="00FB4883" w:rsidRDefault="007C0FF3" w:rsidP="00FB4883">
      <w:pPr>
        <w:pStyle w:val="bdialogue"/>
        <w:rPr>
          <w:ins w:id="2322" w:author="Copy Editor" w:date="2026-10-05T13:28:00Z" w16du:dateUtc="2026-10-05T10:28:00Z"/>
        </w:rPr>
      </w:pPr>
      <w:r>
        <w:t xml:space="preserve">I didn’t fit in with the other boys at school, </w:t>
      </w:r>
      <w:r w:rsidR="00B14DAD">
        <w:t>I began</w:t>
      </w:r>
      <w:r>
        <w:t xml:space="preserve"> to show an interest in girls, and my isolation </w:t>
      </w:r>
      <w:r w:rsidR="00B14DAD">
        <w:t xml:space="preserve">grew. </w:t>
      </w:r>
    </w:p>
    <w:p w14:paraId="3CBCD244" w14:textId="2A71F577" w:rsidR="00D26FA1" w:rsidRDefault="00D26FA1" w:rsidP="00D26FA1">
      <w:pPr>
        <w:pStyle w:val="body"/>
        <w:rPr>
          <w:ins w:id="2323" w:author="Copy Editor" w:date="2026-10-05T13:28:00Z" w16du:dateUtc="2026-10-05T10:28:00Z"/>
        </w:rPr>
      </w:pPr>
      <w:ins w:id="2324" w:author="Copy Editor" w:date="2026-10-05T13:28:00Z">
        <w:r w:rsidRPr="00D26FA1">
          <w:t>The dog walks beside him.</w:t>
        </w:r>
      </w:ins>
    </w:p>
    <w:p w14:paraId="2D4395CD" w14:textId="77777777" w:rsidR="00D26FA1" w:rsidRDefault="00D26FA1" w:rsidP="00D26FA1">
      <w:pPr>
        <w:pStyle w:val="bCHARACTER"/>
        <w:rPr>
          <w:ins w:id="2325" w:author="Copy Editor" w:date="2026-10-05T13:28:00Z" w16du:dateUtc="2026-10-05T10:28:00Z"/>
        </w:rPr>
      </w:pPr>
      <w:ins w:id="2326" w:author="Copy Editor" w:date="2026-10-05T13:28:00Z" w16du:dateUtc="2026-10-05T10:28:00Z">
        <w:r w:rsidRPr="00C56457">
          <w:t>RICHARD (V.O.)</w:t>
        </w:r>
      </w:ins>
    </w:p>
    <w:p w14:paraId="6D2D019D" w14:textId="77777777" w:rsidR="00D26FA1" w:rsidRDefault="007C0FF3">
      <w:pPr>
        <w:pStyle w:val="bdialogue"/>
        <w:rPr>
          <w:ins w:id="2327" w:author="Copy Editor" w:date="2026-10-05T13:28:00Z" w16du:dateUtc="2026-10-05T10:28:00Z"/>
        </w:rPr>
        <w:pPrChange w:id="2328" w:author="Copy Editor" w:date="2026-10-05T13:28:00Z" w16du:dateUtc="2026-10-05T10:28:00Z">
          <w:pPr>
            <w:pStyle w:val="body"/>
          </w:pPr>
        </w:pPrChange>
      </w:pPr>
      <w:r>
        <w:t xml:space="preserve">Deep within me I buried my feelings, </w:t>
      </w:r>
      <w:r w:rsidR="009C426A">
        <w:t>learned</w:t>
      </w:r>
      <w:r>
        <w:t xml:space="preserve"> to pretend they were not there, and began to </w:t>
      </w:r>
      <w:r w:rsidR="00B14DAD">
        <w:t xml:space="preserve">cope. </w:t>
      </w:r>
    </w:p>
    <w:p w14:paraId="36EC7BE5" w14:textId="05978352" w:rsidR="00D26FA1" w:rsidRDefault="007C0FF3">
      <w:pPr>
        <w:pStyle w:val="bbodybeforebeat"/>
        <w:rPr>
          <w:ins w:id="2329" w:author="Copy Editor" w:date="2026-10-05T13:45:00Z" w16du:dateUtc="2026-10-05T10:45:00Z"/>
        </w:rPr>
        <w:pPrChange w:id="2330" w:author="Copy Editor" w:date="2026-10-05T13:45:00Z" w16du:dateUtc="2026-10-05T10:45:00Z">
          <w:pPr>
            <w:pStyle w:val="bdialogue"/>
          </w:pPr>
        </w:pPrChange>
      </w:pPr>
      <w:r>
        <w:t xml:space="preserve">I tried dating girls, knowing instinctively Thea would want me to make a life for </w:t>
      </w:r>
      <w:r w:rsidR="00B14DAD">
        <w:t>myself</w:t>
      </w:r>
      <w:ins w:id="2331" w:author="Copy Editor" w:date="2026-10-05T13:28:00Z" w16du:dateUtc="2026-10-05T10:28:00Z">
        <w:r w:rsidR="00D26FA1">
          <w:t>.</w:t>
        </w:r>
      </w:ins>
    </w:p>
    <w:p w14:paraId="44B5E954" w14:textId="758EF818" w:rsidR="006A222D" w:rsidRDefault="006A222D">
      <w:pPr>
        <w:pStyle w:val="baparenthisis"/>
        <w:rPr>
          <w:ins w:id="2332" w:author="Copy Editor" w:date="2026-10-05T13:28:00Z" w16du:dateUtc="2026-10-05T10:28:00Z"/>
        </w:rPr>
        <w:pPrChange w:id="2333" w:author="Copy Editor" w:date="2026-10-05T13:45:00Z" w16du:dateUtc="2026-10-05T10:45:00Z">
          <w:pPr>
            <w:pStyle w:val="body"/>
          </w:pPr>
        </w:pPrChange>
      </w:pPr>
      <w:ins w:id="2334" w:author="Copy Editor" w:date="2026-10-05T13:45:00Z" w16du:dateUtc="2026-10-05T10:45:00Z">
        <w:r>
          <w:t>(A beat)</w:t>
        </w:r>
      </w:ins>
    </w:p>
    <w:p w14:paraId="23297186" w14:textId="77777777" w:rsidR="006A222D" w:rsidRDefault="00B14DAD">
      <w:pPr>
        <w:pStyle w:val="bdialogue"/>
        <w:rPr>
          <w:ins w:id="2335" w:author="Copy Editor" w:date="2026-10-05T13:46:00Z" w16du:dateUtc="2026-10-05T10:46:00Z"/>
        </w:rPr>
        <w:pPrChange w:id="2336" w:author="Copy Editor" w:date="2026-10-05T13:46:00Z" w16du:dateUtc="2026-10-05T10:46:00Z">
          <w:pPr>
            <w:pStyle w:val="body"/>
          </w:pPr>
        </w:pPrChange>
      </w:pPr>
      <w:del w:id="2337" w:author="Copy Editor" w:date="2026-10-05T13:28:00Z" w16du:dateUtc="2026-10-05T10:28:00Z">
        <w:r w:rsidDel="00D26FA1">
          <w:delText>,</w:delText>
        </w:r>
        <w:r w:rsidR="007C0FF3" w:rsidDel="00D26FA1">
          <w:delText xml:space="preserve"> b</w:delText>
        </w:r>
      </w:del>
      <w:ins w:id="2338" w:author="Copy Editor" w:date="2026-10-05T13:28:00Z" w16du:dateUtc="2026-10-05T10:28:00Z">
        <w:r w:rsidR="00D26FA1">
          <w:t>B</w:t>
        </w:r>
      </w:ins>
      <w:r w:rsidR="007C0FF3">
        <w:t xml:space="preserve">ut it didn’t work. </w:t>
      </w:r>
    </w:p>
    <w:p w14:paraId="407E7AF4" w14:textId="77777777" w:rsidR="000358EF" w:rsidRDefault="007C0FF3" w:rsidP="006A222D">
      <w:pPr>
        <w:pStyle w:val="bdialogue"/>
        <w:rPr>
          <w:ins w:id="2339" w:author="Copy Editor" w:date="2026-10-05T13:46:00Z" w16du:dateUtc="2026-10-05T10:46:00Z"/>
        </w:rPr>
      </w:pPr>
      <w:r>
        <w:t xml:space="preserve">Nothing ever seemed </w:t>
      </w:r>
      <w:r w:rsidR="00B14DAD">
        <w:t>to.</w:t>
      </w:r>
    </w:p>
    <w:p w14:paraId="583482D7" w14:textId="1A04444C" w:rsidR="006A222D" w:rsidRDefault="000358EF" w:rsidP="000358EF">
      <w:pPr>
        <w:pStyle w:val="body"/>
        <w:rPr>
          <w:ins w:id="2340" w:author="Copy Editor" w:date="2026-10-05T13:46:00Z" w16du:dateUtc="2026-10-05T10:46:00Z"/>
        </w:rPr>
      </w:pPr>
      <w:ins w:id="2341" w:author="Copy Editor" w:date="2026-10-05T13:46:00Z">
        <w:r w:rsidRPr="000358EF">
          <w:t>Richard walks on.</w:t>
        </w:r>
      </w:ins>
      <w:r w:rsidR="00B14DAD">
        <w:t xml:space="preserve"> </w:t>
      </w:r>
    </w:p>
    <w:p w14:paraId="0CBE8953" w14:textId="77777777" w:rsidR="000358EF" w:rsidRDefault="000358EF" w:rsidP="000358EF">
      <w:pPr>
        <w:pStyle w:val="bCHARACTER"/>
        <w:rPr>
          <w:ins w:id="2342" w:author="Copy Editor" w:date="2026-10-05T13:46:00Z" w16du:dateUtc="2026-10-05T10:46:00Z"/>
        </w:rPr>
      </w:pPr>
      <w:ins w:id="2343" w:author="Copy Editor" w:date="2026-10-05T13:46:00Z" w16du:dateUtc="2026-10-05T10:46:00Z">
        <w:r w:rsidRPr="00C56457">
          <w:t>RICHARD (V.O.)</w:t>
        </w:r>
      </w:ins>
    </w:p>
    <w:p w14:paraId="03EFE047" w14:textId="77777777" w:rsidR="000358EF" w:rsidRDefault="007C0FF3" w:rsidP="006115EC">
      <w:pPr>
        <w:pStyle w:val="bdialogue"/>
        <w:rPr>
          <w:ins w:id="2344" w:author="Copy Editor" w:date="2026-10-05T13:47:00Z" w16du:dateUtc="2026-10-05T10:47:00Z"/>
        </w:rPr>
      </w:pPr>
      <w:r>
        <w:t xml:space="preserve">And I walked the lanes and roads and hills, alone with my thoughts and my </w:t>
      </w:r>
      <w:r w:rsidR="00B14DAD">
        <w:t xml:space="preserve">dog. </w:t>
      </w:r>
    </w:p>
    <w:p w14:paraId="3741B3D2" w14:textId="77777777" w:rsidR="006115EC" w:rsidRPr="006115EC" w:rsidRDefault="006115EC">
      <w:pPr>
        <w:pStyle w:val="aSCENEHEAD"/>
        <w:rPr>
          <w:ins w:id="2345" w:author="Copy Editor" w:date="2026-10-05T13:47:00Z"/>
          <w:lang w:val="en-US"/>
        </w:rPr>
        <w:pPrChange w:id="2346" w:author="Copy Editor" w:date="2026-10-05T13:47:00Z" w16du:dateUtc="2026-10-05T10:47:00Z">
          <w:pPr>
            <w:pStyle w:val="bdialogue"/>
          </w:pPr>
        </w:pPrChange>
      </w:pPr>
      <w:ins w:id="2347" w:author="Copy Editor" w:date="2026-10-05T13:47:00Z">
        <w:r w:rsidRPr="006115EC">
          <w:rPr>
            <w:lang w:val="en-US"/>
          </w:rPr>
          <w:t>EXT. COUNTRY LANES – LATER</w:t>
        </w:r>
      </w:ins>
    </w:p>
    <w:p w14:paraId="6E9C41D3" w14:textId="12667032" w:rsidR="006115EC" w:rsidRPr="006115EC" w:rsidRDefault="006115EC">
      <w:pPr>
        <w:pStyle w:val="body"/>
        <w:rPr>
          <w:ins w:id="2348" w:author="Copy Editor" w:date="2026-10-05T13:47:00Z"/>
          <w:lang w:val="en-US"/>
        </w:rPr>
        <w:pPrChange w:id="2349" w:author="Copy Editor" w:date="2026-10-05T13:47:00Z" w16du:dateUtc="2026-10-05T10:47:00Z">
          <w:pPr>
            <w:pStyle w:val="bdialogue"/>
          </w:pPr>
        </w:pPrChange>
      </w:pPr>
      <w:ins w:id="2350" w:author="Copy Editor" w:date="2026-10-05T13:47:00Z">
        <w:r w:rsidRPr="006115EC">
          <w:rPr>
            <w:lang w:val="en-US"/>
          </w:rPr>
          <w:t xml:space="preserve">Richard and the dog </w:t>
        </w:r>
      </w:ins>
      <w:ins w:id="2351" w:author="Copy Editor" w:date="2026-10-05T13:47:00Z" w16du:dateUtc="2026-10-05T10:47:00Z">
        <w:r w:rsidRPr="006115EC">
          <w:rPr>
            <w:lang w:val="en-US"/>
          </w:rPr>
          <w:t>continue</w:t>
        </w:r>
      </w:ins>
      <w:ins w:id="2352" w:author="Copy Editor" w:date="2026-10-05T13:47:00Z">
        <w:r w:rsidRPr="006115EC">
          <w:rPr>
            <w:lang w:val="en-US"/>
          </w:rPr>
          <w:t xml:space="preserve"> walking.</w:t>
        </w:r>
      </w:ins>
    </w:p>
    <w:p w14:paraId="1009D0C6" w14:textId="77777777" w:rsidR="000358EF" w:rsidRDefault="000358EF" w:rsidP="000358EF">
      <w:pPr>
        <w:pStyle w:val="bCHARACTER"/>
        <w:rPr>
          <w:ins w:id="2353" w:author="Copy Editor" w:date="2026-10-05T13:47:00Z" w16du:dateUtc="2026-10-05T10:47:00Z"/>
        </w:rPr>
      </w:pPr>
      <w:ins w:id="2354" w:author="Copy Editor" w:date="2026-10-05T13:47:00Z" w16du:dateUtc="2026-10-05T10:47:00Z">
        <w:r w:rsidRPr="00C56457">
          <w:t>RICHARD (V.O.)</w:t>
        </w:r>
      </w:ins>
    </w:p>
    <w:p w14:paraId="5E4BDC39" w14:textId="5DAAE98A" w:rsidR="003439BF" w:rsidRDefault="007C0FF3" w:rsidP="00C96968">
      <w:pPr>
        <w:pStyle w:val="bdialogue"/>
        <w:rPr>
          <w:ins w:id="2355" w:author="Copy Editor" w:date="2026-10-05T13:48:00Z" w16du:dateUtc="2026-10-05T10:48:00Z"/>
        </w:rPr>
      </w:pPr>
      <w:r>
        <w:t>And the buried feelings slowly sank, grew harder to see, got buried under layers of new experience, and a semblance of normality slowly returned.</w:t>
      </w:r>
    </w:p>
    <w:p w14:paraId="69E45184" w14:textId="77777777" w:rsidR="00C96968" w:rsidRPr="00C96968" w:rsidRDefault="00C96968">
      <w:pPr>
        <w:pStyle w:val="aSCENEHEAD"/>
        <w:rPr>
          <w:ins w:id="2356" w:author="Copy Editor" w:date="2026-10-05T13:48:00Z"/>
          <w:lang w:val="en-US"/>
        </w:rPr>
        <w:pPrChange w:id="2357" w:author="Copy Editor" w:date="2026-10-05T13:48:00Z" w16du:dateUtc="2026-10-05T10:48:00Z">
          <w:pPr>
            <w:pStyle w:val="bdialogue"/>
          </w:pPr>
        </w:pPrChange>
      </w:pPr>
      <w:ins w:id="2358" w:author="Copy Editor" w:date="2026-10-05T13:48:00Z">
        <w:r w:rsidRPr="00C96968">
          <w:rPr>
            <w:lang w:val="en-US"/>
          </w:rPr>
          <w:lastRenderedPageBreak/>
          <w:t>INT. SCHOOL – CLASSROOM – DAY</w:t>
        </w:r>
      </w:ins>
    </w:p>
    <w:p w14:paraId="7718148F" w14:textId="77777777" w:rsidR="00C96968" w:rsidRPr="00C96968" w:rsidRDefault="00C96968">
      <w:pPr>
        <w:pStyle w:val="body"/>
        <w:rPr>
          <w:ins w:id="2359" w:author="Copy Editor" w:date="2026-10-05T13:48:00Z"/>
          <w:lang w:val="en-US"/>
        </w:rPr>
        <w:pPrChange w:id="2360" w:author="Copy Editor" w:date="2026-10-05T13:48:00Z" w16du:dateUtc="2026-10-05T10:48:00Z">
          <w:pPr>
            <w:pStyle w:val="bdialogue"/>
          </w:pPr>
        </w:pPrChange>
      </w:pPr>
      <w:ins w:id="2361" w:author="Copy Editor" w:date="2026-10-05T13:48:00Z">
        <w:r w:rsidRPr="00C96968">
          <w:rPr>
            <w:lang w:val="en-US"/>
          </w:rPr>
          <w:t>Richard studies at his desk.</w:t>
        </w:r>
      </w:ins>
    </w:p>
    <w:p w14:paraId="71D9A975" w14:textId="77777777" w:rsidR="00C96968" w:rsidRPr="00C96968" w:rsidRDefault="00C96968">
      <w:pPr>
        <w:pStyle w:val="bCHARACTER"/>
        <w:rPr>
          <w:ins w:id="2362" w:author="Copy Editor" w:date="2026-10-05T13:48:00Z"/>
          <w:lang w:val="en-US"/>
        </w:rPr>
        <w:pPrChange w:id="2363" w:author="Copy Editor" w:date="2026-10-05T13:48:00Z" w16du:dateUtc="2026-10-05T10:48:00Z">
          <w:pPr>
            <w:pStyle w:val="bdialogue"/>
          </w:pPr>
        </w:pPrChange>
      </w:pPr>
      <w:ins w:id="2364" w:author="Copy Editor" w:date="2026-10-05T13:48:00Z">
        <w:r w:rsidRPr="00C96968">
          <w:rPr>
            <w:lang w:val="en-US"/>
          </w:rPr>
          <w:t>RICHARD (V.O.)</w:t>
        </w:r>
      </w:ins>
    </w:p>
    <w:p w14:paraId="5CC37EF1" w14:textId="01813D22" w:rsidR="00C96968" w:rsidDel="005071B8" w:rsidRDefault="00C96968">
      <w:pPr>
        <w:pStyle w:val="bdialogue"/>
        <w:rPr>
          <w:del w:id="2365" w:author="Copy Editor" w:date="2026-10-05T13:49:00Z" w16du:dateUtc="2026-10-05T10:49:00Z"/>
        </w:rPr>
        <w:pPrChange w:id="2366" w:author="Copy Editor" w:date="2026-10-05T13:48:00Z" w16du:dateUtc="2026-10-05T10:48:00Z">
          <w:pPr>
            <w:pStyle w:val="body"/>
          </w:pPr>
        </w:pPrChange>
      </w:pPr>
    </w:p>
    <w:p w14:paraId="7F6F543F" w14:textId="77777777" w:rsidR="00C96968" w:rsidRDefault="007C0FF3" w:rsidP="00C96968">
      <w:pPr>
        <w:pStyle w:val="bdialogue"/>
        <w:rPr>
          <w:ins w:id="2367" w:author="Copy Editor" w:date="2026-10-05T13:49:00Z" w16du:dateUtc="2026-10-05T10:49:00Z"/>
        </w:rPr>
      </w:pPr>
      <w:r>
        <w:t xml:space="preserve">Regarding my schooling, I persevered with all my </w:t>
      </w:r>
      <w:r w:rsidR="00B14DAD">
        <w:t>subjects</w:t>
      </w:r>
      <w:ins w:id="2368" w:author="Copy Editor" w:date="2026-10-05T13:49:00Z" w16du:dateUtc="2026-10-05T10:49:00Z">
        <w:r w:rsidR="00C96968">
          <w:t>.</w:t>
        </w:r>
      </w:ins>
    </w:p>
    <w:p w14:paraId="49C3A514" w14:textId="1074A535" w:rsidR="005071B8" w:rsidRDefault="005071B8" w:rsidP="005071B8">
      <w:pPr>
        <w:pStyle w:val="body"/>
        <w:rPr>
          <w:ins w:id="2369" w:author="Copy Editor" w:date="2026-10-05T13:49:00Z" w16du:dateUtc="2026-10-05T10:49:00Z"/>
        </w:rPr>
      </w:pPr>
      <w:ins w:id="2370" w:author="Copy Editor" w:date="2026-10-05T13:49:00Z">
        <w:r w:rsidRPr="005071B8">
          <w:t>Books in French and German sit among his schoolwork.</w:t>
        </w:r>
      </w:ins>
    </w:p>
    <w:p w14:paraId="1C6765D1" w14:textId="77777777" w:rsidR="005071B8" w:rsidRPr="00C96968" w:rsidRDefault="005071B8" w:rsidP="005071B8">
      <w:pPr>
        <w:pStyle w:val="bCHARACTER"/>
        <w:rPr>
          <w:ins w:id="2371" w:author="Copy Editor" w:date="2026-10-05T13:49:00Z" w16du:dateUtc="2026-10-05T10:49:00Z"/>
          <w:lang w:val="en-US"/>
        </w:rPr>
      </w:pPr>
      <w:ins w:id="2372" w:author="Copy Editor" w:date="2026-10-05T13:49:00Z" w16du:dateUtc="2026-10-05T10:49:00Z">
        <w:r w:rsidRPr="00C96968">
          <w:rPr>
            <w:lang w:val="en-US"/>
          </w:rPr>
          <w:t>RICHARD (V.O.)</w:t>
        </w:r>
      </w:ins>
    </w:p>
    <w:p w14:paraId="5717A710" w14:textId="77777777" w:rsidR="005071B8" w:rsidRDefault="00B14DAD" w:rsidP="005071B8">
      <w:pPr>
        <w:pStyle w:val="bdialogue"/>
        <w:rPr>
          <w:ins w:id="2373" w:author="Copy Editor" w:date="2026-10-05T13:50:00Z" w16du:dateUtc="2026-10-05T10:50:00Z"/>
        </w:rPr>
      </w:pPr>
      <w:del w:id="2374" w:author="Copy Editor" w:date="2026-10-05T13:49:00Z" w16du:dateUtc="2026-10-05T10:49:00Z">
        <w:r w:rsidDel="00C96968">
          <w:delText>,</w:delText>
        </w:r>
        <w:r w:rsidR="007C0FF3" w:rsidDel="00C96968">
          <w:delText xml:space="preserve"> b</w:delText>
        </w:r>
      </w:del>
      <w:ins w:id="2375" w:author="Copy Editor" w:date="2026-10-05T13:49:00Z" w16du:dateUtc="2026-10-05T10:49:00Z">
        <w:r w:rsidR="00C96968">
          <w:t>B</w:t>
        </w:r>
      </w:ins>
      <w:r w:rsidR="007C0FF3">
        <w:t xml:space="preserve">ut then I </w:t>
      </w:r>
      <w:r w:rsidR="009C426A">
        <w:t>realized</w:t>
      </w:r>
      <w:r w:rsidR="007C0FF3">
        <w:t xml:space="preserve"> I was wasting my time revising French and </w:t>
      </w:r>
      <w:r>
        <w:t>German.</w:t>
      </w:r>
      <w:r w:rsidR="007C0FF3">
        <w:t xml:space="preserve"> </w:t>
      </w:r>
    </w:p>
    <w:p w14:paraId="611663B7" w14:textId="77777777" w:rsidR="00B01748" w:rsidRPr="00B01748" w:rsidRDefault="00B01748">
      <w:pPr>
        <w:pStyle w:val="body"/>
        <w:rPr>
          <w:ins w:id="2376" w:author="Copy Editor" w:date="2026-10-05T13:50:00Z"/>
          <w:lang w:val="en-US"/>
        </w:rPr>
        <w:pPrChange w:id="2377" w:author="Copy Editor" w:date="2026-10-05T13:50:00Z" w16du:dateUtc="2026-10-05T10:50:00Z">
          <w:pPr>
            <w:pStyle w:val="bdialogue"/>
          </w:pPr>
        </w:pPrChange>
      </w:pPr>
      <w:ins w:id="2378" w:author="Copy Editor" w:date="2026-10-05T13:50:00Z">
        <w:r w:rsidRPr="00B01748">
          <w:rPr>
            <w:lang w:val="en-US"/>
          </w:rPr>
          <w:t>Richard closes the language books.</w:t>
        </w:r>
      </w:ins>
    </w:p>
    <w:p w14:paraId="32FC4078" w14:textId="77777777" w:rsidR="00B01748" w:rsidRPr="00B01748" w:rsidRDefault="00B01748">
      <w:pPr>
        <w:pStyle w:val="bCHARACTER"/>
        <w:rPr>
          <w:ins w:id="2379" w:author="Copy Editor" w:date="2026-10-05T13:50:00Z"/>
          <w:lang w:val="en-US"/>
        </w:rPr>
        <w:pPrChange w:id="2380" w:author="Copy Editor" w:date="2026-10-05T13:50:00Z" w16du:dateUtc="2026-10-05T10:50:00Z">
          <w:pPr>
            <w:pStyle w:val="bdialogue"/>
          </w:pPr>
        </w:pPrChange>
      </w:pPr>
      <w:ins w:id="2381" w:author="Copy Editor" w:date="2026-10-05T13:50:00Z">
        <w:r w:rsidRPr="00B01748">
          <w:rPr>
            <w:lang w:val="en-US"/>
          </w:rPr>
          <w:t>RICHARD (V.O.)</w:t>
        </w:r>
      </w:ins>
    </w:p>
    <w:p w14:paraId="1BBEA95C" w14:textId="77777777" w:rsidR="00B01748" w:rsidRDefault="00B14DAD" w:rsidP="00B01748">
      <w:pPr>
        <w:pStyle w:val="bdialogue"/>
        <w:rPr>
          <w:ins w:id="2382" w:author="Copy Editor" w:date="2026-10-05T13:50:00Z" w16du:dateUtc="2026-10-05T10:50:00Z"/>
        </w:rPr>
      </w:pPr>
      <w:r>
        <w:t>It didn't</w:t>
      </w:r>
      <w:r w:rsidR="007C0FF3">
        <w:t xml:space="preserve"> matter how hard I </w:t>
      </w:r>
      <w:r>
        <w:t>tried;</w:t>
      </w:r>
      <w:r w:rsidR="007C0FF3">
        <w:t xml:space="preserve"> I wouldn’t pass</w:t>
      </w:r>
      <w:r>
        <w:t>, so it was</w:t>
      </w:r>
      <w:r w:rsidR="007C0FF3">
        <w:t xml:space="preserve"> better to spend the time revising subjects I could </w:t>
      </w:r>
      <w:r>
        <w:t>do.</w:t>
      </w:r>
    </w:p>
    <w:p w14:paraId="75FD781B" w14:textId="2255F83C" w:rsidR="00882102" w:rsidRDefault="00882102" w:rsidP="00882102">
      <w:pPr>
        <w:pStyle w:val="body"/>
        <w:rPr>
          <w:ins w:id="2383" w:author="Copy Editor" w:date="2026-10-05T13:50:00Z" w16du:dateUtc="2026-10-05T10:50:00Z"/>
        </w:rPr>
      </w:pPr>
      <w:ins w:id="2384" w:author="Copy Editor" w:date="2026-10-05T13:50:00Z">
        <w:r w:rsidRPr="00882102">
          <w:t>Richard studies mathematics, chemistry and physics.</w:t>
        </w:r>
      </w:ins>
    </w:p>
    <w:p w14:paraId="0D4BA3A8" w14:textId="7F10F564" w:rsidR="00882102" w:rsidRDefault="00882102">
      <w:pPr>
        <w:pStyle w:val="bCHARACTER"/>
        <w:rPr>
          <w:ins w:id="2385" w:author="Copy Editor" w:date="2026-10-05T13:50:00Z" w16du:dateUtc="2026-10-05T10:50:00Z"/>
        </w:rPr>
        <w:pPrChange w:id="2386" w:author="Copy Editor" w:date="2026-10-05T13:51:00Z" w16du:dateUtc="2026-10-05T10:51:00Z">
          <w:pPr>
            <w:pStyle w:val="body"/>
          </w:pPr>
        </w:pPrChange>
      </w:pPr>
      <w:ins w:id="2387" w:author="Copy Editor" w:date="2026-10-05T13:50:00Z">
        <w:r w:rsidRPr="00882102">
          <w:t>RICHARD (V.O.)</w:t>
        </w:r>
      </w:ins>
    </w:p>
    <w:p w14:paraId="001790DE" w14:textId="77777777" w:rsidR="00882102" w:rsidRDefault="007C0FF3" w:rsidP="00882102">
      <w:pPr>
        <w:pStyle w:val="bdialogue"/>
        <w:rPr>
          <w:ins w:id="2388" w:author="Copy Editor" w:date="2026-10-05T13:51:00Z" w16du:dateUtc="2026-10-05T10:51:00Z"/>
        </w:rPr>
      </w:pPr>
      <w:del w:id="2389" w:author="Copy Editor" w:date="2026-10-05T13:50:00Z" w16du:dateUtc="2026-10-05T10:50:00Z">
        <w:r w:rsidDel="00B01748">
          <w:delText xml:space="preserve"> </w:delText>
        </w:r>
      </w:del>
      <w:r w:rsidR="009C426A">
        <w:t>Math,</w:t>
      </w:r>
      <w:r>
        <w:t xml:space="preserve"> </w:t>
      </w:r>
      <w:r w:rsidR="00B14DAD">
        <w:t>chemistry, and</w:t>
      </w:r>
      <w:r>
        <w:t xml:space="preserve"> </w:t>
      </w:r>
      <w:r w:rsidR="003A31C8">
        <w:t>physics</w:t>
      </w:r>
      <w:r>
        <w:t xml:space="preserve"> were all quite </w:t>
      </w:r>
      <w:r w:rsidR="003A31C8">
        <w:t>easy</w:t>
      </w:r>
      <w:ins w:id="2390" w:author="Copy Editor" w:date="2026-10-05T13:51:00Z" w16du:dateUtc="2026-10-05T10:51:00Z">
        <w:r w:rsidR="00882102">
          <w:t>.</w:t>
        </w:r>
      </w:ins>
    </w:p>
    <w:p w14:paraId="7AEA5CC8" w14:textId="68D16165" w:rsidR="00E74D4E" w:rsidRDefault="00E74D4E" w:rsidP="00E74D4E">
      <w:pPr>
        <w:pStyle w:val="body"/>
        <w:rPr>
          <w:ins w:id="2391" w:author="Copy Editor" w:date="2026-10-05T13:51:00Z" w16du:dateUtc="2026-10-05T10:51:00Z"/>
        </w:rPr>
      </w:pPr>
      <w:ins w:id="2392" w:author="Copy Editor" w:date="2026-10-05T13:51:00Z">
        <w:r w:rsidRPr="00E74D4E">
          <w:t>He moves on to geography and English.</w:t>
        </w:r>
      </w:ins>
    </w:p>
    <w:p w14:paraId="372E9D12" w14:textId="77777777" w:rsidR="00E74D4E" w:rsidRDefault="00E74D4E" w:rsidP="00E74D4E">
      <w:pPr>
        <w:pStyle w:val="bCHARACTER"/>
        <w:rPr>
          <w:ins w:id="2393" w:author="Copy Editor" w:date="2026-10-05T13:51:00Z" w16du:dateUtc="2026-10-05T10:51:00Z"/>
        </w:rPr>
      </w:pPr>
      <w:ins w:id="2394" w:author="Copy Editor" w:date="2026-10-05T13:51:00Z" w16du:dateUtc="2026-10-05T10:51:00Z">
        <w:r w:rsidRPr="00882102">
          <w:t>RICHARD (V.O.)</w:t>
        </w:r>
      </w:ins>
    </w:p>
    <w:p w14:paraId="432E0375" w14:textId="77777777" w:rsidR="00E74D4E" w:rsidRDefault="003A31C8" w:rsidP="00E74D4E">
      <w:pPr>
        <w:pStyle w:val="bdialogue"/>
        <w:rPr>
          <w:ins w:id="2395" w:author="Copy Editor" w:date="2026-10-05T13:51:00Z" w16du:dateUtc="2026-10-05T10:51:00Z"/>
        </w:rPr>
      </w:pPr>
      <w:del w:id="2396" w:author="Copy Editor" w:date="2026-10-05T13:51:00Z" w16du:dateUtc="2026-10-05T10:51:00Z">
        <w:r w:rsidDel="00882102">
          <w:delText>;</w:delText>
        </w:r>
        <w:r w:rsidR="007C0FF3" w:rsidDel="00882102">
          <w:delText xml:space="preserve"> </w:delText>
        </w:r>
        <w:r w:rsidDel="00882102">
          <w:delText>g</w:delText>
        </w:r>
      </w:del>
      <w:ins w:id="2397" w:author="Copy Editor" w:date="2026-10-05T13:51:00Z" w16du:dateUtc="2026-10-05T10:51:00Z">
        <w:r w:rsidR="00882102">
          <w:t>G</w:t>
        </w:r>
      </w:ins>
      <w:r>
        <w:t>eography</w:t>
      </w:r>
      <w:r w:rsidR="007C0FF3">
        <w:t xml:space="preserve"> and English </w:t>
      </w:r>
      <w:r>
        <w:t>took</w:t>
      </w:r>
      <w:r w:rsidR="007C0FF3">
        <w:t xml:space="preserve"> more effort but did at least have the reward of passing the </w:t>
      </w:r>
      <w:r>
        <w:t>exams.</w:t>
      </w:r>
    </w:p>
    <w:p w14:paraId="498DF5EC" w14:textId="77777777" w:rsidR="0019132E" w:rsidRPr="0019132E" w:rsidRDefault="0019132E">
      <w:pPr>
        <w:pStyle w:val="aSCENEHEAD"/>
        <w:rPr>
          <w:ins w:id="2398" w:author="Copy Editor" w:date="2026-10-05T13:52:00Z"/>
          <w:lang w:val="en-US"/>
        </w:rPr>
        <w:pPrChange w:id="2399" w:author="Copy Editor" w:date="2026-10-05T13:52:00Z" w16du:dateUtc="2026-10-05T10:52:00Z">
          <w:pPr>
            <w:pStyle w:val="bdialogue"/>
          </w:pPr>
        </w:pPrChange>
      </w:pPr>
      <w:ins w:id="2400" w:author="Copy Editor" w:date="2026-10-05T13:52:00Z">
        <w:r w:rsidRPr="0019132E">
          <w:rPr>
            <w:lang w:val="en-US"/>
          </w:rPr>
          <w:t>INT. SCHOOL – EXAMINATION ROOM – DAY</w:t>
        </w:r>
      </w:ins>
    </w:p>
    <w:p w14:paraId="66203859" w14:textId="77777777" w:rsidR="0019132E" w:rsidRPr="0019132E" w:rsidRDefault="0019132E">
      <w:pPr>
        <w:pStyle w:val="body"/>
        <w:rPr>
          <w:ins w:id="2401" w:author="Copy Editor" w:date="2026-10-05T13:52:00Z"/>
          <w:lang w:val="en-US"/>
        </w:rPr>
        <w:pPrChange w:id="2402" w:author="Copy Editor" w:date="2026-10-05T13:52:00Z" w16du:dateUtc="2026-10-05T10:52:00Z">
          <w:pPr>
            <w:pStyle w:val="bdialogue"/>
          </w:pPr>
        </w:pPrChange>
      </w:pPr>
      <w:ins w:id="2403" w:author="Copy Editor" w:date="2026-10-05T13:52:00Z">
        <w:r w:rsidRPr="0019132E">
          <w:rPr>
            <w:lang w:val="en-US"/>
          </w:rPr>
          <w:t>Richard sits his examinations.</w:t>
        </w:r>
      </w:ins>
    </w:p>
    <w:p w14:paraId="55267C67" w14:textId="77777777" w:rsidR="0019132E" w:rsidRDefault="0019132E" w:rsidP="0019132E">
      <w:pPr>
        <w:pStyle w:val="bCHARACTER"/>
        <w:rPr>
          <w:ins w:id="2404" w:author="Copy Editor" w:date="2026-10-05T13:52:00Z" w16du:dateUtc="2026-10-05T10:52:00Z"/>
        </w:rPr>
      </w:pPr>
      <w:ins w:id="2405" w:author="Copy Editor" w:date="2026-10-05T13:52:00Z" w16du:dateUtc="2026-10-05T10:52:00Z">
        <w:r w:rsidRPr="00882102">
          <w:t>RICHARD (V.O.)</w:t>
        </w:r>
      </w:ins>
    </w:p>
    <w:p w14:paraId="1EA25FB1" w14:textId="77777777" w:rsidR="0019132E" w:rsidRDefault="003A31C8">
      <w:pPr>
        <w:pStyle w:val="bbodybeforebeat"/>
        <w:rPr>
          <w:ins w:id="2406" w:author="Copy Editor" w:date="2026-10-05T13:52:00Z" w16du:dateUtc="2026-10-05T10:52:00Z"/>
        </w:rPr>
        <w:pPrChange w:id="2407" w:author="Copy Editor" w:date="2026-10-05T13:52:00Z" w16du:dateUtc="2026-10-05T10:52:00Z">
          <w:pPr>
            <w:pStyle w:val="bdialogue"/>
          </w:pPr>
        </w:pPrChange>
      </w:pPr>
      <w:del w:id="2408" w:author="Copy Editor" w:date="2026-10-05T13:51:00Z" w16du:dateUtc="2026-10-05T10:51:00Z">
        <w:r w:rsidDel="00E74D4E">
          <w:delText xml:space="preserve"> </w:delText>
        </w:r>
      </w:del>
      <w:r w:rsidR="007C0FF3">
        <w:t xml:space="preserve">In Scotland you sit exams in your fifth year </w:t>
      </w:r>
      <w:r>
        <w:t>of</w:t>
      </w:r>
      <w:r w:rsidR="007C0FF3">
        <w:t xml:space="preserve"> secondary </w:t>
      </w:r>
      <w:r w:rsidR="00990CEE">
        <w:t>school.</w:t>
      </w:r>
      <w:r w:rsidR="007C0FF3">
        <w:t xml:space="preserve"> </w:t>
      </w:r>
    </w:p>
    <w:p w14:paraId="74CA1CE4" w14:textId="7F7733BA" w:rsidR="002007AC" w:rsidRDefault="002007AC">
      <w:pPr>
        <w:pStyle w:val="baparenthisis"/>
        <w:rPr>
          <w:ins w:id="2409" w:author="Copy Editor" w:date="2026-10-05T13:52:00Z" w16du:dateUtc="2026-10-05T10:52:00Z"/>
        </w:rPr>
        <w:pPrChange w:id="2410" w:author="Copy Editor" w:date="2026-10-05T13:52:00Z" w16du:dateUtc="2026-10-05T10:52:00Z">
          <w:pPr>
            <w:pStyle w:val="body"/>
          </w:pPr>
        </w:pPrChange>
      </w:pPr>
      <w:ins w:id="2411" w:author="Copy Editor" w:date="2026-10-05T13:52:00Z" w16du:dateUtc="2026-10-05T10:52:00Z">
        <w:r>
          <w:t>(</w:t>
        </w:r>
      </w:ins>
      <w:ins w:id="2412" w:author="Copy Editor" w:date="2026-10-05T13:52:00Z">
        <w:r w:rsidRPr="002007AC">
          <w:t>A beat.</w:t>
        </w:r>
      </w:ins>
      <w:ins w:id="2413" w:author="Copy Editor" w:date="2026-10-05T13:52:00Z" w16du:dateUtc="2026-10-05T10:52:00Z">
        <w:r>
          <w:t>)</w:t>
        </w:r>
      </w:ins>
    </w:p>
    <w:p w14:paraId="55CE67BC" w14:textId="77777777" w:rsidR="002007AC" w:rsidRDefault="007C0FF3">
      <w:pPr>
        <w:pStyle w:val="bdialogue"/>
        <w:rPr>
          <w:ins w:id="2414" w:author="Copy Editor" w:date="2026-10-05T13:53:00Z" w16du:dateUtc="2026-10-05T10:53:00Z"/>
        </w:rPr>
        <w:pPrChange w:id="2415" w:author="Copy Editor" w:date="2026-10-05T13:53:00Z" w16du:dateUtc="2026-10-05T10:53:00Z">
          <w:pPr>
            <w:pStyle w:val="body"/>
          </w:pPr>
        </w:pPrChange>
      </w:pPr>
      <w:r>
        <w:t xml:space="preserve">I got an A in </w:t>
      </w:r>
      <w:r w:rsidR="00990CEE">
        <w:t>physics,</w:t>
      </w:r>
      <w:r>
        <w:t xml:space="preserve"> </w:t>
      </w:r>
      <w:r w:rsidR="00990CEE">
        <w:t>an A in</w:t>
      </w:r>
      <w:r>
        <w:t xml:space="preserve"> </w:t>
      </w:r>
      <w:r w:rsidR="00990CEE">
        <w:t>chemistry, a</w:t>
      </w:r>
      <w:r>
        <w:t xml:space="preserve"> B in </w:t>
      </w:r>
      <w:r w:rsidR="00990CEE">
        <w:t xml:space="preserve">mathematics, </w:t>
      </w:r>
      <w:r w:rsidR="00990CEE">
        <w:lastRenderedPageBreak/>
        <w:t>a</w:t>
      </w:r>
      <w:r>
        <w:t xml:space="preserve"> C in </w:t>
      </w:r>
      <w:r w:rsidR="009C426A">
        <w:t>geography,</w:t>
      </w:r>
      <w:r>
        <w:t xml:space="preserve"> </w:t>
      </w:r>
      <w:r w:rsidR="00990CEE">
        <w:t>and a C</w:t>
      </w:r>
      <w:r>
        <w:t xml:space="preserve"> in </w:t>
      </w:r>
      <w:r w:rsidR="00990CEE">
        <w:t xml:space="preserve">English. </w:t>
      </w:r>
    </w:p>
    <w:p w14:paraId="435D253E" w14:textId="2323A074" w:rsidR="004930F6" w:rsidRDefault="007C0FF3">
      <w:pPr>
        <w:pStyle w:val="bbodybeforebeat"/>
        <w:rPr>
          <w:ins w:id="2416" w:author="Copy Editor" w:date="2026-10-05T13:53:00Z" w16du:dateUtc="2026-10-05T10:53:00Z"/>
        </w:rPr>
        <w:pPrChange w:id="2417" w:author="Copy Editor" w:date="2026-10-05T13:53:00Z" w16du:dateUtc="2026-10-05T10:53:00Z">
          <w:pPr>
            <w:pStyle w:val="bdialogue"/>
          </w:pPr>
        </w:pPrChange>
      </w:pPr>
      <w:r>
        <w:t xml:space="preserve">I also failed </w:t>
      </w:r>
      <w:r w:rsidR="00990CEE">
        <w:t>French</w:t>
      </w:r>
      <w:r>
        <w:t xml:space="preserve"> and </w:t>
      </w:r>
      <w:r w:rsidR="00990CEE">
        <w:t>German</w:t>
      </w:r>
      <w:del w:id="2418" w:author="Copy Editor" w:date="2026-10-05T13:54:00Z" w16du:dateUtc="2026-10-05T10:54:00Z">
        <w:r w:rsidR="00990CEE" w:rsidDel="0030297B">
          <w:delText>;</w:delText>
        </w:r>
        <w:r w:rsidDel="0030297B">
          <w:delText xml:space="preserve"> no surprises </w:delText>
        </w:r>
        <w:r w:rsidR="00990CEE" w:rsidDel="0030297B">
          <w:delText>there.</w:delText>
        </w:r>
      </w:del>
      <w:ins w:id="2419" w:author="Copy Editor" w:date="2026-10-05T13:54:00Z" w16du:dateUtc="2026-10-05T10:54:00Z">
        <w:r w:rsidR="0030297B">
          <w:t>.</w:t>
        </w:r>
      </w:ins>
      <w:r w:rsidR="00990CEE">
        <w:t xml:space="preserve"> </w:t>
      </w:r>
    </w:p>
    <w:p w14:paraId="3A34B98E" w14:textId="3CF310E8" w:rsidR="004930F6" w:rsidRDefault="004930F6" w:rsidP="004930F6">
      <w:pPr>
        <w:pStyle w:val="baparenthisis"/>
        <w:rPr>
          <w:ins w:id="2420" w:author="Copy Editor" w:date="2026-10-05T13:54:00Z" w16du:dateUtc="2026-10-05T10:54:00Z"/>
        </w:rPr>
      </w:pPr>
      <w:ins w:id="2421" w:author="Copy Editor" w:date="2026-10-05T13:53:00Z" w16du:dateUtc="2026-10-05T10:53:00Z">
        <w:r>
          <w:t>(</w:t>
        </w:r>
        <w:r w:rsidRPr="002007AC">
          <w:t>A beat.</w:t>
        </w:r>
        <w:r>
          <w:t>)</w:t>
        </w:r>
      </w:ins>
      <w:ins w:id="2422" w:author="Copy Editor" w:date="2026-10-05T13:54:00Z" w16du:dateUtc="2026-10-05T10:54:00Z">
        <w:r w:rsidR="0030297B">
          <w:br/>
          <w:t>No surprises there.</w:t>
        </w:r>
      </w:ins>
    </w:p>
    <w:p w14:paraId="24AA2B95" w14:textId="77777777" w:rsidR="00C05EEE" w:rsidRPr="00C05EEE" w:rsidRDefault="00C05EEE">
      <w:pPr>
        <w:pStyle w:val="aSCENEHEAD"/>
        <w:rPr>
          <w:ins w:id="2423" w:author="Copy Editor" w:date="2026-10-05T13:54:00Z"/>
          <w:lang w:val="en-US"/>
        </w:rPr>
        <w:pPrChange w:id="2424" w:author="Copy Editor" w:date="2026-10-05T13:54:00Z" w16du:dateUtc="2026-10-05T10:54:00Z">
          <w:pPr>
            <w:pStyle w:val="baparenthisis"/>
          </w:pPr>
        </w:pPrChange>
      </w:pPr>
      <w:ins w:id="2425" w:author="Copy Editor" w:date="2026-10-05T13:54:00Z">
        <w:r w:rsidRPr="00C05EEE">
          <w:rPr>
            <w:lang w:val="en-US"/>
          </w:rPr>
          <w:t>INT. SCHOOL – CLASSROOM – DAY</w:t>
        </w:r>
      </w:ins>
    </w:p>
    <w:p w14:paraId="2F56BDD5" w14:textId="77777777" w:rsidR="00C05EEE" w:rsidRPr="00C05EEE" w:rsidRDefault="00C05EEE">
      <w:pPr>
        <w:pStyle w:val="body"/>
        <w:rPr>
          <w:ins w:id="2426" w:author="Copy Editor" w:date="2026-10-05T13:54:00Z"/>
          <w:lang w:val="en-US"/>
        </w:rPr>
        <w:pPrChange w:id="2427" w:author="Copy Editor" w:date="2026-10-05T13:54:00Z" w16du:dateUtc="2026-10-05T10:54:00Z">
          <w:pPr>
            <w:pStyle w:val="baparenthisis"/>
          </w:pPr>
        </w:pPrChange>
      </w:pPr>
      <w:ins w:id="2428" w:author="Copy Editor" w:date="2026-10-05T13:54:00Z">
        <w:r w:rsidRPr="00C05EEE">
          <w:rPr>
            <w:lang w:val="en-US"/>
          </w:rPr>
          <w:t>Richard continues into his sixth year.</w:t>
        </w:r>
      </w:ins>
    </w:p>
    <w:p w14:paraId="2DBD71E4" w14:textId="77777777" w:rsidR="00C05EEE" w:rsidRPr="00C05EEE" w:rsidRDefault="00C05EEE">
      <w:pPr>
        <w:pStyle w:val="bCHARACTER"/>
        <w:rPr>
          <w:ins w:id="2429" w:author="Copy Editor" w:date="2026-10-05T13:54:00Z"/>
          <w:lang w:val="en-US"/>
        </w:rPr>
        <w:pPrChange w:id="2430" w:author="Copy Editor" w:date="2026-10-05T13:54:00Z" w16du:dateUtc="2026-10-05T10:54:00Z">
          <w:pPr>
            <w:pStyle w:val="baparenthisis"/>
          </w:pPr>
        </w:pPrChange>
      </w:pPr>
      <w:ins w:id="2431" w:author="Copy Editor" w:date="2026-10-05T13:54:00Z">
        <w:r w:rsidRPr="00C05EEE">
          <w:rPr>
            <w:lang w:val="en-US"/>
          </w:rPr>
          <w:t>RICHARD (V.O.)</w:t>
        </w:r>
      </w:ins>
    </w:p>
    <w:p w14:paraId="358D3585" w14:textId="77777777" w:rsidR="00C05EEE" w:rsidRDefault="007C0FF3">
      <w:pPr>
        <w:pStyle w:val="bdialogue"/>
        <w:rPr>
          <w:ins w:id="2432" w:author="Copy Editor" w:date="2026-10-05T13:55:00Z" w16du:dateUtc="2026-10-05T10:55:00Z"/>
        </w:rPr>
        <w:pPrChange w:id="2433" w:author="Copy Editor" w:date="2026-10-05T13:55:00Z" w16du:dateUtc="2026-10-05T10:55:00Z">
          <w:pPr>
            <w:pStyle w:val="body"/>
          </w:pPr>
        </w:pPrChange>
      </w:pPr>
      <w:del w:id="2434" w:author="Copy Editor" w:date="2026-10-05T13:54:00Z" w16du:dateUtc="2026-10-05T10:54:00Z">
        <w:r w:rsidDel="00C05EEE">
          <w:delText>Now, m</w:delText>
        </w:r>
      </w:del>
      <w:ins w:id="2435" w:author="Copy Editor" w:date="2026-10-05T13:54:00Z" w16du:dateUtc="2026-10-05T10:54:00Z">
        <w:r w:rsidR="00C05EEE">
          <w:t>M</w:t>
        </w:r>
      </w:ins>
      <w:r>
        <w:t xml:space="preserve">y brother had </w:t>
      </w:r>
      <w:r w:rsidR="00990CEE">
        <w:t>left</w:t>
      </w:r>
      <w:r>
        <w:t xml:space="preserve"> after his fifth year and gone </w:t>
      </w:r>
      <w:r w:rsidR="00990CEE">
        <w:t>to university,</w:t>
      </w:r>
      <w:r>
        <w:t xml:space="preserve"> where he struggled</w:t>
      </w:r>
      <w:r w:rsidR="00990CEE">
        <w:t xml:space="preserve">. </w:t>
      </w:r>
    </w:p>
    <w:p w14:paraId="0D1F91CB" w14:textId="77777777" w:rsidR="00C05EEE" w:rsidRDefault="00990CEE" w:rsidP="003516A3">
      <w:pPr>
        <w:pStyle w:val="bdialogue"/>
        <w:rPr>
          <w:ins w:id="2436" w:author="Copy Editor" w:date="2026-10-05T13:55:00Z" w16du:dateUtc="2026-10-05T10:55:00Z"/>
        </w:rPr>
      </w:pPr>
      <w:r>
        <w:t>My</w:t>
      </w:r>
      <w:r w:rsidR="007C0FF3">
        <w:t xml:space="preserve"> dad decided Sister and I should do a sixth </w:t>
      </w:r>
      <w:r>
        <w:t>year</w:t>
      </w:r>
      <w:ins w:id="2437" w:author="Copy Editor" w:date="2026-10-05T13:55:00Z" w16du:dateUtc="2026-10-05T10:55:00Z">
        <w:r w:rsidR="00C05EEE">
          <w:t>.</w:t>
        </w:r>
      </w:ins>
    </w:p>
    <w:p w14:paraId="50D89E0B" w14:textId="68300332" w:rsidR="003516A3" w:rsidRDefault="003516A3" w:rsidP="003516A3">
      <w:pPr>
        <w:pStyle w:val="body"/>
        <w:rPr>
          <w:ins w:id="2438" w:author="Copy Editor" w:date="2026-10-05T13:55:00Z" w16du:dateUtc="2026-10-05T10:55:00Z"/>
        </w:rPr>
      </w:pPr>
      <w:ins w:id="2439" w:author="Copy Editor" w:date="2026-10-05T13:55:00Z">
        <w:r w:rsidRPr="003516A3">
          <w:t>Richard studies biology.</w:t>
        </w:r>
      </w:ins>
    </w:p>
    <w:p w14:paraId="56E0B814" w14:textId="77777777" w:rsidR="003516A3" w:rsidRPr="00C05EEE" w:rsidRDefault="003516A3" w:rsidP="003516A3">
      <w:pPr>
        <w:pStyle w:val="bCHARACTER"/>
        <w:rPr>
          <w:ins w:id="2440" w:author="Copy Editor" w:date="2026-10-05T13:55:00Z" w16du:dateUtc="2026-10-05T10:55:00Z"/>
          <w:lang w:val="en-US"/>
        </w:rPr>
      </w:pPr>
      <w:ins w:id="2441" w:author="Copy Editor" w:date="2026-10-05T13:55:00Z" w16du:dateUtc="2026-10-05T10:55:00Z">
        <w:r w:rsidRPr="00C05EEE">
          <w:rPr>
            <w:lang w:val="en-US"/>
          </w:rPr>
          <w:t>RICHARD (V.O.)</w:t>
        </w:r>
      </w:ins>
    </w:p>
    <w:p w14:paraId="2A7C98A2" w14:textId="2D7CE113" w:rsidR="003516A3" w:rsidRDefault="00990CEE">
      <w:pPr>
        <w:pStyle w:val="bbodybeforebeat"/>
        <w:rPr>
          <w:ins w:id="2442" w:author="Copy Editor" w:date="2026-10-05T13:56:00Z" w16du:dateUtc="2026-10-05T10:56:00Z"/>
        </w:rPr>
        <w:pPrChange w:id="2443" w:author="Copy Editor" w:date="2026-10-05T13:56:00Z" w16du:dateUtc="2026-10-05T10:56:00Z">
          <w:pPr>
            <w:pStyle w:val="bdialogue"/>
          </w:pPr>
        </w:pPrChange>
      </w:pPr>
      <w:del w:id="2444" w:author="Copy Editor" w:date="2026-10-05T13:55:00Z" w16du:dateUtc="2026-10-05T10:55:00Z">
        <w:r w:rsidDel="00C05EEE">
          <w:delText>,</w:delText>
        </w:r>
        <w:r w:rsidR="007C0FF3" w:rsidDel="00C05EEE">
          <w:delText xml:space="preserve"> s</w:delText>
        </w:r>
      </w:del>
      <w:del w:id="2445" w:author="Copy Editor" w:date="2026-10-05T13:56:00Z" w16du:dateUtc="2026-10-05T10:56:00Z">
        <w:r w:rsidR="007C0FF3" w:rsidDel="003516A3">
          <w:delText>o</w:delText>
        </w:r>
      </w:del>
      <w:ins w:id="2446" w:author="Copy Editor" w:date="2026-10-05T13:56:00Z" w16du:dateUtc="2026-10-05T10:56:00Z">
        <w:r w:rsidR="003516A3">
          <w:t>So,</w:t>
        </w:r>
      </w:ins>
      <w:r w:rsidR="007C0FF3">
        <w:t xml:space="preserve"> I studied for </w:t>
      </w:r>
      <w:r>
        <w:t>biology</w:t>
      </w:r>
      <w:r w:rsidR="007C0FF3">
        <w:t xml:space="preserve"> in that year and got a </w:t>
      </w:r>
      <w:r>
        <w:t xml:space="preserve">C. </w:t>
      </w:r>
    </w:p>
    <w:p w14:paraId="2F1A85A6" w14:textId="67E71B3D" w:rsidR="0023693C" w:rsidRDefault="0023693C">
      <w:pPr>
        <w:pStyle w:val="baparenthisis"/>
        <w:rPr>
          <w:ins w:id="2447" w:author="Copy Editor" w:date="2026-10-05T13:56:00Z" w16du:dateUtc="2026-10-05T10:56:00Z"/>
        </w:rPr>
        <w:pPrChange w:id="2448" w:author="Copy Editor" w:date="2026-10-05T13:56:00Z" w16du:dateUtc="2026-10-05T10:56:00Z">
          <w:pPr>
            <w:pStyle w:val="body"/>
          </w:pPr>
        </w:pPrChange>
      </w:pPr>
      <w:ins w:id="2449" w:author="Copy Editor" w:date="2026-10-05T13:56:00Z" w16du:dateUtc="2026-10-05T10:56:00Z">
        <w:r>
          <w:t>(</w:t>
        </w:r>
      </w:ins>
      <w:ins w:id="2450" w:author="Copy Editor" w:date="2026-10-05T13:56:00Z">
        <w:r w:rsidRPr="0023693C">
          <w:t>A beat.</w:t>
        </w:r>
      </w:ins>
      <w:ins w:id="2451" w:author="Copy Editor" w:date="2026-10-05T13:56:00Z" w16du:dateUtc="2026-10-05T10:56:00Z">
        <w:r>
          <w:t>)</w:t>
        </w:r>
      </w:ins>
    </w:p>
    <w:p w14:paraId="51595A96" w14:textId="77777777" w:rsidR="0023693C" w:rsidRDefault="007C0FF3">
      <w:pPr>
        <w:pStyle w:val="bdialogue"/>
        <w:rPr>
          <w:ins w:id="2452" w:author="Copy Editor" w:date="2026-10-05T13:56:00Z" w16du:dateUtc="2026-10-05T10:56:00Z"/>
        </w:rPr>
        <w:pPrChange w:id="2453" w:author="Copy Editor" w:date="2026-10-05T13:56:00Z" w16du:dateUtc="2026-10-05T10:56:00Z">
          <w:pPr>
            <w:pStyle w:val="body"/>
          </w:pPr>
        </w:pPrChange>
      </w:pPr>
      <w:r>
        <w:t>A lot of work</w:t>
      </w:r>
      <w:ins w:id="2454" w:author="Copy Editor" w:date="2026-10-05T13:56:00Z" w16du:dateUtc="2026-10-05T10:56:00Z">
        <w:r w:rsidR="0023693C">
          <w:t>.</w:t>
        </w:r>
      </w:ins>
    </w:p>
    <w:p w14:paraId="1D22453B" w14:textId="77777777" w:rsidR="00376217" w:rsidRDefault="007C0FF3" w:rsidP="0023693C">
      <w:pPr>
        <w:pStyle w:val="bdialogue"/>
        <w:rPr>
          <w:ins w:id="2455" w:author="Copy Editor" w:date="2026-10-05T13:57:00Z" w16du:dateUtc="2026-10-05T10:57:00Z"/>
        </w:rPr>
      </w:pPr>
      <w:del w:id="2456" w:author="Copy Editor" w:date="2026-10-05T13:56:00Z" w16du:dateUtc="2026-10-05T10:56:00Z">
        <w:r w:rsidDel="0023693C">
          <w:delText xml:space="preserve"> a</w:delText>
        </w:r>
      </w:del>
      <w:ins w:id="2457" w:author="Copy Editor" w:date="2026-10-05T13:56:00Z" w16du:dateUtc="2026-10-05T10:56:00Z">
        <w:r w:rsidR="0023693C">
          <w:t>A</w:t>
        </w:r>
      </w:ins>
      <w:r>
        <w:t xml:space="preserve">nd over the years that </w:t>
      </w:r>
      <w:r w:rsidR="00990CEE">
        <w:t>followed,</w:t>
      </w:r>
      <w:r>
        <w:t xml:space="preserve"> I wondered why I had </w:t>
      </w:r>
      <w:r w:rsidR="00990CEE">
        <w:t>bothered!</w:t>
      </w:r>
    </w:p>
    <w:p w14:paraId="49117D0F" w14:textId="77777777" w:rsidR="00376217" w:rsidRPr="00376217" w:rsidRDefault="00376217">
      <w:pPr>
        <w:pStyle w:val="aSCENEHEAD"/>
        <w:rPr>
          <w:ins w:id="2458" w:author="Copy Editor" w:date="2026-10-05T13:57:00Z"/>
          <w:lang w:val="en-US"/>
        </w:rPr>
        <w:pPrChange w:id="2459" w:author="Copy Editor" w:date="2026-10-05T13:57:00Z" w16du:dateUtc="2026-10-05T10:57:00Z">
          <w:pPr>
            <w:pStyle w:val="bdialogue"/>
          </w:pPr>
        </w:pPrChange>
      </w:pPr>
      <w:ins w:id="2460" w:author="Copy Editor" w:date="2026-10-05T13:57:00Z">
        <w:r w:rsidRPr="00376217">
          <w:rPr>
            <w:lang w:val="en-US"/>
          </w:rPr>
          <w:t>INT. JOB INTERVIEW ROOM – DAY</w:t>
        </w:r>
      </w:ins>
    </w:p>
    <w:p w14:paraId="3EF78672" w14:textId="77777777" w:rsidR="00376217" w:rsidRPr="00376217" w:rsidRDefault="00376217">
      <w:pPr>
        <w:pStyle w:val="body"/>
        <w:rPr>
          <w:ins w:id="2461" w:author="Copy Editor" w:date="2026-10-05T13:57:00Z"/>
          <w:lang w:val="en-US"/>
        </w:rPr>
        <w:pPrChange w:id="2462" w:author="Copy Editor" w:date="2026-10-05T13:57:00Z" w16du:dateUtc="2026-10-05T10:57:00Z">
          <w:pPr>
            <w:pStyle w:val="bdialogue"/>
          </w:pPr>
        </w:pPrChange>
      </w:pPr>
      <w:ins w:id="2463" w:author="Copy Editor" w:date="2026-10-05T13:57:00Z">
        <w:r w:rsidRPr="00376217">
          <w:rPr>
            <w:lang w:val="en-US"/>
          </w:rPr>
          <w:t>Richard sits opposite an interviewer.</w:t>
        </w:r>
      </w:ins>
    </w:p>
    <w:p w14:paraId="4EEFB61B" w14:textId="77777777" w:rsidR="00376217" w:rsidRPr="00C05EEE" w:rsidRDefault="00376217" w:rsidP="00376217">
      <w:pPr>
        <w:pStyle w:val="bCHARACTER"/>
        <w:rPr>
          <w:ins w:id="2464" w:author="Copy Editor" w:date="2026-10-05T13:57:00Z" w16du:dateUtc="2026-10-05T10:57:00Z"/>
          <w:lang w:val="en-US"/>
        </w:rPr>
      </w:pPr>
      <w:ins w:id="2465" w:author="Copy Editor" w:date="2026-10-05T13:57:00Z" w16du:dateUtc="2026-10-05T10:57:00Z">
        <w:r w:rsidRPr="00C05EEE">
          <w:rPr>
            <w:lang w:val="en-US"/>
          </w:rPr>
          <w:t>RICHARD (V.O.)</w:t>
        </w:r>
      </w:ins>
    </w:p>
    <w:p w14:paraId="0C37F33D" w14:textId="77777777" w:rsidR="00B35EB3" w:rsidRDefault="00990CEE">
      <w:pPr>
        <w:pStyle w:val="bbodybeforebeat"/>
        <w:rPr>
          <w:ins w:id="2466" w:author="Copy Editor" w:date="2026-10-05T13:57:00Z" w16du:dateUtc="2026-10-05T10:57:00Z"/>
        </w:rPr>
        <w:pPrChange w:id="2467" w:author="Copy Editor" w:date="2026-10-05T13:58:00Z" w16du:dateUtc="2026-10-05T10:58:00Z">
          <w:pPr>
            <w:pStyle w:val="bdialogue"/>
          </w:pPr>
        </w:pPrChange>
      </w:pPr>
      <w:del w:id="2468" w:author="Copy Editor" w:date="2026-10-05T13:57:00Z" w16du:dateUtc="2026-10-05T10:57:00Z">
        <w:r w:rsidDel="00376217">
          <w:delText xml:space="preserve"> </w:delText>
        </w:r>
      </w:del>
      <w:r w:rsidR="007C0FF3">
        <w:t xml:space="preserve">I quickly </w:t>
      </w:r>
      <w:r w:rsidR="009C426A">
        <w:t>learned</w:t>
      </w:r>
      <w:r w:rsidR="007C0FF3">
        <w:t xml:space="preserve"> that at job interviews to keep quiet </w:t>
      </w:r>
      <w:r>
        <w:t>about</w:t>
      </w:r>
      <w:r w:rsidR="007C0FF3">
        <w:t xml:space="preserve"> my </w:t>
      </w:r>
      <w:r>
        <w:t>academic record</w:t>
      </w:r>
      <w:ins w:id="2469" w:author="Copy Editor" w:date="2026-10-05T13:57:00Z" w16du:dateUtc="2026-10-05T10:57:00Z">
        <w:r w:rsidR="00B35EB3">
          <w:t>.</w:t>
        </w:r>
      </w:ins>
    </w:p>
    <w:p w14:paraId="5B7F1C4E" w14:textId="2BB8371B" w:rsidR="00B35EB3" w:rsidRDefault="00B35EB3">
      <w:pPr>
        <w:pStyle w:val="baparenthisis"/>
        <w:rPr>
          <w:ins w:id="2470" w:author="Copy Editor" w:date="2026-10-05T13:57:00Z" w16du:dateUtc="2026-10-05T10:57:00Z"/>
        </w:rPr>
        <w:pPrChange w:id="2471" w:author="Copy Editor" w:date="2026-10-05T13:58:00Z" w16du:dateUtc="2026-10-05T10:58:00Z">
          <w:pPr>
            <w:pStyle w:val="bdialogue"/>
          </w:pPr>
        </w:pPrChange>
      </w:pPr>
      <w:ins w:id="2472" w:author="Copy Editor" w:date="2026-10-05T13:57:00Z" w16du:dateUtc="2026-10-05T10:57:00Z">
        <w:r>
          <w:t>(</w:t>
        </w:r>
      </w:ins>
      <w:ins w:id="2473" w:author="Copy Editor" w:date="2026-10-05T13:58:00Z" w16du:dateUtc="2026-10-05T10:58:00Z">
        <w:r>
          <w:t>A beat.</w:t>
        </w:r>
      </w:ins>
      <w:ins w:id="2474" w:author="Copy Editor" w:date="2026-10-05T13:57:00Z" w16du:dateUtc="2026-10-05T10:57:00Z">
        <w:r>
          <w:t>)</w:t>
        </w:r>
      </w:ins>
    </w:p>
    <w:p w14:paraId="5E4BDC3A" w14:textId="6A8716B5" w:rsidR="003439BF" w:rsidRDefault="00990CEE">
      <w:pPr>
        <w:pStyle w:val="bdialogue"/>
        <w:pPrChange w:id="2475" w:author="Copy Editor" w:date="2026-10-05T13:57:00Z" w16du:dateUtc="2026-10-05T10:57:00Z">
          <w:pPr>
            <w:pStyle w:val="body"/>
          </w:pPr>
        </w:pPrChange>
      </w:pPr>
      <w:del w:id="2476" w:author="Copy Editor" w:date="2026-10-05T13:57:00Z" w16du:dateUtc="2026-10-05T10:57:00Z">
        <w:r w:rsidDel="00B35EB3">
          <w:delText>; o</w:delText>
        </w:r>
      </w:del>
      <w:ins w:id="2477" w:author="Copy Editor" w:date="2026-10-05T13:57:00Z" w16du:dateUtc="2026-10-05T10:57:00Z">
        <w:r w:rsidR="00B35EB3">
          <w:t>O</w:t>
        </w:r>
      </w:ins>
      <w:r>
        <w:t>therwise,</w:t>
      </w:r>
      <w:r w:rsidR="007C0FF3">
        <w:t xml:space="preserve"> I wouldn’t </w:t>
      </w:r>
      <w:r>
        <w:t>get employed,</w:t>
      </w:r>
      <w:r w:rsidR="007C0FF3">
        <w:t xml:space="preserve"> as I was </w:t>
      </w:r>
      <w:r>
        <w:t>considered</w:t>
      </w:r>
      <w:r w:rsidR="007C0FF3">
        <w:t xml:space="preserve"> </w:t>
      </w:r>
      <w:r>
        <w:t>overqualified.</w:t>
      </w:r>
    </w:p>
    <w:p w14:paraId="5E4BDC3C" w14:textId="123E2FFF" w:rsidR="003439BF" w:rsidRDefault="0032395A" w:rsidP="00DB5909">
      <w:pPr>
        <w:pStyle w:val="aSCENEHEAD"/>
        <w:rPr>
          <w:ins w:id="2478" w:author="Copy Editor" w:date="2026-10-05T13:58:00Z" w16du:dateUtc="2026-10-05T10:58:00Z"/>
        </w:rPr>
      </w:pPr>
      <w:r>
        <w:t>SCENE</w:t>
      </w:r>
      <w:r w:rsidR="00632BFF">
        <w:t xml:space="preserve"> 8: A BAD START, 1972-1974</w:t>
      </w:r>
    </w:p>
    <w:p w14:paraId="5CC36D05" w14:textId="77777777" w:rsidR="00A42694" w:rsidRPr="00A42694" w:rsidRDefault="00A42694" w:rsidP="00A42694">
      <w:pPr>
        <w:pStyle w:val="aSCENEHEAD"/>
        <w:rPr>
          <w:ins w:id="2479" w:author="Copy Editor" w:date="2026-10-05T13:58:00Z"/>
          <w:rPrChange w:id="2480" w:author="Copy Editor" w:date="2026-10-05T13:59:00Z" w16du:dateUtc="2026-10-05T10:59:00Z">
            <w:rPr>
              <w:ins w:id="2481" w:author="Copy Editor" w:date="2026-10-05T13:58:00Z"/>
              <w:lang w:val="en-US"/>
            </w:rPr>
          </w:rPrChange>
        </w:rPr>
      </w:pPr>
      <w:ins w:id="2482" w:author="Copy Editor" w:date="2026-10-05T13:58:00Z">
        <w:r w:rsidRPr="00A42694">
          <w:rPr>
            <w:lang w:val="en-US"/>
          </w:rPr>
          <w:t>XT. SCHOOL – DAY</w:t>
        </w:r>
      </w:ins>
    </w:p>
    <w:p w14:paraId="503A538C" w14:textId="77777777" w:rsidR="00A42694" w:rsidRPr="00A42694" w:rsidRDefault="00A42694">
      <w:pPr>
        <w:pStyle w:val="body"/>
        <w:rPr>
          <w:ins w:id="2483" w:author="Copy Editor" w:date="2026-10-05T13:58:00Z"/>
          <w:lang w:val="en-US"/>
        </w:rPr>
        <w:pPrChange w:id="2484" w:author="Copy Editor" w:date="2026-10-05T13:59:00Z" w16du:dateUtc="2026-10-05T10:59:00Z">
          <w:pPr>
            <w:pStyle w:val="aSCENEHEAD"/>
          </w:pPr>
        </w:pPrChange>
      </w:pPr>
      <w:ins w:id="2485" w:author="Copy Editor" w:date="2026-10-05T13:58:00Z">
        <w:r w:rsidRPr="00A42694">
          <w:rPr>
            <w:lang w:val="en-US"/>
          </w:rPr>
          <w:t>Richard leaves school.</w:t>
        </w:r>
      </w:ins>
    </w:p>
    <w:p w14:paraId="25F2249B" w14:textId="77777777" w:rsidR="00A42694" w:rsidRDefault="00A42694" w:rsidP="00DB5909">
      <w:pPr>
        <w:pStyle w:val="aSCENEHEAD"/>
      </w:pPr>
    </w:p>
    <w:p w14:paraId="4F2F9715" w14:textId="77777777" w:rsidR="00A42694" w:rsidRPr="00C05EEE" w:rsidRDefault="00A42694" w:rsidP="00A42694">
      <w:pPr>
        <w:pStyle w:val="bCHARACTER"/>
        <w:rPr>
          <w:ins w:id="2486" w:author="Copy Editor" w:date="2026-10-05T13:59:00Z" w16du:dateUtc="2026-10-05T10:59:00Z"/>
          <w:lang w:val="en-US"/>
        </w:rPr>
      </w:pPr>
      <w:ins w:id="2487" w:author="Copy Editor" w:date="2026-10-05T13:59:00Z" w16du:dateUtc="2026-10-05T10:59:00Z">
        <w:r w:rsidRPr="00C05EEE">
          <w:rPr>
            <w:lang w:val="en-US"/>
          </w:rPr>
          <w:t>RICHARD (V.O.)</w:t>
        </w:r>
      </w:ins>
    </w:p>
    <w:p w14:paraId="553EB238" w14:textId="77777777" w:rsidR="00A42694" w:rsidRDefault="007C0FF3" w:rsidP="00A42694">
      <w:pPr>
        <w:pStyle w:val="bdialogue"/>
        <w:rPr>
          <w:ins w:id="2488" w:author="Copy Editor" w:date="2026-10-05T13:59:00Z" w16du:dateUtc="2026-10-05T10:59:00Z"/>
        </w:rPr>
      </w:pPr>
      <w:r>
        <w:t xml:space="preserve">Leaving </w:t>
      </w:r>
      <w:r w:rsidR="00990CEE">
        <w:t>school,</w:t>
      </w:r>
      <w:r>
        <w:t xml:space="preserve"> I had no real enthusiasm for any career I could think </w:t>
      </w:r>
      <w:r w:rsidR="00990CEE">
        <w:t xml:space="preserve">of. </w:t>
      </w:r>
    </w:p>
    <w:p w14:paraId="36DED678" w14:textId="43B794A8" w:rsidR="0070434F" w:rsidRDefault="0070434F" w:rsidP="0070434F">
      <w:pPr>
        <w:pStyle w:val="body"/>
        <w:rPr>
          <w:ins w:id="2489" w:author="Copy Editor" w:date="2026-10-05T13:59:00Z" w16du:dateUtc="2026-10-05T10:59:00Z"/>
        </w:rPr>
      </w:pPr>
      <w:ins w:id="2490" w:author="Copy Editor" w:date="2026-10-05T13:59:00Z">
        <w:r w:rsidRPr="0070434F">
          <w:t>Richard walks away from the school.</w:t>
        </w:r>
      </w:ins>
    </w:p>
    <w:p w14:paraId="219FCA10" w14:textId="77777777" w:rsidR="0070434F" w:rsidRPr="00C05EEE" w:rsidRDefault="0070434F" w:rsidP="0070434F">
      <w:pPr>
        <w:pStyle w:val="bCHARACTER"/>
        <w:rPr>
          <w:ins w:id="2491" w:author="Copy Editor" w:date="2026-10-05T13:59:00Z" w16du:dateUtc="2026-10-05T10:59:00Z"/>
          <w:lang w:val="en-US"/>
        </w:rPr>
      </w:pPr>
      <w:ins w:id="2492" w:author="Copy Editor" w:date="2026-10-05T13:59:00Z" w16du:dateUtc="2026-10-05T10:59:00Z">
        <w:r w:rsidRPr="00C05EEE">
          <w:rPr>
            <w:lang w:val="en-US"/>
          </w:rPr>
          <w:t>RICHARD (V.O.)</w:t>
        </w:r>
      </w:ins>
    </w:p>
    <w:p w14:paraId="6D3A4B2B" w14:textId="77777777" w:rsidR="0070434F" w:rsidRDefault="007C0FF3">
      <w:pPr>
        <w:pStyle w:val="bdialogue"/>
        <w:rPr>
          <w:ins w:id="2493" w:author="Copy Editor" w:date="2026-10-05T13:59:00Z" w16du:dateUtc="2026-10-05T10:59:00Z"/>
        </w:rPr>
        <w:pPrChange w:id="2494" w:author="Copy Editor" w:date="2026-10-05T13:59:00Z" w16du:dateUtc="2026-10-05T10:59:00Z">
          <w:pPr>
            <w:pStyle w:val="body"/>
          </w:pPr>
        </w:pPrChange>
      </w:pPr>
      <w:r>
        <w:t xml:space="preserve">With Dad being an academic, it was never stated, but understood, that we would all go on to further </w:t>
      </w:r>
      <w:r w:rsidR="00990CEE">
        <w:t xml:space="preserve">education. </w:t>
      </w:r>
    </w:p>
    <w:p w14:paraId="582D2227" w14:textId="77777777" w:rsidR="00DE25A7" w:rsidRDefault="007C0FF3">
      <w:pPr>
        <w:pStyle w:val="bbodybeforebeat"/>
        <w:rPr>
          <w:ins w:id="2495" w:author="Copy Editor" w:date="2026-10-05T14:00:00Z" w16du:dateUtc="2026-10-05T11:00:00Z"/>
        </w:rPr>
        <w:pPrChange w:id="2496" w:author="Copy Editor" w:date="2026-10-05T14:00:00Z" w16du:dateUtc="2026-10-05T11:00:00Z">
          <w:pPr>
            <w:pStyle w:val="body"/>
          </w:pPr>
        </w:pPrChange>
      </w:pPr>
      <w:r>
        <w:t>All I really knew was that I didn’t want to be a vet like Dad</w:t>
      </w:r>
    </w:p>
    <w:p w14:paraId="3FC959F6" w14:textId="7726AC1D" w:rsidR="00DE25A7" w:rsidRDefault="00DE25A7">
      <w:pPr>
        <w:pStyle w:val="baparenthisis"/>
        <w:rPr>
          <w:ins w:id="2497" w:author="Copy Editor" w:date="2026-10-05T14:00:00Z" w16du:dateUtc="2026-10-05T11:00:00Z"/>
        </w:rPr>
        <w:pPrChange w:id="2498" w:author="Copy Editor" w:date="2026-10-05T14:00:00Z" w16du:dateUtc="2026-10-05T11:00:00Z">
          <w:pPr>
            <w:pStyle w:val="body"/>
          </w:pPr>
        </w:pPrChange>
      </w:pPr>
      <w:ins w:id="2499" w:author="Copy Editor" w:date="2026-10-05T14:00:00Z" w16du:dateUtc="2026-10-05T11:00:00Z">
        <w:r>
          <w:t>(A beat.)</w:t>
        </w:r>
      </w:ins>
    </w:p>
    <w:p w14:paraId="66164C03" w14:textId="77777777" w:rsidR="00C0038D" w:rsidRDefault="007C0FF3" w:rsidP="00C0038D">
      <w:pPr>
        <w:pStyle w:val="bdialogue"/>
        <w:rPr>
          <w:ins w:id="2500" w:author="Copy Editor" w:date="2026-10-05T14:01:00Z" w16du:dateUtc="2026-10-05T11:01:00Z"/>
        </w:rPr>
      </w:pPr>
      <w:del w:id="2501" w:author="Copy Editor" w:date="2026-10-05T14:00:00Z" w16du:dateUtc="2026-10-05T11:00:00Z">
        <w:r w:rsidDel="00DE25A7">
          <w:delText xml:space="preserve">, </w:delText>
        </w:r>
      </w:del>
      <w:ins w:id="2502" w:author="Copy Editor" w:date="2026-10-05T14:00:00Z" w16du:dateUtc="2026-10-05T11:00:00Z">
        <w:r w:rsidR="00DE25A7">
          <w:t>A</w:t>
        </w:r>
      </w:ins>
      <w:del w:id="2503" w:author="Copy Editor" w:date="2026-10-05T14:00:00Z" w16du:dateUtc="2026-10-05T11:00:00Z">
        <w:r w:rsidDel="00DE25A7">
          <w:delText>a</w:delText>
        </w:r>
      </w:del>
      <w:r>
        <w:t xml:space="preserve">nd knowing nothing of anything </w:t>
      </w:r>
      <w:r w:rsidR="00990CEE">
        <w:t>else,</w:t>
      </w:r>
      <w:r>
        <w:t xml:space="preserve"> I chose </w:t>
      </w:r>
      <w:r w:rsidR="00990CEE">
        <w:t xml:space="preserve">agriculture. </w:t>
      </w:r>
    </w:p>
    <w:p w14:paraId="3B6AF87A" w14:textId="77777777" w:rsidR="00C0038D" w:rsidRPr="00C0038D" w:rsidRDefault="00C0038D">
      <w:pPr>
        <w:pStyle w:val="aSCENEHEAD"/>
        <w:rPr>
          <w:ins w:id="2504" w:author="Copy Editor" w:date="2026-10-05T14:01:00Z"/>
          <w:lang w:val="en-US"/>
        </w:rPr>
        <w:pPrChange w:id="2505" w:author="Copy Editor" w:date="2026-10-05T14:01:00Z" w16du:dateUtc="2026-10-05T11:01:00Z">
          <w:pPr>
            <w:pStyle w:val="bdialogue"/>
          </w:pPr>
        </w:pPrChange>
      </w:pPr>
      <w:ins w:id="2506" w:author="Copy Editor" w:date="2026-10-05T14:01:00Z">
        <w:r w:rsidRPr="00C0038D">
          <w:rPr>
            <w:lang w:val="en-US"/>
          </w:rPr>
          <w:t>INT. FAMILY HOME – DAY</w:t>
        </w:r>
      </w:ins>
    </w:p>
    <w:p w14:paraId="11CB4135" w14:textId="77777777" w:rsidR="00C0038D" w:rsidRPr="00C0038D" w:rsidRDefault="00C0038D">
      <w:pPr>
        <w:pStyle w:val="body"/>
        <w:rPr>
          <w:ins w:id="2507" w:author="Copy Editor" w:date="2026-10-05T14:01:00Z"/>
          <w:lang w:val="en-US"/>
        </w:rPr>
        <w:pPrChange w:id="2508" w:author="Copy Editor" w:date="2026-10-05T14:01:00Z" w16du:dateUtc="2026-10-05T11:01:00Z">
          <w:pPr>
            <w:pStyle w:val="bdialogue"/>
          </w:pPr>
        </w:pPrChange>
      </w:pPr>
      <w:ins w:id="2509" w:author="Copy Editor" w:date="2026-10-05T14:01:00Z">
        <w:r w:rsidRPr="00C0038D">
          <w:rPr>
            <w:lang w:val="en-US"/>
          </w:rPr>
          <w:t>Richard talks with his father.</w:t>
        </w:r>
      </w:ins>
    </w:p>
    <w:p w14:paraId="7F688134" w14:textId="77777777" w:rsidR="00C0038D" w:rsidRPr="00C05EEE" w:rsidRDefault="00C0038D" w:rsidP="00C0038D">
      <w:pPr>
        <w:pStyle w:val="bCHARACTER"/>
        <w:rPr>
          <w:ins w:id="2510" w:author="Copy Editor" w:date="2026-10-05T14:01:00Z" w16du:dateUtc="2026-10-05T11:01:00Z"/>
          <w:lang w:val="en-US"/>
        </w:rPr>
      </w:pPr>
      <w:ins w:id="2511" w:author="Copy Editor" w:date="2026-10-05T14:01:00Z" w16du:dateUtc="2026-10-05T11:01:00Z">
        <w:r w:rsidRPr="00C05EEE">
          <w:rPr>
            <w:lang w:val="en-US"/>
          </w:rPr>
          <w:t>RICHARD (V.O.)</w:t>
        </w:r>
      </w:ins>
    </w:p>
    <w:p w14:paraId="40909479" w14:textId="77777777" w:rsidR="00C0038D" w:rsidRDefault="007C0FF3" w:rsidP="00C0038D">
      <w:pPr>
        <w:pStyle w:val="bdialogue"/>
        <w:rPr>
          <w:ins w:id="2512" w:author="Copy Editor" w:date="2026-10-05T14:01:00Z" w16du:dateUtc="2026-10-05T11:01:00Z"/>
        </w:rPr>
      </w:pPr>
      <w:r>
        <w:t xml:space="preserve">Having no arts O grade universities were a closed door, so Dad chose the Royal Agricultural College, </w:t>
      </w:r>
      <w:r w:rsidR="00990CEE">
        <w:t>Cirencester.</w:t>
      </w:r>
    </w:p>
    <w:p w14:paraId="43847672" w14:textId="77777777" w:rsidR="00DC1DB4" w:rsidRPr="00DC1DB4" w:rsidRDefault="00DC1DB4">
      <w:pPr>
        <w:pStyle w:val="aSCENEHEAD"/>
        <w:rPr>
          <w:ins w:id="2513" w:author="Copy Editor" w:date="2026-10-05T14:01:00Z"/>
          <w:lang w:val="en-US"/>
        </w:rPr>
        <w:pPrChange w:id="2514" w:author="Copy Editor" w:date="2026-10-05T14:02:00Z" w16du:dateUtc="2026-10-05T11:02:00Z">
          <w:pPr>
            <w:pStyle w:val="bdialogue"/>
          </w:pPr>
        </w:pPrChange>
      </w:pPr>
      <w:ins w:id="2515" w:author="Copy Editor" w:date="2026-10-05T14:01:00Z">
        <w:r w:rsidRPr="00DC1DB4">
          <w:rPr>
            <w:lang w:val="en-US"/>
          </w:rPr>
          <w:t>EXT. FARM – DAY</w:t>
        </w:r>
      </w:ins>
    </w:p>
    <w:p w14:paraId="4BC0DE09" w14:textId="77777777" w:rsidR="00DC1DB4" w:rsidRPr="00DC1DB4" w:rsidRDefault="00DC1DB4">
      <w:pPr>
        <w:pStyle w:val="body"/>
        <w:rPr>
          <w:ins w:id="2516" w:author="Copy Editor" w:date="2026-10-05T14:01:00Z"/>
          <w:lang w:val="en-US"/>
        </w:rPr>
        <w:pPrChange w:id="2517" w:author="Copy Editor" w:date="2026-10-05T14:01:00Z" w16du:dateUtc="2026-10-05T11:01:00Z">
          <w:pPr>
            <w:pStyle w:val="bdialogue"/>
          </w:pPr>
        </w:pPrChange>
      </w:pPr>
      <w:ins w:id="2518" w:author="Copy Editor" w:date="2026-10-05T14:01:00Z">
        <w:r w:rsidRPr="00DC1DB4">
          <w:rPr>
            <w:lang w:val="en-US"/>
          </w:rPr>
          <w:t>Richard works on a farm.</w:t>
        </w:r>
      </w:ins>
    </w:p>
    <w:p w14:paraId="7E95E7FB" w14:textId="77777777" w:rsidR="00DC1DB4" w:rsidRPr="00C05EEE" w:rsidRDefault="00DC1DB4" w:rsidP="00DC1DB4">
      <w:pPr>
        <w:pStyle w:val="bCHARACTER"/>
        <w:rPr>
          <w:ins w:id="2519" w:author="Copy Editor" w:date="2026-10-05T14:02:00Z" w16du:dateUtc="2026-10-05T11:02:00Z"/>
          <w:lang w:val="en-US"/>
        </w:rPr>
      </w:pPr>
      <w:ins w:id="2520" w:author="Copy Editor" w:date="2026-10-05T14:02:00Z" w16du:dateUtc="2026-10-05T11:02:00Z">
        <w:r w:rsidRPr="00C05EEE">
          <w:rPr>
            <w:lang w:val="en-US"/>
          </w:rPr>
          <w:t>RICHARD (V.O.)</w:t>
        </w:r>
      </w:ins>
    </w:p>
    <w:p w14:paraId="2D7504DF" w14:textId="77777777" w:rsidR="00DC1DB4" w:rsidRDefault="00990CEE" w:rsidP="00DC1DB4">
      <w:pPr>
        <w:pStyle w:val="bdialogue"/>
        <w:rPr>
          <w:ins w:id="2521" w:author="Copy Editor" w:date="2026-10-05T14:02:00Z" w16du:dateUtc="2026-10-05T11:02:00Z"/>
        </w:rPr>
      </w:pPr>
      <w:del w:id="2522" w:author="Copy Editor" w:date="2026-10-05T14:01:00Z" w16du:dateUtc="2026-10-05T11:01:00Z">
        <w:r w:rsidDel="00C0038D">
          <w:delText xml:space="preserve"> </w:delText>
        </w:r>
      </w:del>
      <w:r w:rsidR="00FA15CA">
        <w:t>First,</w:t>
      </w:r>
      <w:r w:rsidR="007C0FF3">
        <w:t xml:space="preserve"> I had to do a year’s practical farming, which I completed without really learning anything</w:t>
      </w:r>
      <w:ins w:id="2523" w:author="Copy Editor" w:date="2026-10-05T14:02:00Z" w16du:dateUtc="2026-10-05T11:02:00Z">
        <w:r w:rsidR="00DC1DB4">
          <w:t>.</w:t>
        </w:r>
      </w:ins>
    </w:p>
    <w:p w14:paraId="76F7B8AA" w14:textId="77777777" w:rsidR="00B843AA" w:rsidRPr="00B843AA" w:rsidRDefault="00B843AA">
      <w:pPr>
        <w:pStyle w:val="aSCENEHEAD"/>
        <w:rPr>
          <w:ins w:id="2524" w:author="Copy Editor" w:date="2026-10-05T14:02:00Z"/>
          <w:lang w:val="en-US"/>
        </w:rPr>
        <w:pPrChange w:id="2525" w:author="Copy Editor" w:date="2026-10-05T14:02:00Z" w16du:dateUtc="2026-10-05T11:02:00Z">
          <w:pPr>
            <w:pStyle w:val="bdialogue"/>
          </w:pPr>
        </w:pPrChange>
      </w:pPr>
      <w:ins w:id="2526" w:author="Copy Editor" w:date="2026-10-05T14:02:00Z">
        <w:r w:rsidRPr="00B843AA">
          <w:rPr>
            <w:lang w:val="en-US"/>
          </w:rPr>
          <w:t>EXT. ROYAL AGRICULTURAL COLLEGE, CIRENCESTER – DAY</w:t>
        </w:r>
      </w:ins>
    </w:p>
    <w:p w14:paraId="187455B6" w14:textId="77777777" w:rsidR="00B843AA" w:rsidRPr="00B843AA" w:rsidRDefault="00B843AA">
      <w:pPr>
        <w:pStyle w:val="body"/>
        <w:rPr>
          <w:ins w:id="2527" w:author="Copy Editor" w:date="2026-10-05T14:02:00Z"/>
          <w:lang w:val="en-US"/>
        </w:rPr>
        <w:pPrChange w:id="2528" w:author="Copy Editor" w:date="2026-10-05T14:02:00Z" w16du:dateUtc="2026-10-05T11:02:00Z">
          <w:pPr>
            <w:pStyle w:val="bdialogue"/>
          </w:pPr>
        </w:pPrChange>
      </w:pPr>
      <w:ins w:id="2529" w:author="Copy Editor" w:date="2026-10-05T14:02:00Z">
        <w:r w:rsidRPr="00B843AA">
          <w:rPr>
            <w:lang w:val="en-US"/>
          </w:rPr>
          <w:t>Richard arrives at the college.</w:t>
        </w:r>
      </w:ins>
    </w:p>
    <w:p w14:paraId="54E4FC51" w14:textId="77777777" w:rsidR="00B843AA" w:rsidRPr="00C05EEE" w:rsidRDefault="00B843AA" w:rsidP="00B843AA">
      <w:pPr>
        <w:pStyle w:val="bCHARACTER"/>
        <w:rPr>
          <w:ins w:id="2530" w:author="Copy Editor" w:date="2026-10-05T14:03:00Z" w16du:dateUtc="2026-10-05T11:03:00Z"/>
          <w:lang w:val="en-US"/>
        </w:rPr>
      </w:pPr>
      <w:ins w:id="2531" w:author="Copy Editor" w:date="2026-10-05T14:03:00Z" w16du:dateUtc="2026-10-05T11:03:00Z">
        <w:r w:rsidRPr="00C05EEE">
          <w:rPr>
            <w:lang w:val="en-US"/>
          </w:rPr>
          <w:t>RICHARD (V.O.)</w:t>
        </w:r>
      </w:ins>
    </w:p>
    <w:p w14:paraId="5E4BDC3E" w14:textId="0E027F02" w:rsidR="003439BF" w:rsidRDefault="007C0FF3">
      <w:pPr>
        <w:pStyle w:val="bdialogue"/>
        <w:pPrChange w:id="2532" w:author="Copy Editor" w:date="2026-10-05T14:03:00Z" w16du:dateUtc="2026-10-05T11:03:00Z">
          <w:pPr>
            <w:pStyle w:val="body"/>
          </w:pPr>
        </w:pPrChange>
      </w:pPr>
      <w:del w:id="2533" w:author="Copy Editor" w:date="2026-10-05T14:02:00Z" w16du:dateUtc="2026-10-05T11:02:00Z">
        <w:r w:rsidDel="00DC1DB4">
          <w:delText>, a</w:delText>
        </w:r>
      </w:del>
      <w:ins w:id="2534" w:author="Copy Editor" w:date="2026-10-05T14:02:00Z" w16du:dateUtc="2026-10-05T11:02:00Z">
        <w:r w:rsidR="00DC1DB4">
          <w:t>A</w:t>
        </w:r>
      </w:ins>
      <w:r>
        <w:t>nd then I went to college.</w:t>
      </w:r>
    </w:p>
    <w:p w14:paraId="49C0C5D9" w14:textId="77777777" w:rsidR="00E847D4" w:rsidRPr="00E847D4" w:rsidRDefault="00E847D4">
      <w:pPr>
        <w:pStyle w:val="aSCENEHEAD"/>
        <w:rPr>
          <w:ins w:id="2535" w:author="Copy Editor" w:date="2026-10-05T14:03:00Z"/>
          <w:lang w:val="en-US"/>
        </w:rPr>
        <w:pPrChange w:id="2536" w:author="Copy Editor" w:date="2026-10-05T14:03:00Z" w16du:dateUtc="2026-10-05T11:03:00Z">
          <w:pPr>
            <w:pStyle w:val="body"/>
          </w:pPr>
        </w:pPrChange>
      </w:pPr>
      <w:ins w:id="2537" w:author="Copy Editor" w:date="2026-10-05T14:03:00Z">
        <w:r w:rsidRPr="00E847D4">
          <w:rPr>
            <w:lang w:val="en-US"/>
          </w:rPr>
          <w:lastRenderedPageBreak/>
          <w:t>INT. ROYAL AGRICULTURAL COLLEGE – DAY</w:t>
        </w:r>
      </w:ins>
    </w:p>
    <w:p w14:paraId="0372EC4E" w14:textId="77777777" w:rsidR="00E847D4" w:rsidRPr="00E847D4" w:rsidRDefault="00E847D4" w:rsidP="00E847D4">
      <w:pPr>
        <w:pStyle w:val="body"/>
        <w:rPr>
          <w:ins w:id="2538" w:author="Copy Editor" w:date="2026-10-05T14:03:00Z"/>
          <w:lang w:val="en-US"/>
        </w:rPr>
      </w:pPr>
      <w:ins w:id="2539" w:author="Copy Editor" w:date="2026-10-05T14:03:00Z">
        <w:r w:rsidRPr="00E847D4">
          <w:rPr>
            <w:lang w:val="en-US"/>
          </w:rPr>
          <w:t>Richard walks through the college.</w:t>
        </w:r>
      </w:ins>
    </w:p>
    <w:p w14:paraId="3C17249E" w14:textId="77777777" w:rsidR="00E847D4" w:rsidRPr="00C05EEE" w:rsidRDefault="00E847D4" w:rsidP="00E847D4">
      <w:pPr>
        <w:pStyle w:val="bCHARACTER"/>
        <w:rPr>
          <w:ins w:id="2540" w:author="Copy Editor" w:date="2026-10-05T14:03:00Z" w16du:dateUtc="2026-10-05T11:03:00Z"/>
          <w:lang w:val="en-US"/>
        </w:rPr>
      </w:pPr>
      <w:ins w:id="2541" w:author="Copy Editor" w:date="2026-10-05T14:03:00Z" w16du:dateUtc="2026-10-05T11:03:00Z">
        <w:r w:rsidRPr="00C05EEE">
          <w:rPr>
            <w:lang w:val="en-US"/>
          </w:rPr>
          <w:t>RICHARD (V.O.)</w:t>
        </w:r>
      </w:ins>
    </w:p>
    <w:p w14:paraId="6A61EABD" w14:textId="77777777" w:rsidR="00E847D4" w:rsidRDefault="007C0FF3" w:rsidP="00E847D4">
      <w:pPr>
        <w:pStyle w:val="bdialogue"/>
        <w:rPr>
          <w:ins w:id="2542" w:author="Copy Editor" w:date="2026-10-05T14:04:00Z" w16du:dateUtc="2026-10-05T11:04:00Z"/>
        </w:rPr>
      </w:pPr>
      <w:r>
        <w:t xml:space="preserve">It was </w:t>
      </w:r>
      <w:r w:rsidR="00990CEE">
        <w:t>awful</w:t>
      </w:r>
      <w:ins w:id="2543" w:author="Copy Editor" w:date="2026-10-05T14:03:00Z" w16du:dateUtc="2026-10-05T11:03:00Z">
        <w:r w:rsidR="00E847D4">
          <w:t>.</w:t>
        </w:r>
      </w:ins>
    </w:p>
    <w:p w14:paraId="6540E4BD" w14:textId="3585F093" w:rsidR="00716A09" w:rsidRDefault="00716A09" w:rsidP="00716A09">
      <w:pPr>
        <w:pStyle w:val="body"/>
        <w:rPr>
          <w:ins w:id="2544" w:author="Copy Editor" w:date="2026-10-05T14:04:00Z" w16du:dateUtc="2026-10-05T11:04:00Z"/>
        </w:rPr>
      </w:pPr>
      <w:ins w:id="2545" w:author="Copy Editor" w:date="2026-10-05T14:04:00Z">
        <w:r w:rsidRPr="00716A09">
          <w:t>Students move around him.</w:t>
        </w:r>
      </w:ins>
    </w:p>
    <w:p w14:paraId="4EE593D8" w14:textId="77777777" w:rsidR="00716A09" w:rsidRPr="00C05EEE" w:rsidRDefault="00716A09" w:rsidP="00716A09">
      <w:pPr>
        <w:pStyle w:val="bCHARACTER"/>
        <w:rPr>
          <w:ins w:id="2546" w:author="Copy Editor" w:date="2026-10-05T14:04:00Z" w16du:dateUtc="2026-10-05T11:04:00Z"/>
          <w:lang w:val="en-US"/>
        </w:rPr>
      </w:pPr>
      <w:ins w:id="2547" w:author="Copy Editor" w:date="2026-10-05T14:04:00Z" w16du:dateUtc="2026-10-05T11:04:00Z">
        <w:r w:rsidRPr="00C05EEE">
          <w:rPr>
            <w:lang w:val="en-US"/>
          </w:rPr>
          <w:t>RICHARD (V.O.)</w:t>
        </w:r>
      </w:ins>
    </w:p>
    <w:p w14:paraId="408404FF" w14:textId="77777777" w:rsidR="00716A09" w:rsidRDefault="00990CEE" w:rsidP="00716A09">
      <w:pPr>
        <w:pStyle w:val="bdialogue"/>
        <w:rPr>
          <w:ins w:id="2548" w:author="Copy Editor" w:date="2026-10-05T14:04:00Z" w16du:dateUtc="2026-10-05T11:04:00Z"/>
        </w:rPr>
      </w:pPr>
      <w:del w:id="2549" w:author="Copy Editor" w:date="2026-10-05T14:03:00Z" w16du:dateUtc="2026-10-05T11:03:00Z">
        <w:r w:rsidDel="00E847D4">
          <w:delText>;</w:delText>
        </w:r>
        <w:r w:rsidR="007C0FF3" w:rsidDel="00E847D4">
          <w:delText xml:space="preserve"> i</w:delText>
        </w:r>
      </w:del>
      <w:ins w:id="2550" w:author="Copy Editor" w:date="2026-10-05T14:03:00Z" w16du:dateUtc="2026-10-05T11:03:00Z">
        <w:r w:rsidR="00E847D4">
          <w:t>I</w:t>
        </w:r>
      </w:ins>
      <w:r w:rsidR="007C0FF3">
        <w:t xml:space="preserve">t was full of </w:t>
      </w:r>
      <w:r>
        <w:t>medium-sized</w:t>
      </w:r>
      <w:r w:rsidR="007C0FF3">
        <w:t xml:space="preserve"> farmer’s sons who thought themselves aristocracy, which they were not, and behaved extremely </w:t>
      </w:r>
      <w:r>
        <w:t xml:space="preserve">badly. </w:t>
      </w:r>
    </w:p>
    <w:p w14:paraId="7C29FF50" w14:textId="4F05C9AC" w:rsidR="00B50BA4" w:rsidRDefault="00B50BA4" w:rsidP="00B50BA4">
      <w:pPr>
        <w:pStyle w:val="body"/>
        <w:rPr>
          <w:ins w:id="2551" w:author="Copy Editor" w:date="2026-10-05T14:04:00Z" w16du:dateUtc="2026-10-05T11:04:00Z"/>
        </w:rPr>
      </w:pPr>
      <w:ins w:id="2552" w:author="Copy Editor" w:date="2026-10-05T14:04:00Z">
        <w:r w:rsidRPr="00B50BA4">
          <w:t>Other students laugh and socialize.</w:t>
        </w:r>
      </w:ins>
    </w:p>
    <w:p w14:paraId="41B726CE" w14:textId="77777777" w:rsidR="00B50BA4" w:rsidRPr="00C05EEE" w:rsidRDefault="00B50BA4" w:rsidP="00B50BA4">
      <w:pPr>
        <w:pStyle w:val="bCHARACTER"/>
        <w:rPr>
          <w:ins w:id="2553" w:author="Copy Editor" w:date="2026-10-05T14:04:00Z" w16du:dateUtc="2026-10-05T11:04:00Z"/>
          <w:lang w:val="en-US"/>
        </w:rPr>
      </w:pPr>
      <w:ins w:id="2554" w:author="Copy Editor" w:date="2026-10-05T14:04:00Z" w16du:dateUtc="2026-10-05T11:04:00Z">
        <w:r w:rsidRPr="00C05EEE">
          <w:rPr>
            <w:lang w:val="en-US"/>
          </w:rPr>
          <w:t>RICHARD (V.O.)</w:t>
        </w:r>
      </w:ins>
    </w:p>
    <w:p w14:paraId="3B5F1F69" w14:textId="77777777" w:rsidR="00B50BA4" w:rsidRDefault="007C0FF3" w:rsidP="00B50BA4">
      <w:pPr>
        <w:pStyle w:val="bdialogue"/>
        <w:rPr>
          <w:ins w:id="2555" w:author="Copy Editor" w:date="2026-10-05T14:05:00Z" w16du:dateUtc="2026-10-05T11:05:00Z"/>
        </w:rPr>
      </w:pPr>
      <w:r>
        <w:t xml:space="preserve">The real aristocracy were so nice they helped to keep me </w:t>
      </w:r>
      <w:r w:rsidR="00990CEE">
        <w:t>sane.</w:t>
      </w:r>
    </w:p>
    <w:p w14:paraId="6DBD7869" w14:textId="69298402" w:rsidR="00D30323" w:rsidRDefault="00D30323" w:rsidP="00D30323">
      <w:pPr>
        <w:pStyle w:val="body"/>
        <w:rPr>
          <w:ins w:id="2556" w:author="Copy Editor" w:date="2026-10-05T14:05:00Z" w16du:dateUtc="2026-10-05T11:05:00Z"/>
        </w:rPr>
      </w:pPr>
      <w:ins w:id="2557" w:author="Copy Editor" w:date="2026-10-05T14:05:00Z">
        <w:r w:rsidRPr="00D30323">
          <w:t>Richard remains apart from the others.</w:t>
        </w:r>
      </w:ins>
    </w:p>
    <w:p w14:paraId="275C3C1D" w14:textId="77777777" w:rsidR="00D30323" w:rsidRPr="00C05EEE" w:rsidRDefault="00D30323" w:rsidP="00D30323">
      <w:pPr>
        <w:pStyle w:val="bCHARACTER"/>
        <w:rPr>
          <w:ins w:id="2558" w:author="Copy Editor" w:date="2026-10-05T14:05:00Z" w16du:dateUtc="2026-10-05T11:05:00Z"/>
          <w:lang w:val="en-US"/>
        </w:rPr>
      </w:pPr>
      <w:ins w:id="2559" w:author="Copy Editor" w:date="2026-10-05T14:05:00Z" w16du:dateUtc="2026-10-05T11:05:00Z">
        <w:r w:rsidRPr="00C05EEE">
          <w:rPr>
            <w:lang w:val="en-US"/>
          </w:rPr>
          <w:t>RICHARD (V.O.)</w:t>
        </w:r>
      </w:ins>
    </w:p>
    <w:p w14:paraId="00D97024" w14:textId="77777777" w:rsidR="00D30323" w:rsidRDefault="00990CEE">
      <w:pPr>
        <w:pStyle w:val="bbodybeforebeat"/>
        <w:rPr>
          <w:ins w:id="2560" w:author="Copy Editor" w:date="2026-10-05T14:06:00Z" w16du:dateUtc="2026-10-05T11:06:00Z"/>
        </w:rPr>
        <w:pPrChange w:id="2561" w:author="Copy Editor" w:date="2026-10-05T14:06:00Z" w16du:dateUtc="2026-10-05T11:06:00Z">
          <w:pPr>
            <w:pStyle w:val="bdialogue"/>
          </w:pPr>
        </w:pPrChange>
      </w:pPr>
      <w:del w:id="2562" w:author="Copy Editor" w:date="2026-10-05T14:05:00Z" w16du:dateUtc="2026-10-05T11:05:00Z">
        <w:r w:rsidDel="00B50BA4">
          <w:delText xml:space="preserve"> </w:delText>
        </w:r>
      </w:del>
      <w:r w:rsidR="007C0FF3">
        <w:t xml:space="preserve">I loathed, </w:t>
      </w:r>
      <w:r w:rsidR="009C426A">
        <w:t>hated,</w:t>
      </w:r>
      <w:r w:rsidR="007C0FF3">
        <w:t xml:space="preserve"> and despised the </w:t>
      </w:r>
      <w:r>
        <w:t>place</w:t>
      </w:r>
      <w:ins w:id="2563" w:author="Copy Editor" w:date="2026-10-05T14:05:00Z" w16du:dateUtc="2026-10-05T11:05:00Z">
        <w:r w:rsidR="00D30323">
          <w:t>.</w:t>
        </w:r>
      </w:ins>
    </w:p>
    <w:p w14:paraId="397DD35F" w14:textId="7723B73E" w:rsidR="00806A9D" w:rsidRDefault="00806A9D">
      <w:pPr>
        <w:pStyle w:val="baparenthisis"/>
        <w:rPr>
          <w:ins w:id="2564" w:author="Copy Editor" w:date="2026-10-05T14:05:00Z" w16du:dateUtc="2026-10-05T11:05:00Z"/>
        </w:rPr>
        <w:pPrChange w:id="2565" w:author="Copy Editor" w:date="2026-10-05T14:06:00Z" w16du:dateUtc="2026-10-05T11:06:00Z">
          <w:pPr>
            <w:pStyle w:val="bdialogue"/>
          </w:pPr>
        </w:pPrChange>
      </w:pPr>
      <w:ins w:id="2566" w:author="Copy Editor" w:date="2026-10-05T14:06:00Z" w16du:dateUtc="2026-10-05T11:06:00Z">
        <w:r>
          <w:t>(</w:t>
        </w:r>
      </w:ins>
      <w:ins w:id="2567" w:author="Copy Editor" w:date="2026-10-05T14:06:00Z">
        <w:r w:rsidRPr="00806A9D">
          <w:t>A beat.</w:t>
        </w:r>
      </w:ins>
      <w:ins w:id="2568" w:author="Copy Editor" w:date="2026-10-05T14:06:00Z" w16du:dateUtc="2026-10-05T11:06:00Z">
        <w:r>
          <w:t>)</w:t>
        </w:r>
      </w:ins>
    </w:p>
    <w:p w14:paraId="54148904" w14:textId="77777777" w:rsidR="00806A9D" w:rsidRDefault="00990CEE">
      <w:pPr>
        <w:pStyle w:val="bbodybeforebeat"/>
        <w:rPr>
          <w:ins w:id="2569" w:author="Copy Editor" w:date="2026-10-05T14:06:00Z" w16du:dateUtc="2026-10-05T11:06:00Z"/>
        </w:rPr>
        <w:pPrChange w:id="2570" w:author="Copy Editor" w:date="2026-10-05T14:07:00Z" w16du:dateUtc="2026-10-05T11:07:00Z">
          <w:pPr>
            <w:pStyle w:val="bdialogue"/>
          </w:pPr>
        </w:pPrChange>
      </w:pPr>
      <w:del w:id="2571" w:author="Copy Editor" w:date="2026-10-05T14:05:00Z" w16du:dateUtc="2026-10-05T11:05:00Z">
        <w:r w:rsidDel="00D30323">
          <w:delText>; i</w:delText>
        </w:r>
      </w:del>
      <w:ins w:id="2572" w:author="Copy Editor" w:date="2026-10-05T14:05:00Z" w16du:dateUtc="2026-10-05T11:05:00Z">
        <w:r w:rsidR="00D30323">
          <w:t>I</w:t>
        </w:r>
      </w:ins>
      <w:r>
        <w:t>t</w:t>
      </w:r>
      <w:r w:rsidR="007C0FF3">
        <w:t xml:space="preserve"> couldn’t </w:t>
      </w:r>
      <w:r>
        <w:t>work and</w:t>
      </w:r>
      <w:r w:rsidR="007C0FF3">
        <w:t xml:space="preserve"> just </w:t>
      </w:r>
      <w:r>
        <w:t xml:space="preserve">existed. </w:t>
      </w:r>
      <w:r w:rsidR="007C0FF3">
        <w:t xml:space="preserve">I should have gone home without bothering to finish the first </w:t>
      </w:r>
      <w:r>
        <w:t>year</w:t>
      </w:r>
      <w:ins w:id="2573" w:author="Copy Editor" w:date="2026-10-05T14:06:00Z" w16du:dateUtc="2026-10-05T11:06:00Z">
        <w:r w:rsidR="00806A9D">
          <w:t>.</w:t>
        </w:r>
      </w:ins>
    </w:p>
    <w:p w14:paraId="1BF50015" w14:textId="77777777" w:rsidR="001E1FF0" w:rsidRDefault="001E1FF0" w:rsidP="001E1FF0">
      <w:pPr>
        <w:pStyle w:val="baparenthisis"/>
        <w:rPr>
          <w:ins w:id="2574" w:author="Copy Editor" w:date="2026-10-05T14:07:00Z" w16du:dateUtc="2026-10-05T11:07:00Z"/>
        </w:rPr>
      </w:pPr>
      <w:ins w:id="2575" w:author="Copy Editor" w:date="2026-10-05T14:07:00Z" w16du:dateUtc="2026-10-05T11:07:00Z">
        <w:r>
          <w:t>(</w:t>
        </w:r>
        <w:r w:rsidRPr="00806A9D">
          <w:t>A beat.</w:t>
        </w:r>
        <w:r>
          <w:t>)</w:t>
        </w:r>
      </w:ins>
    </w:p>
    <w:p w14:paraId="5E4BDC40" w14:textId="5541F36F" w:rsidR="003439BF" w:rsidRDefault="00806A9D" w:rsidP="00B50BA4">
      <w:pPr>
        <w:pStyle w:val="bdialogue"/>
        <w:rPr>
          <w:ins w:id="2576" w:author="Copy Editor" w:date="2026-10-05T14:07:00Z" w16du:dateUtc="2026-10-05T11:07:00Z"/>
        </w:rPr>
      </w:pPr>
      <w:ins w:id="2577" w:author="Copy Editor" w:date="2026-10-05T14:06:00Z" w16du:dateUtc="2026-10-05T11:06:00Z">
        <w:r>
          <w:t>B</w:t>
        </w:r>
      </w:ins>
      <w:del w:id="2578" w:author="Copy Editor" w:date="2026-10-05T14:06:00Z" w16du:dateUtc="2026-10-05T11:06:00Z">
        <w:r w:rsidR="00990CEE" w:rsidDel="00806A9D">
          <w:delText>,</w:delText>
        </w:r>
        <w:r w:rsidR="007C0FF3" w:rsidDel="00806A9D">
          <w:delText xml:space="preserve"> b</w:delText>
        </w:r>
      </w:del>
      <w:r w:rsidR="007C0FF3">
        <w:t xml:space="preserve">ut Dad would have been </w:t>
      </w:r>
      <w:r w:rsidR="00990CEE">
        <w:t>furious,</w:t>
      </w:r>
      <w:r w:rsidR="007C0FF3">
        <w:t xml:space="preserve"> so I stayed and stuck it out.</w:t>
      </w:r>
    </w:p>
    <w:p w14:paraId="1FB102DD" w14:textId="77777777" w:rsidR="00E808D5" w:rsidRPr="00E808D5" w:rsidRDefault="00E808D5">
      <w:pPr>
        <w:pStyle w:val="aSCENEHEAD"/>
        <w:rPr>
          <w:ins w:id="2579" w:author="Copy Editor" w:date="2026-10-05T14:07:00Z"/>
          <w:lang w:val="en-US"/>
        </w:rPr>
        <w:pPrChange w:id="2580" w:author="Copy Editor" w:date="2026-10-05T14:07:00Z" w16du:dateUtc="2026-10-05T11:07:00Z">
          <w:pPr>
            <w:pStyle w:val="bdialogue"/>
          </w:pPr>
        </w:pPrChange>
      </w:pPr>
      <w:ins w:id="2581" w:author="Copy Editor" w:date="2026-10-05T14:07:00Z">
        <w:r w:rsidRPr="00E808D5">
          <w:rPr>
            <w:lang w:val="en-US"/>
          </w:rPr>
          <w:t>INT. TERRITORIAL ARMY – DRILL HALL – EVENING</w:t>
        </w:r>
      </w:ins>
    </w:p>
    <w:p w14:paraId="64C7A2D6" w14:textId="77777777" w:rsidR="00E808D5" w:rsidRPr="00E808D5" w:rsidRDefault="00E808D5">
      <w:pPr>
        <w:pStyle w:val="body"/>
        <w:rPr>
          <w:ins w:id="2582" w:author="Copy Editor" w:date="2026-10-05T14:07:00Z"/>
          <w:lang w:val="en-US"/>
        </w:rPr>
        <w:pPrChange w:id="2583" w:author="Copy Editor" w:date="2026-10-05T14:07:00Z" w16du:dateUtc="2026-10-05T11:07:00Z">
          <w:pPr>
            <w:pStyle w:val="bdialogue"/>
          </w:pPr>
        </w:pPrChange>
      </w:pPr>
      <w:ins w:id="2584" w:author="Copy Editor" w:date="2026-10-05T14:07:00Z">
        <w:r w:rsidRPr="00E808D5">
          <w:rPr>
            <w:lang w:val="en-US"/>
          </w:rPr>
          <w:t>Richard, now a young man, stands among members of the Territorial Army.</w:t>
        </w:r>
      </w:ins>
    </w:p>
    <w:p w14:paraId="56406EC9" w14:textId="77777777" w:rsidR="00E808D5" w:rsidRPr="00C05EEE" w:rsidRDefault="00E808D5" w:rsidP="00E808D5">
      <w:pPr>
        <w:pStyle w:val="bCHARACTER"/>
        <w:rPr>
          <w:ins w:id="2585" w:author="Copy Editor" w:date="2026-10-05T14:07:00Z" w16du:dateUtc="2026-10-05T11:07:00Z"/>
          <w:lang w:val="en-US"/>
        </w:rPr>
      </w:pPr>
      <w:ins w:id="2586" w:author="Copy Editor" w:date="2026-10-05T14:07:00Z" w16du:dateUtc="2026-10-05T11:07:00Z">
        <w:r w:rsidRPr="00C05EEE">
          <w:rPr>
            <w:lang w:val="en-US"/>
          </w:rPr>
          <w:t>RICHARD (V.O.)</w:t>
        </w:r>
      </w:ins>
    </w:p>
    <w:p w14:paraId="489FA317" w14:textId="0E1981DB" w:rsidR="00E808D5" w:rsidDel="00E808D5" w:rsidRDefault="00E808D5">
      <w:pPr>
        <w:pStyle w:val="bdialogue"/>
        <w:rPr>
          <w:del w:id="2587" w:author="Copy Editor" w:date="2026-10-05T14:07:00Z" w16du:dateUtc="2026-10-05T11:07:00Z"/>
        </w:rPr>
        <w:pPrChange w:id="2588" w:author="Copy Editor" w:date="2026-10-05T14:05:00Z" w16du:dateUtc="2026-10-05T11:05:00Z">
          <w:pPr>
            <w:pStyle w:val="body"/>
          </w:pPr>
        </w:pPrChange>
      </w:pPr>
    </w:p>
    <w:p w14:paraId="7CB6C7B4" w14:textId="77777777" w:rsidR="00E808D5" w:rsidRDefault="00990CEE" w:rsidP="00E808D5">
      <w:pPr>
        <w:pStyle w:val="bdialogue"/>
        <w:rPr>
          <w:ins w:id="2589" w:author="Copy Editor" w:date="2026-10-05T14:08:00Z" w16du:dateUtc="2026-10-05T11:08:00Z"/>
        </w:rPr>
      </w:pPr>
      <w:r>
        <w:t xml:space="preserve">However, I did join the Territorial Army (TA). </w:t>
      </w:r>
    </w:p>
    <w:p w14:paraId="3FBBFE83" w14:textId="77777777" w:rsidR="00DA4F70" w:rsidRDefault="00DA4F70" w:rsidP="00DA4F70">
      <w:pPr>
        <w:pStyle w:val="body"/>
        <w:rPr>
          <w:ins w:id="2590" w:author="Copy Editor" w:date="2026-10-05T14:08:00Z" w16du:dateUtc="2026-10-05T11:08:00Z"/>
          <w:lang w:val="en-US"/>
        </w:rPr>
      </w:pPr>
      <w:ins w:id="2591" w:author="Copy Editor" w:date="2026-10-05T14:08:00Z">
        <w:r w:rsidRPr="00DA4F70">
          <w:rPr>
            <w:lang w:val="en-US"/>
          </w:rPr>
          <w:t>Richard wears the uniform of a trooper in the Royal Gloucestershire Hussars.</w:t>
        </w:r>
      </w:ins>
    </w:p>
    <w:p w14:paraId="6166CE39" w14:textId="518EB881" w:rsidR="00DA4F70" w:rsidRPr="00DA4F70" w:rsidRDefault="00DA4F70">
      <w:pPr>
        <w:pStyle w:val="bCHARACTER"/>
        <w:rPr>
          <w:ins w:id="2592" w:author="Copy Editor" w:date="2026-10-05T14:08:00Z"/>
          <w:lang w:val="en-US"/>
        </w:rPr>
        <w:pPrChange w:id="2593" w:author="Copy Editor" w:date="2026-10-05T14:08:00Z" w16du:dateUtc="2026-10-05T11:08:00Z">
          <w:pPr>
            <w:pStyle w:val="bdialogue"/>
          </w:pPr>
        </w:pPrChange>
      </w:pPr>
      <w:ins w:id="2594" w:author="Copy Editor" w:date="2026-10-05T14:08:00Z">
        <w:r w:rsidRPr="00DA4F70">
          <w:lastRenderedPageBreak/>
          <w:t>RICHARD (V.O.)</w:t>
        </w:r>
      </w:ins>
    </w:p>
    <w:p w14:paraId="5DA23308" w14:textId="77777777" w:rsidR="00DA4F70" w:rsidRDefault="00990CEE" w:rsidP="00DA4F70">
      <w:pPr>
        <w:pStyle w:val="bdialogue"/>
        <w:rPr>
          <w:ins w:id="2595" w:author="Copy Editor" w:date="2026-10-05T14:08:00Z" w16du:dateUtc="2026-10-05T11:08:00Z"/>
        </w:rPr>
      </w:pPr>
      <w:r>
        <w:t>I was a trooper in the Royal Gloucestershire Hussars</w:t>
      </w:r>
      <w:ins w:id="2596" w:author="Copy Editor" w:date="2026-10-05T14:08:00Z" w16du:dateUtc="2026-10-05T11:08:00Z">
        <w:r w:rsidR="00DA4F70">
          <w:t>.</w:t>
        </w:r>
      </w:ins>
    </w:p>
    <w:p w14:paraId="1A289E3B" w14:textId="77777777" w:rsidR="00E56B39" w:rsidRPr="00E56B39" w:rsidRDefault="00E56B39">
      <w:pPr>
        <w:pStyle w:val="body"/>
        <w:rPr>
          <w:ins w:id="2597" w:author="Copy Editor" w:date="2026-10-05T14:09:00Z"/>
          <w:lang w:val="en-US"/>
        </w:rPr>
        <w:pPrChange w:id="2598" w:author="Copy Editor" w:date="2026-10-05T14:09:00Z" w16du:dateUtc="2026-10-05T11:09:00Z">
          <w:pPr>
            <w:pStyle w:val="bdialogue"/>
          </w:pPr>
        </w:pPrChange>
      </w:pPr>
      <w:ins w:id="2599" w:author="Copy Editor" w:date="2026-10-05T14:09:00Z">
        <w:r w:rsidRPr="00E56B39">
          <w:rPr>
            <w:lang w:val="en-US"/>
          </w:rPr>
          <w:t>The men train together.</w:t>
        </w:r>
      </w:ins>
    </w:p>
    <w:p w14:paraId="234AFC60" w14:textId="77777777" w:rsidR="00E56B39" w:rsidRPr="00E56B39" w:rsidRDefault="00E56B39">
      <w:pPr>
        <w:pStyle w:val="bCHARACTER"/>
        <w:rPr>
          <w:ins w:id="2600" w:author="Copy Editor" w:date="2026-10-05T14:09:00Z"/>
          <w:lang w:val="en-US"/>
        </w:rPr>
        <w:pPrChange w:id="2601" w:author="Copy Editor" w:date="2026-10-05T14:09:00Z" w16du:dateUtc="2026-10-05T11:09:00Z">
          <w:pPr>
            <w:pStyle w:val="bdialogue"/>
          </w:pPr>
        </w:pPrChange>
      </w:pPr>
      <w:ins w:id="2602" w:author="Copy Editor" w:date="2026-10-05T14:09:00Z">
        <w:r w:rsidRPr="00E56B39">
          <w:rPr>
            <w:lang w:val="en-US"/>
          </w:rPr>
          <w:t>RICHARD (V.O.)</w:t>
        </w:r>
      </w:ins>
    </w:p>
    <w:p w14:paraId="144F8E8F" w14:textId="77777777" w:rsidR="00E56B39" w:rsidRDefault="00990CEE" w:rsidP="00E56B39">
      <w:pPr>
        <w:pStyle w:val="bdialogue"/>
        <w:rPr>
          <w:ins w:id="2603" w:author="Copy Editor" w:date="2026-10-05T14:09:00Z" w16du:dateUtc="2026-10-05T11:09:00Z"/>
        </w:rPr>
      </w:pPr>
      <w:del w:id="2604" w:author="Copy Editor" w:date="2026-10-05T14:08:00Z" w16du:dateUtc="2026-10-05T11:08:00Z">
        <w:r w:rsidDel="00DA4F70">
          <w:delText xml:space="preserve">, </w:delText>
        </w:r>
      </w:del>
      <w:del w:id="2605" w:author="Copy Editor" w:date="2026-10-05T14:09:00Z" w16du:dateUtc="2026-10-05T11:09:00Z">
        <w:r w:rsidDel="00E56B39">
          <w:delText xml:space="preserve">and </w:delText>
        </w:r>
      </w:del>
      <w:r>
        <w:t xml:space="preserve">Monday evenings in the Drill Hall were the one bright oasis in the black pit of my existence. </w:t>
      </w:r>
    </w:p>
    <w:p w14:paraId="51D09D64" w14:textId="4BDC7F42" w:rsidR="00BE3EB6" w:rsidRDefault="00BE3EB6" w:rsidP="00BE3EB6">
      <w:pPr>
        <w:pStyle w:val="body"/>
        <w:rPr>
          <w:ins w:id="2606" w:author="Copy Editor" w:date="2026-10-05T14:09:00Z" w16du:dateUtc="2026-10-05T11:09:00Z"/>
        </w:rPr>
      </w:pPr>
      <w:ins w:id="2607" w:author="Copy Editor" w:date="2026-10-05T14:09:00Z">
        <w:r w:rsidRPr="00BE3EB6">
          <w:t>Richard takes part in the training.</w:t>
        </w:r>
      </w:ins>
    </w:p>
    <w:p w14:paraId="59F12F39" w14:textId="77777777" w:rsidR="00BE3EB6" w:rsidRPr="00E56B39" w:rsidRDefault="00BE3EB6" w:rsidP="00BE3EB6">
      <w:pPr>
        <w:pStyle w:val="bCHARACTER"/>
        <w:rPr>
          <w:ins w:id="2608" w:author="Copy Editor" w:date="2026-10-05T14:09:00Z" w16du:dateUtc="2026-10-05T11:09:00Z"/>
          <w:lang w:val="en-US"/>
        </w:rPr>
      </w:pPr>
      <w:ins w:id="2609" w:author="Copy Editor" w:date="2026-10-05T14:09:00Z" w16du:dateUtc="2026-10-05T11:09:00Z">
        <w:r w:rsidRPr="00E56B39">
          <w:rPr>
            <w:lang w:val="en-US"/>
          </w:rPr>
          <w:t>RICHARD (V.O.)</w:t>
        </w:r>
      </w:ins>
    </w:p>
    <w:p w14:paraId="5DE90FB8" w14:textId="77777777" w:rsidR="00BE3EB6" w:rsidRDefault="00990CEE">
      <w:pPr>
        <w:pStyle w:val="bdialogue"/>
        <w:rPr>
          <w:ins w:id="2610" w:author="Copy Editor" w:date="2026-10-05T14:10:00Z" w16du:dateUtc="2026-10-05T11:10:00Z"/>
        </w:rPr>
        <w:pPrChange w:id="2611" w:author="Copy Editor" w:date="2026-10-05T14:10:00Z" w16du:dateUtc="2026-10-05T11:10:00Z">
          <w:pPr>
            <w:pStyle w:val="body"/>
          </w:pPr>
        </w:pPrChange>
      </w:pPr>
      <w:r>
        <w:t>My knowledge of military matters from my time in the Cadets helped me to get off to a good start</w:t>
      </w:r>
      <w:ins w:id="2612" w:author="Copy Editor" w:date="2026-10-05T14:10:00Z" w16du:dateUtc="2026-10-05T11:10:00Z">
        <w:r w:rsidR="00BE3EB6">
          <w:t>.</w:t>
        </w:r>
      </w:ins>
    </w:p>
    <w:p w14:paraId="7CA29CF7" w14:textId="4722D460" w:rsidR="00BE3EB6" w:rsidRDefault="00990CEE" w:rsidP="00BE3EB6">
      <w:pPr>
        <w:pStyle w:val="bdialogue"/>
        <w:rPr>
          <w:ins w:id="2613" w:author="Copy Editor" w:date="2026-10-05T14:10:00Z" w16du:dateUtc="2026-10-05T11:10:00Z"/>
        </w:rPr>
      </w:pPr>
      <w:del w:id="2614" w:author="Copy Editor" w:date="2026-10-05T14:10:00Z" w16du:dateUtc="2026-10-05T11:10:00Z">
        <w:r w:rsidDel="00BE3EB6">
          <w:delText xml:space="preserve">, </w:delText>
        </w:r>
      </w:del>
      <w:ins w:id="2615" w:author="Copy Editor" w:date="2026-10-05T14:10:00Z" w16du:dateUtc="2026-10-05T11:10:00Z">
        <w:r w:rsidR="00BE3EB6">
          <w:t>A</w:t>
        </w:r>
      </w:ins>
      <w:del w:id="2616" w:author="Copy Editor" w:date="2026-10-05T14:10:00Z" w16du:dateUtc="2026-10-05T11:10:00Z">
        <w:r w:rsidDel="00BE3EB6">
          <w:delText>a</w:delText>
        </w:r>
      </w:del>
      <w:r>
        <w:t>nd I enjoyed my time with the Hussars.</w:t>
      </w:r>
    </w:p>
    <w:p w14:paraId="01D457AF" w14:textId="7D354EAD" w:rsidR="00D62800" w:rsidRDefault="00D62800" w:rsidP="00D62800">
      <w:pPr>
        <w:pStyle w:val="body"/>
        <w:rPr>
          <w:ins w:id="2617" w:author="Copy Editor" w:date="2026-10-05T14:10:00Z" w16du:dateUtc="2026-10-05T11:10:00Z"/>
        </w:rPr>
      </w:pPr>
      <w:ins w:id="2618" w:author="Copy Editor" w:date="2026-10-05T14:10:00Z">
        <w:r w:rsidRPr="00D62800">
          <w:t>The training continues.</w:t>
        </w:r>
      </w:ins>
    </w:p>
    <w:p w14:paraId="4AF15D65" w14:textId="77777777" w:rsidR="00D62800" w:rsidRPr="00E56B39" w:rsidRDefault="00D62800" w:rsidP="00D62800">
      <w:pPr>
        <w:pStyle w:val="bCHARACTER"/>
        <w:rPr>
          <w:ins w:id="2619" w:author="Copy Editor" w:date="2026-10-05T14:10:00Z" w16du:dateUtc="2026-10-05T11:10:00Z"/>
          <w:lang w:val="en-US"/>
        </w:rPr>
      </w:pPr>
      <w:ins w:id="2620" w:author="Copy Editor" w:date="2026-10-05T14:10:00Z" w16du:dateUtc="2026-10-05T11:10:00Z">
        <w:r w:rsidRPr="00E56B39">
          <w:rPr>
            <w:lang w:val="en-US"/>
          </w:rPr>
          <w:t>RICHARD (V.O.)</w:t>
        </w:r>
      </w:ins>
    </w:p>
    <w:p w14:paraId="5E4BDC42" w14:textId="5FC8B0C9" w:rsidR="003439BF" w:rsidRDefault="00990CEE" w:rsidP="00D62800">
      <w:pPr>
        <w:pStyle w:val="bdialogue"/>
        <w:rPr>
          <w:ins w:id="2621" w:author="Copy Editor" w:date="2026-10-05T14:11:00Z" w16du:dateUtc="2026-10-05T11:11:00Z"/>
        </w:rPr>
      </w:pPr>
      <w:del w:id="2622" w:author="Copy Editor" w:date="2026-10-05T14:10:00Z" w16du:dateUtc="2026-10-05T11:10:00Z">
        <w:r w:rsidDel="00BE3EB6">
          <w:delText xml:space="preserve"> </w:delText>
        </w:r>
      </w:del>
      <w:r>
        <w:t>Their approach wasn’t as hardcore as I’d have liked, but I did as I was told, was disciplined, and got on well with the other lads.</w:t>
      </w:r>
    </w:p>
    <w:p w14:paraId="6436CA87" w14:textId="77777777" w:rsidR="00F213F6" w:rsidRPr="00F213F6" w:rsidRDefault="00F213F6">
      <w:pPr>
        <w:pStyle w:val="aSCENEHEAD"/>
        <w:rPr>
          <w:ins w:id="2623" w:author="Copy Editor" w:date="2026-10-05T14:11:00Z"/>
          <w:lang w:val="en-US"/>
        </w:rPr>
        <w:pPrChange w:id="2624" w:author="Copy Editor" w:date="2026-10-05T14:11:00Z" w16du:dateUtc="2026-10-05T11:11:00Z">
          <w:pPr>
            <w:pStyle w:val="bdialogue"/>
          </w:pPr>
        </w:pPrChange>
      </w:pPr>
      <w:ins w:id="2625" w:author="Copy Editor" w:date="2026-10-05T14:11:00Z">
        <w:r w:rsidRPr="00F213F6">
          <w:rPr>
            <w:lang w:val="en-US"/>
          </w:rPr>
          <w:t>INT. FAMILY HOME – DINING ROOM – EVENING</w:t>
        </w:r>
      </w:ins>
    </w:p>
    <w:p w14:paraId="2504972E" w14:textId="77777777" w:rsidR="00F213F6" w:rsidRPr="00F213F6" w:rsidRDefault="00F213F6">
      <w:pPr>
        <w:pStyle w:val="body"/>
        <w:rPr>
          <w:ins w:id="2626" w:author="Copy Editor" w:date="2026-10-05T14:11:00Z"/>
          <w:lang w:val="en-US"/>
        </w:rPr>
        <w:pPrChange w:id="2627" w:author="Copy Editor" w:date="2026-10-05T14:12:00Z" w16du:dateUtc="2026-10-05T11:12:00Z">
          <w:pPr>
            <w:pStyle w:val="bdialogue"/>
          </w:pPr>
        </w:pPrChange>
      </w:pPr>
      <w:ins w:id="2628" w:author="Copy Editor" w:date="2026-10-05T14:11:00Z">
        <w:r w:rsidRPr="00F213F6">
          <w:rPr>
            <w:lang w:val="en-US"/>
          </w:rPr>
          <w:t>CHRISTMAS.</w:t>
        </w:r>
      </w:ins>
    </w:p>
    <w:p w14:paraId="3C288180" w14:textId="77777777" w:rsidR="00F213F6" w:rsidRPr="00F213F6" w:rsidRDefault="00F213F6">
      <w:pPr>
        <w:pStyle w:val="body"/>
        <w:rPr>
          <w:ins w:id="2629" w:author="Copy Editor" w:date="2026-10-05T14:11:00Z"/>
          <w:lang w:val="en-US"/>
        </w:rPr>
        <w:pPrChange w:id="2630" w:author="Copy Editor" w:date="2026-10-05T14:12:00Z" w16du:dateUtc="2026-10-05T11:12:00Z">
          <w:pPr>
            <w:pStyle w:val="bdialogue"/>
          </w:pPr>
        </w:pPrChange>
      </w:pPr>
      <w:ins w:id="2631" w:author="Copy Editor" w:date="2026-10-05T14:11:00Z">
        <w:r w:rsidRPr="00F213F6">
          <w:rPr>
            <w:lang w:val="en-US"/>
          </w:rPr>
          <w:t>Richard sits staring at the wallpaper.</w:t>
        </w:r>
      </w:ins>
    </w:p>
    <w:p w14:paraId="78FCD168" w14:textId="77777777" w:rsidR="00F213F6" w:rsidRPr="00F213F6" w:rsidRDefault="00F213F6">
      <w:pPr>
        <w:pStyle w:val="body"/>
        <w:rPr>
          <w:ins w:id="2632" w:author="Copy Editor" w:date="2026-10-05T14:11:00Z"/>
          <w:lang w:val="en-US"/>
        </w:rPr>
        <w:pPrChange w:id="2633" w:author="Copy Editor" w:date="2026-10-05T14:12:00Z" w16du:dateUtc="2026-10-05T11:12:00Z">
          <w:pPr>
            <w:pStyle w:val="bdialogue"/>
          </w:pPr>
        </w:pPrChange>
      </w:pPr>
      <w:ins w:id="2634" w:author="Copy Editor" w:date="2026-10-05T14:11:00Z">
        <w:r w:rsidRPr="00F213F6">
          <w:rPr>
            <w:lang w:val="en-US"/>
          </w:rPr>
          <w:t>A clock shows just after 5:00 P.M.</w:t>
        </w:r>
      </w:ins>
    </w:p>
    <w:p w14:paraId="15FA6EAE" w14:textId="77777777" w:rsidR="00F213F6" w:rsidRPr="00F213F6" w:rsidRDefault="00F213F6">
      <w:pPr>
        <w:pStyle w:val="bCHARACTER"/>
        <w:rPr>
          <w:ins w:id="2635" w:author="Copy Editor" w:date="2026-10-05T14:11:00Z"/>
          <w:lang w:val="en-US"/>
        </w:rPr>
        <w:pPrChange w:id="2636" w:author="Copy Editor" w:date="2026-10-05T14:12:00Z" w16du:dateUtc="2026-10-05T11:12:00Z">
          <w:pPr>
            <w:pStyle w:val="bdialogue"/>
          </w:pPr>
        </w:pPrChange>
      </w:pPr>
      <w:ins w:id="2637" w:author="Copy Editor" w:date="2026-10-05T14:11:00Z">
        <w:r w:rsidRPr="00F213F6">
          <w:rPr>
            <w:lang w:val="en-US"/>
          </w:rPr>
          <w:t>RICHARD (V.O.)</w:t>
        </w:r>
      </w:ins>
    </w:p>
    <w:p w14:paraId="47022C80" w14:textId="75617539" w:rsidR="00F213F6" w:rsidDel="00F213F6" w:rsidRDefault="00F213F6">
      <w:pPr>
        <w:pStyle w:val="bdialogue"/>
        <w:rPr>
          <w:del w:id="2638" w:author="Copy Editor" w:date="2026-10-05T14:12:00Z" w16du:dateUtc="2026-10-05T11:12:00Z"/>
        </w:rPr>
        <w:pPrChange w:id="2639" w:author="Copy Editor" w:date="2026-10-05T14:10:00Z" w16du:dateUtc="2026-10-05T11:10:00Z">
          <w:pPr>
            <w:pStyle w:val="body"/>
          </w:pPr>
        </w:pPrChange>
      </w:pPr>
    </w:p>
    <w:p w14:paraId="4545E260" w14:textId="77777777" w:rsidR="00F213F6" w:rsidRDefault="007C0FF3">
      <w:pPr>
        <w:pStyle w:val="bdialogue"/>
        <w:rPr>
          <w:ins w:id="2640" w:author="Copy Editor" w:date="2026-10-05T14:12:00Z" w16du:dateUtc="2026-10-05T11:12:00Z"/>
        </w:rPr>
        <w:pPrChange w:id="2641" w:author="Copy Editor" w:date="2026-10-05T14:12:00Z" w16du:dateUtc="2026-10-05T11:12:00Z">
          <w:pPr>
            <w:pStyle w:val="body"/>
          </w:pPr>
        </w:pPrChange>
      </w:pPr>
      <w:r>
        <w:t xml:space="preserve">I’d gone home for </w:t>
      </w:r>
      <w:r w:rsidR="00990CEE">
        <w:t>Christmas and</w:t>
      </w:r>
      <w:r>
        <w:t xml:space="preserve"> was sitting in the dining room staring at the </w:t>
      </w:r>
      <w:r w:rsidR="00E665D5">
        <w:t xml:space="preserve">wallpaper. </w:t>
      </w:r>
    </w:p>
    <w:p w14:paraId="337AB492" w14:textId="77777777" w:rsidR="00F213F6" w:rsidRDefault="007C0FF3" w:rsidP="00F213F6">
      <w:pPr>
        <w:pStyle w:val="bdialogue"/>
        <w:rPr>
          <w:ins w:id="2642" w:author="Copy Editor" w:date="2026-10-05T14:12:00Z" w16du:dateUtc="2026-10-05T11:12:00Z"/>
        </w:rPr>
      </w:pPr>
      <w:r>
        <w:t xml:space="preserve">It’s just gone </w:t>
      </w:r>
      <w:r w:rsidR="00E665D5">
        <w:t>5:00;</w:t>
      </w:r>
      <w:r>
        <w:t xml:space="preserve"> time for Dad to come in from </w:t>
      </w:r>
      <w:r w:rsidR="00E665D5">
        <w:t xml:space="preserve">work. </w:t>
      </w:r>
    </w:p>
    <w:p w14:paraId="36FC36E4" w14:textId="77777777" w:rsidR="00AB4477" w:rsidRPr="00AB4477" w:rsidRDefault="00AB4477">
      <w:pPr>
        <w:pStyle w:val="body"/>
        <w:rPr>
          <w:ins w:id="2643" w:author="Copy Editor" w:date="2026-10-05T14:12:00Z"/>
          <w:lang w:val="en-US"/>
        </w:rPr>
        <w:pPrChange w:id="2644" w:author="Copy Editor" w:date="2026-10-05T14:12:00Z" w16du:dateUtc="2026-10-05T11:12:00Z">
          <w:pPr>
            <w:pStyle w:val="bdialogue"/>
          </w:pPr>
        </w:pPrChange>
      </w:pPr>
      <w:ins w:id="2645" w:author="Copy Editor" w:date="2026-10-05T14:12:00Z">
        <w:r w:rsidRPr="00AB4477">
          <w:rPr>
            <w:lang w:val="en-US"/>
          </w:rPr>
          <w:t>The back door opens.</w:t>
        </w:r>
      </w:ins>
    </w:p>
    <w:p w14:paraId="04D2927D" w14:textId="77777777" w:rsidR="00AB4477" w:rsidRPr="00AB4477" w:rsidRDefault="00AB4477">
      <w:pPr>
        <w:pStyle w:val="body"/>
        <w:rPr>
          <w:ins w:id="2646" w:author="Copy Editor" w:date="2026-10-05T14:12:00Z"/>
          <w:lang w:val="en-US"/>
        </w:rPr>
        <w:pPrChange w:id="2647" w:author="Copy Editor" w:date="2026-10-05T14:12:00Z" w16du:dateUtc="2026-10-05T11:12:00Z">
          <w:pPr>
            <w:pStyle w:val="bdialogue"/>
          </w:pPr>
        </w:pPrChange>
      </w:pPr>
      <w:ins w:id="2648" w:author="Copy Editor" w:date="2026-10-05T14:12:00Z">
        <w:r w:rsidRPr="00AB4477">
          <w:rPr>
            <w:lang w:val="en-US"/>
          </w:rPr>
          <w:t>Richard hears whispering from the kitchen.</w:t>
        </w:r>
      </w:ins>
    </w:p>
    <w:p w14:paraId="64D16263" w14:textId="679FF943" w:rsidR="00AB4477" w:rsidRDefault="00AB4477">
      <w:pPr>
        <w:pStyle w:val="bCHARACTER"/>
        <w:rPr>
          <w:ins w:id="2649" w:author="Copy Editor" w:date="2026-10-05T14:12:00Z" w16du:dateUtc="2026-10-05T11:12:00Z"/>
        </w:rPr>
        <w:pPrChange w:id="2650" w:author="Copy Editor" w:date="2026-10-05T14:13:00Z" w16du:dateUtc="2026-10-05T11:13:00Z">
          <w:pPr>
            <w:pStyle w:val="body"/>
          </w:pPr>
        </w:pPrChange>
      </w:pPr>
      <w:ins w:id="2651" w:author="Copy Editor" w:date="2026-10-05T14:13:00Z">
        <w:r w:rsidRPr="00AB4477">
          <w:lastRenderedPageBreak/>
          <w:t>RICHARD (V.O.)</w:t>
        </w:r>
      </w:ins>
    </w:p>
    <w:p w14:paraId="2723464E" w14:textId="77777777" w:rsidR="00AB4477" w:rsidRDefault="007C0FF3" w:rsidP="00AB4477">
      <w:pPr>
        <w:pStyle w:val="bdialogue"/>
        <w:rPr>
          <w:ins w:id="2652" w:author="Copy Editor" w:date="2026-10-05T14:13:00Z" w16du:dateUtc="2026-10-05T11:13:00Z"/>
        </w:rPr>
      </w:pPr>
      <w:r>
        <w:t xml:space="preserve">The back door </w:t>
      </w:r>
      <w:r w:rsidR="00E665D5">
        <w:t>opens, and</w:t>
      </w:r>
      <w:r>
        <w:t xml:space="preserve"> I hear whispering in the </w:t>
      </w:r>
      <w:r w:rsidR="00E665D5">
        <w:t>kitchen.</w:t>
      </w:r>
      <w:r>
        <w:t xml:space="preserve"> </w:t>
      </w:r>
    </w:p>
    <w:p w14:paraId="080AB64F" w14:textId="1B0C9631" w:rsidR="003F00BD" w:rsidRDefault="003F00BD" w:rsidP="003F00BD">
      <w:pPr>
        <w:pStyle w:val="body"/>
        <w:rPr>
          <w:ins w:id="2653" w:author="Copy Editor" w:date="2026-10-05T14:13:00Z" w16du:dateUtc="2026-10-05T11:13:00Z"/>
        </w:rPr>
      </w:pPr>
      <w:ins w:id="2654" w:author="Copy Editor" w:date="2026-10-05T14:13:00Z">
        <w:r w:rsidRPr="003F00BD">
          <w:t>Richard listens.</w:t>
        </w:r>
      </w:ins>
    </w:p>
    <w:p w14:paraId="5E49910F" w14:textId="77777777" w:rsidR="003F00BD" w:rsidRDefault="003F00BD" w:rsidP="003F00BD">
      <w:pPr>
        <w:pStyle w:val="bCHARACTER"/>
        <w:rPr>
          <w:ins w:id="2655" w:author="Copy Editor" w:date="2026-10-05T14:13:00Z" w16du:dateUtc="2026-10-05T11:13:00Z"/>
        </w:rPr>
      </w:pPr>
      <w:ins w:id="2656" w:author="Copy Editor" w:date="2026-10-05T14:13:00Z" w16du:dateUtc="2026-10-05T11:13:00Z">
        <w:r w:rsidRPr="00AB4477">
          <w:t>RICHARD (V.O.)</w:t>
        </w:r>
      </w:ins>
    </w:p>
    <w:p w14:paraId="05848175" w14:textId="77777777" w:rsidR="003F00BD" w:rsidRDefault="007C0FF3" w:rsidP="00AB4477">
      <w:pPr>
        <w:pStyle w:val="bdialogue"/>
        <w:rPr>
          <w:ins w:id="2657" w:author="Copy Editor" w:date="2026-10-05T14:13:00Z" w16du:dateUtc="2026-10-05T11:13:00Z"/>
        </w:rPr>
      </w:pPr>
      <w:r>
        <w:t xml:space="preserve">Mum and Dad are talking about </w:t>
      </w:r>
      <w:r w:rsidR="00E665D5">
        <w:t xml:space="preserve">me. </w:t>
      </w:r>
    </w:p>
    <w:p w14:paraId="31E757B1" w14:textId="2D432F90" w:rsidR="007A755B" w:rsidRDefault="007C0FF3" w:rsidP="003F00BD">
      <w:pPr>
        <w:pStyle w:val="body"/>
        <w:rPr>
          <w:ins w:id="2658" w:author="Copy Editor" w:date="2026-10-05T14:14:00Z" w16du:dateUtc="2026-10-05T11:14:00Z"/>
        </w:rPr>
      </w:pPr>
      <w:r>
        <w:t xml:space="preserve">The door bursts </w:t>
      </w:r>
      <w:r w:rsidR="00CB1EF2">
        <w:t>open, and</w:t>
      </w:r>
      <w:r>
        <w:t xml:space="preserve"> Dad flounces </w:t>
      </w:r>
      <w:r w:rsidR="00CB1EF2">
        <w:t>in.</w:t>
      </w:r>
      <w:r>
        <w:t xml:space="preserve"> </w:t>
      </w:r>
    </w:p>
    <w:p w14:paraId="2BAE14BA" w14:textId="056DE4B9" w:rsidR="003F00BD" w:rsidRDefault="004032BE">
      <w:pPr>
        <w:pStyle w:val="bCHARACTER"/>
        <w:pPrChange w:id="2659" w:author="Copy Editor" w:date="2026-10-05T14:14:00Z" w16du:dateUtc="2026-10-05T11:14:00Z">
          <w:pPr>
            <w:pStyle w:val="body"/>
          </w:pPr>
        </w:pPrChange>
      </w:pPr>
      <w:ins w:id="2660" w:author="Copy Editor" w:date="2026-10-05T14:14:00Z">
        <w:r w:rsidRPr="004032BE">
          <w:t>DAD</w:t>
        </w:r>
      </w:ins>
    </w:p>
    <w:p w14:paraId="3150BED7" w14:textId="77777777" w:rsidR="007A755B" w:rsidRDefault="007C0FF3" w:rsidP="004B3D80">
      <w:pPr>
        <w:pStyle w:val="bdialogue"/>
        <w:rPr>
          <w:ins w:id="2661" w:author="Copy Editor" w:date="2026-10-05T14:14:00Z" w16du:dateUtc="2026-10-05T11:14:00Z"/>
        </w:rPr>
      </w:pPr>
      <w:del w:id="2662" w:author="Copy Editor" w:date="2026-10-05T14:14:00Z" w16du:dateUtc="2026-10-05T11:14:00Z">
        <w:r w:rsidDel="004032BE">
          <w:delText>“</w:delText>
        </w:r>
      </w:del>
      <w:r>
        <w:t>Well, how do you like Cirencester then?</w:t>
      </w:r>
      <w:del w:id="2663" w:author="Copy Editor" w:date="2026-10-05T14:14:00Z" w16du:dateUtc="2026-10-05T11:14:00Z">
        <w:r w:rsidDel="004032BE">
          <w:delText xml:space="preserve">” </w:delText>
        </w:r>
      </w:del>
    </w:p>
    <w:p w14:paraId="478A21DB" w14:textId="13BAD014" w:rsidR="004032BE" w:rsidRDefault="004032BE" w:rsidP="004032BE">
      <w:pPr>
        <w:pStyle w:val="body"/>
        <w:rPr>
          <w:ins w:id="2664" w:author="Copy Editor" w:date="2026-10-05T14:15:00Z" w16du:dateUtc="2026-10-05T11:15:00Z"/>
        </w:rPr>
      </w:pPr>
      <w:ins w:id="2665" w:author="Copy Editor" w:date="2026-10-05T14:14:00Z">
        <w:r w:rsidRPr="004032BE">
          <w:t>Richard looks at him.</w:t>
        </w:r>
      </w:ins>
    </w:p>
    <w:p w14:paraId="3D1548F3" w14:textId="7AA47251" w:rsidR="00B737E7" w:rsidRDefault="00B737E7">
      <w:pPr>
        <w:pStyle w:val="bCHARACTER"/>
        <w:pPrChange w:id="2666" w:author="Copy Editor" w:date="2026-10-05T14:15:00Z" w16du:dateUtc="2026-10-05T11:15:00Z">
          <w:pPr>
            <w:pStyle w:val="bdialogue"/>
          </w:pPr>
        </w:pPrChange>
      </w:pPr>
      <w:ins w:id="2667" w:author="Copy Editor" w:date="2026-10-05T14:15:00Z">
        <w:r w:rsidRPr="00B737E7">
          <w:t>RICHARD</w:t>
        </w:r>
      </w:ins>
    </w:p>
    <w:p w14:paraId="40C47BF8" w14:textId="71C03D41" w:rsidR="007A755B" w:rsidRDefault="007C0FF3">
      <w:pPr>
        <w:pStyle w:val="bbodybeforebeat"/>
        <w:pPrChange w:id="2668" w:author="Copy Editor" w:date="2026-10-05T14:15:00Z" w16du:dateUtc="2026-10-05T11:15:00Z">
          <w:pPr>
            <w:pStyle w:val="bdialogue"/>
          </w:pPr>
        </w:pPrChange>
      </w:pPr>
      <w:del w:id="2669" w:author="Copy Editor" w:date="2026-10-05T14:15:00Z" w16du:dateUtc="2026-10-05T11:15:00Z">
        <w:r w:rsidDel="00B737E7">
          <w:delText>“</w:delText>
        </w:r>
      </w:del>
      <w:r>
        <w:t xml:space="preserve">I hate </w:t>
      </w:r>
      <w:r w:rsidR="00E665D5">
        <w:t>it.</w:t>
      </w:r>
      <w:ins w:id="2670" w:author="Copy Editor" w:date="2026-10-05T14:15:00Z" w16du:dateUtc="2026-10-05T11:15:00Z">
        <w:r w:rsidR="00B737E7">
          <w:br/>
          <w:t>(A beat)</w:t>
        </w:r>
      </w:ins>
      <w:del w:id="2671" w:author="Copy Editor" w:date="2026-10-05T14:15:00Z" w16du:dateUtc="2026-10-05T11:15:00Z">
        <w:r w:rsidR="00E665D5" w:rsidDel="00B737E7">
          <w:delText xml:space="preserve">" </w:delText>
        </w:r>
      </w:del>
    </w:p>
    <w:p w14:paraId="784D373E" w14:textId="77777777" w:rsidR="00B737E7" w:rsidRDefault="007C0FF3" w:rsidP="00B737E7">
      <w:pPr>
        <w:pStyle w:val="bdialogue"/>
        <w:rPr>
          <w:ins w:id="2672" w:author="Copy Editor" w:date="2026-10-05T14:15:00Z" w16du:dateUtc="2026-10-05T11:15:00Z"/>
        </w:rPr>
      </w:pPr>
      <w:r>
        <w:t xml:space="preserve">Even I was surprised at the venom in my </w:t>
      </w:r>
      <w:r w:rsidR="00E665D5">
        <w:t>voice.</w:t>
      </w:r>
    </w:p>
    <w:p w14:paraId="785D20BB" w14:textId="77777777" w:rsidR="00C23BAD" w:rsidRPr="00C23BAD" w:rsidRDefault="00C23BAD">
      <w:pPr>
        <w:pStyle w:val="body"/>
        <w:rPr>
          <w:ins w:id="2673" w:author="Copy Editor" w:date="2026-10-05T14:15:00Z"/>
          <w:lang w:val="en-US"/>
        </w:rPr>
        <w:pPrChange w:id="2674" w:author="Copy Editor" w:date="2026-10-05T14:16:00Z" w16du:dateUtc="2026-10-05T11:16:00Z">
          <w:pPr>
            <w:pStyle w:val="bdialogue"/>
          </w:pPr>
        </w:pPrChange>
      </w:pPr>
      <w:ins w:id="2675" w:author="Copy Editor" w:date="2026-10-05T14:15:00Z">
        <w:r w:rsidRPr="00C23BAD">
          <w:rPr>
            <w:lang w:val="en-US"/>
          </w:rPr>
          <w:t>Dad looks crestfallen.</w:t>
        </w:r>
      </w:ins>
    </w:p>
    <w:p w14:paraId="27BD8F5C" w14:textId="77777777" w:rsidR="00C23BAD" w:rsidRPr="00C23BAD" w:rsidRDefault="00C23BAD">
      <w:pPr>
        <w:pStyle w:val="body"/>
        <w:rPr>
          <w:ins w:id="2676" w:author="Copy Editor" w:date="2026-10-05T14:15:00Z"/>
          <w:lang w:val="en-US"/>
        </w:rPr>
        <w:pPrChange w:id="2677" w:author="Copy Editor" w:date="2026-10-05T14:16:00Z" w16du:dateUtc="2026-10-05T11:16:00Z">
          <w:pPr>
            <w:pStyle w:val="bdialogue"/>
          </w:pPr>
        </w:pPrChange>
      </w:pPr>
      <w:ins w:id="2678" w:author="Copy Editor" w:date="2026-10-05T14:15:00Z">
        <w:r w:rsidRPr="00C23BAD">
          <w:rPr>
            <w:lang w:val="en-US"/>
          </w:rPr>
          <w:t>He leaves.</w:t>
        </w:r>
      </w:ins>
    </w:p>
    <w:p w14:paraId="297403D7" w14:textId="43F526DC" w:rsidR="00B737E7" w:rsidRDefault="00E665D5">
      <w:pPr>
        <w:pStyle w:val="bCHARACTER"/>
        <w:rPr>
          <w:ins w:id="2679" w:author="Copy Editor" w:date="2026-10-05T14:15:00Z" w16du:dateUtc="2026-10-05T11:15:00Z"/>
        </w:rPr>
        <w:pPrChange w:id="2680" w:author="Copy Editor" w:date="2026-10-05T14:16:00Z" w16du:dateUtc="2026-10-05T11:16:00Z">
          <w:pPr>
            <w:pStyle w:val="body"/>
          </w:pPr>
        </w:pPrChange>
      </w:pPr>
      <w:r>
        <w:t xml:space="preserve"> </w:t>
      </w:r>
      <w:ins w:id="2681" w:author="Copy Editor" w:date="2026-10-05T14:16:00Z">
        <w:r w:rsidR="00C23BAD" w:rsidRPr="00C23BAD">
          <w:t>RICHARD (V.O.)</w:t>
        </w:r>
      </w:ins>
    </w:p>
    <w:p w14:paraId="1320B4FC" w14:textId="77777777" w:rsidR="00C23BAD" w:rsidRDefault="007C0FF3" w:rsidP="00C23BAD">
      <w:pPr>
        <w:pStyle w:val="bdialogue"/>
        <w:rPr>
          <w:ins w:id="2682" w:author="Copy Editor" w:date="2026-10-05T14:16:00Z" w16du:dateUtc="2026-10-05T11:16:00Z"/>
        </w:rPr>
      </w:pPr>
      <w:r>
        <w:t xml:space="preserve">He looks </w:t>
      </w:r>
      <w:r w:rsidR="00E665D5">
        <w:t>crestfallen and</w:t>
      </w:r>
      <w:r>
        <w:t xml:space="preserve"> departs</w:t>
      </w:r>
      <w:ins w:id="2683" w:author="Copy Editor" w:date="2026-10-05T14:16:00Z" w16du:dateUtc="2026-10-05T11:16:00Z">
        <w:r w:rsidR="00C23BAD">
          <w:t>.</w:t>
        </w:r>
      </w:ins>
    </w:p>
    <w:p w14:paraId="718F6E6B" w14:textId="77777777" w:rsidR="00415060" w:rsidRPr="00415060" w:rsidRDefault="00415060">
      <w:pPr>
        <w:pStyle w:val="aSCENEHEAD"/>
        <w:rPr>
          <w:ins w:id="2684" w:author="Copy Editor" w:date="2026-10-05T14:16:00Z"/>
          <w:lang w:val="en-US"/>
        </w:rPr>
        <w:pPrChange w:id="2685" w:author="Copy Editor" w:date="2026-10-05T14:16:00Z" w16du:dateUtc="2026-10-05T11:16:00Z">
          <w:pPr>
            <w:pStyle w:val="bdialogue"/>
          </w:pPr>
        </w:pPrChange>
      </w:pPr>
      <w:ins w:id="2686" w:author="Copy Editor" w:date="2026-10-05T14:16:00Z">
        <w:r w:rsidRPr="00415060">
          <w:rPr>
            <w:lang w:val="en-US"/>
          </w:rPr>
          <w:t>INT. FAMILY HOME – DINING ROOM – LATER</w:t>
        </w:r>
      </w:ins>
    </w:p>
    <w:p w14:paraId="268BF45C" w14:textId="77777777" w:rsidR="00415060" w:rsidRPr="00415060" w:rsidRDefault="00415060">
      <w:pPr>
        <w:pStyle w:val="body"/>
        <w:rPr>
          <w:ins w:id="2687" w:author="Copy Editor" w:date="2026-10-05T14:16:00Z"/>
          <w:lang w:val="en-US"/>
        </w:rPr>
        <w:pPrChange w:id="2688" w:author="Copy Editor" w:date="2026-10-05T14:16:00Z" w16du:dateUtc="2026-10-05T11:16:00Z">
          <w:pPr>
            <w:pStyle w:val="bdialogue"/>
          </w:pPr>
        </w:pPrChange>
      </w:pPr>
      <w:ins w:id="2689" w:author="Copy Editor" w:date="2026-10-05T14:16:00Z">
        <w:r w:rsidRPr="00415060">
          <w:rPr>
            <w:lang w:val="en-US"/>
          </w:rPr>
          <w:t>Richard remains alone.</w:t>
        </w:r>
      </w:ins>
    </w:p>
    <w:p w14:paraId="3CAC4231" w14:textId="77777777" w:rsidR="00415060" w:rsidRDefault="00415060" w:rsidP="00415060">
      <w:pPr>
        <w:pStyle w:val="bCHARACTER"/>
        <w:rPr>
          <w:ins w:id="2690" w:author="Copy Editor" w:date="2026-10-05T14:16:00Z" w16du:dateUtc="2026-10-05T11:16:00Z"/>
        </w:rPr>
      </w:pPr>
      <w:ins w:id="2691" w:author="Copy Editor" w:date="2026-10-05T14:16:00Z" w16du:dateUtc="2026-10-05T11:16:00Z">
        <w:r w:rsidRPr="00C23BAD">
          <w:t>RICHARD (V.O.)</w:t>
        </w:r>
      </w:ins>
    </w:p>
    <w:p w14:paraId="59886A7B" w14:textId="77777777" w:rsidR="00415060" w:rsidRDefault="007C0FF3">
      <w:pPr>
        <w:pStyle w:val="bbodybeforebeat"/>
        <w:rPr>
          <w:ins w:id="2692" w:author="Copy Editor" w:date="2026-10-05T14:17:00Z" w16du:dateUtc="2026-10-05T11:17:00Z"/>
        </w:rPr>
        <w:pPrChange w:id="2693" w:author="Copy Editor" w:date="2026-10-05T14:17:00Z" w16du:dateUtc="2026-10-05T11:17:00Z">
          <w:pPr>
            <w:pStyle w:val="body"/>
          </w:pPr>
        </w:pPrChange>
      </w:pPr>
      <w:del w:id="2694" w:author="Copy Editor" w:date="2026-10-05T14:16:00Z" w16du:dateUtc="2026-10-05T11:16:00Z">
        <w:r w:rsidDel="00C23BAD">
          <w:delText xml:space="preserve">, </w:delText>
        </w:r>
        <w:r w:rsidDel="00415060">
          <w:delText>and f</w:delText>
        </w:r>
      </w:del>
      <w:ins w:id="2695" w:author="Copy Editor" w:date="2026-10-05T14:16:00Z" w16du:dateUtc="2026-10-05T11:16:00Z">
        <w:r w:rsidR="00415060">
          <w:t>F</w:t>
        </w:r>
      </w:ins>
      <w:r>
        <w:t xml:space="preserve">rom then until his dying </w:t>
      </w:r>
      <w:r w:rsidR="00E665D5">
        <w:t>day,</w:t>
      </w:r>
      <w:r>
        <w:t xml:space="preserve"> he never made any attempt to talk it </w:t>
      </w:r>
      <w:r w:rsidR="00E665D5">
        <w:t>through or</w:t>
      </w:r>
      <w:r>
        <w:t xml:space="preserve"> find out what had gone wrong or </w:t>
      </w:r>
      <w:r w:rsidR="00B83013">
        <w:t xml:space="preserve">why. </w:t>
      </w:r>
    </w:p>
    <w:p w14:paraId="2BC3AFAA" w14:textId="2C8B0E70" w:rsidR="00362656" w:rsidRDefault="00362656">
      <w:pPr>
        <w:pStyle w:val="baparenthisis"/>
        <w:rPr>
          <w:ins w:id="2696" w:author="Copy Editor" w:date="2026-10-05T14:17:00Z" w16du:dateUtc="2026-10-05T11:17:00Z"/>
        </w:rPr>
        <w:pPrChange w:id="2697" w:author="Copy Editor" w:date="2026-10-05T14:17:00Z" w16du:dateUtc="2026-10-05T11:17:00Z">
          <w:pPr>
            <w:pStyle w:val="body"/>
          </w:pPr>
        </w:pPrChange>
      </w:pPr>
      <w:ins w:id="2698" w:author="Copy Editor" w:date="2026-10-05T14:17:00Z" w16du:dateUtc="2026-10-05T11:17:00Z">
        <w:r>
          <w:t>(</w:t>
        </w:r>
      </w:ins>
      <w:ins w:id="2699" w:author="Copy Editor" w:date="2026-10-05T14:17:00Z">
        <w:r w:rsidRPr="00362656">
          <w:t>A beat.</w:t>
        </w:r>
      </w:ins>
      <w:ins w:id="2700" w:author="Copy Editor" w:date="2026-10-05T14:17:00Z" w16du:dateUtc="2026-10-05T11:17:00Z">
        <w:r>
          <w:t>)</w:t>
        </w:r>
      </w:ins>
    </w:p>
    <w:p w14:paraId="6D937BC4" w14:textId="77777777" w:rsidR="00362656" w:rsidRDefault="007C0FF3" w:rsidP="00362656">
      <w:pPr>
        <w:pStyle w:val="bdialogue"/>
        <w:rPr>
          <w:ins w:id="2701" w:author="Copy Editor" w:date="2026-10-05T14:17:00Z" w16du:dateUtc="2026-10-05T11:17:00Z"/>
        </w:rPr>
      </w:pPr>
      <w:r>
        <w:t xml:space="preserve">Not that it would have done any </w:t>
      </w:r>
      <w:r w:rsidR="00B83013">
        <w:t>good</w:t>
      </w:r>
      <w:ins w:id="2702" w:author="Copy Editor" w:date="2026-10-05T14:17:00Z" w16du:dateUtc="2026-10-05T11:17:00Z">
        <w:r w:rsidR="00362656">
          <w:t>.</w:t>
        </w:r>
      </w:ins>
    </w:p>
    <w:p w14:paraId="324DB468" w14:textId="77777777" w:rsidR="00362656" w:rsidRDefault="00B83013">
      <w:pPr>
        <w:pStyle w:val="bbodybeforebeat"/>
        <w:rPr>
          <w:ins w:id="2703" w:author="Copy Editor" w:date="2026-10-05T14:18:00Z" w16du:dateUtc="2026-10-05T11:18:00Z"/>
        </w:rPr>
        <w:pPrChange w:id="2704" w:author="Copy Editor" w:date="2026-10-05T14:18:00Z" w16du:dateUtc="2026-10-05T11:18:00Z">
          <w:pPr>
            <w:pStyle w:val="bdialogue"/>
          </w:pPr>
        </w:pPrChange>
      </w:pPr>
      <w:del w:id="2705" w:author="Copy Editor" w:date="2026-10-05T14:17:00Z" w16du:dateUtc="2026-10-05T11:17:00Z">
        <w:r w:rsidDel="00362656">
          <w:delText>;</w:delText>
        </w:r>
        <w:r w:rsidR="007C0FF3" w:rsidDel="00362656">
          <w:delText xml:space="preserve"> </w:delText>
        </w:r>
      </w:del>
      <w:r w:rsidR="007C0FF3">
        <w:t xml:space="preserve">I had </w:t>
      </w:r>
      <w:r w:rsidR="009C426A">
        <w:t>learned</w:t>
      </w:r>
      <w:r w:rsidR="007C0FF3">
        <w:t xml:space="preserve"> a long time before that I had to say whatever he wanted to </w:t>
      </w:r>
      <w:r>
        <w:t>hear,</w:t>
      </w:r>
      <w:r w:rsidR="007C0FF3">
        <w:t xml:space="preserve"> or he’d get angry and blame it all on </w:t>
      </w:r>
      <w:r>
        <w:t xml:space="preserve">me. </w:t>
      </w:r>
      <w:r w:rsidR="007C0FF3">
        <w:t xml:space="preserve">If I didn’t know </w:t>
      </w:r>
      <w:r w:rsidR="007C0FF3">
        <w:lastRenderedPageBreak/>
        <w:t xml:space="preserve">what he wanted to </w:t>
      </w:r>
      <w:r>
        <w:t>hear, it would be</w:t>
      </w:r>
      <w:r w:rsidR="007C0FF3">
        <w:t xml:space="preserve"> better to keep quiet and say </w:t>
      </w:r>
      <w:r>
        <w:t>nothing</w:t>
      </w:r>
      <w:ins w:id="2706" w:author="Copy Editor" w:date="2026-10-05T14:17:00Z" w16du:dateUtc="2026-10-05T11:17:00Z">
        <w:r w:rsidR="00362656">
          <w:t>.</w:t>
        </w:r>
      </w:ins>
    </w:p>
    <w:p w14:paraId="0A4756A0" w14:textId="77777777" w:rsidR="007631BF" w:rsidRDefault="007631BF" w:rsidP="007631BF">
      <w:pPr>
        <w:pStyle w:val="baparenthisis"/>
        <w:rPr>
          <w:ins w:id="2707" w:author="Copy Editor" w:date="2026-10-05T14:18:00Z" w16du:dateUtc="2026-10-05T11:18:00Z"/>
        </w:rPr>
      </w:pPr>
      <w:ins w:id="2708" w:author="Copy Editor" w:date="2026-10-05T14:18:00Z" w16du:dateUtc="2026-10-05T11:18:00Z">
        <w:r>
          <w:t>(</w:t>
        </w:r>
        <w:r w:rsidRPr="00362656">
          <w:t>A beat.</w:t>
        </w:r>
        <w:r>
          <w:t>)</w:t>
        </w:r>
      </w:ins>
    </w:p>
    <w:p w14:paraId="5E4BDC44" w14:textId="618BB1E2" w:rsidR="003439BF" w:rsidRDefault="00B83013" w:rsidP="00362656">
      <w:pPr>
        <w:pStyle w:val="bdialogue"/>
        <w:rPr>
          <w:ins w:id="2709" w:author="Copy Editor" w:date="2026-10-05T14:18:00Z" w16du:dateUtc="2026-10-05T11:18:00Z"/>
        </w:rPr>
      </w:pPr>
      <w:del w:id="2710" w:author="Copy Editor" w:date="2026-10-05T14:17:00Z" w16du:dateUtc="2026-10-05T11:17:00Z">
        <w:r w:rsidDel="00362656">
          <w:delText>;</w:delText>
        </w:r>
        <w:r w:rsidR="007C0FF3" w:rsidDel="00362656">
          <w:delText xml:space="preserve"> </w:delText>
        </w:r>
      </w:del>
      <w:del w:id="2711" w:author="Copy Editor" w:date="2026-10-05T14:18:00Z" w16du:dateUtc="2026-10-05T11:18:00Z">
        <w:r w:rsidR="007C0FF3" w:rsidDel="00362656">
          <w:delText>t</w:delText>
        </w:r>
      </w:del>
      <w:ins w:id="2712" w:author="Copy Editor" w:date="2026-10-05T14:18:00Z" w16du:dateUtc="2026-10-05T11:18:00Z">
        <w:r w:rsidR="00362656">
          <w:t>T</w:t>
        </w:r>
      </w:ins>
      <w:r w:rsidR="007C0FF3">
        <w:t>rying to guess never worked.</w:t>
      </w:r>
    </w:p>
    <w:p w14:paraId="2530BA69" w14:textId="77777777" w:rsidR="007631BF" w:rsidRPr="007631BF" w:rsidRDefault="007631BF">
      <w:pPr>
        <w:pStyle w:val="aSCENEHEAD"/>
        <w:rPr>
          <w:ins w:id="2713" w:author="Copy Editor" w:date="2026-10-05T14:18:00Z"/>
          <w:lang w:val="en-US"/>
        </w:rPr>
        <w:pPrChange w:id="2714" w:author="Copy Editor" w:date="2026-10-05T14:18:00Z" w16du:dateUtc="2026-10-05T11:18:00Z">
          <w:pPr>
            <w:pStyle w:val="bdialogue"/>
          </w:pPr>
        </w:pPrChange>
      </w:pPr>
      <w:ins w:id="2715" w:author="Copy Editor" w:date="2026-10-05T14:18:00Z">
        <w:r w:rsidRPr="007631BF">
          <w:rPr>
            <w:lang w:val="en-US"/>
          </w:rPr>
          <w:t>INT. ROYAL AGRICULTURAL COLLEGE – EXAMINATION ROOM – DAY</w:t>
        </w:r>
      </w:ins>
    </w:p>
    <w:p w14:paraId="596C1912" w14:textId="77777777" w:rsidR="007631BF" w:rsidRPr="007631BF" w:rsidRDefault="007631BF">
      <w:pPr>
        <w:pStyle w:val="body"/>
        <w:rPr>
          <w:ins w:id="2716" w:author="Copy Editor" w:date="2026-10-05T14:18:00Z"/>
          <w:lang w:val="en-US"/>
        </w:rPr>
        <w:pPrChange w:id="2717" w:author="Copy Editor" w:date="2026-10-05T14:18:00Z" w16du:dateUtc="2026-10-05T11:18:00Z">
          <w:pPr>
            <w:pStyle w:val="bdialogue"/>
          </w:pPr>
        </w:pPrChange>
      </w:pPr>
      <w:ins w:id="2718" w:author="Copy Editor" w:date="2026-10-05T14:18:00Z">
        <w:r w:rsidRPr="007631BF">
          <w:rPr>
            <w:lang w:val="en-US"/>
          </w:rPr>
          <w:t>Richard sits an examination.</w:t>
        </w:r>
      </w:ins>
    </w:p>
    <w:p w14:paraId="269EFE7C" w14:textId="77777777" w:rsidR="007631BF" w:rsidRPr="007631BF" w:rsidRDefault="007631BF">
      <w:pPr>
        <w:pStyle w:val="bCHARACTER"/>
        <w:rPr>
          <w:ins w:id="2719" w:author="Copy Editor" w:date="2026-10-05T14:19:00Z"/>
        </w:rPr>
        <w:pPrChange w:id="2720" w:author="Copy Editor" w:date="2026-10-05T14:19:00Z" w16du:dateUtc="2026-10-05T11:19:00Z">
          <w:pPr>
            <w:pStyle w:val="bdialogue"/>
          </w:pPr>
        </w:pPrChange>
      </w:pPr>
      <w:ins w:id="2721" w:author="Copy Editor" w:date="2026-10-05T14:19:00Z">
        <w:r w:rsidRPr="007631BF">
          <w:t>RICHARD (V.O.)</w:t>
        </w:r>
      </w:ins>
    </w:p>
    <w:p w14:paraId="1C718AFC" w14:textId="0556ECC5" w:rsidR="007631BF" w:rsidDel="007631BF" w:rsidRDefault="007631BF">
      <w:pPr>
        <w:pStyle w:val="bdialogue"/>
        <w:rPr>
          <w:del w:id="2722" w:author="Copy Editor" w:date="2026-10-05T14:19:00Z" w16du:dateUtc="2026-10-05T11:19:00Z"/>
        </w:rPr>
        <w:pPrChange w:id="2723" w:author="Copy Editor" w:date="2026-10-05T14:17:00Z" w16du:dateUtc="2026-10-05T11:17:00Z">
          <w:pPr>
            <w:pStyle w:val="body"/>
          </w:pPr>
        </w:pPrChange>
      </w:pPr>
    </w:p>
    <w:p w14:paraId="795F1751" w14:textId="76497455" w:rsidR="00D40DB9" w:rsidRPr="00C30808" w:rsidRDefault="007C0FF3">
      <w:pPr>
        <w:pStyle w:val="bdialogue"/>
        <w:rPr>
          <w:ins w:id="2724" w:author="Copy Editor" w:date="2026-10-05T14:20:00Z" w16du:dateUtc="2026-10-05T11:20:00Z"/>
          <w:rPrChange w:id="2725" w:author="Copy Editor" w:date="2026-10-05T14:21:00Z" w16du:dateUtc="2026-10-05T11:21:00Z">
            <w:rPr>
              <w:ins w:id="2726" w:author="Copy Editor" w:date="2026-10-05T14:20:00Z" w16du:dateUtc="2026-10-05T11:20:00Z"/>
              <w:lang w:val="en-US"/>
            </w:rPr>
          </w:rPrChange>
        </w:rPr>
        <w:pPrChange w:id="2727" w:author="Copy Editor" w:date="2026-10-05T14:21:00Z" w16du:dateUtc="2026-10-05T11:21:00Z">
          <w:pPr>
            <w:pStyle w:val="aSCENEHEAD"/>
          </w:pPr>
        </w:pPrChange>
      </w:pPr>
      <w:r>
        <w:t>Failing all my exams I was thrown out at the end of the first year</w:t>
      </w:r>
      <w:ins w:id="2728" w:author="Copy Editor" w:date="2026-10-05T14:20:00Z" w16du:dateUtc="2026-10-05T11:20:00Z">
        <w:r w:rsidR="00F03D3C">
          <w:t>.</w:t>
        </w:r>
      </w:ins>
    </w:p>
    <w:p w14:paraId="5A895A5A" w14:textId="378EB914" w:rsidR="00D40DB9" w:rsidRPr="00D40DB9" w:rsidRDefault="00D40DB9">
      <w:pPr>
        <w:pStyle w:val="aSCENEHEAD"/>
        <w:rPr>
          <w:ins w:id="2729" w:author="Copy Editor" w:date="2026-10-05T14:20:00Z"/>
          <w:lang w:val="en-US"/>
        </w:rPr>
        <w:pPrChange w:id="2730" w:author="Copy Editor" w:date="2026-10-05T14:20:00Z" w16du:dateUtc="2026-10-05T11:20:00Z">
          <w:pPr>
            <w:pStyle w:val="bdialogue"/>
          </w:pPr>
        </w:pPrChange>
      </w:pPr>
      <w:ins w:id="2731" w:author="Copy Editor" w:date="2026-10-05T14:20:00Z">
        <w:r w:rsidRPr="00D40DB9">
          <w:rPr>
            <w:lang w:val="en-US"/>
          </w:rPr>
          <w:t>EXT. ROYAL AGRICULTURAL COLLEGE – DAY</w:t>
        </w:r>
      </w:ins>
    </w:p>
    <w:p w14:paraId="625C0AA1" w14:textId="77777777" w:rsidR="00D40DB9" w:rsidRPr="00D40DB9" w:rsidRDefault="00D40DB9">
      <w:pPr>
        <w:pStyle w:val="body"/>
        <w:rPr>
          <w:ins w:id="2732" w:author="Copy Editor" w:date="2026-10-05T14:20:00Z"/>
          <w:lang w:val="en-US"/>
        </w:rPr>
        <w:pPrChange w:id="2733" w:author="Copy Editor" w:date="2026-10-05T14:21:00Z" w16du:dateUtc="2026-10-05T11:21:00Z">
          <w:pPr>
            <w:pStyle w:val="bdialogue"/>
          </w:pPr>
        </w:pPrChange>
      </w:pPr>
      <w:ins w:id="2734" w:author="Copy Editor" w:date="2026-10-05T14:20:00Z">
        <w:r w:rsidRPr="00D40DB9">
          <w:rPr>
            <w:lang w:val="en-US"/>
          </w:rPr>
          <w:t>Richard leaves the college.</w:t>
        </w:r>
      </w:ins>
    </w:p>
    <w:p w14:paraId="6A6659D7" w14:textId="77777777" w:rsidR="00C30808" w:rsidRPr="00C30808" w:rsidRDefault="00C30808">
      <w:pPr>
        <w:pStyle w:val="bCHARACTER"/>
        <w:rPr>
          <w:ins w:id="2735" w:author="Copy Editor" w:date="2026-10-05T14:21:00Z"/>
        </w:rPr>
        <w:pPrChange w:id="2736" w:author="Copy Editor" w:date="2026-10-05T14:21:00Z" w16du:dateUtc="2026-10-05T11:21:00Z">
          <w:pPr>
            <w:pStyle w:val="bdialogue"/>
          </w:pPr>
        </w:pPrChange>
      </w:pPr>
      <w:ins w:id="2737" w:author="Copy Editor" w:date="2026-10-05T14:21:00Z">
        <w:r w:rsidRPr="00C30808">
          <w:t>RICHARD (V.O.)</w:t>
        </w:r>
      </w:ins>
    </w:p>
    <w:p w14:paraId="25912A1E" w14:textId="77777777" w:rsidR="00C30808" w:rsidRDefault="007C0FF3" w:rsidP="007631BF">
      <w:pPr>
        <w:pStyle w:val="bdialogue"/>
        <w:rPr>
          <w:ins w:id="2738" w:author="Copy Editor" w:date="2026-10-05T14:22:00Z" w16du:dateUtc="2026-10-05T11:22:00Z"/>
        </w:rPr>
      </w:pPr>
      <w:del w:id="2739" w:author="Copy Editor" w:date="2026-10-05T14:20:00Z" w16du:dateUtc="2026-10-05T11:20:00Z">
        <w:r w:rsidDel="00D40DB9">
          <w:delText xml:space="preserve"> and</w:delText>
        </w:r>
      </w:del>
      <w:ins w:id="2740" w:author="Copy Editor" w:date="2026-10-05T14:20:00Z" w16du:dateUtc="2026-10-05T11:20:00Z">
        <w:r w:rsidR="00D40DB9">
          <w:t>He</w:t>
        </w:r>
      </w:ins>
      <w:r>
        <w:t xml:space="preserve"> went home with my tail firmly clamped between my </w:t>
      </w:r>
      <w:r w:rsidR="00B83013">
        <w:t xml:space="preserve">legs. </w:t>
      </w:r>
    </w:p>
    <w:p w14:paraId="4B0B79BB" w14:textId="77777777" w:rsidR="00C16634" w:rsidRPr="00C16634" w:rsidRDefault="00C16634">
      <w:pPr>
        <w:pStyle w:val="aSCENEHEAD"/>
        <w:rPr>
          <w:ins w:id="2741" w:author="Copy Editor" w:date="2026-10-05T14:22:00Z"/>
          <w:lang w:val="en-US"/>
        </w:rPr>
        <w:pPrChange w:id="2742" w:author="Copy Editor" w:date="2026-10-05T14:22:00Z" w16du:dateUtc="2026-10-05T11:22:00Z">
          <w:pPr>
            <w:pStyle w:val="bdialogue"/>
          </w:pPr>
        </w:pPrChange>
      </w:pPr>
      <w:ins w:id="2743" w:author="Copy Editor" w:date="2026-10-05T14:22:00Z">
        <w:r w:rsidRPr="00C16634">
          <w:rPr>
            <w:lang w:val="en-US"/>
          </w:rPr>
          <w:t>INT. FAMILY HOME – DAY</w:t>
        </w:r>
      </w:ins>
    </w:p>
    <w:p w14:paraId="1249D0E1" w14:textId="77777777" w:rsidR="00C16634" w:rsidRPr="00C16634" w:rsidRDefault="00C16634">
      <w:pPr>
        <w:pStyle w:val="body"/>
        <w:rPr>
          <w:ins w:id="2744" w:author="Copy Editor" w:date="2026-10-05T14:22:00Z"/>
          <w:lang w:val="en-US"/>
        </w:rPr>
        <w:pPrChange w:id="2745" w:author="Copy Editor" w:date="2026-10-05T14:22:00Z" w16du:dateUtc="2026-10-05T11:22:00Z">
          <w:pPr>
            <w:pStyle w:val="bdialogue"/>
          </w:pPr>
        </w:pPrChange>
      </w:pPr>
      <w:ins w:id="2746" w:author="Copy Editor" w:date="2026-10-05T14:22:00Z">
        <w:r w:rsidRPr="00C16634">
          <w:rPr>
            <w:lang w:val="en-US"/>
          </w:rPr>
          <w:t>Richard sits quietly.</w:t>
        </w:r>
      </w:ins>
    </w:p>
    <w:p w14:paraId="123370E9" w14:textId="213A0518" w:rsidR="00C16634" w:rsidRDefault="00C16634">
      <w:pPr>
        <w:pStyle w:val="bCHARACTER"/>
        <w:rPr>
          <w:ins w:id="2747" w:author="Copy Editor" w:date="2026-10-05T14:21:00Z" w16du:dateUtc="2026-10-05T11:21:00Z"/>
        </w:rPr>
        <w:pPrChange w:id="2748" w:author="Copy Editor" w:date="2026-10-05T14:22:00Z" w16du:dateUtc="2026-10-05T11:22:00Z">
          <w:pPr>
            <w:pStyle w:val="bdialogue"/>
          </w:pPr>
        </w:pPrChange>
      </w:pPr>
      <w:ins w:id="2749" w:author="Copy Editor" w:date="2026-10-05T14:22:00Z">
        <w:r w:rsidRPr="00C16634">
          <w:t>RICHARD (V.O.)</w:t>
        </w:r>
      </w:ins>
    </w:p>
    <w:p w14:paraId="3BEB303E" w14:textId="77777777" w:rsidR="004060D7" w:rsidRDefault="007C0FF3">
      <w:pPr>
        <w:pStyle w:val="bbodybeforebeat"/>
        <w:rPr>
          <w:ins w:id="2750" w:author="Copy Editor" w:date="2026-10-05T14:23:00Z" w16du:dateUtc="2026-10-05T11:23:00Z"/>
        </w:rPr>
        <w:pPrChange w:id="2751" w:author="Copy Editor" w:date="2026-10-05T14:23:00Z" w16du:dateUtc="2026-10-05T11:23:00Z">
          <w:pPr>
            <w:pStyle w:val="baparenthisis"/>
          </w:pPr>
        </w:pPrChange>
      </w:pPr>
      <w:r>
        <w:t>My brother had a degree in veterinary medicine</w:t>
      </w:r>
      <w:ins w:id="2752" w:author="Copy Editor" w:date="2026-10-05T14:22:00Z" w16du:dateUtc="2026-10-05T11:22:00Z">
        <w:r w:rsidR="00C16634">
          <w:t>.</w:t>
        </w:r>
      </w:ins>
    </w:p>
    <w:p w14:paraId="725AA6DE" w14:textId="420B05D2" w:rsidR="00C16634" w:rsidRDefault="004060D7">
      <w:pPr>
        <w:pStyle w:val="baparenthisis"/>
        <w:rPr>
          <w:ins w:id="2753" w:author="Copy Editor" w:date="2026-10-05T14:22:00Z" w16du:dateUtc="2026-10-05T11:22:00Z"/>
        </w:rPr>
        <w:pPrChange w:id="2754" w:author="Copy Editor" w:date="2026-10-05T14:23:00Z" w16du:dateUtc="2026-10-05T11:23:00Z">
          <w:pPr>
            <w:pStyle w:val="bdialogue"/>
          </w:pPr>
        </w:pPrChange>
      </w:pPr>
      <w:ins w:id="2755" w:author="Copy Editor" w:date="2026-10-05T14:22:00Z" w16du:dateUtc="2026-10-05T11:22:00Z">
        <w:r>
          <w:t>(</w:t>
        </w:r>
      </w:ins>
      <w:ins w:id="2756" w:author="Copy Editor" w:date="2026-10-05T14:22:00Z">
        <w:r w:rsidRPr="004060D7">
          <w:t>A beat.</w:t>
        </w:r>
      </w:ins>
      <w:ins w:id="2757" w:author="Copy Editor" w:date="2026-10-05T14:22:00Z" w16du:dateUtc="2026-10-05T11:22:00Z">
        <w:r>
          <w:t>)</w:t>
        </w:r>
      </w:ins>
    </w:p>
    <w:p w14:paraId="17CD10B9" w14:textId="77777777" w:rsidR="004060D7" w:rsidRDefault="007C0FF3" w:rsidP="007631BF">
      <w:pPr>
        <w:pStyle w:val="bdialogue"/>
        <w:rPr>
          <w:ins w:id="2758" w:author="Copy Editor" w:date="2026-10-05T14:23:00Z" w16du:dateUtc="2026-10-05T11:23:00Z"/>
        </w:rPr>
      </w:pPr>
      <w:del w:id="2759" w:author="Copy Editor" w:date="2026-10-05T14:22:00Z" w16du:dateUtc="2026-10-05T11:22:00Z">
        <w:r w:rsidDel="00C16634">
          <w:delText>, m</w:delText>
        </w:r>
      </w:del>
      <w:ins w:id="2760" w:author="Copy Editor" w:date="2026-10-05T14:22:00Z" w16du:dateUtc="2026-10-05T11:22:00Z">
        <w:r w:rsidR="00C16634">
          <w:t>M</w:t>
        </w:r>
      </w:ins>
      <w:r>
        <w:t>y sister had a degree in maths</w:t>
      </w:r>
      <w:ins w:id="2761" w:author="Copy Editor" w:date="2026-10-05T14:23:00Z" w16du:dateUtc="2026-10-05T11:23:00Z">
        <w:r w:rsidR="004060D7">
          <w:t>.</w:t>
        </w:r>
      </w:ins>
    </w:p>
    <w:p w14:paraId="3908EFDA" w14:textId="658A431D" w:rsidR="007D6172" w:rsidRDefault="007D6172" w:rsidP="007D6172">
      <w:pPr>
        <w:pStyle w:val="body"/>
        <w:rPr>
          <w:ins w:id="2762" w:author="Copy Editor" w:date="2026-10-05T14:23:00Z" w16du:dateUtc="2026-10-05T11:23:00Z"/>
        </w:rPr>
      </w:pPr>
      <w:ins w:id="2763" w:author="Copy Editor" w:date="2026-10-05T14:23:00Z">
        <w:r w:rsidRPr="007D6172">
          <w:t>Richard looks down.</w:t>
        </w:r>
      </w:ins>
    </w:p>
    <w:p w14:paraId="43A7C2A2" w14:textId="77777777" w:rsidR="007D6172" w:rsidRDefault="007D6172" w:rsidP="007D6172">
      <w:pPr>
        <w:pStyle w:val="bCHARACTER"/>
        <w:rPr>
          <w:ins w:id="2764" w:author="Copy Editor" w:date="2026-10-05T14:23:00Z" w16du:dateUtc="2026-10-05T11:23:00Z"/>
        </w:rPr>
      </w:pPr>
      <w:ins w:id="2765" w:author="Copy Editor" w:date="2026-10-05T14:23:00Z" w16du:dateUtc="2026-10-05T11:23:00Z">
        <w:r w:rsidRPr="00C16634">
          <w:t>RICHARD (V.O.)</w:t>
        </w:r>
      </w:ins>
    </w:p>
    <w:p w14:paraId="5A114BE2" w14:textId="77777777" w:rsidR="007D6172" w:rsidRDefault="007C0FF3" w:rsidP="007631BF">
      <w:pPr>
        <w:pStyle w:val="bdialogue"/>
        <w:rPr>
          <w:ins w:id="2766" w:author="Copy Editor" w:date="2026-10-05T14:23:00Z" w16du:dateUtc="2026-10-05T11:23:00Z"/>
        </w:rPr>
      </w:pPr>
      <w:del w:id="2767" w:author="Copy Editor" w:date="2026-10-05T14:23:00Z" w16du:dateUtc="2026-10-05T11:23:00Z">
        <w:r w:rsidDel="004060D7">
          <w:delText>, a</w:delText>
        </w:r>
      </w:del>
      <w:ins w:id="2768" w:author="Copy Editor" w:date="2026-10-05T14:23:00Z" w16du:dateUtc="2026-10-05T11:23:00Z">
        <w:r w:rsidR="004060D7">
          <w:t>A</w:t>
        </w:r>
      </w:ins>
      <w:r>
        <w:t xml:space="preserve">nd I couldn’t even manage an </w:t>
      </w:r>
      <w:r w:rsidR="00B83013">
        <w:t xml:space="preserve">HNC. </w:t>
      </w:r>
    </w:p>
    <w:p w14:paraId="372CDC3F" w14:textId="77777777" w:rsidR="007D6172" w:rsidRDefault="007C0FF3" w:rsidP="007631BF">
      <w:pPr>
        <w:pStyle w:val="bdialogue"/>
        <w:rPr>
          <w:ins w:id="2769" w:author="Copy Editor" w:date="2026-10-05T14:24:00Z" w16du:dateUtc="2026-10-05T11:24:00Z"/>
        </w:rPr>
      </w:pPr>
      <w:r>
        <w:t xml:space="preserve">No wonder I always found it so difficult to win parental </w:t>
      </w:r>
      <w:r w:rsidR="00B83013">
        <w:t xml:space="preserve">approval. </w:t>
      </w:r>
    </w:p>
    <w:p w14:paraId="5E6ECC43" w14:textId="77777777" w:rsidR="002A08BB" w:rsidRPr="002A08BB" w:rsidRDefault="002A08BB">
      <w:pPr>
        <w:pStyle w:val="aSCENEHEAD"/>
        <w:rPr>
          <w:ins w:id="2770" w:author="Copy Editor" w:date="2026-10-05T14:24:00Z"/>
          <w:lang w:val="en-US"/>
        </w:rPr>
        <w:pPrChange w:id="2771" w:author="Copy Editor" w:date="2026-10-05T14:24:00Z" w16du:dateUtc="2026-10-05T11:24:00Z">
          <w:pPr>
            <w:pStyle w:val="bdialogue"/>
          </w:pPr>
        </w:pPrChange>
      </w:pPr>
      <w:ins w:id="2772" w:author="Copy Editor" w:date="2026-10-05T14:24:00Z">
        <w:r w:rsidRPr="002A08BB">
          <w:rPr>
            <w:lang w:val="en-US"/>
          </w:rPr>
          <w:t>INT. FAMILY HOME – DAY</w:t>
        </w:r>
      </w:ins>
    </w:p>
    <w:p w14:paraId="5B9F0DD1" w14:textId="77777777" w:rsidR="002A08BB" w:rsidRPr="002A08BB" w:rsidRDefault="002A08BB">
      <w:pPr>
        <w:pStyle w:val="body"/>
        <w:rPr>
          <w:ins w:id="2773" w:author="Copy Editor" w:date="2026-10-05T14:24:00Z"/>
          <w:lang w:val="en-US"/>
        </w:rPr>
        <w:pPrChange w:id="2774" w:author="Copy Editor" w:date="2026-10-05T14:24:00Z" w16du:dateUtc="2026-10-05T11:24:00Z">
          <w:pPr>
            <w:pStyle w:val="bdialogue"/>
          </w:pPr>
        </w:pPrChange>
      </w:pPr>
      <w:ins w:id="2775" w:author="Copy Editor" w:date="2026-10-05T14:24:00Z">
        <w:r w:rsidRPr="002A08BB">
          <w:rPr>
            <w:lang w:val="en-US"/>
          </w:rPr>
          <w:t>David sits with Richard.</w:t>
        </w:r>
      </w:ins>
    </w:p>
    <w:p w14:paraId="7990A6DF" w14:textId="77777777" w:rsidR="007D6172" w:rsidRDefault="007D6172" w:rsidP="007631BF">
      <w:pPr>
        <w:pStyle w:val="bdialogue"/>
        <w:rPr>
          <w:ins w:id="2776" w:author="Copy Editor" w:date="2026-10-05T14:24:00Z" w16du:dateUtc="2026-10-05T11:24:00Z"/>
        </w:rPr>
      </w:pPr>
    </w:p>
    <w:p w14:paraId="6ADF0ED8" w14:textId="77777777" w:rsidR="002A08BB" w:rsidRDefault="002A08BB" w:rsidP="002A08BB">
      <w:pPr>
        <w:pStyle w:val="bCHARACTER"/>
        <w:rPr>
          <w:ins w:id="2777" w:author="Copy Editor" w:date="2026-10-05T14:24:00Z" w16du:dateUtc="2026-10-05T11:24:00Z"/>
        </w:rPr>
      </w:pPr>
      <w:ins w:id="2778" w:author="Copy Editor" w:date="2026-10-05T14:24:00Z" w16du:dateUtc="2026-10-05T11:24:00Z">
        <w:r w:rsidRPr="00C16634">
          <w:lastRenderedPageBreak/>
          <w:t>RICHARD (V.O.)</w:t>
        </w:r>
      </w:ins>
    </w:p>
    <w:p w14:paraId="52793F73" w14:textId="77777777" w:rsidR="002A08BB" w:rsidRDefault="007C0FF3" w:rsidP="007631BF">
      <w:pPr>
        <w:pStyle w:val="bdialogue"/>
        <w:rPr>
          <w:ins w:id="2779" w:author="Copy Editor" w:date="2026-10-05T14:24:00Z" w16du:dateUtc="2026-10-05T11:24:00Z"/>
        </w:rPr>
      </w:pPr>
      <w:r>
        <w:t xml:space="preserve">Yet David was very </w:t>
      </w:r>
      <w:r w:rsidR="00B83013">
        <w:t>sympathetic</w:t>
      </w:r>
      <w:ins w:id="2780" w:author="Copy Editor" w:date="2026-10-05T14:24:00Z" w16du:dateUtc="2026-10-05T11:24:00Z">
        <w:r w:rsidR="002A08BB">
          <w:t>.</w:t>
        </w:r>
      </w:ins>
    </w:p>
    <w:p w14:paraId="6CD0EE62" w14:textId="19B2E8FF" w:rsidR="005575C3" w:rsidRDefault="005575C3" w:rsidP="005575C3">
      <w:pPr>
        <w:pStyle w:val="body"/>
        <w:rPr>
          <w:ins w:id="2781" w:author="Copy Editor" w:date="2026-10-05T14:25:00Z" w16du:dateUtc="2026-10-05T11:25:00Z"/>
        </w:rPr>
      </w:pPr>
      <w:ins w:id="2782" w:author="Copy Editor" w:date="2026-10-05T14:24:00Z" w16du:dateUtc="2026-10-05T11:24:00Z">
        <w:r>
          <w:t>David liste</w:t>
        </w:r>
      </w:ins>
      <w:ins w:id="2783" w:author="Copy Editor" w:date="2026-10-05T14:25:00Z" w16du:dateUtc="2026-10-05T11:25:00Z">
        <w:r>
          <w:t>ns.</w:t>
        </w:r>
      </w:ins>
    </w:p>
    <w:p w14:paraId="136EADC3" w14:textId="77777777" w:rsidR="005575C3" w:rsidRDefault="005575C3" w:rsidP="005575C3">
      <w:pPr>
        <w:pStyle w:val="bCHARACTER"/>
        <w:rPr>
          <w:ins w:id="2784" w:author="Copy Editor" w:date="2026-10-05T14:25:00Z" w16du:dateUtc="2026-10-05T11:25:00Z"/>
        </w:rPr>
      </w:pPr>
      <w:ins w:id="2785" w:author="Copy Editor" w:date="2026-10-05T14:25:00Z" w16du:dateUtc="2026-10-05T11:25:00Z">
        <w:r w:rsidRPr="00C16634">
          <w:t>RICHARD (V.O.)</w:t>
        </w:r>
      </w:ins>
    </w:p>
    <w:p w14:paraId="322CEA07" w14:textId="77777777" w:rsidR="005575C3" w:rsidRDefault="00B83013" w:rsidP="007631BF">
      <w:pPr>
        <w:pStyle w:val="bdialogue"/>
        <w:rPr>
          <w:ins w:id="2786" w:author="Copy Editor" w:date="2026-10-05T14:25:00Z" w16du:dateUtc="2026-10-05T11:25:00Z"/>
        </w:rPr>
      </w:pPr>
      <w:del w:id="2787" w:author="Copy Editor" w:date="2026-10-05T14:24:00Z" w16du:dateUtc="2026-10-05T11:24:00Z">
        <w:r w:rsidDel="002A08BB">
          <w:delText>;</w:delText>
        </w:r>
        <w:r w:rsidR="007C0FF3" w:rsidDel="002A08BB">
          <w:delText xml:space="preserve"> </w:delText>
        </w:r>
      </w:del>
      <w:del w:id="2788" w:author="Copy Editor" w:date="2026-10-05T14:25:00Z" w16du:dateUtc="2026-10-05T11:25:00Z">
        <w:r w:rsidR="007C0FF3" w:rsidDel="005575C3">
          <w:delText>h</w:delText>
        </w:r>
      </w:del>
      <w:ins w:id="2789" w:author="Copy Editor" w:date="2026-10-05T14:25:00Z" w16du:dateUtc="2026-10-05T11:25:00Z">
        <w:r w:rsidR="005575C3">
          <w:t>H</w:t>
        </w:r>
      </w:ins>
      <w:r w:rsidR="007C0FF3">
        <w:t xml:space="preserve">e said he could tell before I left that I wasn’t that </w:t>
      </w:r>
      <w:r>
        <w:t>enthusiastic</w:t>
      </w:r>
    </w:p>
    <w:p w14:paraId="5F1E190B" w14:textId="77777777" w:rsidR="001374D4" w:rsidRDefault="00B83013" w:rsidP="007631BF">
      <w:pPr>
        <w:pStyle w:val="bdialogue"/>
        <w:rPr>
          <w:ins w:id="2790" w:author="Copy Editor" w:date="2026-10-05T14:25:00Z" w16du:dateUtc="2026-10-05T11:25:00Z"/>
        </w:rPr>
      </w:pPr>
      <w:del w:id="2791" w:author="Copy Editor" w:date="2026-10-05T14:25:00Z" w16du:dateUtc="2026-10-05T11:25:00Z">
        <w:r w:rsidDel="005575C3">
          <w:delText>,</w:delText>
        </w:r>
        <w:r w:rsidR="007C0FF3" w:rsidDel="005575C3">
          <w:delText xml:space="preserve"> a</w:delText>
        </w:r>
      </w:del>
      <w:ins w:id="2792" w:author="Copy Editor" w:date="2026-10-05T14:25:00Z" w16du:dateUtc="2026-10-05T11:25:00Z">
        <w:r w:rsidR="005575C3">
          <w:t>A</w:t>
        </w:r>
      </w:ins>
      <w:r w:rsidR="007C0FF3">
        <w:t xml:space="preserve">nd he </w:t>
      </w:r>
      <w:r w:rsidR="009C426A">
        <w:t>criticized</w:t>
      </w:r>
      <w:r w:rsidR="007C0FF3">
        <w:t xml:space="preserve"> my </w:t>
      </w:r>
      <w:r>
        <w:t>dad</w:t>
      </w:r>
      <w:r w:rsidR="007C0FF3">
        <w:t xml:space="preserve"> for not noticing how I </w:t>
      </w:r>
      <w:r>
        <w:t>felt</w:t>
      </w:r>
      <w:ins w:id="2793" w:author="Copy Editor" w:date="2026-10-05T14:25:00Z" w16du:dateUtc="2026-10-05T11:25:00Z">
        <w:r w:rsidR="001374D4">
          <w:t>.</w:t>
        </w:r>
      </w:ins>
    </w:p>
    <w:p w14:paraId="4D7306C9" w14:textId="762FB8FE" w:rsidR="001374D4" w:rsidRDefault="001374D4" w:rsidP="001374D4">
      <w:pPr>
        <w:pStyle w:val="body"/>
        <w:rPr>
          <w:ins w:id="2794" w:author="Copy Editor" w:date="2026-10-05T14:25:00Z" w16du:dateUtc="2026-10-05T11:25:00Z"/>
        </w:rPr>
      </w:pPr>
      <w:ins w:id="2795" w:author="Copy Editor" w:date="2026-10-05T14:25:00Z">
        <w:r w:rsidRPr="001374D4">
          <w:t>David remains patient.</w:t>
        </w:r>
      </w:ins>
    </w:p>
    <w:p w14:paraId="7E4134F4" w14:textId="77777777" w:rsidR="001374D4" w:rsidRDefault="001374D4" w:rsidP="001374D4">
      <w:pPr>
        <w:pStyle w:val="bCHARACTER"/>
        <w:rPr>
          <w:ins w:id="2796" w:author="Copy Editor" w:date="2026-10-05T14:25:00Z" w16du:dateUtc="2026-10-05T11:25:00Z"/>
        </w:rPr>
      </w:pPr>
      <w:ins w:id="2797" w:author="Copy Editor" w:date="2026-10-05T14:25:00Z" w16du:dateUtc="2026-10-05T11:25:00Z">
        <w:r w:rsidRPr="00C16634">
          <w:t>RICHARD (V.O.)</w:t>
        </w:r>
      </w:ins>
    </w:p>
    <w:p w14:paraId="1B00E13D" w14:textId="77777777" w:rsidR="001374D4" w:rsidRDefault="00B83013">
      <w:pPr>
        <w:pStyle w:val="bbodybeforebeat"/>
        <w:rPr>
          <w:ins w:id="2798" w:author="Copy Editor" w:date="2026-10-05T14:26:00Z" w16du:dateUtc="2026-10-05T11:26:00Z"/>
        </w:rPr>
        <w:pPrChange w:id="2799" w:author="Copy Editor" w:date="2026-10-05T14:26:00Z" w16du:dateUtc="2026-10-05T11:26:00Z">
          <w:pPr>
            <w:pStyle w:val="bdialogue"/>
          </w:pPr>
        </w:pPrChange>
      </w:pPr>
      <w:del w:id="2800" w:author="Copy Editor" w:date="2026-10-05T14:25:00Z" w16du:dateUtc="2026-10-05T11:25:00Z">
        <w:r w:rsidDel="001374D4">
          <w:delText>,</w:delText>
        </w:r>
        <w:r w:rsidR="007C0FF3" w:rsidDel="001374D4">
          <w:delText xml:space="preserve"> an</w:delText>
        </w:r>
      </w:del>
      <w:ins w:id="2801" w:author="Copy Editor" w:date="2026-10-05T14:25:00Z" w16du:dateUtc="2026-10-05T11:25:00Z">
        <w:r w:rsidR="001374D4">
          <w:t>An</w:t>
        </w:r>
      </w:ins>
      <w:r w:rsidR="007C0FF3">
        <w:t>d he waited patiently for me to find something else</w:t>
      </w:r>
      <w:r>
        <w:t xml:space="preserve">. </w:t>
      </w:r>
    </w:p>
    <w:p w14:paraId="4F866245" w14:textId="0ADE6647" w:rsidR="00EE4623" w:rsidRDefault="00EE4623">
      <w:pPr>
        <w:pStyle w:val="baparenthisis"/>
        <w:rPr>
          <w:ins w:id="2802" w:author="Copy Editor" w:date="2026-10-05T14:26:00Z" w16du:dateUtc="2026-10-05T11:26:00Z"/>
        </w:rPr>
        <w:pPrChange w:id="2803" w:author="Copy Editor" w:date="2026-10-05T14:26:00Z" w16du:dateUtc="2026-10-05T11:26:00Z">
          <w:pPr>
            <w:pStyle w:val="bdialogue"/>
          </w:pPr>
        </w:pPrChange>
      </w:pPr>
      <w:ins w:id="2804" w:author="Copy Editor" w:date="2026-10-05T14:26:00Z" w16du:dateUtc="2026-10-05T11:26:00Z">
        <w:r>
          <w:t>(</w:t>
        </w:r>
      </w:ins>
      <w:ins w:id="2805" w:author="Copy Editor" w:date="2026-10-05T14:26:00Z">
        <w:r w:rsidRPr="00EE4623">
          <w:t>A beat.</w:t>
        </w:r>
      </w:ins>
      <w:ins w:id="2806" w:author="Copy Editor" w:date="2026-10-05T14:26:00Z" w16du:dateUtc="2026-10-05T11:26:00Z">
        <w:r>
          <w:t>)</w:t>
        </w:r>
      </w:ins>
    </w:p>
    <w:p w14:paraId="05FCC2DB" w14:textId="0AFE3C2F" w:rsidR="006B0E99" w:rsidDel="00EE4623" w:rsidRDefault="00B83013">
      <w:pPr>
        <w:pStyle w:val="bdialogue"/>
        <w:rPr>
          <w:del w:id="2807" w:author="Copy Editor" w:date="2026-10-05T14:26:00Z" w16du:dateUtc="2026-10-05T11:26:00Z"/>
        </w:rPr>
        <w:pPrChange w:id="2808" w:author="Copy Editor" w:date="2026-10-05T14:19:00Z" w16du:dateUtc="2026-10-05T11:19:00Z">
          <w:pPr>
            <w:pStyle w:val="body"/>
          </w:pPr>
        </w:pPrChange>
      </w:pPr>
      <w:r>
        <w:t>He</w:t>
      </w:r>
      <w:r w:rsidR="007C0FF3">
        <w:t xml:space="preserve"> never pressured me to </w:t>
      </w:r>
    </w:p>
    <w:p w14:paraId="48713489" w14:textId="4772A16D" w:rsidR="006B0E99" w:rsidRDefault="00B83013" w:rsidP="004B3D80">
      <w:pPr>
        <w:pStyle w:val="bdialogue"/>
        <w:rPr>
          <w:ins w:id="2809" w:author="Copy Editor" w:date="2026-10-05T14:26:00Z" w16du:dateUtc="2026-10-05T11:26:00Z"/>
        </w:rPr>
      </w:pPr>
      <w:del w:id="2810" w:author="Copy Editor" w:date="2026-10-05T14:26:00Z" w16du:dateUtc="2026-10-05T11:26:00Z">
        <w:r w:rsidDel="00EE4623">
          <w:delText>"</w:delText>
        </w:r>
      </w:del>
      <w:r>
        <w:t>decide</w:t>
      </w:r>
      <w:r w:rsidR="007C0FF3">
        <w:t xml:space="preserve"> what you’re going to do </w:t>
      </w:r>
      <w:r>
        <w:t>next.</w:t>
      </w:r>
      <w:del w:id="2811" w:author="Copy Editor" w:date="2026-10-05T14:26:00Z" w16du:dateUtc="2026-10-05T11:26:00Z">
        <w:r w:rsidDel="00EE4623">
          <w:delText xml:space="preserve">" </w:delText>
        </w:r>
      </w:del>
    </w:p>
    <w:p w14:paraId="7980B10F" w14:textId="77777777" w:rsidR="004C5B7E" w:rsidRPr="004C5B7E" w:rsidRDefault="004C5B7E">
      <w:pPr>
        <w:pStyle w:val="body"/>
        <w:rPr>
          <w:ins w:id="2812" w:author="Copy Editor" w:date="2026-10-05T14:26:00Z"/>
          <w:lang w:val="en-US"/>
        </w:rPr>
        <w:pPrChange w:id="2813" w:author="Copy Editor" w:date="2026-10-05T14:27:00Z" w16du:dateUtc="2026-10-05T11:27:00Z">
          <w:pPr>
            <w:pStyle w:val="bdialogue"/>
          </w:pPr>
        </w:pPrChange>
      </w:pPr>
      <w:ins w:id="2814" w:author="Copy Editor" w:date="2026-10-05T14:26:00Z">
        <w:r w:rsidRPr="004C5B7E">
          <w:rPr>
            <w:lang w:val="en-US"/>
          </w:rPr>
          <w:t>David gives Richard time.</w:t>
        </w:r>
      </w:ins>
    </w:p>
    <w:p w14:paraId="59158A41" w14:textId="77777777" w:rsidR="004C5B7E" w:rsidRPr="004C5B7E" w:rsidRDefault="004C5B7E">
      <w:pPr>
        <w:pStyle w:val="bCHARACTER"/>
        <w:rPr>
          <w:ins w:id="2815" w:author="Copy Editor" w:date="2026-10-05T14:26:00Z"/>
          <w:lang w:val="en-US"/>
        </w:rPr>
        <w:pPrChange w:id="2816" w:author="Copy Editor" w:date="2026-10-05T14:27:00Z" w16du:dateUtc="2026-10-05T11:27:00Z">
          <w:pPr>
            <w:pStyle w:val="bdialogue"/>
          </w:pPr>
        </w:pPrChange>
      </w:pPr>
      <w:ins w:id="2817" w:author="Copy Editor" w:date="2026-10-05T14:26:00Z">
        <w:r w:rsidRPr="004C5B7E">
          <w:rPr>
            <w:lang w:val="en-US"/>
          </w:rPr>
          <w:t>RICHARD (V.O.)</w:t>
        </w:r>
      </w:ins>
    </w:p>
    <w:p w14:paraId="16061524" w14:textId="3CD3024C" w:rsidR="004C5B7E" w:rsidDel="00F004F4" w:rsidRDefault="004C5B7E" w:rsidP="004B3D80">
      <w:pPr>
        <w:pStyle w:val="bdialogue"/>
        <w:rPr>
          <w:del w:id="2818" w:author="Copy Editor" w:date="2026-10-05T14:27:00Z" w16du:dateUtc="2026-10-05T11:27:00Z"/>
        </w:rPr>
      </w:pPr>
    </w:p>
    <w:p w14:paraId="5E4BDC46" w14:textId="4CCBFB36" w:rsidR="003439BF" w:rsidRDefault="007C0FF3">
      <w:pPr>
        <w:pStyle w:val="bdialogue"/>
        <w:pPrChange w:id="2819" w:author="Copy Editor" w:date="2026-10-05T14:27:00Z" w16du:dateUtc="2026-10-05T11:27:00Z">
          <w:pPr>
            <w:pStyle w:val="body"/>
          </w:pPr>
        </w:pPrChange>
      </w:pPr>
      <w:r>
        <w:t>He knew it would be a difficult choice and better to take my time and make the right decision.</w:t>
      </w:r>
    </w:p>
    <w:p w14:paraId="5E4BDC49" w14:textId="27B3401F" w:rsidR="003439BF" w:rsidRDefault="00854B58" w:rsidP="00DB5909">
      <w:pPr>
        <w:pStyle w:val="aSCENEHEAD"/>
        <w:rPr>
          <w:ins w:id="2820" w:author="Copy Editor" w:date="2026-10-05T14:27:00Z" w16du:dateUtc="2026-10-05T11:27:00Z"/>
        </w:rPr>
      </w:pPr>
      <w:r>
        <w:t>SCENE</w:t>
      </w:r>
      <w:r w:rsidR="00FA15CA">
        <w:t xml:space="preserve"> 9: I START BACK UP. 1974-1976</w:t>
      </w:r>
    </w:p>
    <w:p w14:paraId="7D3FBBAC" w14:textId="77777777" w:rsidR="00F004F4" w:rsidRPr="00F004F4" w:rsidRDefault="00F004F4" w:rsidP="00F004F4">
      <w:pPr>
        <w:pStyle w:val="aSCENEHEAD"/>
        <w:rPr>
          <w:ins w:id="2821" w:author="Copy Editor" w:date="2026-10-05T14:27:00Z"/>
          <w:rPrChange w:id="2822" w:author="Copy Editor" w:date="2026-10-05T14:27:00Z" w16du:dateUtc="2026-10-05T11:27:00Z">
            <w:rPr>
              <w:ins w:id="2823" w:author="Copy Editor" w:date="2026-10-05T14:27:00Z"/>
              <w:lang w:val="en-US"/>
            </w:rPr>
          </w:rPrChange>
        </w:rPr>
      </w:pPr>
      <w:ins w:id="2824" w:author="Copy Editor" w:date="2026-10-05T14:27:00Z">
        <w:r w:rsidRPr="00F004F4">
          <w:rPr>
            <w:lang w:val="en-US"/>
          </w:rPr>
          <w:t>EXT. GLASGOW – DAY</w:t>
        </w:r>
      </w:ins>
    </w:p>
    <w:p w14:paraId="110FABA6" w14:textId="77777777" w:rsidR="00F004F4" w:rsidRPr="00F004F4" w:rsidRDefault="00F004F4">
      <w:pPr>
        <w:pStyle w:val="body"/>
        <w:rPr>
          <w:ins w:id="2825" w:author="Copy Editor" w:date="2026-10-05T14:27:00Z"/>
          <w:lang w:val="en-US"/>
        </w:rPr>
        <w:pPrChange w:id="2826" w:author="Copy Editor" w:date="2026-10-05T14:28:00Z" w16du:dateUtc="2026-10-05T11:28:00Z">
          <w:pPr>
            <w:pStyle w:val="aSCENEHEAD"/>
          </w:pPr>
        </w:pPrChange>
      </w:pPr>
      <w:ins w:id="2827" w:author="Copy Editor" w:date="2026-10-05T14:27:00Z">
        <w:r w:rsidRPr="00F004F4">
          <w:rPr>
            <w:lang w:val="en-US"/>
          </w:rPr>
          <w:t>Richard is back at a crossroads.</w:t>
        </w:r>
      </w:ins>
    </w:p>
    <w:p w14:paraId="3707BA2E" w14:textId="3EEDE648" w:rsidR="00F004F4" w:rsidRDefault="00563431">
      <w:pPr>
        <w:pStyle w:val="bCHARACTER"/>
        <w:pPrChange w:id="2828" w:author="Copy Editor" w:date="2026-10-05T14:28:00Z" w16du:dateUtc="2026-10-05T11:28:00Z">
          <w:pPr>
            <w:pStyle w:val="aSCENEHEAD"/>
          </w:pPr>
        </w:pPrChange>
      </w:pPr>
      <w:ins w:id="2829" w:author="Copy Editor" w:date="2026-10-05T14:28:00Z">
        <w:r w:rsidRPr="00563431">
          <w:t>RICHARD (V.O.)</w:t>
        </w:r>
      </w:ins>
    </w:p>
    <w:p w14:paraId="7C9B992F" w14:textId="77777777" w:rsidR="00563431" w:rsidRDefault="007C0FF3">
      <w:pPr>
        <w:pStyle w:val="bbodybeforebeat"/>
        <w:rPr>
          <w:ins w:id="2830" w:author="Copy Editor" w:date="2026-10-05T14:28:00Z" w16du:dateUtc="2026-10-05T11:28:00Z"/>
        </w:rPr>
        <w:pPrChange w:id="2831" w:author="Copy Editor" w:date="2026-10-05T14:28:00Z" w16du:dateUtc="2026-10-05T11:28:00Z">
          <w:pPr>
            <w:pStyle w:val="bdialogue"/>
          </w:pPr>
        </w:pPrChange>
      </w:pPr>
      <w:r>
        <w:t xml:space="preserve">After getting thrown out of </w:t>
      </w:r>
      <w:r w:rsidR="00B83013">
        <w:t>agricultural college,</w:t>
      </w:r>
      <w:r>
        <w:t xml:space="preserve"> I had not the faintest idea what to do </w:t>
      </w:r>
      <w:r w:rsidR="00B83013">
        <w:t>next.</w:t>
      </w:r>
      <w:r>
        <w:t xml:space="preserve"> </w:t>
      </w:r>
    </w:p>
    <w:p w14:paraId="4BDFB124" w14:textId="446040E8" w:rsidR="00563431" w:rsidRDefault="00563431">
      <w:pPr>
        <w:pStyle w:val="baparenthisis"/>
        <w:rPr>
          <w:ins w:id="2832" w:author="Copy Editor" w:date="2026-10-05T14:28:00Z" w16du:dateUtc="2026-10-05T11:28:00Z"/>
        </w:rPr>
        <w:pPrChange w:id="2833" w:author="Copy Editor" w:date="2026-10-05T14:28:00Z" w16du:dateUtc="2026-10-05T11:28:00Z">
          <w:pPr>
            <w:pStyle w:val="body"/>
          </w:pPr>
        </w:pPrChange>
      </w:pPr>
      <w:ins w:id="2834" w:author="Copy Editor" w:date="2026-10-05T14:28:00Z" w16du:dateUtc="2026-10-05T11:28:00Z">
        <w:r>
          <w:t>(</w:t>
        </w:r>
      </w:ins>
      <w:ins w:id="2835" w:author="Copy Editor" w:date="2026-10-05T14:28:00Z">
        <w:r w:rsidRPr="00563431">
          <w:t>A beat.</w:t>
        </w:r>
      </w:ins>
      <w:ins w:id="2836" w:author="Copy Editor" w:date="2026-10-05T14:28:00Z" w16du:dateUtc="2026-10-05T11:28:00Z">
        <w:r>
          <w:t>)</w:t>
        </w:r>
      </w:ins>
    </w:p>
    <w:p w14:paraId="219A778B" w14:textId="77777777" w:rsidR="00563431" w:rsidRDefault="007C0FF3">
      <w:pPr>
        <w:pStyle w:val="bdialogue"/>
        <w:rPr>
          <w:ins w:id="2837" w:author="Copy Editor" w:date="2026-10-05T14:28:00Z" w16du:dateUtc="2026-10-05T11:28:00Z"/>
        </w:rPr>
        <w:pPrChange w:id="2838" w:author="Copy Editor" w:date="2026-10-05T14:28:00Z" w16du:dateUtc="2026-10-05T11:28:00Z">
          <w:pPr>
            <w:pStyle w:val="body"/>
          </w:pPr>
        </w:pPrChange>
      </w:pPr>
      <w:r>
        <w:t xml:space="preserve">I was a failure, didn’t match up to my </w:t>
      </w:r>
      <w:r w:rsidR="00B83013">
        <w:t>siblings, and was</w:t>
      </w:r>
      <w:r>
        <w:t xml:space="preserve"> almost on the scrap heap, </w:t>
      </w:r>
      <w:r w:rsidR="00B83013">
        <w:t>but I</w:t>
      </w:r>
      <w:r>
        <w:t xml:space="preserve"> did like the </w:t>
      </w:r>
      <w:r w:rsidR="00B83013">
        <w:t xml:space="preserve">TA. </w:t>
      </w:r>
    </w:p>
    <w:p w14:paraId="27D5A4F1" w14:textId="77777777" w:rsidR="00207F0C" w:rsidRDefault="00207F0C" w:rsidP="00B33299">
      <w:pPr>
        <w:pStyle w:val="body"/>
        <w:rPr>
          <w:ins w:id="2839" w:author="Copy Editor" w:date="2026-10-05T14:29:00Z" w16du:dateUtc="2026-10-05T11:29:00Z"/>
        </w:rPr>
      </w:pPr>
      <w:ins w:id="2840" w:author="Copy Editor" w:date="2026-10-05T14:29:00Z" w16du:dateUtc="2026-10-05T11:29:00Z">
        <w:r>
          <w:t xml:space="preserve">Richard has </w:t>
        </w:r>
      </w:ins>
      <w:del w:id="2841" w:author="Copy Editor" w:date="2026-10-05T14:29:00Z" w16du:dateUtc="2026-10-05T11:29:00Z">
        <w:r w:rsidR="007C0FF3" w:rsidDel="00207F0C">
          <w:delText xml:space="preserve">Having </w:delText>
        </w:r>
      </w:del>
      <w:r w:rsidR="007C0FF3">
        <w:t>an interest in communications</w:t>
      </w:r>
      <w:ins w:id="2842" w:author="Copy Editor" w:date="2026-10-05T14:29:00Z" w16du:dateUtc="2026-10-05T11:29:00Z">
        <w:r>
          <w:t>.</w:t>
        </w:r>
      </w:ins>
    </w:p>
    <w:p w14:paraId="5DE975EA" w14:textId="77777777" w:rsidR="00DE5C10" w:rsidRDefault="007C0FF3" w:rsidP="00B33299">
      <w:pPr>
        <w:pStyle w:val="body"/>
        <w:rPr>
          <w:ins w:id="2843" w:author="Copy Editor" w:date="2026-10-05T14:30:00Z" w16du:dateUtc="2026-10-05T11:30:00Z"/>
        </w:rPr>
      </w:pPr>
      <w:del w:id="2844" w:author="Copy Editor" w:date="2026-10-05T14:29:00Z" w16du:dateUtc="2026-10-05T11:29:00Z">
        <w:r w:rsidDel="00207F0C">
          <w:lastRenderedPageBreak/>
          <w:delText>, and</w:delText>
        </w:r>
      </w:del>
      <w:ins w:id="2845" w:author="Copy Editor" w:date="2026-10-05T14:29:00Z" w16du:dateUtc="2026-10-05T11:29:00Z">
        <w:r w:rsidR="00207F0C">
          <w:t>He</w:t>
        </w:r>
      </w:ins>
      <w:r>
        <w:t xml:space="preserve"> know</w:t>
      </w:r>
      <w:ins w:id="2846" w:author="Copy Editor" w:date="2026-10-05T14:29:00Z" w16du:dateUtc="2026-10-05T11:29:00Z">
        <w:r w:rsidR="00207F0C">
          <w:t>s</w:t>
        </w:r>
      </w:ins>
      <w:del w:id="2847" w:author="Copy Editor" w:date="2026-10-05T14:29:00Z" w16du:dateUtc="2026-10-05T11:29:00Z">
        <w:r w:rsidDel="00207F0C">
          <w:delText>ing</w:delText>
        </w:r>
      </w:del>
      <w:r>
        <w:t xml:space="preserve"> there</w:t>
      </w:r>
      <w:ins w:id="2848" w:author="Copy Editor" w:date="2026-10-05T14:29:00Z" w16du:dateUtc="2026-10-05T11:29:00Z">
        <w:r w:rsidR="00DE5C10">
          <w:t xml:space="preserve"> is </w:t>
        </w:r>
      </w:ins>
      <w:del w:id="2849" w:author="Copy Editor" w:date="2026-10-05T14:29:00Z" w16du:dateUtc="2026-10-05T11:29:00Z">
        <w:r w:rsidDel="00DE5C10">
          <w:delText xml:space="preserve"> was </w:delText>
        </w:r>
      </w:del>
      <w:r>
        <w:t xml:space="preserve">a signal regiment in Glasgow, </w:t>
      </w:r>
      <w:ins w:id="2850" w:author="Copy Editor" w:date="2026-10-05T14:30:00Z" w16du:dateUtc="2026-10-05T11:30:00Z">
        <w:r w:rsidR="00DE5C10">
          <w:t>and</w:t>
        </w:r>
      </w:ins>
      <w:del w:id="2851" w:author="Copy Editor" w:date="2026-10-05T14:30:00Z" w16du:dateUtc="2026-10-05T11:30:00Z">
        <w:r w:rsidDel="00DE5C10">
          <w:delText>I</w:delText>
        </w:r>
      </w:del>
      <w:r>
        <w:t xml:space="preserve"> expect</w:t>
      </w:r>
      <w:ins w:id="2852" w:author="Copy Editor" w:date="2026-10-05T14:30:00Z" w16du:dateUtc="2026-10-05T11:30:00Z">
        <w:r w:rsidR="00DE5C10">
          <w:t>s</w:t>
        </w:r>
      </w:ins>
      <w:del w:id="2853" w:author="Copy Editor" w:date="2026-10-05T14:30:00Z" w16du:dateUtc="2026-10-05T11:30:00Z">
        <w:r w:rsidDel="00DE5C10">
          <w:delText>ed</w:delText>
        </w:r>
      </w:del>
      <w:r>
        <w:t xml:space="preserve"> to transfer there</w:t>
      </w:r>
      <w:ins w:id="2854" w:author="Copy Editor" w:date="2026-10-05T14:30:00Z" w16du:dateUtc="2026-10-05T11:30:00Z">
        <w:r w:rsidR="00DE5C10">
          <w:t>.</w:t>
        </w:r>
      </w:ins>
    </w:p>
    <w:p w14:paraId="49525F38" w14:textId="067718D2" w:rsidR="002441CA" w:rsidRDefault="002441CA">
      <w:pPr>
        <w:pStyle w:val="bCHARACTER"/>
        <w:rPr>
          <w:ins w:id="2855" w:author="Copy Editor" w:date="2026-10-05T14:30:00Z" w16du:dateUtc="2026-10-05T11:30:00Z"/>
        </w:rPr>
        <w:pPrChange w:id="2856" w:author="Copy Editor" w:date="2026-10-05T14:30:00Z" w16du:dateUtc="2026-10-05T11:30:00Z">
          <w:pPr>
            <w:pStyle w:val="body"/>
          </w:pPr>
        </w:pPrChange>
      </w:pPr>
      <w:ins w:id="2857" w:author="Copy Editor" w:date="2026-10-05T14:30:00Z">
        <w:r w:rsidRPr="002441CA">
          <w:t>RICHARD (V.O.)</w:t>
        </w:r>
      </w:ins>
    </w:p>
    <w:p w14:paraId="575DC428" w14:textId="77777777" w:rsidR="002441CA" w:rsidRDefault="007C0FF3" w:rsidP="002441CA">
      <w:pPr>
        <w:pStyle w:val="baparenthisis"/>
        <w:rPr>
          <w:ins w:id="2858" w:author="Copy Editor" w:date="2026-10-05T14:30:00Z" w16du:dateUtc="2026-10-05T11:30:00Z"/>
        </w:rPr>
      </w:pPr>
      <w:del w:id="2859" w:author="Copy Editor" w:date="2026-10-05T14:30:00Z" w16du:dateUtc="2026-10-05T11:30:00Z">
        <w:r w:rsidDel="00DE5C10">
          <w:delText>, b</w:delText>
        </w:r>
      </w:del>
      <w:ins w:id="2860" w:author="Copy Editor" w:date="2026-10-05T14:30:00Z" w16du:dateUtc="2026-10-05T11:30:00Z">
        <w:r w:rsidR="002441CA">
          <w:t>B</w:t>
        </w:r>
      </w:ins>
      <w:r>
        <w:t xml:space="preserve">ut before then ‘the </w:t>
      </w:r>
      <w:r w:rsidR="00B83013">
        <w:t>great, unharnessed</w:t>
      </w:r>
      <w:r>
        <w:t xml:space="preserve"> forces of nature’ </w:t>
      </w:r>
      <w:r w:rsidR="00B83013">
        <w:t xml:space="preserve">intervened. </w:t>
      </w:r>
    </w:p>
    <w:p w14:paraId="1401E2B2" w14:textId="77777777" w:rsidR="000B3589" w:rsidRPr="000B3589" w:rsidRDefault="000B3589">
      <w:pPr>
        <w:pStyle w:val="aSCENEHEAD"/>
        <w:rPr>
          <w:ins w:id="2861" w:author="Copy Editor" w:date="2026-10-05T14:30:00Z"/>
          <w:lang w:val="en-US"/>
        </w:rPr>
        <w:pPrChange w:id="2862" w:author="Copy Editor" w:date="2026-10-05T14:31:00Z" w16du:dateUtc="2026-10-05T11:31:00Z">
          <w:pPr>
            <w:pStyle w:val="baparenthisis"/>
          </w:pPr>
        </w:pPrChange>
      </w:pPr>
      <w:ins w:id="2863" w:author="Copy Editor" w:date="2026-10-05T14:30:00Z">
        <w:r w:rsidRPr="000B3589">
          <w:rPr>
            <w:lang w:val="en-US"/>
          </w:rPr>
          <w:t>INT. GLASGOW TA HEADQUARTERS – DAY</w:t>
        </w:r>
      </w:ins>
    </w:p>
    <w:p w14:paraId="27628289" w14:textId="77777777" w:rsidR="000B3589" w:rsidRPr="000B3589" w:rsidRDefault="000B3589">
      <w:pPr>
        <w:pStyle w:val="body"/>
        <w:rPr>
          <w:ins w:id="2864" w:author="Copy Editor" w:date="2026-10-05T14:30:00Z"/>
          <w:lang w:val="en-US"/>
        </w:rPr>
        <w:pPrChange w:id="2865" w:author="Copy Editor" w:date="2026-10-05T14:31:00Z" w16du:dateUtc="2026-10-05T11:31:00Z">
          <w:pPr>
            <w:pStyle w:val="baparenthisis"/>
          </w:pPr>
        </w:pPrChange>
      </w:pPr>
      <w:ins w:id="2866" w:author="Copy Editor" w:date="2026-10-05T14:30:00Z">
        <w:r w:rsidRPr="000B3589">
          <w:rPr>
            <w:lang w:val="en-US"/>
          </w:rPr>
          <w:t>Richard studies a list of units in the city.</w:t>
        </w:r>
      </w:ins>
    </w:p>
    <w:p w14:paraId="6C70E684" w14:textId="77777777" w:rsidR="000B3589" w:rsidRDefault="000B3589" w:rsidP="000B3589">
      <w:pPr>
        <w:pStyle w:val="bCHARACTER"/>
        <w:rPr>
          <w:ins w:id="2867" w:author="Copy Editor" w:date="2026-10-05T14:31:00Z" w16du:dateUtc="2026-10-05T11:31:00Z"/>
        </w:rPr>
      </w:pPr>
      <w:ins w:id="2868" w:author="Copy Editor" w:date="2026-10-05T14:31:00Z" w16du:dateUtc="2026-10-05T11:31:00Z">
        <w:r w:rsidRPr="002441CA">
          <w:t>RICHARD (V.O.)</w:t>
        </w:r>
      </w:ins>
    </w:p>
    <w:p w14:paraId="4F945589" w14:textId="77777777" w:rsidR="000B3589" w:rsidRDefault="007C0FF3" w:rsidP="000B3589">
      <w:pPr>
        <w:pStyle w:val="bdialogue"/>
        <w:rPr>
          <w:ins w:id="2869" w:author="Copy Editor" w:date="2026-10-05T14:31:00Z" w16du:dateUtc="2026-10-05T11:31:00Z"/>
        </w:rPr>
      </w:pPr>
      <w:r>
        <w:t>Something drove me to find out where Glasgow TA HQ</w:t>
      </w:r>
      <w:r w:rsidR="00B83013">
        <w:t xml:space="preserve"> was,</w:t>
      </w:r>
      <w:r>
        <w:t xml:space="preserve"> and I got a list of every unit in the </w:t>
      </w:r>
      <w:r w:rsidR="00B83013">
        <w:t>city.</w:t>
      </w:r>
    </w:p>
    <w:p w14:paraId="7AA16607" w14:textId="65485B60" w:rsidR="00021ABD" w:rsidRDefault="00021ABD" w:rsidP="00021ABD">
      <w:pPr>
        <w:pStyle w:val="body"/>
        <w:rPr>
          <w:ins w:id="2870" w:author="Copy Editor" w:date="2026-10-05T14:31:00Z" w16du:dateUtc="2026-10-05T11:31:00Z"/>
        </w:rPr>
      </w:pPr>
      <w:ins w:id="2871" w:author="Copy Editor" w:date="2026-10-05T14:31:00Z">
        <w:r w:rsidRPr="00021ABD">
          <w:t>He works his way down the list.</w:t>
        </w:r>
      </w:ins>
    </w:p>
    <w:p w14:paraId="0BA01628" w14:textId="77777777" w:rsidR="00021ABD" w:rsidRDefault="00021ABD" w:rsidP="00021ABD">
      <w:pPr>
        <w:pStyle w:val="bCHARACTER"/>
        <w:rPr>
          <w:ins w:id="2872" w:author="Copy Editor" w:date="2026-10-05T14:31:00Z" w16du:dateUtc="2026-10-05T11:31:00Z"/>
        </w:rPr>
      </w:pPr>
      <w:ins w:id="2873" w:author="Copy Editor" w:date="2026-10-05T14:31:00Z" w16du:dateUtc="2026-10-05T11:31:00Z">
        <w:r w:rsidRPr="002441CA">
          <w:t>RICHARD (V.O.)</w:t>
        </w:r>
      </w:ins>
    </w:p>
    <w:p w14:paraId="406CA39A" w14:textId="0EE355DB" w:rsidR="00021ABD" w:rsidRDefault="00B83013">
      <w:pPr>
        <w:pStyle w:val="bdialogue"/>
        <w:rPr>
          <w:ins w:id="2874" w:author="Copy Editor" w:date="2026-10-05T14:31:00Z" w16du:dateUtc="2026-10-05T11:31:00Z"/>
        </w:rPr>
        <w:pPrChange w:id="2875" w:author="Copy Editor" w:date="2026-10-05T14:33:00Z" w16du:dateUtc="2026-10-05T11:33:00Z">
          <w:pPr>
            <w:pStyle w:val="body"/>
          </w:pPr>
        </w:pPrChange>
      </w:pPr>
      <w:del w:id="2876" w:author="Copy Editor" w:date="2026-10-05T14:31:00Z" w16du:dateUtc="2026-10-05T11:31:00Z">
        <w:r w:rsidDel="000B3589">
          <w:delText xml:space="preserve"> </w:delText>
        </w:r>
      </w:del>
      <w:r w:rsidR="007C0FF3">
        <w:t xml:space="preserve">3 infantry units, no </w:t>
      </w:r>
      <w:r>
        <w:t>thanks</w:t>
      </w:r>
      <w:ins w:id="2877" w:author="Copy Editor" w:date="2026-10-05T14:33:00Z" w16du:dateUtc="2026-10-05T11:33:00Z">
        <w:r w:rsidR="002C760C">
          <w:t>.</w:t>
        </w:r>
      </w:ins>
      <w:del w:id="2878" w:author="Copy Editor" w:date="2026-10-05T14:33:00Z" w16du:dateUtc="2026-10-05T11:33:00Z">
        <w:r w:rsidDel="002C760C">
          <w:delText>;</w:delText>
        </w:r>
        <w:r w:rsidR="007C0FF3" w:rsidDel="002C760C">
          <w:delText xml:space="preserve"> </w:delText>
        </w:r>
      </w:del>
    </w:p>
    <w:p w14:paraId="2CC17050" w14:textId="441B707C" w:rsidR="00021ABD" w:rsidRDefault="007C0FF3">
      <w:pPr>
        <w:pStyle w:val="bdialogue"/>
        <w:rPr>
          <w:ins w:id="2879" w:author="Copy Editor" w:date="2026-10-05T14:32:00Z" w16du:dateUtc="2026-10-05T11:32:00Z"/>
        </w:rPr>
        <w:pPrChange w:id="2880" w:author="Copy Editor" w:date="2026-10-05T14:33:00Z" w16du:dateUtc="2026-10-05T11:33:00Z">
          <w:pPr>
            <w:pStyle w:val="body"/>
          </w:pPr>
        </w:pPrChange>
      </w:pPr>
      <w:r>
        <w:t xml:space="preserve">3 artillery units, </w:t>
      </w:r>
      <w:r w:rsidR="00B83013">
        <w:t>no</w:t>
      </w:r>
      <w:ins w:id="2881" w:author="Copy Editor" w:date="2026-10-05T14:33:00Z" w16du:dateUtc="2026-10-05T11:33:00Z">
        <w:r w:rsidR="002C760C">
          <w:t>.</w:t>
        </w:r>
      </w:ins>
      <w:del w:id="2882" w:author="Copy Editor" w:date="2026-10-05T14:33:00Z" w16du:dateUtc="2026-10-05T11:33:00Z">
        <w:r w:rsidR="00B83013" w:rsidDel="002C760C">
          <w:delText>;</w:delText>
        </w:r>
        <w:r w:rsidDel="002C760C">
          <w:delText xml:space="preserve"> </w:delText>
        </w:r>
      </w:del>
    </w:p>
    <w:p w14:paraId="1547BDBE" w14:textId="3E7940B3" w:rsidR="00021ABD" w:rsidRDefault="007C0FF3">
      <w:pPr>
        <w:pStyle w:val="bdialogue"/>
        <w:rPr>
          <w:ins w:id="2883" w:author="Copy Editor" w:date="2026-10-05T14:32:00Z" w16du:dateUtc="2026-10-05T11:32:00Z"/>
        </w:rPr>
        <w:pPrChange w:id="2884" w:author="Copy Editor" w:date="2026-10-05T14:33:00Z" w16du:dateUtc="2026-10-05T11:33:00Z">
          <w:pPr>
            <w:pStyle w:val="body"/>
          </w:pPr>
        </w:pPrChange>
      </w:pPr>
      <w:r>
        <w:t xml:space="preserve">3 engineer units, </w:t>
      </w:r>
      <w:r w:rsidR="00B83013">
        <w:t>no</w:t>
      </w:r>
      <w:ins w:id="2885" w:author="Copy Editor" w:date="2026-10-05T14:33:00Z" w16du:dateUtc="2026-10-05T11:33:00Z">
        <w:r w:rsidR="002C760C">
          <w:t>.</w:t>
        </w:r>
      </w:ins>
      <w:del w:id="2886" w:author="Copy Editor" w:date="2026-10-05T14:33:00Z" w16du:dateUtc="2026-10-05T11:33:00Z">
        <w:r w:rsidR="00B83013" w:rsidDel="002C760C">
          <w:delText>;</w:delText>
        </w:r>
        <w:r w:rsidDel="002C760C">
          <w:delText xml:space="preserve"> </w:delText>
        </w:r>
      </w:del>
    </w:p>
    <w:p w14:paraId="29A561E6" w14:textId="00C3EAA3" w:rsidR="00021ABD" w:rsidRDefault="00B83013">
      <w:pPr>
        <w:pStyle w:val="bdialogue"/>
        <w:rPr>
          <w:ins w:id="2887" w:author="Copy Editor" w:date="2026-10-05T14:32:00Z" w16du:dateUtc="2026-10-05T11:32:00Z"/>
        </w:rPr>
        <w:pPrChange w:id="2888" w:author="Copy Editor" w:date="2026-10-05T14:33:00Z" w16du:dateUtc="2026-10-05T11:33:00Z">
          <w:pPr>
            <w:pStyle w:val="body"/>
          </w:pPr>
        </w:pPrChange>
      </w:pPr>
      <w:del w:id="2889" w:author="Copy Editor" w:date="2026-10-05T14:33:00Z" w16du:dateUtc="2026-10-05T11:33:00Z">
        <w:r w:rsidDel="002C760C">
          <w:delText>a</w:delText>
        </w:r>
      </w:del>
      <w:ins w:id="2890" w:author="Copy Editor" w:date="2026-10-05T14:33:00Z" w16du:dateUtc="2026-10-05T11:33:00Z">
        <w:r w:rsidR="002C760C">
          <w:t>A</w:t>
        </w:r>
      </w:ins>
      <w:r>
        <w:t xml:space="preserve"> signals</w:t>
      </w:r>
      <w:r w:rsidR="007C0FF3">
        <w:t xml:space="preserve"> unit, </w:t>
      </w:r>
      <w:r>
        <w:t>probably</w:t>
      </w:r>
      <w:ins w:id="2891" w:author="Copy Editor" w:date="2026-10-05T14:33:00Z" w16du:dateUtc="2026-10-05T11:33:00Z">
        <w:r w:rsidR="002C760C">
          <w:t>.</w:t>
        </w:r>
      </w:ins>
      <w:del w:id="2892" w:author="Copy Editor" w:date="2026-10-05T14:33:00Z" w16du:dateUtc="2026-10-05T11:33:00Z">
        <w:r w:rsidDel="002C760C">
          <w:delText>;</w:delText>
        </w:r>
      </w:del>
      <w:r w:rsidR="007C0FF3">
        <w:t xml:space="preserve"> </w:t>
      </w:r>
    </w:p>
    <w:p w14:paraId="5CA1FAB4" w14:textId="53074B76" w:rsidR="002C760C" w:rsidRDefault="007C0FF3" w:rsidP="007C5F07">
      <w:pPr>
        <w:pStyle w:val="bdialogue"/>
        <w:rPr>
          <w:ins w:id="2893" w:author="Copy Editor" w:date="2026-10-05T14:33:00Z" w16du:dateUtc="2026-10-05T11:33:00Z"/>
        </w:rPr>
      </w:pPr>
      <w:del w:id="2894" w:author="Copy Editor" w:date="2026-10-05T14:32:00Z" w16du:dateUtc="2026-10-05T11:32:00Z">
        <w:r w:rsidDel="00021ABD">
          <w:delText>m</w:delText>
        </w:r>
      </w:del>
      <w:ins w:id="2895" w:author="Copy Editor" w:date="2026-10-05T14:32:00Z" w16du:dateUtc="2026-10-05T11:32:00Z">
        <w:r w:rsidR="00021ABD">
          <w:t>M</w:t>
        </w:r>
      </w:ins>
      <w:r>
        <w:t xml:space="preserve">edical </w:t>
      </w:r>
      <w:r w:rsidR="00B83013">
        <w:t>units;</w:t>
      </w:r>
      <w:r>
        <w:t xml:space="preserve"> catering </w:t>
      </w:r>
      <w:r w:rsidR="00B83013">
        <w:t>units;</w:t>
      </w:r>
      <w:r>
        <w:t xml:space="preserve"> ordnance supply units, </w:t>
      </w:r>
      <w:r w:rsidR="00B83013">
        <w:t>no</w:t>
      </w:r>
      <w:ins w:id="2896" w:author="Copy Editor" w:date="2026-10-05T14:33:00Z" w16du:dateUtc="2026-10-05T11:33:00Z">
        <w:r w:rsidR="002C760C">
          <w:t>.</w:t>
        </w:r>
      </w:ins>
      <w:del w:id="2897" w:author="Copy Editor" w:date="2026-10-05T14:33:00Z" w16du:dateUtc="2026-10-05T11:33:00Z">
        <w:r w:rsidR="00B83013" w:rsidDel="002C760C">
          <w:delText>;</w:delText>
        </w:r>
        <w:r w:rsidDel="002C760C">
          <w:delText xml:space="preserve"> </w:delText>
        </w:r>
      </w:del>
    </w:p>
    <w:p w14:paraId="41299F1F" w14:textId="40A0DA0F" w:rsidR="007C5F07" w:rsidRDefault="007C5F07" w:rsidP="007C5F07">
      <w:pPr>
        <w:pStyle w:val="body"/>
        <w:rPr>
          <w:ins w:id="2898" w:author="Copy Editor" w:date="2026-10-05T14:34:00Z" w16du:dateUtc="2026-10-05T11:34:00Z"/>
        </w:rPr>
      </w:pPr>
      <w:ins w:id="2899" w:author="Copy Editor" w:date="2026-10-05T14:34:00Z">
        <w:r w:rsidRPr="007C5F07">
          <w:t>His eyes reach the bottom of the list.</w:t>
        </w:r>
      </w:ins>
    </w:p>
    <w:p w14:paraId="6DA6BEB6" w14:textId="77777777" w:rsidR="007C5F07" w:rsidRDefault="007C5F07" w:rsidP="007C5F07">
      <w:pPr>
        <w:pStyle w:val="bCHARACTER"/>
        <w:rPr>
          <w:ins w:id="2900" w:author="Copy Editor" w:date="2026-10-05T14:34:00Z" w16du:dateUtc="2026-10-05T11:34:00Z"/>
        </w:rPr>
      </w:pPr>
      <w:ins w:id="2901" w:author="Copy Editor" w:date="2026-10-05T14:34:00Z" w16du:dateUtc="2026-10-05T11:34:00Z">
        <w:r w:rsidRPr="002441CA">
          <w:t>RICHARD (V.O.)</w:t>
        </w:r>
      </w:ins>
    </w:p>
    <w:p w14:paraId="231542C4" w14:textId="77777777" w:rsidR="007C5F07" w:rsidRDefault="007C0FF3" w:rsidP="007C5F07">
      <w:pPr>
        <w:pStyle w:val="bdialogue"/>
        <w:rPr>
          <w:ins w:id="2902" w:author="Copy Editor" w:date="2026-10-05T14:34:00Z" w16du:dateUtc="2026-10-05T11:34:00Z"/>
        </w:rPr>
      </w:pPr>
      <w:r>
        <w:t xml:space="preserve">and right at the bottom, </w:t>
      </w:r>
      <w:r w:rsidR="00B83013">
        <w:t>the 15th</w:t>
      </w:r>
      <w:r>
        <w:t xml:space="preserve"> Scottish Volunteer </w:t>
      </w:r>
      <w:r w:rsidR="00B83013">
        <w:t>Battalion,</w:t>
      </w:r>
      <w:r>
        <w:t xml:space="preserve"> the Parachute </w:t>
      </w:r>
      <w:r w:rsidR="00B83013">
        <w:t>Regiment.</w:t>
      </w:r>
    </w:p>
    <w:p w14:paraId="718158EC" w14:textId="0BFE21D9" w:rsidR="007C5F07" w:rsidRDefault="007C5F07" w:rsidP="007C5F07">
      <w:pPr>
        <w:pStyle w:val="body"/>
        <w:rPr>
          <w:ins w:id="2903" w:author="Copy Editor" w:date="2026-10-05T14:34:00Z" w16du:dateUtc="2026-10-05T11:34:00Z"/>
        </w:rPr>
      </w:pPr>
      <w:ins w:id="2904" w:author="Copy Editor" w:date="2026-10-05T14:34:00Z">
        <w:r w:rsidRPr="007C5F07">
          <w:t>Richard looks at it.</w:t>
        </w:r>
      </w:ins>
    </w:p>
    <w:p w14:paraId="4B59FFBC" w14:textId="77777777" w:rsidR="007C5F07" w:rsidRDefault="007C5F07" w:rsidP="007C5F07">
      <w:pPr>
        <w:pStyle w:val="bCHARACTER"/>
        <w:rPr>
          <w:ins w:id="2905" w:author="Copy Editor" w:date="2026-10-05T14:34:00Z" w16du:dateUtc="2026-10-05T11:34:00Z"/>
        </w:rPr>
      </w:pPr>
      <w:ins w:id="2906" w:author="Copy Editor" w:date="2026-10-05T14:34:00Z" w16du:dateUtc="2026-10-05T11:34:00Z">
        <w:r w:rsidRPr="002441CA">
          <w:t>RICHARD (V.O.)</w:t>
        </w:r>
      </w:ins>
    </w:p>
    <w:p w14:paraId="5E4BDC4B" w14:textId="77345A93" w:rsidR="003439BF" w:rsidRDefault="00B83013" w:rsidP="007C5F07">
      <w:pPr>
        <w:pStyle w:val="bdialogue"/>
        <w:rPr>
          <w:ins w:id="2907" w:author="Copy Editor" w:date="2026-10-05T14:34:00Z" w16du:dateUtc="2026-10-05T11:34:00Z"/>
        </w:rPr>
      </w:pPr>
      <w:del w:id="2908" w:author="Copy Editor" w:date="2026-10-05T14:34:00Z" w16du:dateUtc="2026-10-05T11:34:00Z">
        <w:r w:rsidDel="007C5F07">
          <w:delText xml:space="preserve"> </w:delText>
        </w:r>
      </w:del>
      <w:r>
        <w:t>So it is;</w:t>
      </w:r>
      <w:r w:rsidR="007C0FF3">
        <w:t xml:space="preserve"> let’s go and jump </w:t>
      </w:r>
      <w:r>
        <w:t>out of</w:t>
      </w:r>
      <w:r w:rsidR="007C0FF3">
        <w:t xml:space="preserve"> an aeroplane.</w:t>
      </w:r>
    </w:p>
    <w:p w14:paraId="39FB7F6A" w14:textId="77777777" w:rsidR="002661E3" w:rsidRPr="002661E3" w:rsidRDefault="002661E3">
      <w:pPr>
        <w:pStyle w:val="body"/>
        <w:rPr>
          <w:ins w:id="2909" w:author="Copy Editor" w:date="2026-10-05T14:35:00Z"/>
          <w:lang w:val="en-US"/>
        </w:rPr>
        <w:pPrChange w:id="2910" w:author="Copy Editor" w:date="2026-10-05T14:35:00Z" w16du:dateUtc="2026-10-05T11:35:00Z">
          <w:pPr>
            <w:pStyle w:val="bdialogue"/>
          </w:pPr>
        </w:pPrChange>
      </w:pPr>
      <w:ins w:id="2911" w:author="Copy Editor" w:date="2026-10-05T14:35:00Z">
        <w:r w:rsidRPr="002661E3">
          <w:rPr>
            <w:lang w:val="en-US"/>
          </w:rPr>
          <w:t>CUT TO:</w:t>
        </w:r>
      </w:ins>
    </w:p>
    <w:p w14:paraId="0053CC05" w14:textId="77777777" w:rsidR="002661E3" w:rsidRPr="002661E3" w:rsidRDefault="002661E3">
      <w:pPr>
        <w:pStyle w:val="aSCENEHEAD"/>
        <w:rPr>
          <w:ins w:id="2912" w:author="Copy Editor" w:date="2026-10-05T14:35:00Z"/>
          <w:lang w:val="en-US"/>
        </w:rPr>
        <w:pPrChange w:id="2913" w:author="Copy Editor" w:date="2026-10-05T14:35:00Z" w16du:dateUtc="2026-10-05T11:35:00Z">
          <w:pPr>
            <w:pStyle w:val="bdialogue"/>
          </w:pPr>
        </w:pPrChange>
      </w:pPr>
      <w:ins w:id="2914" w:author="Copy Editor" w:date="2026-10-05T14:35:00Z">
        <w:r w:rsidRPr="002661E3">
          <w:rPr>
            <w:lang w:val="en-US"/>
          </w:rPr>
          <w:t>INT. FAMILY HOME – DAY</w:t>
        </w:r>
      </w:ins>
    </w:p>
    <w:p w14:paraId="27F95BE9" w14:textId="77777777" w:rsidR="002661E3" w:rsidRDefault="002661E3">
      <w:pPr>
        <w:pStyle w:val="bdialogue"/>
        <w:pPrChange w:id="2915" w:author="Copy Editor" w:date="2026-10-05T14:34:00Z" w16du:dateUtc="2026-10-05T11:34:00Z">
          <w:pPr>
            <w:pStyle w:val="body"/>
          </w:pPr>
        </w:pPrChange>
      </w:pPr>
    </w:p>
    <w:p w14:paraId="3A0FACD6" w14:textId="77777777" w:rsidR="007E0EBD" w:rsidRDefault="007C0FF3" w:rsidP="00B33299">
      <w:pPr>
        <w:pStyle w:val="body"/>
        <w:rPr>
          <w:ins w:id="2916" w:author="Copy Editor" w:date="2026-10-05T14:35:00Z" w16du:dateUtc="2026-10-05T11:35:00Z"/>
        </w:rPr>
      </w:pPr>
      <w:del w:id="2917" w:author="Copy Editor" w:date="2026-10-05T14:35:00Z" w16du:dateUtc="2026-10-05T11:35:00Z">
        <w:r w:rsidDel="007E0EBD">
          <w:lastRenderedPageBreak/>
          <w:delText>My</w:delText>
        </w:r>
      </w:del>
      <w:ins w:id="2918" w:author="Copy Editor" w:date="2026-10-05T14:35:00Z" w16du:dateUtc="2026-10-05T11:35:00Z">
        <w:r w:rsidR="007E0EBD">
          <w:t>Richard tells his family about the</w:t>
        </w:r>
      </w:ins>
      <w:r>
        <w:t xml:space="preserve"> transfer</w:t>
      </w:r>
      <w:ins w:id="2919" w:author="Copy Editor" w:date="2026-10-05T14:35:00Z" w16du:dateUtc="2026-10-05T11:35:00Z">
        <w:r w:rsidR="007E0EBD">
          <w:t>.</w:t>
        </w:r>
      </w:ins>
    </w:p>
    <w:p w14:paraId="76F038F4" w14:textId="77777777" w:rsidR="00570F79" w:rsidRDefault="007C0FF3" w:rsidP="00B33299">
      <w:pPr>
        <w:pStyle w:val="body"/>
        <w:rPr>
          <w:ins w:id="2920" w:author="Copy Editor" w:date="2026-10-05T14:36:00Z" w16du:dateUtc="2026-10-05T11:36:00Z"/>
        </w:rPr>
      </w:pPr>
      <w:del w:id="2921" w:author="Copy Editor" w:date="2026-10-05T14:36:00Z" w16du:dateUtc="2026-10-05T11:36:00Z">
        <w:r w:rsidDel="007E0EBD">
          <w:delText xml:space="preserve"> c</w:delText>
        </w:r>
        <w:r w:rsidDel="00570F79">
          <w:delText xml:space="preserve">ame </w:delText>
        </w:r>
        <w:r w:rsidR="00B83013" w:rsidDel="00570F79">
          <w:delText>through,</w:delText>
        </w:r>
        <w:r w:rsidDel="00570F79">
          <w:delText xml:space="preserve"> and the family </w:delText>
        </w:r>
        <w:r w:rsidR="009C426A" w:rsidDel="00570F79">
          <w:delText>was</w:delText>
        </w:r>
      </w:del>
      <w:ins w:id="2922" w:author="Copy Editor" w:date="2026-10-05T14:36:00Z" w16du:dateUtc="2026-10-05T11:36:00Z">
        <w:r w:rsidR="00570F79">
          <w:t>They are</w:t>
        </w:r>
      </w:ins>
      <w:r>
        <w:t xml:space="preserve"> not </w:t>
      </w:r>
      <w:r w:rsidR="00B83013">
        <w:t>impressed.</w:t>
      </w:r>
    </w:p>
    <w:p w14:paraId="4622C9E4" w14:textId="7171B4CB" w:rsidR="00BA35E8" w:rsidRDefault="00570F79">
      <w:pPr>
        <w:pStyle w:val="bCHARACTER"/>
        <w:pPrChange w:id="2923" w:author="Copy Editor" w:date="2026-10-05T14:36:00Z" w16du:dateUtc="2026-10-05T11:36:00Z">
          <w:pPr>
            <w:pStyle w:val="body"/>
          </w:pPr>
        </w:pPrChange>
      </w:pPr>
      <w:ins w:id="2924" w:author="Copy Editor" w:date="2026-10-05T14:36:00Z">
        <w:r w:rsidRPr="00570F79">
          <w:t>DAD</w:t>
        </w:r>
      </w:ins>
      <w:r w:rsidR="00B83013">
        <w:t xml:space="preserve"> </w:t>
      </w:r>
    </w:p>
    <w:p w14:paraId="4EAF4B3D" w14:textId="77777777" w:rsidR="00BA35E8" w:rsidRDefault="007C0FF3" w:rsidP="004B3D80">
      <w:pPr>
        <w:pStyle w:val="bdialogue"/>
        <w:rPr>
          <w:ins w:id="2925" w:author="Copy Editor" w:date="2026-10-05T14:37:00Z" w16du:dateUtc="2026-10-05T11:37:00Z"/>
        </w:rPr>
      </w:pPr>
      <w:del w:id="2926" w:author="Copy Editor" w:date="2026-10-05T14:36:00Z" w16du:dateUtc="2026-10-05T11:36:00Z">
        <w:r w:rsidDel="00570F79">
          <w:delText>“</w:delText>
        </w:r>
      </w:del>
      <w:r>
        <w:t>Suppose your parachute doesn’t work?</w:t>
      </w:r>
      <w:del w:id="2927" w:author="Copy Editor" w:date="2026-10-05T14:36:00Z" w16du:dateUtc="2026-10-05T11:36:00Z">
        <w:r w:rsidDel="00570F79">
          <w:delText xml:space="preserve">” </w:delText>
        </w:r>
      </w:del>
    </w:p>
    <w:p w14:paraId="428917B0" w14:textId="00E86244" w:rsidR="00BE4746" w:rsidRDefault="00BE4746">
      <w:pPr>
        <w:pStyle w:val="bCHARACTER"/>
        <w:pPrChange w:id="2928" w:author="Copy Editor" w:date="2026-10-05T14:37:00Z" w16du:dateUtc="2026-10-05T11:37:00Z">
          <w:pPr>
            <w:pStyle w:val="bdialogue"/>
          </w:pPr>
        </w:pPrChange>
      </w:pPr>
      <w:ins w:id="2929" w:author="Copy Editor" w:date="2026-10-05T14:37:00Z">
        <w:r w:rsidRPr="00BE4746">
          <w:t>RICHARD</w:t>
        </w:r>
      </w:ins>
    </w:p>
    <w:p w14:paraId="2CEF3224" w14:textId="2C3A797C" w:rsidR="00BA35E8" w:rsidDel="00BE4746" w:rsidRDefault="007C0FF3" w:rsidP="00B33299">
      <w:pPr>
        <w:pStyle w:val="body"/>
        <w:rPr>
          <w:del w:id="2930" w:author="Copy Editor" w:date="2026-10-05T14:37:00Z" w16du:dateUtc="2026-10-05T11:37:00Z"/>
        </w:rPr>
      </w:pPr>
      <w:del w:id="2931" w:author="Copy Editor" w:date="2026-10-05T14:37:00Z" w16du:dateUtc="2026-10-05T11:37:00Z">
        <w:r w:rsidDel="00BE4746">
          <w:delText xml:space="preserve">asked </w:delText>
        </w:r>
        <w:r w:rsidR="00B83013" w:rsidDel="00BE4746">
          <w:delText xml:space="preserve">Dad. </w:delText>
        </w:r>
      </w:del>
    </w:p>
    <w:p w14:paraId="1C162FBB" w14:textId="5C9AC577" w:rsidR="00BA35E8" w:rsidRDefault="007C0FF3" w:rsidP="004B3D80">
      <w:pPr>
        <w:pStyle w:val="bdialogue"/>
      </w:pPr>
      <w:del w:id="2932" w:author="Copy Editor" w:date="2026-10-05T14:37:00Z" w16du:dateUtc="2026-10-05T11:37:00Z">
        <w:r w:rsidDel="00BE4746">
          <w:delText>“</w:delText>
        </w:r>
      </w:del>
      <w:r>
        <w:t>Then I’ll be dead</w:t>
      </w:r>
      <w:del w:id="2933" w:author="Copy Editor" w:date="2026-10-05T14:37:00Z" w16du:dateUtc="2026-10-05T11:37:00Z">
        <w:r w:rsidDel="00BE4746">
          <w:delText>”</w:delText>
        </w:r>
      </w:del>
      <w:r>
        <w:t xml:space="preserve"> </w:t>
      </w:r>
    </w:p>
    <w:p w14:paraId="509B82BE" w14:textId="415098B1" w:rsidR="00BA35E8" w:rsidRDefault="004D22BC" w:rsidP="00B33299">
      <w:pPr>
        <w:pStyle w:val="body"/>
        <w:rPr>
          <w:ins w:id="2934" w:author="Copy Editor" w:date="2026-10-05T14:38:00Z" w16du:dateUtc="2026-10-05T11:38:00Z"/>
        </w:rPr>
      </w:pPr>
      <w:ins w:id="2935" w:author="Copy Editor" w:date="2026-10-05T14:38:00Z" w16du:dateUtc="2026-10-05T11:38:00Z">
        <w:r>
          <w:t xml:space="preserve">Dad absorbs </w:t>
        </w:r>
      </w:ins>
      <w:del w:id="2936" w:author="Copy Editor" w:date="2026-10-05T14:38:00Z" w16du:dateUtc="2026-10-05T11:38:00Z">
        <w:r w:rsidR="007C0FF3" w:rsidDel="004D22BC">
          <w:delText xml:space="preserve">was </w:delText>
        </w:r>
      </w:del>
      <w:r w:rsidR="007C0FF3">
        <w:t xml:space="preserve">the blunt </w:t>
      </w:r>
      <w:r w:rsidR="00B83013">
        <w:t xml:space="preserve">reply. </w:t>
      </w:r>
    </w:p>
    <w:p w14:paraId="5DE8348B" w14:textId="77777777" w:rsidR="004D22BC" w:rsidRPr="004D22BC" w:rsidRDefault="004D22BC" w:rsidP="004D22BC">
      <w:pPr>
        <w:pStyle w:val="body"/>
        <w:rPr>
          <w:ins w:id="2937" w:author="Copy Editor" w:date="2026-10-05T14:38:00Z"/>
          <w:lang w:val="en-US"/>
        </w:rPr>
      </w:pPr>
      <w:ins w:id="2938" w:author="Copy Editor" w:date="2026-10-05T14:38:00Z">
        <w:r w:rsidRPr="004D22BC">
          <w:rPr>
            <w:lang w:val="en-US"/>
          </w:rPr>
          <w:t>CUT TO:</w:t>
        </w:r>
      </w:ins>
    </w:p>
    <w:p w14:paraId="3034976E" w14:textId="77777777" w:rsidR="004D22BC" w:rsidRPr="004D22BC" w:rsidRDefault="004D22BC">
      <w:pPr>
        <w:pStyle w:val="aSCENEHEAD"/>
        <w:rPr>
          <w:ins w:id="2939" w:author="Copy Editor" w:date="2026-10-05T14:38:00Z"/>
          <w:lang w:val="en-US"/>
        </w:rPr>
        <w:pPrChange w:id="2940" w:author="Copy Editor" w:date="2026-10-05T14:38:00Z" w16du:dateUtc="2026-10-05T11:38:00Z">
          <w:pPr>
            <w:pStyle w:val="body"/>
          </w:pPr>
        </w:pPrChange>
      </w:pPr>
      <w:ins w:id="2941" w:author="Copy Editor" w:date="2026-10-05T14:38:00Z">
        <w:r w:rsidRPr="004D22BC">
          <w:rPr>
            <w:lang w:val="en-US"/>
          </w:rPr>
          <w:t>EXT. RAF ABINGDON – DAY</w:t>
        </w:r>
      </w:ins>
    </w:p>
    <w:p w14:paraId="6CA2361E" w14:textId="77777777" w:rsidR="004D22BC" w:rsidRPr="004D22BC" w:rsidRDefault="004D22BC" w:rsidP="004D22BC">
      <w:pPr>
        <w:pStyle w:val="body"/>
        <w:rPr>
          <w:ins w:id="2942" w:author="Copy Editor" w:date="2026-10-05T14:38:00Z"/>
          <w:lang w:val="en-US"/>
        </w:rPr>
      </w:pPr>
      <w:ins w:id="2943" w:author="Copy Editor" w:date="2026-10-05T14:38:00Z">
        <w:r w:rsidRPr="004D22BC">
          <w:rPr>
            <w:lang w:val="en-US"/>
          </w:rPr>
          <w:t>SUPER: RAF ABINGDON, OXFORDSHIRE</w:t>
        </w:r>
      </w:ins>
    </w:p>
    <w:p w14:paraId="260310F7" w14:textId="77777777" w:rsidR="004D22BC" w:rsidRPr="004D22BC" w:rsidRDefault="004D22BC" w:rsidP="004D22BC">
      <w:pPr>
        <w:pStyle w:val="body"/>
        <w:rPr>
          <w:ins w:id="2944" w:author="Copy Editor" w:date="2026-10-05T14:38:00Z"/>
          <w:lang w:val="en-US"/>
        </w:rPr>
      </w:pPr>
      <w:ins w:id="2945" w:author="Copy Editor" w:date="2026-10-05T14:38:00Z">
        <w:r w:rsidRPr="004D22BC">
          <w:rPr>
            <w:lang w:val="en-US"/>
          </w:rPr>
          <w:t>Richard and a squad of recruits undergo intensive parachute training.</w:t>
        </w:r>
      </w:ins>
    </w:p>
    <w:p w14:paraId="5EAE9524" w14:textId="77777777" w:rsidR="004D22BC" w:rsidRPr="004D22BC" w:rsidRDefault="004D22BC">
      <w:pPr>
        <w:pStyle w:val="bCHARACTER"/>
        <w:rPr>
          <w:ins w:id="2946" w:author="Copy Editor" w:date="2026-10-05T14:38:00Z"/>
          <w:lang w:val="en-US"/>
        </w:rPr>
        <w:pPrChange w:id="2947" w:author="Copy Editor" w:date="2026-10-05T14:38:00Z" w16du:dateUtc="2026-10-05T11:38:00Z">
          <w:pPr>
            <w:pStyle w:val="body"/>
          </w:pPr>
        </w:pPrChange>
      </w:pPr>
      <w:ins w:id="2948" w:author="Copy Editor" w:date="2026-10-05T14:38:00Z">
        <w:r w:rsidRPr="004D22BC">
          <w:rPr>
            <w:lang w:val="en-US"/>
          </w:rPr>
          <w:t>RICHARD (V.O.)</w:t>
        </w:r>
      </w:ins>
    </w:p>
    <w:p w14:paraId="44BA8A1C" w14:textId="02291232" w:rsidR="004D22BC" w:rsidDel="00413C7C" w:rsidRDefault="004D22BC" w:rsidP="00B33299">
      <w:pPr>
        <w:pStyle w:val="body"/>
        <w:rPr>
          <w:del w:id="2949" w:author="Copy Editor" w:date="2026-10-05T14:38:00Z" w16du:dateUtc="2026-10-05T11:38:00Z"/>
        </w:rPr>
      </w:pPr>
    </w:p>
    <w:p w14:paraId="29A403BE" w14:textId="77777777" w:rsidR="00413C7C" w:rsidRDefault="007C0FF3">
      <w:pPr>
        <w:pStyle w:val="bbodybeforebeat"/>
        <w:rPr>
          <w:ins w:id="2950" w:author="Copy Editor" w:date="2026-10-05T14:39:00Z" w16du:dateUtc="2026-10-05T11:39:00Z"/>
        </w:rPr>
        <w:pPrChange w:id="2951" w:author="Copy Editor" w:date="2026-10-05T14:40:00Z" w16du:dateUtc="2026-10-05T11:40:00Z">
          <w:pPr>
            <w:pStyle w:val="bdialogue"/>
          </w:pPr>
        </w:pPrChange>
      </w:pPr>
      <w:r>
        <w:t>Three months of the most intensive training I had so far undergone</w:t>
      </w:r>
      <w:ins w:id="2952" w:author="Copy Editor" w:date="2026-10-05T14:38:00Z" w16du:dateUtc="2026-10-05T11:38:00Z">
        <w:r w:rsidR="00413C7C">
          <w:t>.</w:t>
        </w:r>
      </w:ins>
    </w:p>
    <w:p w14:paraId="57A77E4B" w14:textId="4486E848" w:rsidR="00FA15CA" w:rsidRDefault="00413C7C">
      <w:pPr>
        <w:pStyle w:val="baparenthisis"/>
        <w:pPrChange w:id="2953" w:author="Copy Editor" w:date="2026-10-05T14:39:00Z" w16du:dateUtc="2026-10-05T11:39:00Z">
          <w:pPr>
            <w:pStyle w:val="body"/>
          </w:pPr>
        </w:pPrChange>
      </w:pPr>
      <w:ins w:id="2954" w:author="Copy Editor" w:date="2026-10-05T14:39:00Z" w16du:dateUtc="2026-10-05T11:39:00Z">
        <w:r>
          <w:t>(A beat.)</w:t>
        </w:r>
      </w:ins>
      <w:r w:rsidR="007C0FF3">
        <w:t xml:space="preserve"> </w:t>
      </w:r>
    </w:p>
    <w:p w14:paraId="44E32E66" w14:textId="7CD61621" w:rsidR="005118B4" w:rsidRDefault="007C0FF3">
      <w:pPr>
        <w:pStyle w:val="bdialogue"/>
        <w:pPrChange w:id="2955" w:author="Copy Editor" w:date="2026-10-05T14:40:00Z" w16du:dateUtc="2026-10-05T11:40:00Z">
          <w:pPr>
            <w:pStyle w:val="baparenthisis"/>
          </w:pPr>
        </w:pPrChange>
      </w:pPr>
      <w:del w:id="2956" w:author="Copy Editor" w:date="2026-10-05T14:39:00Z" w16du:dateUtc="2026-10-05T11:39:00Z">
        <w:r w:rsidDel="00413C7C">
          <w:delText>(</w:delText>
        </w:r>
      </w:del>
      <w:r>
        <w:t xml:space="preserve">if I had known what the future had in </w:t>
      </w:r>
      <w:r w:rsidR="00B83013">
        <w:t>store,</w:t>
      </w:r>
      <w:r>
        <w:t xml:space="preserve"> I simply wouldn’t have believed </w:t>
      </w:r>
      <w:r w:rsidR="00B83013">
        <w:t>it</w:t>
      </w:r>
      <w:ins w:id="2957" w:author="Copy Editor" w:date="2026-10-05T14:39:00Z" w16du:dateUtc="2026-10-05T11:39:00Z">
        <w:r w:rsidR="005960CE">
          <w:t>.</w:t>
        </w:r>
      </w:ins>
      <w:del w:id="2958" w:author="Copy Editor" w:date="2026-10-05T14:39:00Z" w16du:dateUtc="2026-10-05T11:39:00Z">
        <w:r w:rsidR="00B83013" w:rsidDel="00413C7C">
          <w:delText>)</w:delText>
        </w:r>
      </w:del>
    </w:p>
    <w:p w14:paraId="1C4F6F3D" w14:textId="2153EB9E" w:rsidR="00746B12" w:rsidRDefault="00B72501" w:rsidP="00E41019">
      <w:pPr>
        <w:pStyle w:val="body"/>
        <w:spacing w:before="0"/>
        <w:rPr>
          <w:ins w:id="2959" w:author="Copy Editor" w:date="2026-10-05T14:41:00Z" w16du:dateUtc="2026-10-05T11:41:00Z"/>
        </w:rPr>
      </w:pPr>
      <w:del w:id="2960" w:author="Copy Editor" w:date="2026-10-05T14:42:00Z" w16du:dateUtc="2026-10-05T11:42:00Z">
        <w:r w:rsidDel="00684F12">
          <w:delText>and</w:delText>
        </w:r>
        <w:r w:rsidR="00B83013" w:rsidDel="00684F12">
          <w:delText xml:space="preserve"> a</w:delText>
        </w:r>
      </w:del>
      <w:ins w:id="2961" w:author="Copy Editor" w:date="2026-10-05T14:42:00Z" w16du:dateUtc="2026-10-05T11:42:00Z">
        <w:r w:rsidR="00684F12">
          <w:t>A</w:t>
        </w:r>
      </w:ins>
      <w:r w:rsidR="00B83013">
        <w:t xml:space="preserve"> whole squad</w:t>
      </w:r>
      <w:del w:id="2962" w:author="Copy Editor" w:date="2026-10-05T14:42:00Z" w16du:dateUtc="2026-10-05T11:42:00Z">
        <w:r w:rsidR="00B83013" w:rsidDel="00684F12">
          <w:delText xml:space="preserve"> of us</w:delText>
        </w:r>
      </w:del>
      <w:r w:rsidR="00B83013">
        <w:t xml:space="preserve"> </w:t>
      </w:r>
      <w:ins w:id="2963" w:author="Copy Editor" w:date="2026-10-05T14:42:00Z" w16du:dateUtc="2026-10-05T11:42:00Z">
        <w:r w:rsidR="00684F12">
          <w:t>is</w:t>
        </w:r>
      </w:ins>
      <w:del w:id="2964" w:author="Copy Editor" w:date="2026-10-05T14:42:00Z" w16du:dateUtc="2026-10-05T11:42:00Z">
        <w:r w:rsidR="00B83013" w:rsidDel="00684F12">
          <w:delText>were</w:delText>
        </w:r>
      </w:del>
      <w:r w:rsidR="00B83013">
        <w:t xml:space="preserve"> sent to RAF Abingdon in Oxfordshire to complete the Basic Parachute Training Course. </w:t>
      </w:r>
    </w:p>
    <w:p w14:paraId="6AE9EBD5" w14:textId="77777777" w:rsidR="00746B12" w:rsidRPr="004D22BC" w:rsidRDefault="00746B12" w:rsidP="00746B12">
      <w:pPr>
        <w:pStyle w:val="bCHARACTER"/>
        <w:rPr>
          <w:ins w:id="2965" w:author="Copy Editor" w:date="2026-10-05T14:41:00Z" w16du:dateUtc="2026-10-05T11:41:00Z"/>
          <w:lang w:val="en-US"/>
        </w:rPr>
      </w:pPr>
      <w:ins w:id="2966" w:author="Copy Editor" w:date="2026-10-05T14:41:00Z" w16du:dateUtc="2026-10-05T11:41:00Z">
        <w:r w:rsidRPr="004D22BC">
          <w:rPr>
            <w:lang w:val="en-US"/>
          </w:rPr>
          <w:t>RICHARD (V.O.)</w:t>
        </w:r>
      </w:ins>
    </w:p>
    <w:p w14:paraId="030AE4DA" w14:textId="77777777" w:rsidR="00684F12" w:rsidRDefault="00B83013" w:rsidP="00746B12">
      <w:pPr>
        <w:pStyle w:val="bdialogue"/>
        <w:rPr>
          <w:ins w:id="2967" w:author="Copy Editor" w:date="2026-10-05T14:42:00Z" w16du:dateUtc="2026-10-05T11:42:00Z"/>
        </w:rPr>
      </w:pPr>
      <w:r>
        <w:t xml:space="preserve">It was superb, but I had never had much of a head for heights. </w:t>
      </w:r>
    </w:p>
    <w:p w14:paraId="7B6401E7" w14:textId="7B172A0F" w:rsidR="00641C81" w:rsidRDefault="00641C81" w:rsidP="00641C81">
      <w:pPr>
        <w:pStyle w:val="body"/>
        <w:rPr>
          <w:ins w:id="2968" w:author="Copy Editor" w:date="2026-10-05T14:43:00Z" w16du:dateUtc="2026-10-05T11:43:00Z"/>
        </w:rPr>
      </w:pPr>
      <w:ins w:id="2969" w:author="Copy Editor" w:date="2026-10-05T14:42:00Z">
        <w:r w:rsidRPr="00641C81">
          <w:t>He forces himself through the training.</w:t>
        </w:r>
      </w:ins>
    </w:p>
    <w:p w14:paraId="56983ADA" w14:textId="77777777" w:rsidR="00641C81" w:rsidRPr="004D22BC" w:rsidRDefault="00641C81" w:rsidP="00641C81">
      <w:pPr>
        <w:pStyle w:val="bCHARACTER"/>
        <w:rPr>
          <w:ins w:id="2970" w:author="Copy Editor" w:date="2026-10-05T14:43:00Z" w16du:dateUtc="2026-10-05T11:43:00Z"/>
          <w:lang w:val="en-US"/>
        </w:rPr>
      </w:pPr>
      <w:ins w:id="2971" w:author="Copy Editor" w:date="2026-10-05T14:43:00Z" w16du:dateUtc="2026-10-05T11:43:00Z">
        <w:r w:rsidRPr="004D22BC">
          <w:rPr>
            <w:lang w:val="en-US"/>
          </w:rPr>
          <w:t>RICHARD (V.O.)</w:t>
        </w:r>
      </w:ins>
    </w:p>
    <w:p w14:paraId="4CED7FBA" w14:textId="77777777" w:rsidR="00641C81" w:rsidRDefault="00B83013" w:rsidP="00746B12">
      <w:pPr>
        <w:pStyle w:val="bdialogue"/>
        <w:rPr>
          <w:ins w:id="2972" w:author="Copy Editor" w:date="2026-10-05T14:43:00Z" w16du:dateUtc="2026-10-05T11:43:00Z"/>
        </w:rPr>
      </w:pPr>
      <w:r>
        <w:t xml:space="preserve">I gritted my teeth, tried to take control of myself, and threw myself off every piece of apparatus the combined brains of the instructors could devise. </w:t>
      </w:r>
    </w:p>
    <w:p w14:paraId="5B1735CE" w14:textId="77777777" w:rsidR="00641C81" w:rsidRDefault="00641C81" w:rsidP="00746B12">
      <w:pPr>
        <w:pStyle w:val="bdialogue"/>
        <w:rPr>
          <w:ins w:id="2973" w:author="Copy Editor" w:date="2026-10-05T14:43:00Z" w16du:dateUtc="2026-10-05T11:43:00Z"/>
        </w:rPr>
      </w:pPr>
    </w:p>
    <w:p w14:paraId="004F0B9C" w14:textId="77777777" w:rsidR="00641C81" w:rsidRDefault="00B83013">
      <w:pPr>
        <w:pStyle w:val="body"/>
        <w:rPr>
          <w:ins w:id="2974" w:author="Copy Editor" w:date="2026-10-05T14:43:00Z" w16du:dateUtc="2026-10-05T11:43:00Z"/>
        </w:rPr>
        <w:pPrChange w:id="2975" w:author="Copy Editor" w:date="2026-10-05T14:44:00Z" w16du:dateUtc="2026-10-05T11:44:00Z">
          <w:pPr>
            <w:pStyle w:val="bdialogue"/>
          </w:pPr>
        </w:pPrChange>
      </w:pPr>
      <w:del w:id="2976" w:author="Copy Editor" w:date="2026-10-05T14:43:00Z" w16du:dateUtc="2026-10-05T11:43:00Z">
        <w:r w:rsidDel="00641C81">
          <w:lastRenderedPageBreak/>
          <w:delText xml:space="preserve">I </w:delText>
        </w:r>
      </w:del>
      <w:ins w:id="2977" w:author="Copy Editor" w:date="2026-10-05T14:43:00Z" w16du:dateUtc="2026-10-05T11:43:00Z">
        <w:r w:rsidR="00641C81">
          <w:t xml:space="preserve">He </w:t>
        </w:r>
      </w:ins>
      <w:r>
        <w:t>g</w:t>
      </w:r>
      <w:ins w:id="2978" w:author="Copy Editor" w:date="2026-10-05T14:43:00Z" w16du:dateUtc="2026-10-05T11:43:00Z">
        <w:r w:rsidR="00641C81">
          <w:t>e</w:t>
        </w:r>
      </w:ins>
      <w:del w:id="2979" w:author="Copy Editor" w:date="2026-10-05T14:43:00Z" w16du:dateUtc="2026-10-05T11:43:00Z">
        <w:r w:rsidDel="00641C81">
          <w:delText>o</w:delText>
        </w:r>
      </w:del>
      <w:r>
        <w:t>t</w:t>
      </w:r>
      <w:ins w:id="2980" w:author="Copy Editor" w:date="2026-10-05T14:43:00Z" w16du:dateUtc="2026-10-05T11:43:00Z">
        <w:r w:rsidR="00641C81">
          <w:t>s</w:t>
        </w:r>
      </w:ins>
      <w:r>
        <w:t xml:space="preserve"> through</w:t>
      </w:r>
      <w:ins w:id="2981" w:author="Copy Editor" w:date="2026-10-05T14:43:00Z" w16du:dateUtc="2026-10-05T11:43:00Z">
        <w:r w:rsidR="00641C81">
          <w:t>.</w:t>
        </w:r>
      </w:ins>
    </w:p>
    <w:p w14:paraId="5E4BDC4D" w14:textId="383D4E38" w:rsidR="003439BF" w:rsidRDefault="00B83013" w:rsidP="009345D4">
      <w:pPr>
        <w:pStyle w:val="body"/>
        <w:rPr>
          <w:ins w:id="2982" w:author="Copy Editor" w:date="2026-10-05T14:44:00Z" w16du:dateUtc="2026-10-05T11:44:00Z"/>
        </w:rPr>
      </w:pPr>
      <w:del w:id="2983" w:author="Copy Editor" w:date="2026-10-05T14:43:00Z" w16du:dateUtc="2026-10-05T11:43:00Z">
        <w:r w:rsidDel="00641C81">
          <w:delText>, although not well, until it c</w:delText>
        </w:r>
      </w:del>
      <w:del w:id="2984" w:author="Copy Editor" w:date="2026-10-05T14:44:00Z" w16du:dateUtc="2026-10-05T11:44:00Z">
        <w:r w:rsidDel="00641C81">
          <w:delText>ame</w:delText>
        </w:r>
      </w:del>
      <w:ins w:id="2985" w:author="Copy Editor" w:date="2026-10-05T14:44:00Z" w16du:dateUtc="2026-10-05T11:44:00Z">
        <w:r w:rsidR="00641C81">
          <w:t>Then comes</w:t>
        </w:r>
      </w:ins>
      <w:del w:id="2986" w:author="Copy Editor" w:date="2026-10-05T14:44:00Z" w16du:dateUtc="2026-10-05T11:44:00Z">
        <w:r w:rsidDel="009345D4">
          <w:delText xml:space="preserve"> to </w:delText>
        </w:r>
      </w:del>
      <w:ins w:id="2987" w:author="Copy Editor" w:date="2026-10-05T14:44:00Z" w16du:dateUtc="2026-10-05T11:44:00Z">
        <w:r w:rsidR="009345D4">
          <w:t xml:space="preserve"> </w:t>
        </w:r>
      </w:ins>
      <w:r>
        <w:t>the balloon.</w:t>
      </w:r>
    </w:p>
    <w:p w14:paraId="4476356A" w14:textId="77777777" w:rsidR="008578AE" w:rsidRPr="008578AE" w:rsidRDefault="008578AE">
      <w:pPr>
        <w:pStyle w:val="aSCENEHEAD"/>
        <w:rPr>
          <w:ins w:id="2988" w:author="Copy Editor" w:date="2026-10-05T14:44:00Z"/>
          <w:lang w:val="en-US"/>
        </w:rPr>
        <w:pPrChange w:id="2989" w:author="Copy Editor" w:date="2026-10-05T14:44:00Z" w16du:dateUtc="2026-10-05T11:44:00Z">
          <w:pPr>
            <w:pStyle w:val="body"/>
          </w:pPr>
        </w:pPrChange>
      </w:pPr>
      <w:ins w:id="2990" w:author="Copy Editor" w:date="2026-10-05T14:44:00Z">
        <w:r w:rsidRPr="008578AE">
          <w:rPr>
            <w:lang w:val="en-US"/>
          </w:rPr>
          <w:t>EXT. RAF ABINGDON – BALLOON TRAINING – DAY</w:t>
        </w:r>
      </w:ins>
    </w:p>
    <w:p w14:paraId="05EBEF1D" w14:textId="77777777" w:rsidR="008578AE" w:rsidRPr="008578AE" w:rsidRDefault="008578AE" w:rsidP="008578AE">
      <w:pPr>
        <w:pStyle w:val="body"/>
        <w:rPr>
          <w:ins w:id="2991" w:author="Copy Editor" w:date="2026-10-05T14:44:00Z"/>
          <w:lang w:val="en-US"/>
        </w:rPr>
      </w:pPr>
      <w:ins w:id="2992" w:author="Copy Editor" w:date="2026-10-05T14:44:00Z">
        <w:r w:rsidRPr="008578AE">
          <w:rPr>
            <w:lang w:val="en-US"/>
          </w:rPr>
          <w:t>A car hangs beneath a balloon.</w:t>
        </w:r>
      </w:ins>
    </w:p>
    <w:p w14:paraId="4740E993" w14:textId="77777777" w:rsidR="008578AE" w:rsidRPr="008578AE" w:rsidRDefault="008578AE" w:rsidP="008578AE">
      <w:pPr>
        <w:pStyle w:val="body"/>
        <w:rPr>
          <w:ins w:id="2993" w:author="Copy Editor" w:date="2026-10-05T14:44:00Z"/>
          <w:lang w:val="en-US"/>
        </w:rPr>
      </w:pPr>
      <w:ins w:id="2994" w:author="Copy Editor" w:date="2026-10-05T14:44:00Z">
        <w:r w:rsidRPr="008578AE">
          <w:rPr>
            <w:lang w:val="en-US"/>
          </w:rPr>
          <w:t>Richard climbs into it.</w:t>
        </w:r>
      </w:ins>
    </w:p>
    <w:p w14:paraId="204D9587" w14:textId="77777777" w:rsidR="008578AE" w:rsidRPr="008578AE" w:rsidRDefault="008578AE" w:rsidP="008578AE">
      <w:pPr>
        <w:pStyle w:val="body"/>
        <w:rPr>
          <w:ins w:id="2995" w:author="Copy Editor" w:date="2026-10-05T14:44:00Z"/>
          <w:lang w:val="en-US"/>
        </w:rPr>
      </w:pPr>
      <w:ins w:id="2996" w:author="Copy Editor" w:date="2026-10-05T14:44:00Z">
        <w:r w:rsidRPr="008578AE">
          <w:rPr>
            <w:lang w:val="en-US"/>
          </w:rPr>
          <w:t>The balloon rises.</w:t>
        </w:r>
      </w:ins>
    </w:p>
    <w:p w14:paraId="5B6E2FD0" w14:textId="77777777" w:rsidR="008578AE" w:rsidRPr="008578AE" w:rsidRDefault="008578AE" w:rsidP="008578AE">
      <w:pPr>
        <w:pStyle w:val="body"/>
        <w:rPr>
          <w:ins w:id="2997" w:author="Copy Editor" w:date="2026-10-05T14:44:00Z"/>
          <w:lang w:val="en-US"/>
        </w:rPr>
      </w:pPr>
      <w:ins w:id="2998" w:author="Copy Editor" w:date="2026-10-05T14:44:00Z">
        <w:r w:rsidRPr="008578AE">
          <w:rPr>
            <w:lang w:val="en-US"/>
          </w:rPr>
          <w:t>Eight hundred feet of cable unwinds.</w:t>
        </w:r>
      </w:ins>
    </w:p>
    <w:p w14:paraId="2D2D1B40" w14:textId="77777777" w:rsidR="008578AE" w:rsidRPr="008578AE" w:rsidRDefault="008578AE" w:rsidP="008578AE">
      <w:pPr>
        <w:pStyle w:val="body"/>
        <w:rPr>
          <w:ins w:id="2999" w:author="Copy Editor" w:date="2026-10-05T14:44:00Z"/>
          <w:lang w:val="en-US"/>
        </w:rPr>
      </w:pPr>
      <w:ins w:id="3000" w:author="Copy Editor" w:date="2026-10-05T14:44:00Z">
        <w:r w:rsidRPr="008578AE">
          <w:rPr>
            <w:lang w:val="en-US"/>
          </w:rPr>
          <w:t>The ground recedes.</w:t>
        </w:r>
      </w:ins>
    </w:p>
    <w:p w14:paraId="367B342D" w14:textId="77777777" w:rsidR="008578AE" w:rsidRPr="008578AE" w:rsidRDefault="008578AE">
      <w:pPr>
        <w:pStyle w:val="bCHARACTER"/>
        <w:rPr>
          <w:ins w:id="3001" w:author="Copy Editor" w:date="2026-10-05T14:44:00Z"/>
          <w:lang w:val="en-US"/>
        </w:rPr>
        <w:pPrChange w:id="3002" w:author="Copy Editor" w:date="2026-10-05T14:45:00Z" w16du:dateUtc="2026-10-05T11:45:00Z">
          <w:pPr>
            <w:pStyle w:val="body"/>
          </w:pPr>
        </w:pPrChange>
      </w:pPr>
      <w:ins w:id="3003" w:author="Copy Editor" w:date="2026-10-05T14:44:00Z">
        <w:r w:rsidRPr="008578AE">
          <w:rPr>
            <w:lang w:val="en-US"/>
          </w:rPr>
          <w:t>RICHARD (V.O.)</w:t>
        </w:r>
      </w:ins>
    </w:p>
    <w:p w14:paraId="48A302C6" w14:textId="1246A765" w:rsidR="008578AE" w:rsidDel="008578AE" w:rsidRDefault="008578AE">
      <w:pPr>
        <w:pStyle w:val="body"/>
        <w:rPr>
          <w:del w:id="3004" w:author="Copy Editor" w:date="2026-10-05T14:45:00Z" w16du:dateUtc="2026-10-05T11:45:00Z"/>
        </w:rPr>
        <w:pPrChange w:id="3005" w:author="Copy Editor" w:date="2026-10-05T14:44:00Z" w16du:dateUtc="2026-10-05T11:44:00Z">
          <w:pPr>
            <w:pStyle w:val="body"/>
            <w:spacing w:before="0"/>
          </w:pPr>
        </w:pPrChange>
      </w:pPr>
    </w:p>
    <w:p w14:paraId="79A33269" w14:textId="77777777" w:rsidR="008578AE" w:rsidRDefault="007C0FF3" w:rsidP="008578AE">
      <w:pPr>
        <w:pStyle w:val="bdialogue"/>
        <w:rPr>
          <w:ins w:id="3006" w:author="Copy Editor" w:date="2026-10-05T14:45:00Z" w16du:dateUtc="2026-10-05T11:45:00Z"/>
        </w:rPr>
      </w:pPr>
      <w:r>
        <w:t xml:space="preserve">This was a fiendish piece of </w:t>
      </w:r>
      <w:r w:rsidR="00B83013">
        <w:t>kit.</w:t>
      </w:r>
    </w:p>
    <w:p w14:paraId="2656A197" w14:textId="5BD44A01" w:rsidR="008578AE" w:rsidRDefault="008578AE" w:rsidP="008578AE">
      <w:pPr>
        <w:pStyle w:val="body"/>
        <w:rPr>
          <w:ins w:id="3007" w:author="Copy Editor" w:date="2026-10-05T14:45:00Z" w16du:dateUtc="2026-10-05T11:45:00Z"/>
        </w:rPr>
      </w:pPr>
      <w:ins w:id="3008" w:author="Copy Editor" w:date="2026-10-05T14:45:00Z" w16du:dateUtc="2026-10-05T11:45:00Z">
        <w:r>
          <w:t>Richard looks down.</w:t>
        </w:r>
      </w:ins>
    </w:p>
    <w:p w14:paraId="53B13AF9" w14:textId="2E3C9FD4" w:rsidR="0053138F" w:rsidRDefault="0053138F" w:rsidP="008578AE">
      <w:pPr>
        <w:pStyle w:val="body"/>
        <w:rPr>
          <w:ins w:id="3009" w:author="Copy Editor" w:date="2026-10-05T14:45:00Z" w16du:dateUtc="2026-10-05T11:45:00Z"/>
        </w:rPr>
      </w:pPr>
      <w:ins w:id="3010" w:author="Copy Editor" w:date="2026-10-05T14:45:00Z">
        <w:r w:rsidRPr="0053138F">
          <w:t>The ground is a long way below.</w:t>
        </w:r>
      </w:ins>
    </w:p>
    <w:p w14:paraId="3B3AB7E4" w14:textId="77777777" w:rsidR="0053138F" w:rsidRPr="008578AE" w:rsidRDefault="0053138F" w:rsidP="0053138F">
      <w:pPr>
        <w:pStyle w:val="bCHARACTER"/>
        <w:rPr>
          <w:ins w:id="3011" w:author="Copy Editor" w:date="2026-10-05T14:45:00Z" w16du:dateUtc="2026-10-05T11:45:00Z"/>
          <w:lang w:val="en-US"/>
        </w:rPr>
      </w:pPr>
      <w:ins w:id="3012" w:author="Copy Editor" w:date="2026-10-05T14:45:00Z" w16du:dateUtc="2026-10-05T11:45:00Z">
        <w:r w:rsidRPr="008578AE">
          <w:rPr>
            <w:lang w:val="en-US"/>
          </w:rPr>
          <w:t>RICHARD (V.O.)</w:t>
        </w:r>
      </w:ins>
    </w:p>
    <w:p w14:paraId="18A5EBFE" w14:textId="77777777" w:rsidR="0053138F" w:rsidRDefault="00B83013" w:rsidP="0053138F">
      <w:pPr>
        <w:pStyle w:val="bdialogue"/>
        <w:rPr>
          <w:ins w:id="3013" w:author="Copy Editor" w:date="2026-10-05T14:46:00Z" w16du:dateUtc="2026-10-05T11:46:00Z"/>
        </w:rPr>
      </w:pPr>
      <w:del w:id="3014" w:author="Copy Editor" w:date="2026-10-05T14:45:00Z" w16du:dateUtc="2026-10-05T11:45:00Z">
        <w:r w:rsidDel="008578AE">
          <w:delText xml:space="preserve"> </w:delText>
        </w:r>
      </w:del>
      <w:r w:rsidR="007C0FF3">
        <w:t xml:space="preserve">You get into a car suspended </w:t>
      </w:r>
      <w:r>
        <w:t>underneath;</w:t>
      </w:r>
      <w:r w:rsidR="007C0FF3">
        <w:t xml:space="preserve"> they let out 800 feet of cable</w:t>
      </w:r>
      <w:r>
        <w:t>. You</w:t>
      </w:r>
      <w:r w:rsidR="007C0FF3">
        <w:t xml:space="preserve"> can see the ground </w:t>
      </w:r>
      <w:r w:rsidR="00233019">
        <w:t>recede;</w:t>
      </w:r>
      <w:r w:rsidR="007C0FF3">
        <w:t xml:space="preserve"> it looks an awful long way away</w:t>
      </w:r>
      <w:r w:rsidR="00233019">
        <w:t xml:space="preserve">. </w:t>
      </w:r>
    </w:p>
    <w:p w14:paraId="6CCB82C6" w14:textId="7E222345" w:rsidR="0053138F" w:rsidRDefault="0053138F" w:rsidP="0053138F">
      <w:pPr>
        <w:pStyle w:val="body"/>
        <w:rPr>
          <w:ins w:id="3015" w:author="Copy Editor" w:date="2026-10-05T14:46:00Z" w16du:dateUtc="2026-10-05T11:46:00Z"/>
        </w:rPr>
      </w:pPr>
      <w:ins w:id="3016" w:author="Copy Editor" w:date="2026-10-05T14:46:00Z">
        <w:r w:rsidRPr="0053138F">
          <w:t>At the open door, an instructor waits.</w:t>
        </w:r>
      </w:ins>
    </w:p>
    <w:p w14:paraId="648AA866" w14:textId="77777777" w:rsidR="00A93548" w:rsidRPr="008578AE" w:rsidRDefault="00A93548" w:rsidP="00A93548">
      <w:pPr>
        <w:pStyle w:val="bCHARACTER"/>
        <w:rPr>
          <w:ins w:id="3017" w:author="Copy Editor" w:date="2026-10-05T14:46:00Z" w16du:dateUtc="2026-10-05T11:46:00Z"/>
          <w:lang w:val="en-US"/>
        </w:rPr>
      </w:pPr>
      <w:ins w:id="3018" w:author="Copy Editor" w:date="2026-10-05T14:46:00Z" w16du:dateUtc="2026-10-05T11:46:00Z">
        <w:r w:rsidRPr="008578AE">
          <w:rPr>
            <w:lang w:val="en-US"/>
          </w:rPr>
          <w:t>RICHARD (V.O.)</w:t>
        </w:r>
      </w:ins>
    </w:p>
    <w:p w14:paraId="78DBB060" w14:textId="77777777" w:rsidR="00A93548" w:rsidRDefault="00233019" w:rsidP="00A93548">
      <w:pPr>
        <w:pStyle w:val="bdialogue"/>
        <w:rPr>
          <w:ins w:id="3019" w:author="Copy Editor" w:date="2026-10-05T14:46:00Z" w16du:dateUtc="2026-10-05T11:46:00Z"/>
        </w:rPr>
      </w:pPr>
      <w:r>
        <w:t>Then</w:t>
      </w:r>
      <w:r w:rsidR="007C0FF3">
        <w:t xml:space="preserve"> the bastard at the door expects you to throw yourself </w:t>
      </w:r>
      <w:r>
        <w:t>out.</w:t>
      </w:r>
    </w:p>
    <w:p w14:paraId="1EA18073" w14:textId="77777777" w:rsidR="00A93548" w:rsidRPr="00A93548" w:rsidRDefault="00A93548">
      <w:pPr>
        <w:pStyle w:val="body"/>
        <w:rPr>
          <w:ins w:id="3020" w:author="Copy Editor" w:date="2026-10-05T14:46:00Z"/>
          <w:lang w:val="en-US"/>
        </w:rPr>
        <w:pPrChange w:id="3021" w:author="Copy Editor" w:date="2026-10-05T14:47:00Z" w16du:dateUtc="2026-10-05T11:47:00Z">
          <w:pPr>
            <w:pStyle w:val="bdialogue"/>
          </w:pPr>
        </w:pPrChange>
      </w:pPr>
      <w:ins w:id="3022" w:author="Copy Editor" w:date="2026-10-05T14:46:00Z">
        <w:r w:rsidRPr="00A93548">
          <w:rPr>
            <w:lang w:val="en-US"/>
          </w:rPr>
          <w:t>He falls.</w:t>
        </w:r>
      </w:ins>
    </w:p>
    <w:p w14:paraId="34C979AC" w14:textId="77777777" w:rsidR="00A93548" w:rsidRPr="00A93548" w:rsidRDefault="00A93548">
      <w:pPr>
        <w:pStyle w:val="body"/>
        <w:rPr>
          <w:ins w:id="3023" w:author="Copy Editor" w:date="2026-10-05T14:46:00Z"/>
          <w:lang w:val="en-US"/>
        </w:rPr>
        <w:pPrChange w:id="3024" w:author="Copy Editor" w:date="2026-10-05T14:47:00Z" w16du:dateUtc="2026-10-05T11:47:00Z">
          <w:pPr>
            <w:pStyle w:val="bdialogue"/>
          </w:pPr>
        </w:pPrChange>
      </w:pPr>
      <w:ins w:id="3025" w:author="Copy Editor" w:date="2026-10-05T14:46:00Z">
        <w:r w:rsidRPr="00A93548">
          <w:rPr>
            <w:lang w:val="en-US"/>
          </w:rPr>
          <w:t>Instinctively, he looks down.</w:t>
        </w:r>
      </w:ins>
    </w:p>
    <w:p w14:paraId="304D7BD0" w14:textId="77777777" w:rsidR="00A93548" w:rsidRPr="00A93548" w:rsidRDefault="00A93548">
      <w:pPr>
        <w:pStyle w:val="body"/>
        <w:rPr>
          <w:ins w:id="3026" w:author="Copy Editor" w:date="2026-10-05T14:46:00Z"/>
          <w:lang w:val="en-US"/>
        </w:rPr>
        <w:pPrChange w:id="3027" w:author="Copy Editor" w:date="2026-10-05T14:47:00Z" w16du:dateUtc="2026-10-05T11:47:00Z">
          <w:pPr>
            <w:pStyle w:val="bdialogue"/>
          </w:pPr>
        </w:pPrChange>
      </w:pPr>
      <w:ins w:id="3028" w:author="Copy Editor" w:date="2026-10-05T14:46:00Z">
        <w:r w:rsidRPr="00A93548">
          <w:rPr>
            <w:lang w:val="en-US"/>
          </w:rPr>
          <w:t>The ground rushes towards him.</w:t>
        </w:r>
      </w:ins>
    </w:p>
    <w:p w14:paraId="22709379" w14:textId="77777777" w:rsidR="00A93548" w:rsidRPr="008578AE" w:rsidRDefault="00A93548" w:rsidP="00A93548">
      <w:pPr>
        <w:pStyle w:val="bCHARACTER"/>
        <w:rPr>
          <w:ins w:id="3029" w:author="Copy Editor" w:date="2026-10-05T14:47:00Z" w16du:dateUtc="2026-10-05T11:47:00Z"/>
          <w:lang w:val="en-US"/>
        </w:rPr>
      </w:pPr>
      <w:ins w:id="3030" w:author="Copy Editor" w:date="2026-10-05T14:47:00Z" w16du:dateUtc="2026-10-05T11:47:00Z">
        <w:r w:rsidRPr="008578AE">
          <w:rPr>
            <w:lang w:val="en-US"/>
          </w:rPr>
          <w:t>RICHARD (V.O.)</w:t>
        </w:r>
      </w:ins>
    </w:p>
    <w:p w14:paraId="664B47C7" w14:textId="0BDE9FBC" w:rsidR="006C0452" w:rsidRDefault="00233019" w:rsidP="00E50248">
      <w:pPr>
        <w:pStyle w:val="bdialogue"/>
        <w:rPr>
          <w:ins w:id="3031" w:author="Copy Editor" w:date="2026-10-05T14:47:00Z" w16du:dateUtc="2026-10-05T11:47:00Z"/>
        </w:rPr>
      </w:pPr>
      <w:del w:id="3032" w:author="Copy Editor" w:date="2026-10-05T14:46:00Z" w16du:dateUtc="2026-10-05T11:46:00Z">
        <w:r w:rsidDel="00A93548">
          <w:delText xml:space="preserve"> </w:delText>
        </w:r>
      </w:del>
      <w:r w:rsidR="007C0FF3">
        <w:t xml:space="preserve">I did it, felt myself fall, instinctively looked down, and saw the ground approaching very </w:t>
      </w:r>
      <w:r>
        <w:t xml:space="preserve">fast. </w:t>
      </w:r>
    </w:p>
    <w:p w14:paraId="7F766284" w14:textId="73863386" w:rsidR="00E50248" w:rsidRDefault="00E50248" w:rsidP="00E50248">
      <w:pPr>
        <w:pStyle w:val="body"/>
      </w:pPr>
      <w:ins w:id="3033" w:author="Copy Editor" w:date="2026-10-05T14:47:00Z">
        <w:r w:rsidRPr="00E50248">
          <w:t>His parachute opens.</w:t>
        </w:r>
      </w:ins>
    </w:p>
    <w:p w14:paraId="60D60996" w14:textId="77777777" w:rsidR="00E50248" w:rsidRPr="008578AE" w:rsidRDefault="00E50248" w:rsidP="00E50248">
      <w:pPr>
        <w:pStyle w:val="bCHARACTER"/>
        <w:rPr>
          <w:ins w:id="3034" w:author="Copy Editor" w:date="2026-10-05T14:47:00Z" w16du:dateUtc="2026-10-05T11:47:00Z"/>
          <w:lang w:val="en-US"/>
        </w:rPr>
      </w:pPr>
      <w:ins w:id="3035" w:author="Copy Editor" w:date="2026-10-05T14:47:00Z" w16du:dateUtc="2026-10-05T11:47:00Z">
        <w:r w:rsidRPr="008578AE">
          <w:rPr>
            <w:lang w:val="en-US"/>
          </w:rPr>
          <w:lastRenderedPageBreak/>
          <w:t>RICHARD (V.O.)</w:t>
        </w:r>
      </w:ins>
    </w:p>
    <w:p w14:paraId="5D614ECB" w14:textId="5E8E418C" w:rsidR="006C0452" w:rsidRDefault="007C0FF3" w:rsidP="00E50248">
      <w:pPr>
        <w:pStyle w:val="bdialogue"/>
        <w:rPr>
          <w:ins w:id="3036" w:author="Copy Editor" w:date="2026-10-05T14:48:00Z" w16du:dateUtc="2026-10-05T11:48:00Z"/>
        </w:rPr>
      </w:pPr>
      <w:del w:id="3037" w:author="Copy Editor" w:date="2026-10-05T14:47:00Z" w16du:dateUtc="2026-10-05T11:47:00Z">
        <w:r w:rsidDel="00E50248">
          <w:delText>(</w:delText>
        </w:r>
      </w:del>
      <w:r>
        <w:t>It did slow down later when my parachute opened after falling 200 feet, but by then I was a gibbering wreck.</w:t>
      </w:r>
      <w:del w:id="3038" w:author="Copy Editor" w:date="2026-10-05T14:47:00Z" w16du:dateUtc="2026-10-05T11:47:00Z">
        <w:r w:rsidDel="00E50248">
          <w:delText>)</w:delText>
        </w:r>
      </w:del>
    </w:p>
    <w:p w14:paraId="5B213FD4" w14:textId="293F670B" w:rsidR="00A0671C" w:rsidRDefault="00A0671C" w:rsidP="00A0671C">
      <w:pPr>
        <w:pStyle w:val="body"/>
        <w:rPr>
          <w:ins w:id="3039" w:author="Copy Editor" w:date="2026-10-05T14:48:00Z" w16du:dateUtc="2026-10-05T11:48:00Z"/>
        </w:rPr>
      </w:pPr>
      <w:ins w:id="3040" w:author="Copy Editor" w:date="2026-10-05T14:48:00Z">
        <w:r w:rsidRPr="00A0671C">
          <w:t>Richard hits the ground awkwardly.</w:t>
        </w:r>
      </w:ins>
    </w:p>
    <w:p w14:paraId="110D33E9" w14:textId="77777777" w:rsidR="00A0671C" w:rsidRPr="008578AE" w:rsidRDefault="00A0671C" w:rsidP="00A0671C">
      <w:pPr>
        <w:pStyle w:val="bCHARACTER"/>
        <w:rPr>
          <w:ins w:id="3041" w:author="Copy Editor" w:date="2026-10-05T14:48:00Z" w16du:dateUtc="2026-10-05T11:48:00Z"/>
          <w:lang w:val="en-US"/>
        </w:rPr>
      </w:pPr>
      <w:ins w:id="3042" w:author="Copy Editor" w:date="2026-10-05T14:48:00Z" w16du:dateUtc="2026-10-05T11:48:00Z">
        <w:r w:rsidRPr="008578AE">
          <w:rPr>
            <w:lang w:val="en-US"/>
          </w:rPr>
          <w:t>RICHARD (V.O.)</w:t>
        </w:r>
      </w:ins>
    </w:p>
    <w:p w14:paraId="2AE01DC8" w14:textId="1A64E3CF" w:rsidR="00A0671C" w:rsidDel="00A0671C" w:rsidRDefault="00A0671C">
      <w:pPr>
        <w:pStyle w:val="body"/>
        <w:rPr>
          <w:del w:id="3043" w:author="Copy Editor" w:date="2026-10-05T14:48:00Z" w16du:dateUtc="2026-10-05T11:48:00Z"/>
        </w:rPr>
        <w:pPrChange w:id="3044" w:author="Copy Editor" w:date="2026-10-05T14:48:00Z" w16du:dateUtc="2026-10-05T11:48:00Z">
          <w:pPr>
            <w:pStyle w:val="baparenthisis"/>
          </w:pPr>
        </w:pPrChange>
      </w:pPr>
    </w:p>
    <w:p w14:paraId="5E4BDC4F" w14:textId="2E0A54BB" w:rsidR="003439BF" w:rsidRDefault="007C0FF3" w:rsidP="00A0671C">
      <w:pPr>
        <w:pStyle w:val="bdialogue"/>
        <w:rPr>
          <w:ins w:id="3045" w:author="Copy Editor" w:date="2026-10-05T14:49:00Z" w16du:dateUtc="2026-10-05T11:49:00Z"/>
        </w:rPr>
      </w:pPr>
      <w:r>
        <w:t xml:space="preserve">I lost it </w:t>
      </w:r>
      <w:r w:rsidR="00233019">
        <w:t>completely and</w:t>
      </w:r>
      <w:r>
        <w:t xml:space="preserve"> hit the ground with all the grace and elegance of a sack of spuds.</w:t>
      </w:r>
    </w:p>
    <w:p w14:paraId="2BCE19B7" w14:textId="77777777" w:rsidR="006F2A87" w:rsidRPr="006F2A87" w:rsidRDefault="006F2A87">
      <w:pPr>
        <w:pStyle w:val="body"/>
        <w:rPr>
          <w:ins w:id="3046" w:author="Copy Editor" w:date="2026-10-05T14:49:00Z"/>
          <w:lang w:val="en-US"/>
        </w:rPr>
        <w:pPrChange w:id="3047" w:author="Copy Editor" w:date="2026-10-05T14:49:00Z" w16du:dateUtc="2026-10-05T11:49:00Z">
          <w:pPr>
            <w:pStyle w:val="bdialogue"/>
          </w:pPr>
        </w:pPrChange>
      </w:pPr>
      <w:ins w:id="3048" w:author="Copy Editor" w:date="2026-10-05T14:49:00Z">
        <w:r w:rsidRPr="006F2A87">
          <w:rPr>
            <w:lang w:val="en-US"/>
          </w:rPr>
          <w:t>CUT TO:</w:t>
        </w:r>
      </w:ins>
    </w:p>
    <w:p w14:paraId="1CBD58B3" w14:textId="77777777" w:rsidR="006F2A87" w:rsidRPr="006F2A87" w:rsidRDefault="006F2A87">
      <w:pPr>
        <w:pStyle w:val="aSCENEHEAD"/>
        <w:rPr>
          <w:ins w:id="3049" w:author="Copy Editor" w:date="2026-10-05T14:49:00Z"/>
          <w:lang w:val="en-US"/>
        </w:rPr>
        <w:pPrChange w:id="3050" w:author="Copy Editor" w:date="2026-10-05T14:49:00Z" w16du:dateUtc="2026-10-05T11:49:00Z">
          <w:pPr>
            <w:pStyle w:val="bdialogue"/>
          </w:pPr>
        </w:pPrChange>
      </w:pPr>
      <w:ins w:id="3051" w:author="Copy Editor" w:date="2026-10-05T14:49:00Z">
        <w:r w:rsidRPr="006F2A87">
          <w:rPr>
            <w:lang w:val="en-US"/>
          </w:rPr>
          <w:t>EXT. SKY – DAY</w:t>
        </w:r>
      </w:ins>
    </w:p>
    <w:p w14:paraId="27008EFD" w14:textId="77777777" w:rsidR="006F2A87" w:rsidRPr="006F2A87" w:rsidRDefault="006F2A87">
      <w:pPr>
        <w:pStyle w:val="body"/>
        <w:rPr>
          <w:ins w:id="3052" w:author="Copy Editor" w:date="2026-10-05T14:49:00Z"/>
          <w:lang w:val="en-US"/>
        </w:rPr>
        <w:pPrChange w:id="3053" w:author="Copy Editor" w:date="2026-10-05T14:49:00Z" w16du:dateUtc="2026-10-05T11:49:00Z">
          <w:pPr>
            <w:pStyle w:val="bdialogue"/>
          </w:pPr>
        </w:pPrChange>
      </w:pPr>
      <w:ins w:id="3054" w:author="Copy Editor" w:date="2026-10-05T14:49:00Z">
        <w:r w:rsidRPr="006F2A87">
          <w:rPr>
            <w:lang w:val="en-US"/>
          </w:rPr>
          <w:t>An aircraft carries the next group of parachutists.</w:t>
        </w:r>
      </w:ins>
    </w:p>
    <w:p w14:paraId="5B7A5015" w14:textId="77777777" w:rsidR="006F2A87" w:rsidRPr="006F2A87" w:rsidRDefault="006F2A87">
      <w:pPr>
        <w:pStyle w:val="body"/>
        <w:rPr>
          <w:ins w:id="3055" w:author="Copy Editor" w:date="2026-10-05T14:49:00Z"/>
          <w:lang w:val="en-US"/>
        </w:rPr>
        <w:pPrChange w:id="3056" w:author="Copy Editor" w:date="2026-10-05T14:49:00Z" w16du:dateUtc="2026-10-05T11:49:00Z">
          <w:pPr>
            <w:pStyle w:val="bdialogue"/>
          </w:pPr>
        </w:pPrChange>
      </w:pPr>
      <w:ins w:id="3057" w:author="Copy Editor" w:date="2026-10-05T14:49:00Z">
        <w:r w:rsidRPr="006F2A87">
          <w:rPr>
            <w:lang w:val="en-US"/>
          </w:rPr>
          <w:t>Richard jumps.</w:t>
        </w:r>
      </w:ins>
    </w:p>
    <w:p w14:paraId="7E5F1D1A" w14:textId="77777777" w:rsidR="006F2A87" w:rsidRPr="006F2A87" w:rsidRDefault="006F2A87">
      <w:pPr>
        <w:pStyle w:val="body"/>
        <w:rPr>
          <w:ins w:id="3058" w:author="Copy Editor" w:date="2026-10-05T14:49:00Z"/>
          <w:lang w:val="en-US"/>
        </w:rPr>
        <w:pPrChange w:id="3059" w:author="Copy Editor" w:date="2026-10-05T14:49:00Z" w16du:dateUtc="2026-10-05T11:49:00Z">
          <w:pPr>
            <w:pStyle w:val="bdialogue"/>
          </w:pPr>
        </w:pPrChange>
      </w:pPr>
      <w:ins w:id="3060" w:author="Copy Editor" w:date="2026-10-05T14:49:00Z">
        <w:r w:rsidRPr="006F2A87">
          <w:rPr>
            <w:lang w:val="en-US"/>
          </w:rPr>
          <w:t>This time, the experience is different.</w:t>
        </w:r>
      </w:ins>
    </w:p>
    <w:p w14:paraId="4A258132" w14:textId="77777777" w:rsidR="00D336AA" w:rsidRPr="008578AE" w:rsidRDefault="00D336AA" w:rsidP="00D336AA">
      <w:pPr>
        <w:pStyle w:val="bCHARACTER"/>
        <w:rPr>
          <w:ins w:id="3061" w:author="Copy Editor" w:date="2026-10-05T14:49:00Z" w16du:dateUtc="2026-10-05T11:49:00Z"/>
          <w:lang w:val="en-US"/>
        </w:rPr>
      </w:pPr>
      <w:ins w:id="3062" w:author="Copy Editor" w:date="2026-10-05T14:49:00Z" w16du:dateUtc="2026-10-05T11:49:00Z">
        <w:r w:rsidRPr="008578AE">
          <w:rPr>
            <w:lang w:val="en-US"/>
          </w:rPr>
          <w:t>RICHARD (V.O.)</w:t>
        </w:r>
      </w:ins>
    </w:p>
    <w:p w14:paraId="66B244C4" w14:textId="23E26F47" w:rsidR="006F2A87" w:rsidDel="00D336AA" w:rsidRDefault="006F2A87">
      <w:pPr>
        <w:pStyle w:val="bdialogue"/>
        <w:rPr>
          <w:del w:id="3063" w:author="Copy Editor" w:date="2026-10-05T14:49:00Z" w16du:dateUtc="2026-10-05T11:49:00Z"/>
        </w:rPr>
        <w:pPrChange w:id="3064" w:author="Copy Editor" w:date="2026-10-05T14:48:00Z" w16du:dateUtc="2026-10-05T11:48:00Z">
          <w:pPr>
            <w:pStyle w:val="body"/>
            <w:spacing w:before="0"/>
          </w:pPr>
        </w:pPrChange>
      </w:pPr>
    </w:p>
    <w:p w14:paraId="61135DAC" w14:textId="77777777" w:rsidR="00D336AA" w:rsidRDefault="007C0FF3" w:rsidP="00D336AA">
      <w:pPr>
        <w:pStyle w:val="bdialogue"/>
        <w:rPr>
          <w:ins w:id="3065" w:author="Copy Editor" w:date="2026-10-05T14:49:00Z" w16du:dateUtc="2026-10-05T11:49:00Z"/>
        </w:rPr>
      </w:pPr>
      <w:r>
        <w:t xml:space="preserve">The rest of the jumps on the course were from an aircraft, which was dead easy in </w:t>
      </w:r>
      <w:r w:rsidR="00233019">
        <w:t xml:space="preserve">comparison. </w:t>
      </w:r>
    </w:p>
    <w:p w14:paraId="0E2337C2" w14:textId="7568E596" w:rsidR="00D336AA" w:rsidRDefault="00D336AA" w:rsidP="00D336AA">
      <w:pPr>
        <w:pStyle w:val="body"/>
        <w:rPr>
          <w:ins w:id="3066" w:author="Copy Editor" w:date="2026-10-05T14:50:00Z" w16du:dateUtc="2026-10-05T11:50:00Z"/>
        </w:rPr>
      </w:pPr>
      <w:ins w:id="3067" w:author="Copy Editor" w:date="2026-10-05T14:49:00Z">
        <w:r w:rsidRPr="00D336AA">
          <w:t>Parachutists move through the air.</w:t>
        </w:r>
      </w:ins>
    </w:p>
    <w:p w14:paraId="626876C4" w14:textId="77777777" w:rsidR="00D336AA" w:rsidRPr="008578AE" w:rsidRDefault="00D336AA" w:rsidP="00D336AA">
      <w:pPr>
        <w:pStyle w:val="bCHARACTER"/>
        <w:rPr>
          <w:ins w:id="3068" w:author="Copy Editor" w:date="2026-10-05T14:50:00Z" w16du:dateUtc="2026-10-05T11:50:00Z"/>
          <w:lang w:val="en-US"/>
        </w:rPr>
      </w:pPr>
      <w:ins w:id="3069" w:author="Copy Editor" w:date="2026-10-05T14:50:00Z" w16du:dateUtc="2026-10-05T11:50:00Z">
        <w:r w:rsidRPr="008578AE">
          <w:rPr>
            <w:lang w:val="en-US"/>
          </w:rPr>
          <w:t>RICHARD (V.O.)</w:t>
        </w:r>
      </w:ins>
    </w:p>
    <w:p w14:paraId="65511E4D" w14:textId="77777777" w:rsidR="00D336AA" w:rsidRDefault="007C0FF3" w:rsidP="00D336AA">
      <w:pPr>
        <w:pStyle w:val="bdialogue"/>
        <w:rPr>
          <w:ins w:id="3070" w:author="Copy Editor" w:date="2026-10-05T14:50:00Z" w16du:dateUtc="2026-10-05T11:50:00Z"/>
        </w:rPr>
      </w:pPr>
      <w:r>
        <w:t xml:space="preserve">The ground, still 800 feet away, is also sliding past at 125 </w:t>
      </w:r>
      <w:r w:rsidR="00233019">
        <w:t>m.p.h. and</w:t>
      </w:r>
      <w:r>
        <w:t xml:space="preserve"> doesn’t look </w:t>
      </w:r>
      <w:r w:rsidR="00233019">
        <w:t>real;</w:t>
      </w:r>
      <w:r>
        <w:t xml:space="preserve"> </w:t>
      </w:r>
      <w:r w:rsidR="00233019">
        <w:t>it's noisy and</w:t>
      </w:r>
      <w:r>
        <w:t xml:space="preserve"> full of activity, and once a stick of paras gets </w:t>
      </w:r>
      <w:r w:rsidR="00233019">
        <w:t>moving,</w:t>
      </w:r>
      <w:r>
        <w:t xml:space="preserve"> you just get carried along by the </w:t>
      </w:r>
      <w:r w:rsidR="00233019">
        <w:t xml:space="preserve">momentum. </w:t>
      </w:r>
    </w:p>
    <w:p w14:paraId="5FAE9D5F" w14:textId="2707730A" w:rsidR="00D336AA" w:rsidRDefault="00D336AA" w:rsidP="00D336AA">
      <w:pPr>
        <w:pStyle w:val="body"/>
        <w:rPr>
          <w:ins w:id="3071" w:author="Copy Editor" w:date="2026-10-05T14:50:00Z" w16du:dateUtc="2026-10-05T11:50:00Z"/>
        </w:rPr>
      </w:pPr>
      <w:ins w:id="3072" w:author="Copy Editor" w:date="2026-10-05T14:50:00Z" w16du:dateUtc="2026-10-05T11:50:00Z">
        <w:r>
          <w:t>A parachute opens.</w:t>
        </w:r>
      </w:ins>
    </w:p>
    <w:p w14:paraId="33B92B17" w14:textId="77777777" w:rsidR="00D336AA" w:rsidRPr="008578AE" w:rsidRDefault="00D336AA" w:rsidP="00D336AA">
      <w:pPr>
        <w:pStyle w:val="bCHARACTER"/>
        <w:rPr>
          <w:ins w:id="3073" w:author="Copy Editor" w:date="2026-10-05T14:50:00Z" w16du:dateUtc="2026-10-05T11:50:00Z"/>
          <w:lang w:val="en-US"/>
        </w:rPr>
      </w:pPr>
      <w:ins w:id="3074" w:author="Copy Editor" w:date="2026-10-05T14:50:00Z" w16du:dateUtc="2026-10-05T11:50:00Z">
        <w:r w:rsidRPr="008578AE">
          <w:rPr>
            <w:lang w:val="en-US"/>
          </w:rPr>
          <w:t>RICHARD (V.O.)</w:t>
        </w:r>
      </w:ins>
    </w:p>
    <w:p w14:paraId="0BB0D69D" w14:textId="77777777" w:rsidR="00D336AA" w:rsidRDefault="00970947" w:rsidP="00D336AA">
      <w:pPr>
        <w:pStyle w:val="bdialogue"/>
        <w:rPr>
          <w:ins w:id="3075" w:author="Copy Editor" w:date="2026-10-05T14:50:00Z" w16du:dateUtc="2026-10-05T11:50:00Z"/>
        </w:rPr>
      </w:pPr>
      <w:r>
        <w:t>Also,</w:t>
      </w:r>
      <w:r w:rsidR="007C0FF3">
        <w:t xml:space="preserve"> the parachute opens a lot quicker because the slipstream blows it open before you’ve dropped 50 </w:t>
      </w:r>
      <w:r w:rsidR="00233019">
        <w:t xml:space="preserve">feet. </w:t>
      </w:r>
    </w:p>
    <w:p w14:paraId="0E61934A" w14:textId="3F6D36C7" w:rsidR="000715E4" w:rsidRDefault="000715E4" w:rsidP="000715E4">
      <w:pPr>
        <w:pStyle w:val="body"/>
        <w:rPr>
          <w:ins w:id="3076" w:author="Copy Editor" w:date="2026-10-05T14:51:00Z" w16du:dateUtc="2026-10-05T11:51:00Z"/>
        </w:rPr>
      </w:pPr>
      <w:ins w:id="3077" w:author="Copy Editor" w:date="2026-10-05T14:50:00Z">
        <w:r w:rsidRPr="000715E4">
          <w:t>Richard lands with the others.</w:t>
        </w:r>
      </w:ins>
    </w:p>
    <w:p w14:paraId="7C9B4377" w14:textId="77777777" w:rsidR="000715E4" w:rsidRPr="008578AE" w:rsidRDefault="000715E4" w:rsidP="000715E4">
      <w:pPr>
        <w:pStyle w:val="bCHARACTER"/>
        <w:rPr>
          <w:ins w:id="3078" w:author="Copy Editor" w:date="2026-10-05T14:51:00Z" w16du:dateUtc="2026-10-05T11:51:00Z"/>
          <w:lang w:val="en-US"/>
        </w:rPr>
      </w:pPr>
      <w:ins w:id="3079" w:author="Copy Editor" w:date="2026-10-05T14:51:00Z" w16du:dateUtc="2026-10-05T11:51:00Z">
        <w:r w:rsidRPr="008578AE">
          <w:rPr>
            <w:lang w:val="en-US"/>
          </w:rPr>
          <w:lastRenderedPageBreak/>
          <w:t>RICHARD (V.O.)</w:t>
        </w:r>
      </w:ins>
    </w:p>
    <w:p w14:paraId="4F571B6C" w14:textId="77777777" w:rsidR="00560880" w:rsidRDefault="007C0FF3" w:rsidP="000715E4">
      <w:pPr>
        <w:pStyle w:val="bdialogue"/>
        <w:rPr>
          <w:ins w:id="3080" w:author="Copy Editor" w:date="2026-10-05T14:51:00Z" w16du:dateUtc="2026-10-05T11:51:00Z"/>
        </w:rPr>
      </w:pPr>
      <w:r>
        <w:t>It all seemed OK</w:t>
      </w:r>
      <w:del w:id="3081" w:author="Copy Editor" w:date="2026-10-05T14:51:00Z" w16du:dateUtc="2026-10-05T11:51:00Z">
        <w:r w:rsidDel="000715E4">
          <w:delText xml:space="preserve"> u</w:delText>
        </w:r>
      </w:del>
      <w:ins w:id="3082" w:author="Copy Editor" w:date="2026-10-05T14:51:00Z" w16du:dateUtc="2026-10-05T11:51:00Z">
        <w:r w:rsidR="000715E4">
          <w:t>.</w:t>
        </w:r>
      </w:ins>
    </w:p>
    <w:p w14:paraId="4390B5C8" w14:textId="77777777" w:rsidR="00560880" w:rsidRPr="00560880" w:rsidRDefault="00560880">
      <w:pPr>
        <w:pStyle w:val="body"/>
        <w:rPr>
          <w:ins w:id="3083" w:author="Copy Editor" w:date="2026-10-05T14:51:00Z"/>
          <w:lang w:val="en-US"/>
        </w:rPr>
        <w:pPrChange w:id="3084" w:author="Copy Editor" w:date="2026-10-05T14:51:00Z" w16du:dateUtc="2026-10-05T11:51:00Z">
          <w:pPr>
            <w:pStyle w:val="bdialogue"/>
          </w:pPr>
        </w:pPrChange>
      </w:pPr>
      <w:ins w:id="3085" w:author="Copy Editor" w:date="2026-10-05T14:51:00Z">
        <w:r w:rsidRPr="00560880">
          <w:rPr>
            <w:lang w:val="en-US"/>
          </w:rPr>
          <w:t>CUT TO:</w:t>
        </w:r>
      </w:ins>
    </w:p>
    <w:p w14:paraId="219AA149" w14:textId="77777777" w:rsidR="00560880" w:rsidRPr="00560880" w:rsidRDefault="00560880">
      <w:pPr>
        <w:pStyle w:val="aSCENEHEAD"/>
        <w:rPr>
          <w:ins w:id="3086" w:author="Copy Editor" w:date="2026-10-05T14:51:00Z"/>
          <w:lang w:val="en-US"/>
        </w:rPr>
        <w:pPrChange w:id="3087" w:author="Copy Editor" w:date="2026-10-05T14:51:00Z" w16du:dateUtc="2026-10-05T11:51:00Z">
          <w:pPr>
            <w:pStyle w:val="bdialogue"/>
          </w:pPr>
        </w:pPrChange>
      </w:pPr>
      <w:ins w:id="3088" w:author="Copy Editor" w:date="2026-10-05T14:51:00Z">
        <w:r w:rsidRPr="00560880">
          <w:rPr>
            <w:lang w:val="en-US"/>
          </w:rPr>
          <w:t>EXT. RAF ABINGDON – LAST DAY OF TRAINING – DAY</w:t>
        </w:r>
      </w:ins>
    </w:p>
    <w:p w14:paraId="442A2903" w14:textId="77777777" w:rsidR="00560880" w:rsidRPr="00560880" w:rsidRDefault="00560880">
      <w:pPr>
        <w:pStyle w:val="body"/>
        <w:rPr>
          <w:ins w:id="3089" w:author="Copy Editor" w:date="2026-10-05T14:51:00Z"/>
          <w:lang w:val="en-US"/>
        </w:rPr>
        <w:pPrChange w:id="3090" w:author="Copy Editor" w:date="2026-10-05T14:51:00Z" w16du:dateUtc="2026-10-05T11:51:00Z">
          <w:pPr>
            <w:pStyle w:val="bdialogue"/>
          </w:pPr>
        </w:pPrChange>
      </w:pPr>
      <w:ins w:id="3091" w:author="Copy Editor" w:date="2026-10-05T14:51:00Z">
        <w:r w:rsidRPr="00560880">
          <w:rPr>
            <w:lang w:val="en-US"/>
          </w:rPr>
          <w:t>The final day.</w:t>
        </w:r>
      </w:ins>
    </w:p>
    <w:p w14:paraId="20743A79" w14:textId="77777777" w:rsidR="00560880" w:rsidRPr="00560880" w:rsidRDefault="00560880">
      <w:pPr>
        <w:pStyle w:val="body"/>
        <w:rPr>
          <w:ins w:id="3092" w:author="Copy Editor" w:date="2026-10-05T14:51:00Z"/>
          <w:lang w:val="en-US"/>
        </w:rPr>
        <w:pPrChange w:id="3093" w:author="Copy Editor" w:date="2026-10-05T14:51:00Z" w16du:dateUtc="2026-10-05T11:51:00Z">
          <w:pPr>
            <w:pStyle w:val="bdialogue"/>
          </w:pPr>
        </w:pPrChange>
      </w:pPr>
      <w:ins w:id="3094" w:author="Copy Editor" w:date="2026-10-05T14:51:00Z">
        <w:r w:rsidRPr="00560880">
          <w:rPr>
            <w:lang w:val="en-US"/>
          </w:rPr>
          <w:t>Two jumps remain.</w:t>
        </w:r>
      </w:ins>
    </w:p>
    <w:p w14:paraId="3887568A" w14:textId="77777777" w:rsidR="00560880" w:rsidRPr="008578AE" w:rsidRDefault="000715E4" w:rsidP="00560880">
      <w:pPr>
        <w:pStyle w:val="bCHARACTER"/>
        <w:rPr>
          <w:ins w:id="3095" w:author="Copy Editor" w:date="2026-10-05T14:51:00Z" w16du:dateUtc="2026-10-05T11:51:00Z"/>
          <w:lang w:val="en-US"/>
        </w:rPr>
      </w:pPr>
      <w:ins w:id="3096" w:author="Copy Editor" w:date="2026-10-05T14:51:00Z" w16du:dateUtc="2026-10-05T11:51:00Z">
        <w:r>
          <w:t xml:space="preserve"> </w:t>
        </w:r>
        <w:r w:rsidR="00560880" w:rsidRPr="008578AE">
          <w:rPr>
            <w:lang w:val="en-US"/>
          </w:rPr>
          <w:t>RICHARD (V.O.)</w:t>
        </w:r>
      </w:ins>
    </w:p>
    <w:p w14:paraId="61BCB04B" w14:textId="77777777" w:rsidR="00560880" w:rsidRDefault="000715E4" w:rsidP="00560880">
      <w:pPr>
        <w:pStyle w:val="bdialogue"/>
        <w:rPr>
          <w:ins w:id="3097" w:author="Copy Editor" w:date="2026-10-05T14:52:00Z" w16du:dateUtc="2026-10-05T11:52:00Z"/>
        </w:rPr>
      </w:pPr>
      <w:ins w:id="3098" w:author="Copy Editor" w:date="2026-10-05T14:51:00Z" w16du:dateUtc="2026-10-05T11:51:00Z">
        <w:r>
          <w:t>U</w:t>
        </w:r>
      </w:ins>
      <w:r w:rsidR="007C0FF3">
        <w:t xml:space="preserve">ntil the last </w:t>
      </w:r>
      <w:r w:rsidR="00233019">
        <w:t>day,</w:t>
      </w:r>
      <w:r w:rsidR="007C0FF3">
        <w:t xml:space="preserve"> when we still had two jumps to do to complete the </w:t>
      </w:r>
      <w:r w:rsidR="00233019">
        <w:t xml:space="preserve">course. </w:t>
      </w:r>
    </w:p>
    <w:p w14:paraId="1AAD2DEA" w14:textId="068E1ED0" w:rsidR="00575196" w:rsidRDefault="00575196" w:rsidP="00575196">
      <w:pPr>
        <w:pStyle w:val="body"/>
        <w:rPr>
          <w:ins w:id="3099" w:author="Copy Editor" w:date="2026-10-05T14:52:00Z" w16du:dateUtc="2026-10-05T11:52:00Z"/>
        </w:rPr>
      </w:pPr>
      <w:ins w:id="3100" w:author="Copy Editor" w:date="2026-10-05T14:52:00Z">
        <w:r w:rsidRPr="00575196">
          <w:t>The aircraft is grounded.</w:t>
        </w:r>
      </w:ins>
    </w:p>
    <w:p w14:paraId="6AB26F42" w14:textId="77777777" w:rsidR="00575196" w:rsidRPr="008578AE" w:rsidRDefault="00575196" w:rsidP="00575196">
      <w:pPr>
        <w:pStyle w:val="bCHARACTER"/>
        <w:rPr>
          <w:ins w:id="3101" w:author="Copy Editor" w:date="2026-10-05T14:52:00Z" w16du:dateUtc="2026-10-05T11:52:00Z"/>
          <w:lang w:val="en-US"/>
        </w:rPr>
      </w:pPr>
      <w:ins w:id="3102" w:author="Copy Editor" w:date="2026-10-05T14:52:00Z" w16du:dateUtc="2026-10-05T11:52:00Z">
        <w:r w:rsidRPr="008578AE">
          <w:rPr>
            <w:lang w:val="en-US"/>
          </w:rPr>
          <w:t>RICHARD (V.O.)</w:t>
        </w:r>
      </w:ins>
    </w:p>
    <w:p w14:paraId="5E4BDC51" w14:textId="08A5F535" w:rsidR="003439BF" w:rsidRDefault="007C0FF3">
      <w:pPr>
        <w:pStyle w:val="bdialogue"/>
        <w:pPrChange w:id="3103" w:author="Copy Editor" w:date="2026-10-05T14:52:00Z" w16du:dateUtc="2026-10-05T11:52:00Z">
          <w:pPr>
            <w:pStyle w:val="body"/>
          </w:pPr>
        </w:pPrChange>
      </w:pPr>
      <w:r>
        <w:t xml:space="preserve">The aircraft was </w:t>
      </w:r>
      <w:r w:rsidR="00233019">
        <w:t>sick,</w:t>
      </w:r>
      <w:r>
        <w:t xml:space="preserve"> so we were allowed to finish with two balloon jumps.</w:t>
      </w:r>
    </w:p>
    <w:p w14:paraId="1D31AFFE" w14:textId="77777777" w:rsidR="008F2AEC" w:rsidRDefault="007C0FF3" w:rsidP="00B33299">
      <w:pPr>
        <w:pStyle w:val="body"/>
        <w:rPr>
          <w:ins w:id="3104" w:author="Copy Editor" w:date="2026-10-05T14:53:00Z" w16du:dateUtc="2026-10-05T11:53:00Z"/>
        </w:rPr>
      </w:pPr>
      <w:del w:id="3105" w:author="Copy Editor" w:date="2026-10-05T14:53:00Z" w16du:dateUtc="2026-10-05T11:53:00Z">
        <w:r w:rsidDel="008F2AEC">
          <w:delText>I</w:delText>
        </w:r>
      </w:del>
      <w:ins w:id="3106" w:author="Copy Editor" w:date="2026-10-05T14:53:00Z" w16du:dateUtc="2026-10-05T11:53:00Z">
        <w:r w:rsidR="008F2AEC">
          <w:t>Richard</w:t>
        </w:r>
      </w:ins>
      <w:r>
        <w:t xml:space="preserve"> g</w:t>
      </w:r>
      <w:ins w:id="3107" w:author="Copy Editor" w:date="2026-10-05T14:53:00Z" w16du:dateUtc="2026-10-05T11:53:00Z">
        <w:r w:rsidR="008F2AEC">
          <w:t>e</w:t>
        </w:r>
      </w:ins>
      <w:del w:id="3108" w:author="Copy Editor" w:date="2026-10-05T14:53:00Z" w16du:dateUtc="2026-10-05T11:53:00Z">
        <w:r w:rsidDel="008F2AEC">
          <w:delText>o</w:delText>
        </w:r>
      </w:del>
      <w:r>
        <w:t>t</w:t>
      </w:r>
      <w:ins w:id="3109" w:author="Copy Editor" w:date="2026-10-05T14:53:00Z" w16du:dateUtc="2026-10-05T11:53:00Z">
        <w:r w:rsidR="008F2AEC">
          <w:t>s</w:t>
        </w:r>
      </w:ins>
      <w:r>
        <w:t xml:space="preserve"> off</w:t>
      </w:r>
      <w:del w:id="3110" w:author="Copy Editor" w:date="2026-10-05T14:53:00Z" w16du:dateUtc="2026-10-05T11:53:00Z">
        <w:r w:rsidDel="008F2AEC">
          <w:delText xml:space="preserve"> the</w:delText>
        </w:r>
      </w:del>
      <w:r>
        <w:t xml:space="preserve"> transport</w:t>
      </w:r>
      <w:ins w:id="3111" w:author="Copy Editor" w:date="2026-10-05T14:53:00Z" w16du:dateUtc="2026-10-05T11:53:00Z">
        <w:r w:rsidR="008F2AEC">
          <w:t>.</w:t>
        </w:r>
      </w:ins>
    </w:p>
    <w:p w14:paraId="55C212C1" w14:textId="77777777" w:rsidR="009E6D0F" w:rsidRDefault="007C0FF3" w:rsidP="00B33299">
      <w:pPr>
        <w:pStyle w:val="body"/>
        <w:rPr>
          <w:ins w:id="3112" w:author="Copy Editor" w:date="2026-10-05T14:54:00Z" w16du:dateUtc="2026-10-05T11:54:00Z"/>
        </w:rPr>
      </w:pPr>
      <w:del w:id="3113" w:author="Copy Editor" w:date="2026-10-05T14:53:00Z" w16du:dateUtc="2026-10-05T11:53:00Z">
        <w:r w:rsidDel="008F2AEC">
          <w:delText>, d</w:delText>
        </w:r>
      </w:del>
      <w:ins w:id="3114" w:author="Copy Editor" w:date="2026-10-05T14:53:00Z" w16du:dateUtc="2026-10-05T11:53:00Z">
        <w:r w:rsidR="008F2AEC">
          <w:t>He d</w:t>
        </w:r>
      </w:ins>
      <w:r>
        <w:t>r</w:t>
      </w:r>
      <w:ins w:id="3115" w:author="Copy Editor" w:date="2026-10-05T14:53:00Z" w16du:dateUtc="2026-10-05T11:53:00Z">
        <w:r w:rsidR="008F2AEC">
          <w:t>a</w:t>
        </w:r>
      </w:ins>
      <w:del w:id="3116" w:author="Copy Editor" w:date="2026-10-05T14:53:00Z" w16du:dateUtc="2026-10-05T11:53:00Z">
        <w:r w:rsidDel="008F2AEC">
          <w:delText>e</w:delText>
        </w:r>
      </w:del>
      <w:r>
        <w:t>w</w:t>
      </w:r>
      <w:ins w:id="3117" w:author="Copy Editor" w:date="2026-10-05T14:53:00Z" w16du:dateUtc="2026-10-05T11:53:00Z">
        <w:r w:rsidR="009E6D0F">
          <w:t>s</w:t>
        </w:r>
      </w:ins>
      <w:r>
        <w:t xml:space="preserve"> </w:t>
      </w:r>
      <w:ins w:id="3118" w:author="Copy Editor" w:date="2026-10-05T14:53:00Z" w16du:dateUtc="2026-10-05T11:53:00Z">
        <w:r w:rsidR="009E6D0F">
          <w:t>his</w:t>
        </w:r>
      </w:ins>
      <w:del w:id="3119" w:author="Copy Editor" w:date="2026-10-05T14:53:00Z" w16du:dateUtc="2026-10-05T11:53:00Z">
        <w:r w:rsidDel="009E6D0F">
          <w:delText>my</w:delText>
        </w:r>
      </w:del>
      <w:r>
        <w:t xml:space="preserve"> </w:t>
      </w:r>
      <w:ins w:id="3120" w:author="Copy Editor" w:date="2026-10-05T14:53:00Z" w16du:dateUtc="2026-10-05T11:53:00Z">
        <w:r w:rsidR="009E6D0F">
          <w:t>para</w:t>
        </w:r>
      </w:ins>
      <w:r>
        <w:t>chute</w:t>
      </w:r>
      <w:ins w:id="3121" w:author="Copy Editor" w:date="2026-10-05T14:53:00Z" w16du:dateUtc="2026-10-05T11:53:00Z">
        <w:r w:rsidR="009E6D0F">
          <w:t>.</w:t>
        </w:r>
      </w:ins>
    </w:p>
    <w:p w14:paraId="6B733E90" w14:textId="77777777" w:rsidR="006E5C7E" w:rsidRPr="006E5C7E" w:rsidRDefault="006E5C7E" w:rsidP="006E5C7E">
      <w:pPr>
        <w:pStyle w:val="body"/>
        <w:rPr>
          <w:ins w:id="3122" w:author="Copy Editor" w:date="2026-10-05T14:54:00Z"/>
          <w:lang w:val="en-US"/>
        </w:rPr>
      </w:pPr>
      <w:ins w:id="3123" w:author="Copy Editor" w:date="2026-10-05T14:54:00Z">
        <w:r w:rsidRPr="006E5C7E">
          <w:rPr>
            <w:lang w:val="en-US"/>
          </w:rPr>
          <w:t>Ahead of him stands the balloon.</w:t>
        </w:r>
      </w:ins>
    </w:p>
    <w:p w14:paraId="3F341BF0" w14:textId="77777777" w:rsidR="006E5C7E" w:rsidRPr="006E5C7E" w:rsidRDefault="006E5C7E" w:rsidP="006E5C7E">
      <w:pPr>
        <w:pStyle w:val="body"/>
        <w:rPr>
          <w:ins w:id="3124" w:author="Copy Editor" w:date="2026-10-05T14:54:00Z"/>
          <w:lang w:val="en-US"/>
        </w:rPr>
      </w:pPr>
      <w:ins w:id="3125" w:author="Copy Editor" w:date="2026-10-05T14:54:00Z">
        <w:r w:rsidRPr="006E5C7E">
          <w:rPr>
            <w:lang w:val="en-US"/>
          </w:rPr>
          <w:t>Richard stares at it.</w:t>
        </w:r>
      </w:ins>
    </w:p>
    <w:p w14:paraId="4D20A951" w14:textId="71B7E819" w:rsidR="006E5C7E" w:rsidRPr="006E5C7E" w:rsidRDefault="006E5C7E">
      <w:pPr>
        <w:pStyle w:val="bCHARACTER"/>
        <w:rPr>
          <w:ins w:id="3126" w:author="Copy Editor" w:date="2026-10-05T14:54:00Z"/>
          <w:lang w:val="en-US"/>
        </w:rPr>
        <w:pPrChange w:id="3127" w:author="Copy Editor" w:date="2026-10-05T14:55:00Z" w16du:dateUtc="2026-10-05T11:55:00Z">
          <w:pPr>
            <w:pStyle w:val="body"/>
          </w:pPr>
        </w:pPrChange>
      </w:pPr>
      <w:ins w:id="3128" w:author="Copy Editor" w:date="2026-10-05T14:54:00Z">
        <w:r w:rsidRPr="006E5C7E">
          <w:rPr>
            <w:lang w:val="en-US"/>
          </w:rPr>
          <w:t>RICHARD (V.O.</w:t>
        </w:r>
      </w:ins>
      <w:ins w:id="3129" w:author="Copy Editor" w:date="2026-10-05T14:55:00Z" w16du:dateUtc="2026-10-05T11:55:00Z">
        <w:r>
          <w:rPr>
            <w:lang w:val="en-US"/>
          </w:rPr>
          <w:t>)</w:t>
        </w:r>
      </w:ins>
    </w:p>
    <w:p w14:paraId="20958185" w14:textId="77777777" w:rsidR="006E5C7E" w:rsidRDefault="009E6D0F" w:rsidP="006E5C7E">
      <w:pPr>
        <w:pStyle w:val="bdialogue"/>
        <w:rPr>
          <w:ins w:id="3130" w:author="Copy Editor" w:date="2026-10-05T14:55:00Z" w16du:dateUtc="2026-10-05T11:55:00Z"/>
        </w:rPr>
      </w:pPr>
      <w:ins w:id="3131" w:author="Copy Editor" w:date="2026-10-05T14:54:00Z" w16du:dateUtc="2026-10-05T11:54:00Z">
        <w:r>
          <w:t>I</w:t>
        </w:r>
      </w:ins>
      <w:del w:id="3132" w:author="Copy Editor" w:date="2026-10-05T14:53:00Z" w16du:dateUtc="2026-10-05T11:53:00Z">
        <w:r w:rsidR="007C0FF3" w:rsidDel="009E6D0F">
          <w:delText>,</w:delText>
        </w:r>
      </w:del>
      <w:r w:rsidR="007C0FF3">
        <w:t xml:space="preserve"> stared at the ‘great grey </w:t>
      </w:r>
      <w:r w:rsidR="009C426A">
        <w:t>elephant,'</w:t>
      </w:r>
      <w:r w:rsidR="007C0FF3">
        <w:t xml:space="preserve"> and my guts turned to </w:t>
      </w:r>
      <w:r w:rsidR="00233019">
        <w:t xml:space="preserve">water. </w:t>
      </w:r>
    </w:p>
    <w:p w14:paraId="4D49B07D" w14:textId="2B31F011" w:rsidR="006E5C7E" w:rsidRDefault="006E5C7E" w:rsidP="006E5C7E">
      <w:pPr>
        <w:pStyle w:val="body"/>
        <w:rPr>
          <w:ins w:id="3133" w:author="Copy Editor" w:date="2026-10-05T14:55:00Z" w16du:dateUtc="2026-10-05T11:55:00Z"/>
        </w:rPr>
      </w:pPr>
      <w:ins w:id="3134" w:author="Copy Editor" w:date="2026-10-05T14:55:00Z" w16du:dateUtc="2026-10-05T11:55:00Z">
        <w:r>
          <w:t>He cannot move.</w:t>
        </w:r>
      </w:ins>
    </w:p>
    <w:p w14:paraId="15C74780" w14:textId="77777777" w:rsidR="006E5C7E" w:rsidRPr="006E5C7E" w:rsidRDefault="006E5C7E" w:rsidP="006E5C7E">
      <w:pPr>
        <w:pStyle w:val="bCHARACTER"/>
        <w:rPr>
          <w:ins w:id="3135" w:author="Copy Editor" w:date="2026-10-05T14:55:00Z" w16du:dateUtc="2026-10-05T11:55:00Z"/>
          <w:lang w:val="en-US"/>
        </w:rPr>
      </w:pPr>
      <w:ins w:id="3136" w:author="Copy Editor" w:date="2026-10-05T14:55:00Z" w16du:dateUtc="2026-10-05T11:55:00Z">
        <w:r w:rsidRPr="006E5C7E">
          <w:rPr>
            <w:lang w:val="en-US"/>
          </w:rPr>
          <w:t>RICHARD (V.O.</w:t>
        </w:r>
        <w:r>
          <w:rPr>
            <w:lang w:val="en-US"/>
          </w:rPr>
          <w:t>)</w:t>
        </w:r>
      </w:ins>
    </w:p>
    <w:p w14:paraId="54E97438" w14:textId="77777777" w:rsidR="006E5C7E" w:rsidRDefault="007C0FF3" w:rsidP="006E5C7E">
      <w:pPr>
        <w:pStyle w:val="bdialogue"/>
        <w:rPr>
          <w:ins w:id="3137" w:author="Copy Editor" w:date="2026-10-05T14:56:00Z" w16du:dateUtc="2026-10-05T11:56:00Z"/>
        </w:rPr>
      </w:pPr>
      <w:r>
        <w:t xml:space="preserve">I could go no </w:t>
      </w:r>
      <w:r w:rsidR="00233019">
        <w:t>further,</w:t>
      </w:r>
      <w:r>
        <w:t xml:space="preserve"> and after all the pain, effort, struggle, and blood, failure stared me in the face </w:t>
      </w:r>
      <w:r w:rsidR="00233019">
        <w:t xml:space="preserve">again. </w:t>
      </w:r>
    </w:p>
    <w:p w14:paraId="0C57BC40" w14:textId="360D6E47" w:rsidR="008F1F6F" w:rsidRDefault="008F1F6F" w:rsidP="008F1F6F">
      <w:pPr>
        <w:pStyle w:val="body"/>
        <w:rPr>
          <w:ins w:id="3138" w:author="Copy Editor" w:date="2026-10-05T14:56:00Z" w16du:dateUtc="2026-10-05T11:56:00Z"/>
        </w:rPr>
      </w:pPr>
      <w:ins w:id="3139" w:author="Copy Editor" w:date="2026-10-05T14:56:00Z">
        <w:r w:rsidRPr="008F1F6F">
          <w:t>A CORPORAL approaches.</w:t>
        </w:r>
      </w:ins>
    </w:p>
    <w:p w14:paraId="2CB87A95" w14:textId="111BBD42" w:rsidR="00FC4F12" w:rsidRDefault="00FC4F12">
      <w:pPr>
        <w:pStyle w:val="bCHARACTER"/>
        <w:rPr>
          <w:ins w:id="3140" w:author="Copy Editor" w:date="2026-10-05T14:55:00Z" w16du:dateUtc="2026-10-05T11:55:00Z"/>
        </w:rPr>
        <w:pPrChange w:id="3141" w:author="Copy Editor" w:date="2026-10-05T14:56:00Z" w16du:dateUtc="2026-10-05T11:56:00Z">
          <w:pPr>
            <w:pStyle w:val="body"/>
          </w:pPr>
        </w:pPrChange>
      </w:pPr>
      <w:ins w:id="3142" w:author="Copy Editor" w:date="2026-10-05T14:56:00Z" w16du:dateUtc="2026-10-05T11:56:00Z">
        <w:r w:rsidRPr="008F1F6F">
          <w:t>CORPORAL</w:t>
        </w:r>
      </w:ins>
    </w:p>
    <w:p w14:paraId="5E4BDC53" w14:textId="053CB639" w:rsidR="003439BF" w:rsidDel="008F1F6F" w:rsidRDefault="007C0FF3" w:rsidP="00B33299">
      <w:pPr>
        <w:pStyle w:val="body"/>
        <w:rPr>
          <w:del w:id="3143" w:author="Copy Editor" w:date="2026-10-05T14:56:00Z" w16du:dateUtc="2026-10-05T11:56:00Z"/>
        </w:rPr>
      </w:pPr>
      <w:del w:id="3144" w:author="Copy Editor" w:date="2026-10-05T14:56:00Z" w16du:dateUtc="2026-10-05T11:56:00Z">
        <w:r w:rsidDel="008F1F6F">
          <w:delText xml:space="preserve">A conversation took place between a corporal and </w:delText>
        </w:r>
        <w:r w:rsidR="00233019" w:rsidDel="008F1F6F">
          <w:delText>me.</w:delText>
        </w:r>
      </w:del>
    </w:p>
    <w:p w14:paraId="5E4BDC55" w14:textId="58A1B9C2" w:rsidR="003439BF" w:rsidRDefault="00233019" w:rsidP="004B3D80">
      <w:pPr>
        <w:pStyle w:val="bdialogue"/>
        <w:rPr>
          <w:ins w:id="3145" w:author="Copy Editor" w:date="2026-10-05T14:57:00Z" w16du:dateUtc="2026-10-05T11:57:00Z"/>
        </w:rPr>
      </w:pPr>
      <w:del w:id="3146" w:author="Copy Editor" w:date="2026-10-05T14:57:00Z" w16du:dateUtc="2026-10-05T11:57:00Z">
        <w:r w:rsidDel="00FC4F12">
          <w:delText>"</w:delText>
        </w:r>
      </w:del>
      <w:r>
        <w:t>What's the matter with you? Get your chute on.</w:t>
      </w:r>
      <w:del w:id="3147" w:author="Copy Editor" w:date="2026-10-05T14:57:00Z" w16du:dateUtc="2026-10-05T11:57:00Z">
        <w:r w:rsidDel="00FC4F12">
          <w:delText xml:space="preserve">" </w:delText>
        </w:r>
      </w:del>
    </w:p>
    <w:p w14:paraId="2908196B" w14:textId="1C950492" w:rsidR="00744543" w:rsidRDefault="00744543">
      <w:pPr>
        <w:pStyle w:val="bCHARACTER"/>
        <w:pPrChange w:id="3148" w:author="Copy Editor" w:date="2026-10-05T14:57:00Z" w16du:dateUtc="2026-10-05T11:57:00Z">
          <w:pPr>
            <w:pStyle w:val="bdialogue"/>
          </w:pPr>
        </w:pPrChange>
      </w:pPr>
      <w:ins w:id="3149" w:author="Copy Editor" w:date="2026-10-05T14:57:00Z">
        <w:r w:rsidRPr="00744543">
          <w:t>RICHARD</w:t>
        </w:r>
      </w:ins>
    </w:p>
    <w:p w14:paraId="5E4BDC56" w14:textId="526AEA2B" w:rsidR="003439BF" w:rsidRDefault="007C0FF3" w:rsidP="004B3D80">
      <w:pPr>
        <w:pStyle w:val="bdialogue"/>
        <w:rPr>
          <w:ins w:id="3150" w:author="Copy Editor" w:date="2026-10-05T14:58:00Z" w16du:dateUtc="2026-10-05T11:58:00Z"/>
        </w:rPr>
      </w:pPr>
      <w:del w:id="3151" w:author="Copy Editor" w:date="2026-10-05T14:57:00Z" w16du:dateUtc="2026-10-05T11:57:00Z">
        <w:r w:rsidDel="00FC4F12">
          <w:lastRenderedPageBreak/>
          <w:delText>“</w:delText>
        </w:r>
      </w:del>
      <w:r>
        <w:t xml:space="preserve">I don’t think I can do </w:t>
      </w:r>
      <w:r w:rsidR="00233019">
        <w:t>this.</w:t>
      </w:r>
      <w:del w:id="3152" w:author="Copy Editor" w:date="2026-10-05T14:57:00Z" w16du:dateUtc="2026-10-05T11:57:00Z">
        <w:r w:rsidR="00233019" w:rsidDel="00FC4F12">
          <w:delText>"</w:delText>
        </w:r>
        <w:r w:rsidDel="00FC4F12">
          <w:delText xml:space="preserve"> </w:delText>
        </w:r>
      </w:del>
    </w:p>
    <w:p w14:paraId="1670A3E7" w14:textId="77777777" w:rsidR="0001064C" w:rsidRDefault="0001064C" w:rsidP="0001064C">
      <w:pPr>
        <w:pStyle w:val="bCHARACTER"/>
        <w:rPr>
          <w:ins w:id="3153" w:author="Copy Editor" w:date="2026-10-05T14:58:00Z" w16du:dateUtc="2026-10-05T11:58:00Z"/>
        </w:rPr>
      </w:pPr>
      <w:ins w:id="3154" w:author="Copy Editor" w:date="2026-10-05T14:58:00Z" w16du:dateUtc="2026-10-05T11:58:00Z">
        <w:r w:rsidRPr="008F1F6F">
          <w:t>CORPORAL</w:t>
        </w:r>
      </w:ins>
    </w:p>
    <w:p w14:paraId="6BD5F2C4" w14:textId="59312FF7" w:rsidR="0001064C" w:rsidDel="0001064C" w:rsidRDefault="0001064C" w:rsidP="004B3D80">
      <w:pPr>
        <w:pStyle w:val="bdialogue"/>
        <w:rPr>
          <w:del w:id="3155" w:author="Copy Editor" w:date="2026-10-05T14:58:00Z" w16du:dateUtc="2026-10-05T11:58:00Z"/>
        </w:rPr>
      </w:pPr>
    </w:p>
    <w:p w14:paraId="5E4BDC57" w14:textId="5EE54513" w:rsidR="003439BF" w:rsidRDefault="007C0FF3" w:rsidP="004B3D80">
      <w:pPr>
        <w:pStyle w:val="bdialogue"/>
        <w:rPr>
          <w:ins w:id="3156" w:author="Copy Editor" w:date="2026-10-05T14:59:00Z" w16du:dateUtc="2026-10-05T11:59:00Z"/>
        </w:rPr>
      </w:pPr>
      <w:del w:id="3157" w:author="Copy Editor" w:date="2026-10-05T14:58:00Z" w16du:dateUtc="2026-10-05T11:58:00Z">
        <w:r w:rsidDel="0001064C">
          <w:delText>“</w:delText>
        </w:r>
      </w:del>
      <w:r>
        <w:t xml:space="preserve">You </w:t>
      </w:r>
      <w:r w:rsidR="00233019">
        <w:t>want to</w:t>
      </w:r>
      <w:r>
        <w:t xml:space="preserve"> be a </w:t>
      </w:r>
      <w:r w:rsidR="006B0A3E">
        <w:t>para,</w:t>
      </w:r>
      <w:r>
        <w:t xml:space="preserve"> don’t </w:t>
      </w:r>
      <w:r w:rsidR="006B0A3E">
        <w:t>you?</w:t>
      </w:r>
      <w:del w:id="3158" w:author="Copy Editor" w:date="2026-10-05T14:59:00Z" w16du:dateUtc="2026-10-05T11:59:00Z">
        <w:r w:rsidR="006B0A3E" w:rsidDel="0001064C">
          <w:delText>"</w:delText>
        </w:r>
        <w:r w:rsidDel="0001064C">
          <w:delText xml:space="preserve"> </w:delText>
        </w:r>
      </w:del>
    </w:p>
    <w:p w14:paraId="41CA4F5F" w14:textId="77777777" w:rsidR="0001064C" w:rsidRDefault="0001064C" w:rsidP="0001064C">
      <w:pPr>
        <w:pStyle w:val="bCHARACTER"/>
        <w:rPr>
          <w:ins w:id="3159" w:author="Copy Editor" w:date="2026-10-05T14:59:00Z" w16du:dateUtc="2026-10-05T11:59:00Z"/>
        </w:rPr>
      </w:pPr>
      <w:ins w:id="3160" w:author="Copy Editor" w:date="2026-10-05T14:59:00Z" w16du:dateUtc="2026-10-05T11:59:00Z">
        <w:r w:rsidRPr="00744543">
          <w:t>RICHARD</w:t>
        </w:r>
      </w:ins>
    </w:p>
    <w:p w14:paraId="5FE9C0CA" w14:textId="69717364" w:rsidR="0001064C" w:rsidDel="0001064C" w:rsidRDefault="0001064C" w:rsidP="004B3D80">
      <w:pPr>
        <w:pStyle w:val="bdialogue"/>
        <w:rPr>
          <w:del w:id="3161" w:author="Copy Editor" w:date="2026-10-05T14:59:00Z" w16du:dateUtc="2026-10-05T11:59:00Z"/>
        </w:rPr>
      </w:pPr>
    </w:p>
    <w:p w14:paraId="5E4BDC58" w14:textId="5EE19913" w:rsidR="003439BF" w:rsidRDefault="007D6C95" w:rsidP="004B3D80">
      <w:pPr>
        <w:pStyle w:val="bdialogue"/>
        <w:rPr>
          <w:ins w:id="3162" w:author="Copy Editor" w:date="2026-10-05T14:59:00Z" w16du:dateUtc="2026-10-05T11:59:00Z"/>
        </w:rPr>
      </w:pPr>
      <w:del w:id="3163" w:author="Copy Editor" w:date="2026-10-05T14:59:00Z" w16du:dateUtc="2026-10-05T11:59:00Z">
        <w:r w:rsidDel="0001064C">
          <w:delText>"</w:delText>
        </w:r>
      </w:del>
      <w:r>
        <w:t>Yes, of course.</w:t>
      </w:r>
      <w:del w:id="3164" w:author="Copy Editor" w:date="2026-10-05T14:59:00Z" w16du:dateUtc="2026-10-05T11:59:00Z">
        <w:r w:rsidDel="0001064C">
          <w:delText xml:space="preserve">" </w:delText>
        </w:r>
      </w:del>
    </w:p>
    <w:p w14:paraId="39268EB9" w14:textId="77777777" w:rsidR="0001064C" w:rsidRDefault="0001064C" w:rsidP="0001064C">
      <w:pPr>
        <w:pStyle w:val="bCHARACTER"/>
        <w:rPr>
          <w:ins w:id="3165" w:author="Copy Editor" w:date="2026-10-05T14:59:00Z" w16du:dateUtc="2026-10-05T11:59:00Z"/>
        </w:rPr>
      </w:pPr>
      <w:ins w:id="3166" w:author="Copy Editor" w:date="2026-10-05T14:59:00Z" w16du:dateUtc="2026-10-05T11:59:00Z">
        <w:r w:rsidRPr="008F1F6F">
          <w:t>CORPORAL</w:t>
        </w:r>
      </w:ins>
    </w:p>
    <w:p w14:paraId="54FB118A" w14:textId="7D57964C" w:rsidR="0001064C" w:rsidDel="0001064C" w:rsidRDefault="0001064C" w:rsidP="004B3D80">
      <w:pPr>
        <w:pStyle w:val="bdialogue"/>
        <w:rPr>
          <w:del w:id="3167" w:author="Copy Editor" w:date="2026-10-05T14:59:00Z" w16du:dateUtc="2026-10-05T11:59:00Z"/>
        </w:rPr>
      </w:pPr>
    </w:p>
    <w:p w14:paraId="5E4BDC59" w14:textId="2000D745" w:rsidR="003439BF" w:rsidRDefault="007C0FF3" w:rsidP="004B3D80">
      <w:pPr>
        <w:pStyle w:val="bdialogue"/>
        <w:rPr>
          <w:ins w:id="3168" w:author="Copy Editor" w:date="2026-10-05T14:59:00Z" w16du:dateUtc="2026-10-05T11:59:00Z"/>
        </w:rPr>
      </w:pPr>
      <w:del w:id="3169" w:author="Copy Editor" w:date="2026-10-05T14:59:00Z" w16du:dateUtc="2026-10-05T11:59:00Z">
        <w:r w:rsidDel="0001064C">
          <w:delText>“</w:delText>
        </w:r>
      </w:del>
      <w:r>
        <w:t xml:space="preserve">Then </w:t>
      </w:r>
      <w:r w:rsidR="00A7382B">
        <w:t>get your</w:t>
      </w:r>
      <w:r>
        <w:t xml:space="preserve"> chute </w:t>
      </w:r>
      <w:r w:rsidR="00A7382B">
        <w:t>on.</w:t>
      </w:r>
      <w:del w:id="3170" w:author="Copy Editor" w:date="2026-10-05T14:59:00Z" w16du:dateUtc="2026-10-05T11:59:00Z">
        <w:r w:rsidR="00A7382B" w:rsidDel="0001064C">
          <w:delText>"</w:delText>
        </w:r>
        <w:r w:rsidDel="0001064C">
          <w:delText xml:space="preserve"> </w:delText>
        </w:r>
      </w:del>
    </w:p>
    <w:p w14:paraId="43F32A34" w14:textId="77777777" w:rsidR="0001064C" w:rsidRDefault="0001064C" w:rsidP="0001064C">
      <w:pPr>
        <w:pStyle w:val="bCHARACTER"/>
        <w:rPr>
          <w:ins w:id="3171" w:author="Copy Editor" w:date="2026-10-05T14:59:00Z" w16du:dateUtc="2026-10-05T11:59:00Z"/>
        </w:rPr>
      </w:pPr>
      <w:ins w:id="3172" w:author="Copy Editor" w:date="2026-10-05T14:59:00Z" w16du:dateUtc="2026-10-05T11:59:00Z">
        <w:r w:rsidRPr="00744543">
          <w:t>RICHARD</w:t>
        </w:r>
      </w:ins>
    </w:p>
    <w:p w14:paraId="72982AC1" w14:textId="1ADBD695" w:rsidR="0001064C" w:rsidDel="0001064C" w:rsidRDefault="0001064C" w:rsidP="004B3D80">
      <w:pPr>
        <w:pStyle w:val="bdialogue"/>
        <w:rPr>
          <w:del w:id="3173" w:author="Copy Editor" w:date="2026-10-05T14:59:00Z" w16du:dateUtc="2026-10-05T11:59:00Z"/>
        </w:rPr>
      </w:pPr>
    </w:p>
    <w:p w14:paraId="5E4BDC5A" w14:textId="522067E8" w:rsidR="003439BF" w:rsidRDefault="007C0FF3" w:rsidP="004B3D80">
      <w:pPr>
        <w:pStyle w:val="bdialogue"/>
        <w:rPr>
          <w:ins w:id="3174" w:author="Copy Editor" w:date="2026-10-05T14:59:00Z" w16du:dateUtc="2026-10-05T11:59:00Z"/>
        </w:rPr>
      </w:pPr>
      <w:del w:id="3175" w:author="Copy Editor" w:date="2026-10-05T14:59:00Z" w16du:dateUtc="2026-10-05T11:59:00Z">
        <w:r w:rsidDel="0001064C">
          <w:delText>“</w:delText>
        </w:r>
      </w:del>
      <w:r>
        <w:t xml:space="preserve">Look, just go and get my </w:t>
      </w:r>
      <w:r w:rsidR="0072153A">
        <w:t>instructor,</w:t>
      </w:r>
      <w:r>
        <w:t xml:space="preserve"> will </w:t>
      </w:r>
      <w:r w:rsidR="00465F63">
        <w:t>you?</w:t>
      </w:r>
      <w:del w:id="3176" w:author="Copy Editor" w:date="2026-10-05T14:59:00Z" w16du:dateUtc="2026-10-05T11:59:00Z">
        <w:r w:rsidR="00465F63" w:rsidDel="0001064C">
          <w:delText>"</w:delText>
        </w:r>
        <w:r w:rsidDel="0001064C">
          <w:delText xml:space="preserve"> </w:delText>
        </w:r>
      </w:del>
    </w:p>
    <w:p w14:paraId="7ECCD602" w14:textId="2E6A847C" w:rsidR="00FA66CF" w:rsidRDefault="00FA66CF">
      <w:pPr>
        <w:pStyle w:val="body"/>
        <w:pPrChange w:id="3177" w:author="Copy Editor" w:date="2026-10-05T15:00:00Z" w16du:dateUtc="2026-10-05T12:00:00Z">
          <w:pPr>
            <w:pStyle w:val="bdialogue"/>
          </w:pPr>
        </w:pPrChange>
      </w:pPr>
      <w:ins w:id="3178" w:author="Copy Editor" w:date="2026-10-05T14:59:00Z" w16du:dateUtc="2026-10-05T11:59:00Z">
        <w:r>
          <w:t>Th</w:t>
        </w:r>
      </w:ins>
      <w:ins w:id="3179" w:author="Copy Editor" w:date="2026-10-05T15:00:00Z" w16du:dateUtc="2026-10-05T12:00:00Z">
        <w:r>
          <w:t>e corporal leaves.</w:t>
        </w:r>
      </w:ins>
    </w:p>
    <w:p w14:paraId="5E4BDC5C" w14:textId="478F2E3B" w:rsidR="003439BF" w:rsidRDefault="007C0FF3" w:rsidP="00B33299">
      <w:pPr>
        <w:pStyle w:val="body"/>
        <w:rPr>
          <w:ins w:id="3180" w:author="Copy Editor" w:date="2026-10-05T15:00:00Z" w16du:dateUtc="2026-10-05T12:00:00Z"/>
        </w:rPr>
      </w:pPr>
      <w:r>
        <w:t xml:space="preserve">The RAF </w:t>
      </w:r>
      <w:r w:rsidR="00465F63">
        <w:t>sergeant</w:t>
      </w:r>
      <w:r>
        <w:t xml:space="preserve"> quickly appear</w:t>
      </w:r>
      <w:ins w:id="3181" w:author="Copy Editor" w:date="2026-10-05T15:00:00Z" w16du:dateUtc="2026-10-05T12:00:00Z">
        <w:r w:rsidR="00FA66CF">
          <w:t>s</w:t>
        </w:r>
      </w:ins>
      <w:del w:id="3182" w:author="Copy Editor" w:date="2026-10-05T15:00:00Z" w16du:dateUtc="2026-10-05T12:00:00Z">
        <w:r w:rsidDel="00FA66CF">
          <w:delText>ed</w:delText>
        </w:r>
      </w:del>
      <w:r>
        <w:t xml:space="preserve">. </w:t>
      </w:r>
    </w:p>
    <w:p w14:paraId="1642CC09" w14:textId="34588294" w:rsidR="00FA66CF" w:rsidRDefault="006E279C">
      <w:pPr>
        <w:pStyle w:val="bCHARACTER"/>
        <w:pPrChange w:id="3183" w:author="Copy Editor" w:date="2026-10-05T15:00:00Z" w16du:dateUtc="2026-10-05T12:00:00Z">
          <w:pPr>
            <w:pStyle w:val="body"/>
          </w:pPr>
        </w:pPrChange>
      </w:pPr>
      <w:ins w:id="3184" w:author="Copy Editor" w:date="2026-10-05T15:00:00Z">
        <w:r w:rsidRPr="006E279C">
          <w:t>SERGEANT</w:t>
        </w:r>
      </w:ins>
    </w:p>
    <w:p w14:paraId="5E4BDC5E" w14:textId="77777777" w:rsidR="003439BF" w:rsidRDefault="007C0FF3" w:rsidP="004B3D80">
      <w:pPr>
        <w:pStyle w:val="bdialogue"/>
        <w:rPr>
          <w:ins w:id="3185" w:author="Copy Editor" w:date="2026-10-05T15:01:00Z" w16du:dateUtc="2026-10-05T12:01:00Z"/>
        </w:rPr>
      </w:pPr>
      <w:del w:id="3186" w:author="Copy Editor" w:date="2026-10-05T15:00:00Z" w16du:dateUtc="2026-10-05T12:00:00Z">
        <w:r w:rsidDel="006E279C">
          <w:delText>“</w:delText>
        </w:r>
      </w:del>
      <w:r>
        <w:t>What’s the matter?</w:t>
      </w:r>
      <w:del w:id="3187" w:author="Copy Editor" w:date="2026-10-05T15:00:00Z" w16du:dateUtc="2026-10-05T12:00:00Z">
        <w:r w:rsidDel="006E279C">
          <w:delText xml:space="preserve">” </w:delText>
        </w:r>
      </w:del>
    </w:p>
    <w:p w14:paraId="02192C4C" w14:textId="77777777" w:rsidR="006E279C" w:rsidRDefault="006E279C" w:rsidP="006E279C">
      <w:pPr>
        <w:pStyle w:val="bCHARACTER"/>
        <w:rPr>
          <w:ins w:id="3188" w:author="Copy Editor" w:date="2026-10-05T15:01:00Z" w16du:dateUtc="2026-10-05T12:01:00Z"/>
        </w:rPr>
      </w:pPr>
      <w:ins w:id="3189" w:author="Copy Editor" w:date="2026-10-05T15:01:00Z" w16du:dateUtc="2026-10-05T12:01:00Z">
        <w:r w:rsidRPr="00744543">
          <w:t>RICHARD</w:t>
        </w:r>
      </w:ins>
    </w:p>
    <w:p w14:paraId="066B829E" w14:textId="59BC8AA8" w:rsidR="006E279C" w:rsidDel="006E279C" w:rsidRDefault="006E279C" w:rsidP="004B3D80">
      <w:pPr>
        <w:pStyle w:val="bdialogue"/>
        <w:rPr>
          <w:del w:id="3190" w:author="Copy Editor" w:date="2026-10-05T15:01:00Z" w16du:dateUtc="2026-10-05T12:01:00Z"/>
        </w:rPr>
      </w:pPr>
    </w:p>
    <w:p w14:paraId="5E4BDC5F" w14:textId="44F58865" w:rsidR="003439BF" w:rsidRDefault="007C0FF3" w:rsidP="004B3D80">
      <w:pPr>
        <w:pStyle w:val="bdialogue"/>
      </w:pPr>
      <w:del w:id="3191" w:author="Copy Editor" w:date="2026-10-05T15:01:00Z" w16du:dateUtc="2026-10-05T12:01:00Z">
        <w:r w:rsidDel="002147AC">
          <w:delText>“</w:delText>
        </w:r>
      </w:del>
      <w:r>
        <w:t xml:space="preserve">I don’t think I can do </w:t>
      </w:r>
      <w:r w:rsidR="00465F63">
        <w:t>this.</w:t>
      </w:r>
      <w:del w:id="3192" w:author="Copy Editor" w:date="2026-10-05T15:01:00Z" w16du:dateUtc="2026-10-05T12:01:00Z">
        <w:r w:rsidR="00465F63" w:rsidDel="002147AC">
          <w:delText>"</w:delText>
        </w:r>
        <w:r w:rsidDel="002147AC">
          <w:delText xml:space="preserve"> </w:delText>
        </w:r>
      </w:del>
    </w:p>
    <w:p w14:paraId="33FC08F3" w14:textId="77777777" w:rsidR="000117F3" w:rsidRDefault="00CF1286" w:rsidP="00B33299">
      <w:pPr>
        <w:pStyle w:val="body"/>
        <w:rPr>
          <w:ins w:id="3193" w:author="Copy Editor" w:date="2026-10-05T15:03:00Z" w16du:dateUtc="2026-10-05T12:03:00Z"/>
        </w:rPr>
      </w:pPr>
      <w:ins w:id="3194" w:author="Copy Editor" w:date="2026-10-05T15:02:00Z" w16du:dateUtc="2026-10-05T12:02:00Z">
        <w:r>
          <w:t>The serge</w:t>
        </w:r>
        <w:r w:rsidR="004F44A0">
          <w:t>a</w:t>
        </w:r>
        <w:r>
          <w:t>nt</w:t>
        </w:r>
      </w:ins>
      <w:del w:id="3195" w:author="Copy Editor" w:date="2026-10-05T15:02:00Z" w16du:dateUtc="2026-10-05T12:02:00Z">
        <w:r w:rsidR="007C0FF3" w:rsidDel="00CF1286">
          <w:delText>He</w:delText>
        </w:r>
      </w:del>
      <w:r w:rsidR="007C0FF3">
        <w:t xml:space="preserve"> look</w:t>
      </w:r>
      <w:ins w:id="3196" w:author="Copy Editor" w:date="2026-10-05T15:02:00Z" w16du:dateUtc="2026-10-05T12:02:00Z">
        <w:r w:rsidR="004F44A0">
          <w:t>s at</w:t>
        </w:r>
      </w:ins>
      <w:del w:id="3197" w:author="Copy Editor" w:date="2026-10-05T15:02:00Z" w16du:dateUtc="2026-10-05T12:02:00Z">
        <w:r w:rsidR="007C0FF3" w:rsidDel="004F44A0">
          <w:delText>ed</w:delText>
        </w:r>
      </w:del>
      <w:r w:rsidR="007C0FF3">
        <w:t xml:space="preserve"> </w:t>
      </w:r>
      <w:ins w:id="3198" w:author="Copy Editor" w:date="2026-10-05T15:03:00Z" w16du:dateUtc="2026-10-05T12:03:00Z">
        <w:r w:rsidR="000117F3">
          <w:t xml:space="preserve">Richard </w:t>
        </w:r>
      </w:ins>
      <w:del w:id="3199" w:author="Copy Editor" w:date="2026-10-05T15:03:00Z" w16du:dateUtc="2026-10-05T12:03:00Z">
        <w:r w:rsidR="007C0FF3" w:rsidDel="000117F3">
          <w:delText xml:space="preserve">me </w:delText>
        </w:r>
      </w:del>
      <w:r w:rsidR="007C0FF3">
        <w:t xml:space="preserve">slowly up and </w:t>
      </w:r>
      <w:r w:rsidR="00052148">
        <w:t>down</w:t>
      </w:r>
      <w:ins w:id="3200" w:author="Copy Editor" w:date="2026-10-05T15:03:00Z" w16du:dateUtc="2026-10-05T12:03:00Z">
        <w:r w:rsidR="000117F3">
          <w:t>.</w:t>
        </w:r>
      </w:ins>
    </w:p>
    <w:p w14:paraId="5E4BDC60" w14:textId="6678BC6A" w:rsidR="003439BF" w:rsidRDefault="00052148" w:rsidP="00B33299">
      <w:pPr>
        <w:pStyle w:val="body"/>
        <w:rPr>
          <w:ins w:id="3201" w:author="Copy Editor" w:date="2026-10-05T15:03:00Z" w16du:dateUtc="2026-10-05T12:03:00Z"/>
        </w:rPr>
      </w:pPr>
      <w:del w:id="3202" w:author="Copy Editor" w:date="2026-10-05T15:03:00Z" w16du:dateUtc="2026-10-05T12:03:00Z">
        <w:r w:rsidDel="000117F3">
          <w:delText>,</w:delText>
        </w:r>
        <w:r w:rsidR="007C0FF3" w:rsidDel="000117F3">
          <w:delText xml:space="preserve"> t</w:delText>
        </w:r>
      </w:del>
      <w:ins w:id="3203" w:author="Copy Editor" w:date="2026-10-05T15:03:00Z" w16du:dateUtc="2026-10-05T12:03:00Z">
        <w:r w:rsidR="000117F3">
          <w:t>T</w:t>
        </w:r>
      </w:ins>
      <w:r w:rsidR="007C0FF3">
        <w:t>hen softly</w:t>
      </w:r>
      <w:ins w:id="3204" w:author="Copy Editor" w:date="2026-10-05T15:03:00Z" w16du:dateUtc="2026-10-05T12:03:00Z">
        <w:r w:rsidR="000117F3">
          <w:t>;</w:t>
        </w:r>
      </w:ins>
      <w:del w:id="3205" w:author="Copy Editor" w:date="2026-10-05T15:03:00Z" w16du:dateUtc="2026-10-05T12:03:00Z">
        <w:r w:rsidR="007C0FF3" w:rsidDel="000117F3">
          <w:delText xml:space="preserve"> said, </w:delText>
        </w:r>
      </w:del>
    </w:p>
    <w:p w14:paraId="076CC50B" w14:textId="77777777" w:rsidR="000117F3" w:rsidRDefault="000117F3" w:rsidP="000117F3">
      <w:pPr>
        <w:pStyle w:val="bCHARACTER"/>
        <w:rPr>
          <w:ins w:id="3206" w:author="Copy Editor" w:date="2026-10-05T15:03:00Z" w16du:dateUtc="2026-10-05T12:03:00Z"/>
        </w:rPr>
      </w:pPr>
      <w:ins w:id="3207" w:author="Copy Editor" w:date="2026-10-05T15:03:00Z" w16du:dateUtc="2026-10-05T12:03:00Z">
        <w:r w:rsidRPr="006E279C">
          <w:t>SERGEANT</w:t>
        </w:r>
      </w:ins>
    </w:p>
    <w:p w14:paraId="5C969371" w14:textId="14430537" w:rsidR="000117F3" w:rsidDel="000117F3" w:rsidRDefault="000117F3" w:rsidP="00B33299">
      <w:pPr>
        <w:pStyle w:val="body"/>
        <w:rPr>
          <w:del w:id="3208" w:author="Copy Editor" w:date="2026-10-05T15:03:00Z" w16du:dateUtc="2026-10-05T12:03:00Z"/>
        </w:rPr>
      </w:pPr>
    </w:p>
    <w:p w14:paraId="5E4BDC61" w14:textId="17AD93E7" w:rsidR="003439BF" w:rsidRDefault="007C0FF3" w:rsidP="004B3D80">
      <w:pPr>
        <w:pStyle w:val="bdialogue"/>
      </w:pPr>
      <w:del w:id="3209" w:author="Copy Editor" w:date="2026-10-05T15:03:00Z" w16du:dateUtc="2026-10-05T12:03:00Z">
        <w:r w:rsidDel="00375121">
          <w:delText>“</w:delText>
        </w:r>
      </w:del>
      <w:r>
        <w:t xml:space="preserve">Would it </w:t>
      </w:r>
      <w:r w:rsidR="00603BC3">
        <w:t>help if</w:t>
      </w:r>
      <w:r>
        <w:t xml:space="preserve"> I came up with you?</w:t>
      </w:r>
      <w:del w:id="3210" w:author="Copy Editor" w:date="2026-10-05T15:03:00Z" w16du:dateUtc="2026-10-05T12:03:00Z">
        <w:r w:rsidDel="00375121">
          <w:delText xml:space="preserve">” </w:delText>
        </w:r>
      </w:del>
    </w:p>
    <w:p w14:paraId="3C4F9750" w14:textId="717374B6" w:rsidR="00375121" w:rsidRDefault="00375121" w:rsidP="00B33299">
      <w:pPr>
        <w:pStyle w:val="body"/>
        <w:rPr>
          <w:ins w:id="3211" w:author="Copy Editor" w:date="2026-10-05T15:04:00Z" w16du:dateUtc="2026-10-05T12:04:00Z"/>
        </w:rPr>
      </w:pPr>
      <w:ins w:id="3212" w:author="Copy Editor" w:date="2026-10-05T15:04:00Z">
        <w:r w:rsidRPr="00375121">
          <w:t>Richard looks at him.</w:t>
        </w:r>
      </w:ins>
    </w:p>
    <w:p w14:paraId="11C5FC56" w14:textId="209A41F4" w:rsidR="00332FE8" w:rsidRDefault="00332FE8">
      <w:pPr>
        <w:pStyle w:val="bCHARACTER"/>
        <w:rPr>
          <w:ins w:id="3213" w:author="Copy Editor" w:date="2026-10-05T15:04:00Z" w16du:dateUtc="2026-10-05T12:04:00Z"/>
        </w:rPr>
        <w:pPrChange w:id="3214" w:author="Copy Editor" w:date="2026-10-05T15:04:00Z" w16du:dateUtc="2026-10-05T12:04:00Z">
          <w:pPr>
            <w:pStyle w:val="body"/>
          </w:pPr>
        </w:pPrChange>
      </w:pPr>
      <w:ins w:id="3215" w:author="Copy Editor" w:date="2026-10-05T15:04:00Z">
        <w:r w:rsidRPr="00332FE8">
          <w:t>RICHARD (V.O.)</w:t>
        </w:r>
      </w:ins>
    </w:p>
    <w:p w14:paraId="5E4BDC62" w14:textId="6BA88DAA" w:rsidR="003439BF" w:rsidRDefault="007C0FF3" w:rsidP="00332FE8">
      <w:pPr>
        <w:pStyle w:val="bdialogue"/>
        <w:rPr>
          <w:ins w:id="3216" w:author="Copy Editor" w:date="2026-10-05T15:04:00Z" w16du:dateUtc="2026-10-05T12:04:00Z"/>
        </w:rPr>
      </w:pPr>
      <w:r>
        <w:t xml:space="preserve">Here was a man who understood, did not judge, wanted to </w:t>
      </w:r>
      <w:r w:rsidR="00603BC3">
        <w:t>help, and</w:t>
      </w:r>
      <w:r>
        <w:t xml:space="preserve"> cared. </w:t>
      </w:r>
    </w:p>
    <w:p w14:paraId="391AED25" w14:textId="0455FFB4" w:rsidR="00332FE8" w:rsidRDefault="00332FE8">
      <w:pPr>
        <w:pStyle w:val="bCHARACTER"/>
        <w:pPrChange w:id="3217" w:author="Copy Editor" w:date="2026-10-05T15:04:00Z" w16du:dateUtc="2026-10-05T12:04:00Z">
          <w:pPr>
            <w:pStyle w:val="body"/>
          </w:pPr>
        </w:pPrChange>
      </w:pPr>
      <w:ins w:id="3218" w:author="Copy Editor" w:date="2026-10-05T15:04:00Z" w16du:dateUtc="2026-10-05T12:04:00Z">
        <w:r>
          <w:t>RICHARD</w:t>
        </w:r>
      </w:ins>
    </w:p>
    <w:p w14:paraId="5E4BDC63" w14:textId="79656150" w:rsidR="003439BF" w:rsidRDefault="00603BC3" w:rsidP="004B3D80">
      <w:pPr>
        <w:pStyle w:val="bdialogue"/>
        <w:rPr>
          <w:ins w:id="3219" w:author="Copy Editor" w:date="2026-10-05T15:05:00Z" w16du:dateUtc="2026-10-05T12:05:00Z"/>
        </w:rPr>
      </w:pPr>
      <w:del w:id="3220" w:author="Copy Editor" w:date="2026-10-05T15:04:00Z" w16du:dateUtc="2026-10-05T12:04:00Z">
        <w:r w:rsidDel="00332FE8">
          <w:delText>"</w:delText>
        </w:r>
      </w:del>
      <w:r>
        <w:t>Yes, it would.</w:t>
      </w:r>
      <w:del w:id="3221" w:author="Copy Editor" w:date="2026-10-05T15:04:00Z" w16du:dateUtc="2026-10-05T12:04:00Z">
        <w:r w:rsidDel="00332FE8">
          <w:delText>"</w:delText>
        </w:r>
      </w:del>
      <w:r>
        <w:t xml:space="preserve"> </w:t>
      </w:r>
    </w:p>
    <w:p w14:paraId="450FDF1D" w14:textId="77777777" w:rsidR="00332FE8" w:rsidRDefault="00332FE8" w:rsidP="00332FE8">
      <w:pPr>
        <w:pStyle w:val="bCHARACTER"/>
        <w:rPr>
          <w:ins w:id="3222" w:author="Copy Editor" w:date="2026-10-05T15:05:00Z" w16du:dateUtc="2026-10-05T12:05:00Z"/>
        </w:rPr>
      </w:pPr>
      <w:ins w:id="3223" w:author="Copy Editor" w:date="2026-10-05T15:05:00Z" w16du:dateUtc="2026-10-05T12:05:00Z">
        <w:r w:rsidRPr="006E279C">
          <w:t>SERGEANT</w:t>
        </w:r>
      </w:ins>
    </w:p>
    <w:p w14:paraId="0F602702" w14:textId="0F41A387" w:rsidR="00332FE8" w:rsidDel="00332FE8" w:rsidRDefault="00332FE8" w:rsidP="004B3D80">
      <w:pPr>
        <w:pStyle w:val="bdialogue"/>
        <w:rPr>
          <w:del w:id="3224" w:author="Copy Editor" w:date="2026-10-05T15:05:00Z" w16du:dateUtc="2026-10-05T12:05:00Z"/>
        </w:rPr>
      </w:pPr>
    </w:p>
    <w:p w14:paraId="5E4BDC64" w14:textId="7913A475" w:rsidR="003439BF" w:rsidRDefault="00D14BB9" w:rsidP="004B3D80">
      <w:pPr>
        <w:pStyle w:val="bdialogue"/>
      </w:pPr>
      <w:del w:id="3225" w:author="Copy Editor" w:date="2026-10-05T15:05:00Z" w16du:dateUtc="2026-10-05T12:05:00Z">
        <w:r w:rsidDel="00332FE8">
          <w:delText>"</w:delText>
        </w:r>
      </w:del>
      <w:r>
        <w:t>OK. You get kitted up, and I’ll sort things out at the balloon.</w:t>
      </w:r>
      <w:del w:id="3226" w:author="Copy Editor" w:date="2026-10-05T15:05:00Z" w16du:dateUtc="2026-10-05T12:05:00Z">
        <w:r w:rsidDel="00332FE8">
          <w:delText xml:space="preserve">” </w:delText>
        </w:r>
      </w:del>
    </w:p>
    <w:p w14:paraId="5FAF1DA1" w14:textId="77777777" w:rsidR="008E07BA" w:rsidRPr="008E07BA" w:rsidRDefault="008E07BA">
      <w:pPr>
        <w:pStyle w:val="body"/>
        <w:rPr>
          <w:ins w:id="3227" w:author="Copy Editor" w:date="2026-10-05T15:05:00Z"/>
          <w:lang w:val="en-US"/>
        </w:rPr>
        <w:pPrChange w:id="3228" w:author="Copy Editor" w:date="2026-10-05T15:06:00Z" w16du:dateUtc="2026-10-05T12:06:00Z">
          <w:pPr>
            <w:pStyle w:val="bdialogue"/>
          </w:pPr>
        </w:pPrChange>
      </w:pPr>
      <w:ins w:id="3229" w:author="Copy Editor" w:date="2026-10-05T15:05:00Z">
        <w:r w:rsidRPr="008E07BA">
          <w:rPr>
            <w:lang w:val="en-US"/>
          </w:rPr>
          <w:t>CUT TO:</w:t>
        </w:r>
      </w:ins>
    </w:p>
    <w:p w14:paraId="5C109310" w14:textId="77777777" w:rsidR="008E07BA" w:rsidRPr="008E07BA" w:rsidRDefault="008E07BA">
      <w:pPr>
        <w:pStyle w:val="aSCENEHEAD"/>
        <w:rPr>
          <w:ins w:id="3230" w:author="Copy Editor" w:date="2026-10-05T15:05:00Z"/>
          <w:lang w:val="en-US"/>
        </w:rPr>
        <w:pPrChange w:id="3231" w:author="Copy Editor" w:date="2026-10-05T15:06:00Z" w16du:dateUtc="2026-10-05T12:06:00Z">
          <w:pPr>
            <w:pStyle w:val="bdialogue"/>
          </w:pPr>
        </w:pPrChange>
      </w:pPr>
      <w:ins w:id="3232" w:author="Copy Editor" w:date="2026-10-05T15:05:00Z">
        <w:r w:rsidRPr="008E07BA">
          <w:rPr>
            <w:lang w:val="en-US"/>
          </w:rPr>
          <w:lastRenderedPageBreak/>
          <w:t>EXT. BALLOON – LATER</w:t>
        </w:r>
      </w:ins>
    </w:p>
    <w:p w14:paraId="02E6A408" w14:textId="77777777" w:rsidR="008E07BA" w:rsidRPr="008E07BA" w:rsidRDefault="008E07BA">
      <w:pPr>
        <w:pStyle w:val="body"/>
        <w:rPr>
          <w:ins w:id="3233" w:author="Copy Editor" w:date="2026-10-05T15:05:00Z"/>
          <w:lang w:val="en-US"/>
        </w:rPr>
        <w:pPrChange w:id="3234" w:author="Copy Editor" w:date="2026-10-05T15:06:00Z" w16du:dateUtc="2026-10-05T12:06:00Z">
          <w:pPr>
            <w:pStyle w:val="bdialogue"/>
          </w:pPr>
        </w:pPrChange>
      </w:pPr>
      <w:ins w:id="3235" w:author="Copy Editor" w:date="2026-10-05T15:05:00Z">
        <w:r w:rsidRPr="008E07BA">
          <w:rPr>
            <w:lang w:val="en-US"/>
          </w:rPr>
          <w:t>Richard gets kitted up.</w:t>
        </w:r>
      </w:ins>
    </w:p>
    <w:p w14:paraId="652F8ADD" w14:textId="77777777" w:rsidR="008E07BA" w:rsidRPr="008E07BA" w:rsidRDefault="008E07BA">
      <w:pPr>
        <w:pStyle w:val="body"/>
        <w:rPr>
          <w:ins w:id="3236" w:author="Copy Editor" w:date="2026-10-05T15:05:00Z"/>
          <w:lang w:val="en-US"/>
        </w:rPr>
        <w:pPrChange w:id="3237" w:author="Copy Editor" w:date="2026-10-05T15:06:00Z" w16du:dateUtc="2026-10-05T12:06:00Z">
          <w:pPr>
            <w:pStyle w:val="bdialogue"/>
          </w:pPr>
        </w:pPrChange>
      </w:pPr>
      <w:ins w:id="3238" w:author="Copy Editor" w:date="2026-10-05T15:05:00Z">
        <w:r w:rsidRPr="008E07BA">
          <w:rPr>
            <w:lang w:val="en-US"/>
          </w:rPr>
          <w:t>His hands are awkward and clumsy.</w:t>
        </w:r>
      </w:ins>
    </w:p>
    <w:p w14:paraId="6BEF36D2" w14:textId="77777777" w:rsidR="008E07BA" w:rsidRPr="008E07BA" w:rsidRDefault="008E07BA">
      <w:pPr>
        <w:pStyle w:val="bCHARACTER"/>
        <w:rPr>
          <w:ins w:id="3239" w:author="Copy Editor" w:date="2026-10-05T15:05:00Z"/>
          <w:lang w:val="en-US"/>
        </w:rPr>
        <w:pPrChange w:id="3240" w:author="Copy Editor" w:date="2026-10-05T15:06:00Z" w16du:dateUtc="2026-10-05T12:06:00Z">
          <w:pPr>
            <w:pStyle w:val="bdialogue"/>
          </w:pPr>
        </w:pPrChange>
      </w:pPr>
      <w:ins w:id="3241" w:author="Copy Editor" w:date="2026-10-05T15:05:00Z">
        <w:r w:rsidRPr="008E07BA">
          <w:rPr>
            <w:lang w:val="en-US"/>
          </w:rPr>
          <w:t>RICHARD (V.O.)</w:t>
        </w:r>
      </w:ins>
    </w:p>
    <w:p w14:paraId="154BF89A" w14:textId="77777777" w:rsidR="008E07BA" w:rsidRDefault="007C0FF3">
      <w:pPr>
        <w:pStyle w:val="bdialogue"/>
        <w:rPr>
          <w:ins w:id="3242" w:author="Copy Editor" w:date="2026-10-05T15:06:00Z" w16du:dateUtc="2026-10-05T12:06:00Z"/>
        </w:rPr>
        <w:pPrChange w:id="3243" w:author="Copy Editor" w:date="2026-10-05T15:06:00Z" w16du:dateUtc="2026-10-05T12:06:00Z">
          <w:pPr>
            <w:pStyle w:val="body"/>
          </w:pPr>
        </w:pPrChange>
      </w:pPr>
      <w:del w:id="3244" w:author="Copy Editor" w:date="2026-10-05T15:05:00Z" w16du:dateUtc="2026-10-05T12:05:00Z">
        <w:r w:rsidDel="008E07BA">
          <w:delText xml:space="preserve">He soon </w:delText>
        </w:r>
        <w:r w:rsidR="00D14BB9" w:rsidDel="008E07BA">
          <w:delText>reappeared.</w:delText>
        </w:r>
        <w:r w:rsidDel="008E07BA">
          <w:delText xml:space="preserve"> </w:delText>
        </w:r>
      </w:del>
      <w:r>
        <w:t xml:space="preserve">I had to do </w:t>
      </w:r>
      <w:r w:rsidR="00D14BB9">
        <w:t>everything,</w:t>
      </w:r>
      <w:r>
        <w:t xml:space="preserve"> and it wasn’t very easy</w:t>
      </w:r>
      <w:r w:rsidR="00D14BB9">
        <w:t>. My</w:t>
      </w:r>
      <w:r>
        <w:t xml:space="preserve"> hands felt like ten </w:t>
      </w:r>
      <w:r w:rsidR="00D14BB9">
        <w:t>thumbs,</w:t>
      </w:r>
      <w:r>
        <w:t xml:space="preserve"> but I managed</w:t>
      </w:r>
      <w:r w:rsidR="00D14BB9">
        <w:t xml:space="preserve">. </w:t>
      </w:r>
    </w:p>
    <w:p w14:paraId="6CF3D87B" w14:textId="31DD1F1B" w:rsidR="00933B00" w:rsidRDefault="00933B00" w:rsidP="00B33299">
      <w:pPr>
        <w:pStyle w:val="body"/>
        <w:rPr>
          <w:ins w:id="3245" w:author="Copy Editor" w:date="2026-10-05T15:06:00Z" w16du:dateUtc="2026-10-05T12:06:00Z"/>
        </w:rPr>
      </w:pPr>
      <w:ins w:id="3246" w:author="Copy Editor" w:date="2026-10-05T15:06:00Z">
        <w:r w:rsidRPr="00933B00">
          <w:t>The Sergeant stays beside him, quietly watching and offering advice.</w:t>
        </w:r>
      </w:ins>
    </w:p>
    <w:p w14:paraId="4AB573A0" w14:textId="77777777" w:rsidR="00933B00" w:rsidRPr="008E07BA" w:rsidRDefault="00933B00" w:rsidP="00933B00">
      <w:pPr>
        <w:pStyle w:val="bCHARACTER"/>
        <w:rPr>
          <w:ins w:id="3247" w:author="Copy Editor" w:date="2026-10-05T15:06:00Z" w16du:dateUtc="2026-10-05T12:06:00Z"/>
          <w:lang w:val="en-US"/>
        </w:rPr>
      </w:pPr>
      <w:ins w:id="3248" w:author="Copy Editor" w:date="2026-10-05T15:06:00Z" w16du:dateUtc="2026-10-05T12:06:00Z">
        <w:r w:rsidRPr="008E07BA">
          <w:rPr>
            <w:lang w:val="en-US"/>
          </w:rPr>
          <w:t>RICHARD (V.O.)</w:t>
        </w:r>
      </w:ins>
    </w:p>
    <w:p w14:paraId="314CC14F" w14:textId="77777777" w:rsidR="00933B00" w:rsidRDefault="00D14BB9">
      <w:pPr>
        <w:pStyle w:val="bdialogue"/>
        <w:rPr>
          <w:ins w:id="3249" w:author="Copy Editor" w:date="2026-10-05T15:07:00Z" w16du:dateUtc="2026-10-05T12:07:00Z"/>
        </w:rPr>
        <w:pPrChange w:id="3250" w:author="Copy Editor" w:date="2026-10-05T15:07:00Z" w16du:dateUtc="2026-10-05T12:07:00Z">
          <w:pPr>
            <w:pStyle w:val="body"/>
          </w:pPr>
        </w:pPrChange>
      </w:pPr>
      <w:r>
        <w:t>He</w:t>
      </w:r>
      <w:r w:rsidR="007C0FF3">
        <w:t xml:space="preserve"> just stood by, kept an eye on me, and quietly offered advice as </w:t>
      </w:r>
      <w:r>
        <w:t xml:space="preserve">required. </w:t>
      </w:r>
    </w:p>
    <w:p w14:paraId="4E32BEE6" w14:textId="77777777" w:rsidR="004A2777" w:rsidRPr="004A2777" w:rsidRDefault="004A2777" w:rsidP="004A2777">
      <w:pPr>
        <w:pStyle w:val="body"/>
        <w:rPr>
          <w:ins w:id="3251" w:author="Copy Editor" w:date="2026-10-05T15:07:00Z"/>
          <w:lang w:val="en-US"/>
        </w:rPr>
      </w:pPr>
      <w:ins w:id="3252" w:author="Copy Editor" w:date="2026-10-05T15:07:00Z">
        <w:r w:rsidRPr="004A2777">
          <w:rPr>
            <w:lang w:val="en-US"/>
          </w:rPr>
          <w:t>Richard is placed first.</w:t>
        </w:r>
      </w:ins>
    </w:p>
    <w:p w14:paraId="0BD25DD7" w14:textId="77777777" w:rsidR="004A2777" w:rsidRPr="004A2777" w:rsidRDefault="004A2777" w:rsidP="004A2777">
      <w:pPr>
        <w:pStyle w:val="body"/>
        <w:rPr>
          <w:ins w:id="3253" w:author="Copy Editor" w:date="2026-10-05T15:07:00Z"/>
          <w:lang w:val="en-US"/>
        </w:rPr>
      </w:pPr>
      <w:ins w:id="3254" w:author="Copy Editor" w:date="2026-10-05T15:07:00Z">
        <w:r w:rsidRPr="004A2777">
          <w:rPr>
            <w:lang w:val="en-US"/>
          </w:rPr>
          <w:t>The balloon rises.</w:t>
        </w:r>
      </w:ins>
    </w:p>
    <w:p w14:paraId="2066C43E" w14:textId="77777777" w:rsidR="004A2777" w:rsidRPr="004A2777" w:rsidRDefault="004A2777" w:rsidP="004A2777">
      <w:pPr>
        <w:pStyle w:val="body"/>
        <w:rPr>
          <w:ins w:id="3255" w:author="Copy Editor" w:date="2026-10-05T15:07:00Z"/>
          <w:lang w:val="en-US"/>
        </w:rPr>
      </w:pPr>
      <w:ins w:id="3256" w:author="Copy Editor" w:date="2026-10-05T15:07:00Z">
        <w:r w:rsidRPr="004A2777">
          <w:rPr>
            <w:lang w:val="en-US"/>
          </w:rPr>
          <w:t>The ground recedes.</w:t>
        </w:r>
      </w:ins>
    </w:p>
    <w:p w14:paraId="21834EC6" w14:textId="77777777" w:rsidR="004A2777" w:rsidRPr="004A2777" w:rsidRDefault="004A2777" w:rsidP="004A2777">
      <w:pPr>
        <w:pStyle w:val="body"/>
        <w:rPr>
          <w:ins w:id="3257" w:author="Copy Editor" w:date="2026-10-05T15:07:00Z"/>
          <w:lang w:val="en-US"/>
        </w:rPr>
      </w:pPr>
      <w:ins w:id="3258" w:author="Copy Editor" w:date="2026-10-05T15:07:00Z">
        <w:r w:rsidRPr="004A2777">
          <w:rPr>
            <w:lang w:val="en-US"/>
          </w:rPr>
          <w:t>The Sergeant speaks quietly and confidently.</w:t>
        </w:r>
      </w:ins>
    </w:p>
    <w:p w14:paraId="54B847DB" w14:textId="77777777" w:rsidR="00933B00" w:rsidRPr="008E07BA" w:rsidRDefault="00933B00" w:rsidP="00933B00">
      <w:pPr>
        <w:pStyle w:val="bCHARACTER"/>
        <w:rPr>
          <w:ins w:id="3259" w:author="Copy Editor" w:date="2026-10-05T15:07:00Z" w16du:dateUtc="2026-10-05T12:07:00Z"/>
          <w:lang w:val="en-US"/>
        </w:rPr>
      </w:pPr>
      <w:ins w:id="3260" w:author="Copy Editor" w:date="2026-10-05T15:07:00Z" w16du:dateUtc="2026-10-05T12:07:00Z">
        <w:r w:rsidRPr="008E07BA">
          <w:rPr>
            <w:lang w:val="en-US"/>
          </w:rPr>
          <w:t>RICHARD (V.O.)</w:t>
        </w:r>
      </w:ins>
    </w:p>
    <w:p w14:paraId="43D00B7A" w14:textId="77777777" w:rsidR="004A2777" w:rsidRDefault="007C0FF3" w:rsidP="004A2777">
      <w:pPr>
        <w:pStyle w:val="bdialogue"/>
        <w:rPr>
          <w:ins w:id="3261" w:author="Copy Editor" w:date="2026-10-05T15:07:00Z" w16du:dateUtc="2026-10-05T12:07:00Z"/>
        </w:rPr>
      </w:pPr>
      <w:r>
        <w:t xml:space="preserve">He put me number one to get it over with as quickly as </w:t>
      </w:r>
      <w:r w:rsidR="00D14BB9">
        <w:t xml:space="preserve">possible. </w:t>
      </w:r>
    </w:p>
    <w:p w14:paraId="50147DD4" w14:textId="77B0803C" w:rsidR="004A2777" w:rsidRDefault="00793B42" w:rsidP="00793B42">
      <w:pPr>
        <w:pStyle w:val="body"/>
        <w:rPr>
          <w:ins w:id="3262" w:author="Copy Editor" w:date="2026-10-05T15:08:00Z" w16du:dateUtc="2026-10-05T12:08:00Z"/>
        </w:rPr>
      </w:pPr>
      <w:ins w:id="3263" w:author="Copy Editor" w:date="2026-10-05T15:08:00Z">
        <w:r w:rsidRPr="00793B42">
          <w:t>Richard strains to hear him above the wind</w:t>
        </w:r>
      </w:ins>
      <w:ins w:id="3264" w:author="Copy Editor" w:date="2026-10-05T15:08:00Z" w16du:dateUtc="2026-10-05T12:08:00Z">
        <w:r>
          <w:t>.</w:t>
        </w:r>
      </w:ins>
    </w:p>
    <w:p w14:paraId="31B7617E" w14:textId="77777777" w:rsidR="00793B42" w:rsidRPr="008E07BA" w:rsidRDefault="00793B42" w:rsidP="00793B42">
      <w:pPr>
        <w:pStyle w:val="bCHARACTER"/>
        <w:rPr>
          <w:ins w:id="3265" w:author="Copy Editor" w:date="2026-10-05T15:08:00Z" w16du:dateUtc="2026-10-05T12:08:00Z"/>
          <w:lang w:val="en-US"/>
        </w:rPr>
      </w:pPr>
      <w:ins w:id="3266" w:author="Copy Editor" w:date="2026-10-05T15:08:00Z" w16du:dateUtc="2026-10-05T12:08:00Z">
        <w:r w:rsidRPr="008E07BA">
          <w:rPr>
            <w:lang w:val="en-US"/>
          </w:rPr>
          <w:t>RICHARD (V.O.)</w:t>
        </w:r>
      </w:ins>
    </w:p>
    <w:p w14:paraId="2020D197" w14:textId="77777777" w:rsidR="00793B42" w:rsidRDefault="007C0FF3">
      <w:pPr>
        <w:pStyle w:val="bdialogue"/>
        <w:rPr>
          <w:ins w:id="3267" w:author="Copy Editor" w:date="2026-10-05T15:08:00Z" w16du:dateUtc="2026-10-05T12:08:00Z"/>
        </w:rPr>
        <w:pPrChange w:id="3268" w:author="Copy Editor" w:date="2026-10-05T15:08:00Z" w16du:dateUtc="2026-10-05T12:08:00Z">
          <w:pPr>
            <w:pStyle w:val="body"/>
          </w:pPr>
        </w:pPrChange>
      </w:pPr>
      <w:r>
        <w:t xml:space="preserve">Talked quietly and confidently as the ground receded, tried to put me at ease, got my ear used to hearing </w:t>
      </w:r>
      <w:r w:rsidR="00D14BB9">
        <w:t>soft,</w:t>
      </w:r>
      <w:r>
        <w:t xml:space="preserve"> gentle </w:t>
      </w:r>
      <w:r w:rsidR="00D14BB9">
        <w:t>noises, and</w:t>
      </w:r>
      <w:r>
        <w:t xml:space="preserve"> I had to strain to hear him over the soughing of the wind in the suspension </w:t>
      </w:r>
      <w:r w:rsidR="00D14BB9">
        <w:t xml:space="preserve">wires. </w:t>
      </w:r>
    </w:p>
    <w:p w14:paraId="408E261C" w14:textId="2AF6F4A5" w:rsidR="00793B42" w:rsidRDefault="007C0FF3" w:rsidP="00B33299">
      <w:pPr>
        <w:pStyle w:val="body"/>
        <w:rPr>
          <w:ins w:id="3269" w:author="Copy Editor" w:date="2026-10-05T15:08:00Z" w16du:dateUtc="2026-10-05T12:08:00Z"/>
        </w:rPr>
      </w:pPr>
      <w:r>
        <w:t xml:space="preserve">At </w:t>
      </w:r>
      <w:r w:rsidR="00D14BB9">
        <w:t xml:space="preserve">altitude, </w:t>
      </w:r>
      <w:ins w:id="3270" w:author="Copy Editor" w:date="2026-10-05T15:08:00Z" w16du:dateUtc="2026-10-05T12:08:00Z">
        <w:r w:rsidR="00104C0F">
          <w:t>the s</w:t>
        </w:r>
      </w:ins>
      <w:ins w:id="3271" w:author="Copy Editor" w:date="2026-10-05T15:09:00Z" w16du:dateUtc="2026-10-05T12:09:00Z">
        <w:r w:rsidR="00104C0F">
          <w:t xml:space="preserve">ergeant helps </w:t>
        </w:r>
      </w:ins>
      <w:del w:id="3272" w:author="Copy Editor" w:date="2026-10-05T15:08:00Z" w16du:dateUtc="2026-10-05T12:08:00Z">
        <w:r w:rsidR="00D14BB9" w:rsidDel="00104C0F">
          <w:delText>he</w:delText>
        </w:r>
        <w:r w:rsidDel="00104C0F">
          <w:delText xml:space="preserve"> helped </w:delText>
        </w:r>
      </w:del>
      <w:del w:id="3273" w:author="Copy Editor" w:date="2026-10-05T15:09:00Z" w16du:dateUtc="2026-10-05T12:09:00Z">
        <w:r w:rsidDel="00104C0F">
          <w:delText>me</w:delText>
        </w:r>
      </w:del>
      <w:ins w:id="3274" w:author="Copy Editor" w:date="2026-10-05T15:09:00Z" w16du:dateUtc="2026-10-05T12:09:00Z">
        <w:r w:rsidR="00104C0F">
          <w:t>Richard</w:t>
        </w:r>
      </w:ins>
      <w:r>
        <w:t xml:space="preserve"> to the door</w:t>
      </w:r>
      <w:ins w:id="3275" w:author="Copy Editor" w:date="2026-10-05T15:08:00Z" w16du:dateUtc="2026-10-05T12:08:00Z">
        <w:r w:rsidR="00793B42">
          <w:t>.</w:t>
        </w:r>
      </w:ins>
    </w:p>
    <w:p w14:paraId="4A8B9684" w14:textId="77777777" w:rsidR="009E3302" w:rsidRDefault="007C0FF3" w:rsidP="00B33299">
      <w:pPr>
        <w:pStyle w:val="body"/>
        <w:rPr>
          <w:ins w:id="3276" w:author="Copy Editor" w:date="2026-10-05T15:09:00Z" w16du:dateUtc="2026-10-05T12:09:00Z"/>
        </w:rPr>
      </w:pPr>
      <w:del w:id="3277" w:author="Copy Editor" w:date="2026-10-05T15:08:00Z" w16du:dateUtc="2026-10-05T12:08:00Z">
        <w:r w:rsidDel="00793B42">
          <w:delText xml:space="preserve">, </w:delText>
        </w:r>
      </w:del>
      <w:del w:id="3278" w:author="Copy Editor" w:date="2026-10-05T15:09:00Z" w16du:dateUtc="2026-10-05T12:09:00Z">
        <w:r w:rsidDel="009E3302">
          <w:delText>made sure I was in the correct</w:delText>
        </w:r>
      </w:del>
      <w:ins w:id="3279" w:author="Copy Editor" w:date="2026-10-05T15:09:00Z" w16du:dateUtc="2026-10-05T12:09:00Z">
        <w:r w:rsidR="009E3302">
          <w:t>He checks Richard’s</w:t>
        </w:r>
      </w:ins>
      <w:r>
        <w:t xml:space="preserve"> exit </w:t>
      </w:r>
      <w:del w:id="3280" w:author="Copy Editor" w:date="2026-10-05T15:09:00Z" w16du:dateUtc="2026-10-05T12:09:00Z">
        <w:r w:rsidR="00D14BB9" w:rsidDel="00104C0F">
          <w:delText>position, and</w:delText>
        </w:r>
      </w:del>
      <w:ins w:id="3281" w:author="Copy Editor" w:date="2026-10-05T15:09:00Z" w16du:dateUtc="2026-10-05T12:09:00Z">
        <w:r w:rsidR="00104C0F">
          <w:t>position</w:t>
        </w:r>
        <w:r w:rsidR="009E3302">
          <w:t>.</w:t>
        </w:r>
      </w:ins>
    </w:p>
    <w:p w14:paraId="0C16100E" w14:textId="77777777" w:rsidR="009E3302" w:rsidRDefault="007C0FF3" w:rsidP="00B33299">
      <w:pPr>
        <w:pStyle w:val="body"/>
        <w:rPr>
          <w:ins w:id="3282" w:author="Copy Editor" w:date="2026-10-05T15:10:00Z" w16du:dateUtc="2026-10-05T12:10:00Z"/>
        </w:rPr>
      </w:pPr>
      <w:del w:id="3283" w:author="Copy Editor" w:date="2026-10-05T15:09:00Z" w16du:dateUtc="2026-10-05T12:09:00Z">
        <w:r w:rsidDel="009E3302">
          <w:delText xml:space="preserve"> t</w:delText>
        </w:r>
      </w:del>
      <w:ins w:id="3284" w:author="Copy Editor" w:date="2026-10-05T15:09:00Z" w16du:dateUtc="2026-10-05T12:09:00Z">
        <w:r w:rsidR="009E3302">
          <w:t>T</w:t>
        </w:r>
      </w:ins>
      <w:r>
        <w:t>he</w:t>
      </w:r>
      <w:ins w:id="3285" w:author="Copy Editor" w:date="2026-10-05T15:09:00Z" w16du:dateUtc="2026-10-05T12:09:00Z">
        <w:r w:rsidR="009E3302">
          <w:t xml:space="preserve"> sergeant give</w:t>
        </w:r>
      </w:ins>
      <w:ins w:id="3286" w:author="Copy Editor" w:date="2026-10-05T15:10:00Z" w16du:dateUtc="2026-10-05T12:10:00Z">
        <w:r w:rsidR="009E3302">
          <w:t>s an</w:t>
        </w:r>
      </w:ins>
      <w:del w:id="3287" w:author="Copy Editor" w:date="2026-10-05T15:09:00Z" w16du:dateUtc="2026-10-05T12:09:00Z">
        <w:r w:rsidDel="009E3302">
          <w:delText>n</w:delText>
        </w:r>
      </w:del>
      <w:r>
        <w:t xml:space="preserve"> order</w:t>
      </w:r>
      <w:ins w:id="3288" w:author="Copy Editor" w:date="2026-10-05T15:10:00Z" w16du:dateUtc="2026-10-05T12:10:00Z">
        <w:r w:rsidR="009E3302">
          <w:t>.</w:t>
        </w:r>
      </w:ins>
    </w:p>
    <w:p w14:paraId="6F1B88AA" w14:textId="77777777" w:rsidR="009E606A" w:rsidRDefault="009E606A">
      <w:pPr>
        <w:pStyle w:val="bCHARACTER"/>
        <w:rPr>
          <w:ins w:id="3289" w:author="Copy Editor" w:date="2026-10-05T15:10:00Z" w16du:dateUtc="2026-10-05T12:10:00Z"/>
        </w:rPr>
        <w:pPrChange w:id="3290" w:author="Copy Editor" w:date="2026-10-05T15:10:00Z" w16du:dateUtc="2026-10-05T12:10:00Z">
          <w:pPr>
            <w:pStyle w:val="body"/>
          </w:pPr>
        </w:pPrChange>
      </w:pPr>
      <w:ins w:id="3291" w:author="Copy Editor" w:date="2026-10-05T15:10:00Z">
        <w:r w:rsidRPr="009E606A">
          <w:lastRenderedPageBreak/>
          <w:t>SERGEANT</w:t>
        </w:r>
        <w:r w:rsidRPr="009E606A" w:rsidDel="009E3302">
          <w:t xml:space="preserve"> </w:t>
        </w:r>
      </w:ins>
    </w:p>
    <w:p w14:paraId="7774AB20" w14:textId="1D8F1972" w:rsidR="009E606A" w:rsidRDefault="007C0FF3">
      <w:pPr>
        <w:pStyle w:val="bdialogue"/>
        <w:rPr>
          <w:ins w:id="3292" w:author="Copy Editor" w:date="2026-10-05T15:11:00Z" w16du:dateUtc="2026-10-05T12:11:00Z"/>
        </w:rPr>
        <w:pPrChange w:id="3293" w:author="Copy Editor" w:date="2026-10-05T15:11:00Z" w16du:dateUtc="2026-10-05T12:11:00Z">
          <w:pPr>
            <w:pStyle w:val="body"/>
          </w:pPr>
        </w:pPrChange>
      </w:pPr>
      <w:del w:id="3294" w:author="Copy Editor" w:date="2026-10-05T15:10:00Z" w16du:dateUtc="2026-10-05T12:10:00Z">
        <w:r w:rsidDel="009E3302">
          <w:delText>ed</w:delText>
        </w:r>
      </w:del>
      <w:r>
        <w:t xml:space="preserve"> </w:t>
      </w:r>
      <w:ins w:id="3295" w:author="Copy Editor" w:date="2026-10-05T15:11:00Z" w16du:dateUtc="2026-10-05T12:11:00Z">
        <w:r w:rsidR="009E606A">
          <w:tab/>
          <w:t>G</w:t>
        </w:r>
      </w:ins>
      <w:del w:id="3296" w:author="Copy Editor" w:date="2026-10-05T15:11:00Z" w16du:dateUtc="2026-10-05T12:11:00Z">
        <w:r w:rsidR="009C426A" w:rsidDel="009E606A">
          <w:delText>"g</w:delText>
        </w:r>
      </w:del>
      <w:r w:rsidR="009C426A">
        <w:t>o</w:t>
      </w:r>
      <w:ins w:id="3297" w:author="Copy Editor" w:date="2026-10-05T15:11:00Z" w16du:dateUtc="2026-10-05T12:11:00Z">
        <w:r w:rsidR="009E606A">
          <w:t>!</w:t>
        </w:r>
      </w:ins>
      <w:del w:id="3298" w:author="Copy Editor" w:date="2026-10-05T15:11:00Z" w16du:dateUtc="2026-10-05T12:11:00Z">
        <w:r w:rsidR="009C426A" w:rsidDel="009E606A">
          <w:delText>."</w:delText>
        </w:r>
      </w:del>
    </w:p>
    <w:p w14:paraId="2EC300D1" w14:textId="3596E1DE" w:rsidR="00BD00EA" w:rsidRPr="00BD00EA" w:rsidRDefault="009C426A" w:rsidP="00BD00EA">
      <w:pPr>
        <w:pStyle w:val="body"/>
        <w:rPr>
          <w:ins w:id="3299" w:author="Copy Editor" w:date="2026-10-05T15:13:00Z"/>
          <w:lang w:val="en-US"/>
        </w:rPr>
      </w:pPr>
      <w:del w:id="3300" w:author="Copy Editor" w:date="2026-10-05T15:12:00Z" w16du:dateUtc="2026-10-05T12:12:00Z">
        <w:r w:rsidDel="00717AED">
          <w:delText xml:space="preserve"> </w:delText>
        </w:r>
        <w:r w:rsidR="007C0FF3" w:rsidDel="00717AED">
          <w:delText xml:space="preserve">I couldn’t refuse; it would have hurt too much to see his </w:delText>
        </w:r>
        <w:r w:rsidR="00D14BB9" w:rsidDel="00717AED">
          <w:delText>disappointment.</w:delText>
        </w:r>
        <w:r w:rsidR="007C0FF3" w:rsidDel="00717AED">
          <w:delText xml:space="preserve"> I honestly think I </w:delText>
        </w:r>
        <w:r w:rsidR="00D14BB9" w:rsidDel="00717AED">
          <w:delText>would have</w:delText>
        </w:r>
        <w:r w:rsidR="007C0FF3" w:rsidDel="00717AED">
          <w:delText xml:space="preserve"> rather </w:delText>
        </w:r>
        <w:r w:rsidR="00D14BB9" w:rsidDel="00717AED">
          <w:delText>had</w:delText>
        </w:r>
        <w:r w:rsidR="007C0FF3" w:rsidDel="00717AED">
          <w:delText xml:space="preserve"> </w:delText>
        </w:r>
        <w:r w:rsidR="00D14BB9" w:rsidDel="00717AED">
          <w:delText xml:space="preserve">died. </w:delText>
        </w:r>
        <w:r w:rsidR="007C0FF3" w:rsidDel="00717AED">
          <w:delText xml:space="preserve">Once </w:delText>
        </w:r>
        <w:r w:rsidR="00D14BB9" w:rsidDel="00717AED">
          <w:delText>again,</w:delText>
        </w:r>
        <w:r w:rsidR="007C0FF3" w:rsidDel="00717AED">
          <w:delText xml:space="preserve"> the sickening plummet, once again instinctively looking down, the sky split as my instructor screa</w:delText>
        </w:r>
      </w:del>
      <w:del w:id="3301" w:author="Copy Editor" w:date="2026-10-05T15:13:00Z" w16du:dateUtc="2026-10-05T12:13:00Z">
        <w:r w:rsidR="007C0FF3" w:rsidDel="00BD00EA">
          <w:delText>med,</w:delText>
        </w:r>
      </w:del>
      <w:ins w:id="3302" w:author="Copy Editor" w:date="2026-10-05T15:13:00Z" w16du:dateUtc="2026-10-05T12:13:00Z">
        <w:r w:rsidR="00BD00EA" w:rsidRPr="00BD00EA">
          <w:rPr>
            <w:rFonts w:ascii="Times New Roman" w:eastAsia="Times New Roman" w:hAnsi="Times New Roman" w:cs="Times New Roman"/>
            <w:kern w:val="0"/>
            <w:lang w:val="en-US" w:eastAsia="en-US" w:bidi="ar-SA"/>
          </w:rPr>
          <w:t xml:space="preserve"> </w:t>
        </w:r>
      </w:ins>
      <w:ins w:id="3303" w:author="Copy Editor" w:date="2026-10-05T15:13:00Z">
        <w:r w:rsidR="00BD00EA" w:rsidRPr="00BD00EA">
          <w:rPr>
            <w:lang w:val="en-US"/>
          </w:rPr>
          <w:t>Richard jumps.</w:t>
        </w:r>
      </w:ins>
    </w:p>
    <w:p w14:paraId="0A032D91" w14:textId="77777777" w:rsidR="00BD00EA" w:rsidRPr="00BD00EA" w:rsidRDefault="00BD00EA" w:rsidP="00BD00EA">
      <w:pPr>
        <w:pStyle w:val="body"/>
        <w:rPr>
          <w:ins w:id="3304" w:author="Copy Editor" w:date="2026-10-05T15:13:00Z"/>
          <w:lang w:val="en-US"/>
        </w:rPr>
      </w:pPr>
      <w:ins w:id="3305" w:author="Copy Editor" w:date="2026-10-05T15:13:00Z">
        <w:r w:rsidRPr="00BD00EA">
          <w:rPr>
            <w:lang w:val="en-US"/>
          </w:rPr>
          <w:t>He falls.</w:t>
        </w:r>
      </w:ins>
    </w:p>
    <w:p w14:paraId="2AB53357" w14:textId="73B44C5C" w:rsidR="009E606A" w:rsidRPr="00BD00EA" w:rsidRDefault="00BD00EA" w:rsidP="00BD00EA">
      <w:pPr>
        <w:pStyle w:val="body"/>
        <w:rPr>
          <w:ins w:id="3306" w:author="Copy Editor" w:date="2026-10-05T15:11:00Z" w16du:dateUtc="2026-10-05T12:11:00Z"/>
          <w:lang w:val="en-US"/>
          <w:rPrChange w:id="3307" w:author="Copy Editor" w:date="2026-10-05T15:13:00Z" w16du:dateUtc="2026-10-05T12:13:00Z">
            <w:rPr>
              <w:ins w:id="3308" w:author="Copy Editor" w:date="2026-10-05T15:11:00Z" w16du:dateUtc="2026-10-05T12:11:00Z"/>
            </w:rPr>
          </w:rPrChange>
        </w:rPr>
      </w:pPr>
      <w:ins w:id="3309" w:author="Copy Editor" w:date="2026-10-05T15:13:00Z">
        <w:r w:rsidRPr="00BD00EA">
          <w:rPr>
            <w:lang w:val="en-US"/>
          </w:rPr>
          <w:t>His instinct is to look down.</w:t>
        </w:r>
      </w:ins>
      <w:del w:id="3310" w:author="Copy Editor" w:date="2026-10-05T15:13:00Z" w16du:dateUtc="2026-10-05T12:13:00Z">
        <w:r w:rsidR="007C0FF3" w:rsidDel="00BD00EA">
          <w:delText xml:space="preserve"> </w:delText>
        </w:r>
      </w:del>
    </w:p>
    <w:p w14:paraId="4B8A21C3" w14:textId="77777777" w:rsidR="009E606A" w:rsidRDefault="009E606A" w:rsidP="009E606A">
      <w:pPr>
        <w:pStyle w:val="bCHARACTER"/>
        <w:rPr>
          <w:ins w:id="3311" w:author="Copy Editor" w:date="2026-10-05T15:11:00Z" w16du:dateUtc="2026-10-05T12:11:00Z"/>
        </w:rPr>
      </w:pPr>
      <w:ins w:id="3312" w:author="Copy Editor" w:date="2026-10-05T15:11:00Z" w16du:dateUtc="2026-10-05T12:11:00Z">
        <w:r w:rsidRPr="009E606A">
          <w:t>SERGEANT</w:t>
        </w:r>
        <w:r w:rsidRPr="009E606A" w:rsidDel="009E3302">
          <w:t xml:space="preserve"> </w:t>
        </w:r>
      </w:ins>
    </w:p>
    <w:p w14:paraId="519E51AE" w14:textId="77777777" w:rsidR="009E606A" w:rsidRDefault="007C0FF3">
      <w:pPr>
        <w:pStyle w:val="bdialogue"/>
        <w:rPr>
          <w:ins w:id="3313" w:author="Copy Editor" w:date="2026-10-05T15:12:00Z" w16du:dateUtc="2026-10-05T12:12:00Z"/>
        </w:rPr>
        <w:pPrChange w:id="3314" w:author="Copy Editor" w:date="2026-10-05T15:12:00Z" w16du:dateUtc="2026-10-05T12:12:00Z">
          <w:pPr>
            <w:pStyle w:val="body"/>
          </w:pPr>
        </w:pPrChange>
      </w:pPr>
      <w:del w:id="3315" w:author="Copy Editor" w:date="2026-10-05T15:12:00Z" w16du:dateUtc="2026-10-05T12:12:00Z">
        <w:r w:rsidDel="009E606A">
          <w:delText>“</w:delText>
        </w:r>
      </w:del>
      <w:r>
        <w:t xml:space="preserve">Look </w:t>
      </w:r>
      <w:r w:rsidR="00D14BB9">
        <w:t>up!</w:t>
      </w:r>
      <w:del w:id="3316" w:author="Copy Editor" w:date="2026-10-05T15:12:00Z" w16du:dateUtc="2026-10-05T12:12:00Z">
        <w:r w:rsidR="00D14BB9" w:rsidDel="009E606A">
          <w:delText xml:space="preserve">" </w:delText>
        </w:r>
      </w:del>
    </w:p>
    <w:p w14:paraId="47A7F033" w14:textId="34E292DD" w:rsidR="00BD00EA" w:rsidRDefault="00BD00EA" w:rsidP="00B33299">
      <w:pPr>
        <w:pStyle w:val="body"/>
        <w:rPr>
          <w:ins w:id="3317" w:author="Copy Editor" w:date="2026-10-05T15:13:00Z" w16du:dateUtc="2026-10-05T12:13:00Z"/>
        </w:rPr>
      </w:pPr>
      <w:ins w:id="3318" w:author="Copy Editor" w:date="2026-10-05T15:13:00Z" w16du:dateUtc="2026-10-05T12:13:00Z">
        <w:r>
          <w:t>Richard</w:t>
        </w:r>
      </w:ins>
      <w:del w:id="3319" w:author="Copy Editor" w:date="2026-10-05T15:13:00Z" w16du:dateUtc="2026-10-05T12:13:00Z">
        <w:r w:rsidR="007C0FF3" w:rsidDel="00BD00EA">
          <w:delText>Trained to</w:delText>
        </w:r>
      </w:del>
      <w:r w:rsidR="007C0FF3">
        <w:t xml:space="preserve"> obey</w:t>
      </w:r>
      <w:ins w:id="3320" w:author="Copy Editor" w:date="2026-10-05T15:13:00Z" w16du:dateUtc="2026-10-05T12:13:00Z">
        <w:r>
          <w:t>s.</w:t>
        </w:r>
      </w:ins>
    </w:p>
    <w:p w14:paraId="1F3BCCDE" w14:textId="77777777" w:rsidR="008A2457" w:rsidRDefault="007C0FF3" w:rsidP="00B33299">
      <w:pPr>
        <w:pStyle w:val="body"/>
        <w:rPr>
          <w:ins w:id="3321" w:author="Copy Editor" w:date="2026-10-05T15:14:00Z" w16du:dateUtc="2026-10-05T12:14:00Z"/>
        </w:rPr>
      </w:pPr>
      <w:del w:id="3322" w:author="Copy Editor" w:date="2026-10-05T15:13:00Z" w16du:dateUtc="2026-10-05T12:13:00Z">
        <w:r w:rsidDel="00BD00EA">
          <w:delText xml:space="preserve"> </w:delText>
        </w:r>
        <w:r w:rsidR="00D14BB9" w:rsidDel="00BD00EA">
          <w:delText>orders,</w:delText>
        </w:r>
        <w:r w:rsidDel="00BD00EA">
          <w:delText xml:space="preserve"> I </w:delText>
        </w:r>
        <w:r w:rsidR="00D14BB9" w:rsidDel="00BD00EA">
          <w:delText>did.</w:delText>
        </w:r>
        <w:r w:rsidR="00D14BB9" w:rsidDel="008A2457">
          <w:delText xml:space="preserve"> </w:delText>
        </w:r>
        <w:r w:rsidDel="008A2457">
          <w:delText>No longer fal</w:delText>
        </w:r>
      </w:del>
      <w:del w:id="3323" w:author="Copy Editor" w:date="2026-10-05T15:14:00Z" w16du:dateUtc="2026-10-05T12:14:00Z">
        <w:r w:rsidDel="008A2457">
          <w:delText>ling, th</w:delText>
        </w:r>
      </w:del>
      <w:ins w:id="3324" w:author="Copy Editor" w:date="2026-10-05T15:14:00Z" w16du:dateUtc="2026-10-05T12:14:00Z">
        <w:r w:rsidR="008A2457">
          <w:t>Th</w:t>
        </w:r>
      </w:ins>
      <w:r>
        <w:t>e balloon appear</w:t>
      </w:r>
      <w:ins w:id="3325" w:author="Copy Editor" w:date="2026-10-05T15:14:00Z" w16du:dateUtc="2026-10-05T12:14:00Z">
        <w:r w:rsidR="008A2457">
          <w:t>s</w:t>
        </w:r>
      </w:ins>
      <w:del w:id="3326" w:author="Copy Editor" w:date="2026-10-05T15:14:00Z" w16du:dateUtc="2026-10-05T12:14:00Z">
        <w:r w:rsidDel="008A2457">
          <w:delText>ed</w:delText>
        </w:r>
      </w:del>
      <w:r>
        <w:t xml:space="preserve"> to</w:t>
      </w:r>
      <w:del w:id="3327" w:author="Copy Editor" w:date="2026-10-05T15:14:00Z" w16du:dateUtc="2026-10-05T12:14:00Z">
        <w:r w:rsidDel="008A2457">
          <w:delText xml:space="preserve"> be</w:delText>
        </w:r>
      </w:del>
      <w:r>
        <w:t xml:space="preserve"> ris</w:t>
      </w:r>
      <w:ins w:id="3328" w:author="Copy Editor" w:date="2026-10-05T15:14:00Z" w16du:dateUtc="2026-10-05T12:14:00Z">
        <w:r w:rsidR="008A2457">
          <w:t>e</w:t>
        </w:r>
      </w:ins>
      <w:del w:id="3329" w:author="Copy Editor" w:date="2026-10-05T15:14:00Z" w16du:dateUtc="2026-10-05T12:14:00Z">
        <w:r w:rsidDel="008A2457">
          <w:delText>ing</w:delText>
        </w:r>
      </w:del>
      <w:r>
        <w:t xml:space="preserve"> </w:t>
      </w:r>
      <w:ins w:id="3330" w:author="Copy Editor" w:date="2026-10-05T15:14:00Z" w16du:dateUtc="2026-10-05T12:14:00Z">
        <w:r w:rsidR="008A2457">
          <w:t>above him.</w:t>
        </w:r>
      </w:ins>
    </w:p>
    <w:p w14:paraId="429D5629" w14:textId="3AE2B2D9" w:rsidR="0027238C" w:rsidRDefault="00D14BB9" w:rsidP="00B33299">
      <w:pPr>
        <w:pStyle w:val="body"/>
        <w:rPr>
          <w:ins w:id="3331" w:author="Copy Editor" w:date="2026-10-05T15:16:00Z" w16du:dateUtc="2026-10-05T12:16:00Z"/>
        </w:rPr>
      </w:pPr>
      <w:del w:id="3332" w:author="Copy Editor" w:date="2026-10-05T15:14:00Z" w16du:dateUtc="2026-10-05T12:14:00Z">
        <w:r w:rsidDel="008A2457">
          <w:delText>instead;</w:delText>
        </w:r>
        <w:r w:rsidR="007C0FF3" w:rsidDel="00E55170">
          <w:delText xml:space="preserve"> I could see my</w:delText>
        </w:r>
      </w:del>
      <w:ins w:id="3333" w:author="Copy Editor" w:date="2026-10-05T15:14:00Z" w16du:dateUtc="2026-10-05T12:14:00Z">
        <w:r w:rsidR="00E55170">
          <w:t>His</w:t>
        </w:r>
      </w:ins>
      <w:r w:rsidR="007C0FF3">
        <w:t xml:space="preserve"> parachute deploy</w:t>
      </w:r>
      <w:ins w:id="3334" w:author="Copy Editor" w:date="2026-10-05T15:15:00Z" w16du:dateUtc="2026-10-05T12:15:00Z">
        <w:r w:rsidR="0027238C">
          <w:t>s.</w:t>
        </w:r>
      </w:ins>
    </w:p>
    <w:p w14:paraId="49188AB0" w14:textId="77777777" w:rsidR="0099463C" w:rsidRPr="008E07BA" w:rsidRDefault="0099463C" w:rsidP="0099463C">
      <w:pPr>
        <w:pStyle w:val="bCHARACTER"/>
        <w:rPr>
          <w:ins w:id="3335" w:author="Copy Editor" w:date="2026-10-05T15:16:00Z" w16du:dateUtc="2026-10-05T12:16:00Z"/>
          <w:lang w:val="en-US"/>
        </w:rPr>
      </w:pPr>
      <w:ins w:id="3336" w:author="Copy Editor" w:date="2026-10-05T15:16:00Z" w16du:dateUtc="2026-10-05T12:16:00Z">
        <w:r w:rsidRPr="008E07BA">
          <w:rPr>
            <w:lang w:val="en-US"/>
          </w:rPr>
          <w:t>RICHARD (V.O.)</w:t>
        </w:r>
      </w:ins>
    </w:p>
    <w:p w14:paraId="24479794" w14:textId="77777777" w:rsidR="00935682" w:rsidRDefault="0099463C" w:rsidP="00935682">
      <w:pPr>
        <w:pStyle w:val="bdialogue"/>
        <w:rPr>
          <w:ins w:id="3337" w:author="Copy Editor" w:date="2026-10-05T15:17:00Z" w16du:dateUtc="2026-10-05T12:17:00Z"/>
        </w:rPr>
      </w:pPr>
      <w:ins w:id="3338" w:author="Copy Editor" w:date="2026-10-05T15:15:00Z">
        <w:r w:rsidRPr="0099463C">
          <w:t>No longer falling, the balloon appeared to be rising instead; I could see my parachute deploying</w:t>
        </w:r>
      </w:ins>
      <w:del w:id="3339" w:author="Copy Editor" w:date="2026-10-05T15:15:00Z" w16du:dateUtc="2026-10-05T12:15:00Z">
        <w:r w:rsidR="007C0FF3" w:rsidDel="0027238C">
          <w:delText>i</w:delText>
        </w:r>
      </w:del>
      <w:del w:id="3340" w:author="Copy Editor" w:date="2026-10-05T15:14:00Z" w16du:dateUtc="2026-10-05T12:14:00Z">
        <w:r w:rsidR="007C0FF3" w:rsidDel="00E55170">
          <w:delText>ng</w:delText>
        </w:r>
      </w:del>
      <w:r w:rsidR="007C0FF3">
        <w:t xml:space="preserve"> from </w:t>
      </w:r>
      <w:r w:rsidR="00D14BB9">
        <w:t>its bag, and</w:t>
      </w:r>
      <w:r w:rsidR="007C0FF3">
        <w:t xml:space="preserve"> I was going to </w:t>
      </w:r>
      <w:r w:rsidR="00D14BB9">
        <w:t>live</w:t>
      </w:r>
      <w:ins w:id="3341" w:author="Copy Editor" w:date="2026-10-05T15:16:00Z" w16du:dateUtc="2026-10-05T12:16:00Z">
        <w:r w:rsidR="00935682">
          <w:t>.</w:t>
        </w:r>
      </w:ins>
    </w:p>
    <w:p w14:paraId="5F7A4AE4" w14:textId="57BBEDE4" w:rsidR="00935682" w:rsidRDefault="00935682" w:rsidP="00935682">
      <w:pPr>
        <w:pStyle w:val="body"/>
        <w:rPr>
          <w:ins w:id="3342" w:author="Copy Editor" w:date="2026-10-05T15:17:00Z" w16du:dateUtc="2026-10-05T12:17:00Z"/>
        </w:rPr>
      </w:pPr>
      <w:ins w:id="3343" w:author="Copy Editor" w:date="2026-10-05T15:17:00Z" w16du:dateUtc="2026-10-05T12:17:00Z">
        <w:r>
          <w:t>Richard descends safely.</w:t>
        </w:r>
      </w:ins>
    </w:p>
    <w:p w14:paraId="0157D598" w14:textId="77777777" w:rsidR="008D1365" w:rsidRPr="008D1365" w:rsidRDefault="008D1365" w:rsidP="008D1365">
      <w:pPr>
        <w:pStyle w:val="body"/>
        <w:rPr>
          <w:ins w:id="3344" w:author="Copy Editor" w:date="2026-10-05T15:17:00Z"/>
          <w:lang w:val="en-US"/>
        </w:rPr>
      </w:pPr>
      <w:ins w:id="3345" w:author="Copy Editor" w:date="2026-10-05T15:17:00Z">
        <w:r w:rsidRPr="008D1365">
          <w:rPr>
            <w:lang w:val="en-US"/>
          </w:rPr>
          <w:t>CUT TO:</w:t>
        </w:r>
      </w:ins>
    </w:p>
    <w:p w14:paraId="21A9E536" w14:textId="77777777" w:rsidR="008D1365" w:rsidRPr="008D1365" w:rsidRDefault="008D1365">
      <w:pPr>
        <w:pStyle w:val="aSCENEHEAD"/>
        <w:rPr>
          <w:ins w:id="3346" w:author="Copy Editor" w:date="2026-10-05T15:17:00Z"/>
          <w:lang w:val="en-US"/>
        </w:rPr>
        <w:pPrChange w:id="3347" w:author="Copy Editor" w:date="2026-10-05T15:17:00Z" w16du:dateUtc="2026-10-05T12:17:00Z">
          <w:pPr>
            <w:pStyle w:val="body"/>
          </w:pPr>
        </w:pPrChange>
      </w:pPr>
      <w:ins w:id="3348" w:author="Copy Editor" w:date="2026-10-05T15:17:00Z">
        <w:r w:rsidRPr="008D1365">
          <w:rPr>
            <w:lang w:val="en-US"/>
          </w:rPr>
          <w:t>EXT. RAF ABINGDON – DAY</w:t>
        </w:r>
      </w:ins>
    </w:p>
    <w:p w14:paraId="0DCB1CEB" w14:textId="77777777" w:rsidR="008D1365" w:rsidRPr="008D1365" w:rsidRDefault="008D1365" w:rsidP="008D1365">
      <w:pPr>
        <w:pStyle w:val="body"/>
        <w:rPr>
          <w:ins w:id="3349" w:author="Copy Editor" w:date="2026-10-05T15:17:00Z"/>
          <w:lang w:val="en-US"/>
        </w:rPr>
      </w:pPr>
      <w:ins w:id="3350" w:author="Copy Editor" w:date="2026-10-05T15:17:00Z">
        <w:r w:rsidRPr="008D1365">
          <w:rPr>
            <w:lang w:val="en-US"/>
          </w:rPr>
          <w:t>Richard has completed the course.</w:t>
        </w:r>
      </w:ins>
    </w:p>
    <w:p w14:paraId="5AA1F12B" w14:textId="77777777" w:rsidR="008D1365" w:rsidRPr="008E07BA" w:rsidRDefault="008D1365" w:rsidP="008D1365">
      <w:pPr>
        <w:pStyle w:val="bCHARACTER"/>
        <w:rPr>
          <w:ins w:id="3351" w:author="Copy Editor" w:date="2026-10-05T15:18:00Z" w16du:dateUtc="2026-10-05T12:18:00Z"/>
          <w:lang w:val="en-US"/>
        </w:rPr>
      </w:pPr>
      <w:ins w:id="3352" w:author="Copy Editor" w:date="2026-10-05T15:18:00Z" w16du:dateUtc="2026-10-05T12:18:00Z">
        <w:r w:rsidRPr="008E07BA">
          <w:rPr>
            <w:lang w:val="en-US"/>
          </w:rPr>
          <w:t>RICHARD (V.O.)</w:t>
        </w:r>
      </w:ins>
    </w:p>
    <w:p w14:paraId="7C52807D" w14:textId="77777777" w:rsidR="008D1365" w:rsidRDefault="00D14BB9">
      <w:pPr>
        <w:pStyle w:val="bdialogue"/>
        <w:rPr>
          <w:ins w:id="3353" w:author="Copy Editor" w:date="2026-10-05T15:18:00Z" w16du:dateUtc="2026-10-05T12:18:00Z"/>
        </w:rPr>
        <w:pPrChange w:id="3354" w:author="Copy Editor" w:date="2026-10-05T15:18:00Z" w16du:dateUtc="2026-10-05T12:18:00Z">
          <w:pPr>
            <w:pStyle w:val="body"/>
          </w:pPr>
        </w:pPrChange>
      </w:pPr>
      <w:del w:id="3355" w:author="Copy Editor" w:date="2026-10-05T15:16:00Z" w16du:dateUtc="2026-10-05T12:16:00Z">
        <w:r w:rsidDel="00935682">
          <w:delText>,</w:delText>
        </w:r>
        <w:r w:rsidR="007C0FF3" w:rsidDel="00935682">
          <w:delText xml:space="preserve"> a</w:delText>
        </w:r>
      </w:del>
      <w:del w:id="3356" w:author="Copy Editor" w:date="2026-10-05T15:18:00Z" w16du:dateUtc="2026-10-05T12:18:00Z">
        <w:r w:rsidR="007C0FF3" w:rsidDel="008D1365">
          <w:delText xml:space="preserve">nd above </w:delText>
        </w:r>
        <w:r w:rsidDel="008D1365">
          <w:delText>it was</w:delText>
        </w:r>
        <w:r w:rsidR="007C0FF3" w:rsidDel="008D1365">
          <w:delText xml:space="preserve"> the grinning face of my </w:delText>
        </w:r>
        <w:r w:rsidDel="008D1365">
          <w:delText xml:space="preserve">instructor. </w:delText>
        </w:r>
      </w:del>
      <w:r w:rsidR="007C0FF3">
        <w:t xml:space="preserve">I completed the </w:t>
      </w:r>
      <w:r>
        <w:t>course and</w:t>
      </w:r>
      <w:r w:rsidR="007C0FF3">
        <w:t xml:space="preserve"> was awarded my </w:t>
      </w:r>
      <w:r>
        <w:t>wings but</w:t>
      </w:r>
      <w:r w:rsidR="007C0FF3">
        <w:t xml:space="preserve"> never forgot his </w:t>
      </w:r>
      <w:r>
        <w:t>kindness</w:t>
      </w:r>
      <w:ins w:id="3357" w:author="Copy Editor" w:date="2026-10-05T15:18:00Z" w16du:dateUtc="2026-10-05T12:18:00Z">
        <w:r w:rsidR="008D1365">
          <w:t>.</w:t>
        </w:r>
      </w:ins>
    </w:p>
    <w:p w14:paraId="5E4BDC66" w14:textId="2E827306" w:rsidR="003439BF" w:rsidRDefault="00D14BB9">
      <w:pPr>
        <w:pStyle w:val="bdialogue"/>
        <w:pPrChange w:id="3358" w:author="Copy Editor" w:date="2026-10-05T15:18:00Z" w16du:dateUtc="2026-10-05T12:18:00Z">
          <w:pPr>
            <w:pStyle w:val="body"/>
          </w:pPr>
        </w:pPrChange>
      </w:pPr>
      <w:del w:id="3359" w:author="Copy Editor" w:date="2026-10-05T15:18:00Z" w16du:dateUtc="2026-10-05T12:18:00Z">
        <w:r w:rsidDel="008D1365">
          <w:delText>,</w:delText>
        </w:r>
        <w:r w:rsidR="007C0FF3" w:rsidDel="008D1365">
          <w:delText xml:space="preserve"> a</w:delText>
        </w:r>
      </w:del>
      <w:ins w:id="3360" w:author="Copy Editor" w:date="2026-10-05T15:18:00Z" w16du:dateUtc="2026-10-05T12:18:00Z">
        <w:r w:rsidR="008D1365">
          <w:t>A</w:t>
        </w:r>
      </w:ins>
      <w:r w:rsidR="007C0FF3">
        <w:t>nd I’m pleased to say I’ve had the opportunity to pass on the favour in the years that followed.</w:t>
      </w:r>
    </w:p>
    <w:p w14:paraId="3E7DE29C" w14:textId="77777777" w:rsidR="00D05164" w:rsidRPr="00D05164" w:rsidRDefault="00D05164" w:rsidP="00D05164">
      <w:pPr>
        <w:pStyle w:val="body"/>
        <w:rPr>
          <w:ins w:id="3361" w:author="Copy Editor" w:date="2026-10-05T15:19:00Z"/>
          <w:lang w:val="en-US"/>
        </w:rPr>
      </w:pPr>
      <w:ins w:id="3362" w:author="Copy Editor" w:date="2026-10-05T15:19:00Z">
        <w:r w:rsidRPr="00D05164">
          <w:rPr>
            <w:lang w:val="en-US"/>
          </w:rPr>
          <w:t>CUT TO:</w:t>
        </w:r>
      </w:ins>
    </w:p>
    <w:p w14:paraId="7E6B4B5E" w14:textId="77777777" w:rsidR="00D05164" w:rsidRPr="00D05164" w:rsidRDefault="00D05164">
      <w:pPr>
        <w:pStyle w:val="aSCENEHEAD"/>
        <w:rPr>
          <w:ins w:id="3363" w:author="Copy Editor" w:date="2026-10-05T15:19:00Z"/>
          <w:lang w:val="en-US"/>
        </w:rPr>
        <w:pPrChange w:id="3364" w:author="Copy Editor" w:date="2026-10-05T15:19:00Z" w16du:dateUtc="2026-10-05T12:19:00Z">
          <w:pPr>
            <w:pStyle w:val="body"/>
          </w:pPr>
        </w:pPrChange>
      </w:pPr>
      <w:ins w:id="3365" w:author="Copy Editor" w:date="2026-10-05T15:19:00Z">
        <w:r w:rsidRPr="00D05164">
          <w:rPr>
            <w:lang w:val="en-US"/>
          </w:rPr>
          <w:t>EXT. SCOTTISH MOORS – DAY</w:t>
        </w:r>
      </w:ins>
    </w:p>
    <w:p w14:paraId="75374709" w14:textId="77777777" w:rsidR="00D05164" w:rsidRPr="00D05164" w:rsidRDefault="00D05164" w:rsidP="00D05164">
      <w:pPr>
        <w:pStyle w:val="body"/>
        <w:rPr>
          <w:ins w:id="3366" w:author="Copy Editor" w:date="2026-10-05T15:19:00Z"/>
          <w:lang w:val="en-US"/>
        </w:rPr>
      </w:pPr>
      <w:ins w:id="3367" w:author="Copy Editor" w:date="2026-10-05T15:19:00Z">
        <w:r w:rsidRPr="00D05164">
          <w:rPr>
            <w:lang w:val="en-US"/>
          </w:rPr>
          <w:t>Richard, now a trained parachutist and signals soldier, carries a heavy radio across the moors.</w:t>
        </w:r>
      </w:ins>
    </w:p>
    <w:p w14:paraId="64AD2811" w14:textId="77777777" w:rsidR="00D05164" w:rsidRPr="00D05164" w:rsidRDefault="00D05164" w:rsidP="00D05164">
      <w:pPr>
        <w:pStyle w:val="body"/>
        <w:rPr>
          <w:ins w:id="3368" w:author="Copy Editor" w:date="2026-10-05T15:19:00Z"/>
          <w:lang w:val="en-US"/>
        </w:rPr>
      </w:pPr>
      <w:ins w:id="3369" w:author="Copy Editor" w:date="2026-10-05T15:19:00Z">
        <w:r w:rsidRPr="00D05164">
          <w:rPr>
            <w:lang w:val="en-US"/>
          </w:rPr>
          <w:t>Cold.</w:t>
        </w:r>
      </w:ins>
    </w:p>
    <w:p w14:paraId="61E7017F" w14:textId="77777777" w:rsidR="00D05164" w:rsidRPr="00D05164" w:rsidRDefault="00D05164" w:rsidP="00D05164">
      <w:pPr>
        <w:pStyle w:val="body"/>
        <w:rPr>
          <w:ins w:id="3370" w:author="Copy Editor" w:date="2026-10-05T15:19:00Z"/>
          <w:lang w:val="en-US"/>
        </w:rPr>
      </w:pPr>
      <w:ins w:id="3371" w:author="Copy Editor" w:date="2026-10-05T15:19:00Z">
        <w:r w:rsidRPr="00D05164">
          <w:rPr>
            <w:lang w:val="en-US"/>
          </w:rPr>
          <w:lastRenderedPageBreak/>
          <w:t>CUT TO:</w:t>
        </w:r>
      </w:ins>
    </w:p>
    <w:p w14:paraId="76313F7F" w14:textId="77777777" w:rsidR="00D05164" w:rsidRPr="00D05164" w:rsidRDefault="00D05164">
      <w:pPr>
        <w:pStyle w:val="aSCENEHEAD"/>
        <w:rPr>
          <w:ins w:id="3372" w:author="Copy Editor" w:date="2026-10-05T15:19:00Z"/>
          <w:lang w:val="en-US"/>
        </w:rPr>
        <w:pPrChange w:id="3373" w:author="Copy Editor" w:date="2026-10-05T15:19:00Z" w16du:dateUtc="2026-10-05T12:19:00Z">
          <w:pPr>
            <w:pStyle w:val="body"/>
          </w:pPr>
        </w:pPrChange>
      </w:pPr>
      <w:ins w:id="3374" w:author="Copy Editor" w:date="2026-10-05T15:19:00Z">
        <w:r w:rsidRPr="00D05164">
          <w:rPr>
            <w:lang w:val="en-US"/>
          </w:rPr>
          <w:t>EXT. GERMANY – DAY</w:t>
        </w:r>
      </w:ins>
    </w:p>
    <w:p w14:paraId="5A5DED96" w14:textId="77777777" w:rsidR="00D05164" w:rsidRPr="00D05164" w:rsidRDefault="00D05164" w:rsidP="00D05164">
      <w:pPr>
        <w:pStyle w:val="body"/>
        <w:rPr>
          <w:ins w:id="3375" w:author="Copy Editor" w:date="2026-10-05T15:19:00Z"/>
          <w:lang w:val="en-US"/>
        </w:rPr>
      </w:pPr>
      <w:ins w:id="3376" w:author="Copy Editor" w:date="2026-10-05T15:19:00Z">
        <w:r w:rsidRPr="00D05164">
          <w:rPr>
            <w:lang w:val="en-US"/>
          </w:rPr>
          <w:t>Richard works and trains in the heat.</w:t>
        </w:r>
      </w:ins>
    </w:p>
    <w:p w14:paraId="60707679" w14:textId="77777777" w:rsidR="00D05164" w:rsidRPr="00D05164" w:rsidRDefault="00D05164" w:rsidP="00D05164">
      <w:pPr>
        <w:pStyle w:val="body"/>
        <w:rPr>
          <w:ins w:id="3377" w:author="Copy Editor" w:date="2026-10-05T15:19:00Z"/>
          <w:lang w:val="en-US"/>
        </w:rPr>
      </w:pPr>
      <w:ins w:id="3378" w:author="Copy Editor" w:date="2026-10-05T15:19:00Z">
        <w:r w:rsidRPr="00D05164">
          <w:rPr>
            <w:lang w:val="en-US"/>
          </w:rPr>
          <w:t>CUT TO:</w:t>
        </w:r>
      </w:ins>
    </w:p>
    <w:p w14:paraId="557DD7C6" w14:textId="77777777" w:rsidR="00D05164" w:rsidRPr="00D05164" w:rsidRDefault="00D05164">
      <w:pPr>
        <w:pStyle w:val="aSCENEHEAD"/>
        <w:rPr>
          <w:ins w:id="3379" w:author="Copy Editor" w:date="2026-10-05T15:19:00Z"/>
          <w:lang w:val="en-US"/>
        </w:rPr>
        <w:pPrChange w:id="3380" w:author="Copy Editor" w:date="2026-10-05T15:19:00Z" w16du:dateUtc="2026-10-05T12:19:00Z">
          <w:pPr>
            <w:pStyle w:val="body"/>
          </w:pPr>
        </w:pPrChange>
      </w:pPr>
      <w:ins w:id="3381" w:author="Copy Editor" w:date="2026-10-05T15:19:00Z">
        <w:r w:rsidRPr="00D05164">
          <w:rPr>
            <w:lang w:val="en-US"/>
          </w:rPr>
          <w:t>EXT. SALISBURY PLAIN – DAY</w:t>
        </w:r>
      </w:ins>
    </w:p>
    <w:p w14:paraId="57CB9C46" w14:textId="77777777" w:rsidR="00D05164" w:rsidRPr="00D05164" w:rsidRDefault="00D05164" w:rsidP="00D05164">
      <w:pPr>
        <w:pStyle w:val="body"/>
        <w:rPr>
          <w:ins w:id="3382" w:author="Copy Editor" w:date="2026-10-05T15:19:00Z"/>
          <w:lang w:val="en-US"/>
        </w:rPr>
      </w:pPr>
      <w:ins w:id="3383" w:author="Copy Editor" w:date="2026-10-05T15:19:00Z">
        <w:r w:rsidRPr="00D05164">
          <w:rPr>
            <w:lang w:val="en-US"/>
          </w:rPr>
          <w:t>Richard and the unit charge across open ground.</w:t>
        </w:r>
      </w:ins>
    </w:p>
    <w:p w14:paraId="50293A30" w14:textId="77777777" w:rsidR="00D05164" w:rsidRPr="008E07BA" w:rsidRDefault="00D05164" w:rsidP="00D05164">
      <w:pPr>
        <w:pStyle w:val="bCHARACTER"/>
        <w:rPr>
          <w:ins w:id="3384" w:author="Copy Editor" w:date="2026-10-05T15:20:00Z" w16du:dateUtc="2026-10-05T12:20:00Z"/>
          <w:lang w:val="en-US"/>
        </w:rPr>
      </w:pPr>
      <w:ins w:id="3385" w:author="Copy Editor" w:date="2026-10-05T15:20:00Z" w16du:dateUtc="2026-10-05T12:20:00Z">
        <w:r w:rsidRPr="008E07BA">
          <w:rPr>
            <w:lang w:val="en-US"/>
          </w:rPr>
          <w:t>RICHARD (V.O.)</w:t>
        </w:r>
      </w:ins>
    </w:p>
    <w:p w14:paraId="735D13BD" w14:textId="77777777" w:rsidR="00D05164" w:rsidRDefault="007C0FF3" w:rsidP="00D05164">
      <w:pPr>
        <w:pStyle w:val="bdialogue"/>
        <w:rPr>
          <w:ins w:id="3386" w:author="Copy Editor" w:date="2026-10-05T15:20:00Z" w16du:dateUtc="2026-10-05T12:20:00Z"/>
        </w:rPr>
      </w:pPr>
      <w:r>
        <w:t xml:space="preserve">Returning to my </w:t>
      </w:r>
      <w:r w:rsidR="00D14BB9">
        <w:t>unit,</w:t>
      </w:r>
      <w:r>
        <w:t xml:space="preserve"> I asked </w:t>
      </w:r>
      <w:r w:rsidR="00D14BB9">
        <w:t>for and</w:t>
      </w:r>
      <w:r>
        <w:t xml:space="preserve"> </w:t>
      </w:r>
      <w:r w:rsidR="00D14BB9">
        <w:t>got posted</w:t>
      </w:r>
      <w:r>
        <w:t xml:space="preserve"> to the signal platoon within the </w:t>
      </w:r>
      <w:r w:rsidR="00D14BB9">
        <w:t xml:space="preserve">battalion. </w:t>
      </w:r>
    </w:p>
    <w:p w14:paraId="03C2B2FA" w14:textId="4AE2DDE6" w:rsidR="005B09AA" w:rsidRDefault="005B09AA" w:rsidP="005B09AA">
      <w:pPr>
        <w:pStyle w:val="body"/>
        <w:rPr>
          <w:ins w:id="3387" w:author="Copy Editor" w:date="2026-10-05T15:21:00Z" w16du:dateUtc="2026-10-05T12:21:00Z"/>
        </w:rPr>
      </w:pPr>
      <w:ins w:id="3388" w:author="Copy Editor" w:date="2026-10-05T15:20:00Z">
        <w:r w:rsidRPr="005B09AA">
          <w:t>Richard carries the heavy radio.</w:t>
        </w:r>
      </w:ins>
    </w:p>
    <w:p w14:paraId="0233C677" w14:textId="77777777" w:rsidR="00BF1344" w:rsidRPr="008E07BA" w:rsidRDefault="00BF1344" w:rsidP="00BF1344">
      <w:pPr>
        <w:pStyle w:val="bCHARACTER"/>
        <w:rPr>
          <w:ins w:id="3389" w:author="Copy Editor" w:date="2026-10-05T15:21:00Z" w16du:dateUtc="2026-10-05T12:21:00Z"/>
          <w:lang w:val="en-US"/>
        </w:rPr>
      </w:pPr>
      <w:ins w:id="3390" w:author="Copy Editor" w:date="2026-10-05T15:21:00Z" w16du:dateUtc="2026-10-05T12:21:00Z">
        <w:r w:rsidRPr="008E07BA">
          <w:rPr>
            <w:lang w:val="en-US"/>
          </w:rPr>
          <w:t>RICHARD (V.O.)</w:t>
        </w:r>
      </w:ins>
    </w:p>
    <w:p w14:paraId="7A2E8ACD" w14:textId="77777777" w:rsidR="00BF1344" w:rsidRDefault="007C0FF3" w:rsidP="00BF1344">
      <w:pPr>
        <w:pStyle w:val="bdialogue"/>
        <w:rPr>
          <w:ins w:id="3391" w:author="Copy Editor" w:date="2026-10-05T15:21:00Z" w16du:dateUtc="2026-10-05T12:21:00Z"/>
        </w:rPr>
      </w:pPr>
      <w:r>
        <w:t>Froze on Scottish moors, sweated in Germany, charged over Salisbury Plain, and all the while carried a heavy radio</w:t>
      </w:r>
      <w:ins w:id="3392" w:author="Copy Editor" w:date="2026-10-05T15:21:00Z" w16du:dateUtc="2026-10-05T12:21:00Z">
        <w:r w:rsidR="00BF1344">
          <w:t>.</w:t>
        </w:r>
      </w:ins>
    </w:p>
    <w:p w14:paraId="6D96FD64" w14:textId="77777777" w:rsidR="00BF1344" w:rsidRPr="00BF1344" w:rsidRDefault="00BF1344">
      <w:pPr>
        <w:pStyle w:val="body"/>
        <w:rPr>
          <w:ins w:id="3393" w:author="Copy Editor" w:date="2026-10-05T15:22:00Z"/>
          <w:lang w:val="en-US"/>
        </w:rPr>
        <w:pPrChange w:id="3394" w:author="Copy Editor" w:date="2026-10-05T15:22:00Z" w16du:dateUtc="2026-10-05T12:22:00Z">
          <w:pPr>
            <w:pStyle w:val="bdialogue"/>
          </w:pPr>
        </w:pPrChange>
      </w:pPr>
      <w:ins w:id="3395" w:author="Copy Editor" w:date="2026-10-05T15:22:00Z">
        <w:r w:rsidRPr="00BF1344">
          <w:rPr>
            <w:lang w:val="en-US"/>
          </w:rPr>
          <w:t>Richard trains.</w:t>
        </w:r>
      </w:ins>
    </w:p>
    <w:p w14:paraId="5483DC8A" w14:textId="77777777" w:rsidR="00BF1344" w:rsidRPr="00BF1344" w:rsidRDefault="00BF1344">
      <w:pPr>
        <w:pStyle w:val="body"/>
        <w:rPr>
          <w:ins w:id="3396" w:author="Copy Editor" w:date="2026-10-05T15:22:00Z"/>
          <w:lang w:val="en-US"/>
        </w:rPr>
        <w:pPrChange w:id="3397" w:author="Copy Editor" w:date="2026-10-05T15:22:00Z" w16du:dateUtc="2026-10-05T12:22:00Z">
          <w:pPr>
            <w:pStyle w:val="bdialogue"/>
          </w:pPr>
        </w:pPrChange>
      </w:pPr>
      <w:ins w:id="3398" w:author="Copy Editor" w:date="2026-10-05T15:22:00Z">
        <w:r w:rsidRPr="00BF1344">
          <w:rPr>
            <w:lang w:val="en-US"/>
          </w:rPr>
          <w:t>He gets fitter.</w:t>
        </w:r>
      </w:ins>
    </w:p>
    <w:p w14:paraId="61B073AC" w14:textId="443C0AE5" w:rsidR="00BF1344" w:rsidRPr="00BF1344" w:rsidRDefault="00BF1344">
      <w:pPr>
        <w:pStyle w:val="body"/>
        <w:rPr>
          <w:ins w:id="3399" w:author="Copy Editor" w:date="2026-10-05T15:22:00Z"/>
          <w:lang w:val="en-US"/>
        </w:rPr>
        <w:pPrChange w:id="3400" w:author="Copy Editor" w:date="2026-10-05T15:22:00Z" w16du:dateUtc="2026-10-05T12:22:00Z">
          <w:pPr>
            <w:pStyle w:val="bdialogue"/>
          </w:pPr>
        </w:pPrChange>
      </w:pPr>
      <w:ins w:id="3401" w:author="Copy Editor" w:date="2026-10-05T15:22:00Z" w16du:dateUtc="2026-10-05T12:22:00Z">
        <w:r w:rsidRPr="00BF1344">
          <w:rPr>
            <w:lang w:val="en-US"/>
          </w:rPr>
          <w:t>Learner</w:t>
        </w:r>
      </w:ins>
      <w:ins w:id="3402" w:author="Copy Editor" w:date="2026-10-05T15:22:00Z">
        <w:r w:rsidRPr="00BF1344">
          <w:rPr>
            <w:lang w:val="en-US"/>
          </w:rPr>
          <w:t>.</w:t>
        </w:r>
      </w:ins>
    </w:p>
    <w:p w14:paraId="495269A5" w14:textId="77777777" w:rsidR="00BF1344" w:rsidRPr="00BF1344" w:rsidRDefault="00BF1344">
      <w:pPr>
        <w:pStyle w:val="body"/>
        <w:rPr>
          <w:ins w:id="3403" w:author="Copy Editor" w:date="2026-10-05T15:22:00Z"/>
          <w:lang w:val="en-US"/>
        </w:rPr>
        <w:pPrChange w:id="3404" w:author="Copy Editor" w:date="2026-10-05T15:22:00Z" w16du:dateUtc="2026-10-05T12:22:00Z">
          <w:pPr>
            <w:pStyle w:val="bdialogue"/>
          </w:pPr>
        </w:pPrChange>
      </w:pPr>
      <w:ins w:id="3405" w:author="Copy Editor" w:date="2026-10-05T15:22:00Z">
        <w:r w:rsidRPr="00BF1344">
          <w:rPr>
            <w:lang w:val="en-US"/>
          </w:rPr>
          <w:t>Harder.</w:t>
        </w:r>
      </w:ins>
    </w:p>
    <w:p w14:paraId="2513A9D3" w14:textId="77777777" w:rsidR="00BF1344" w:rsidRPr="008E07BA" w:rsidRDefault="00BF1344" w:rsidP="00BF1344">
      <w:pPr>
        <w:pStyle w:val="bCHARACTER"/>
        <w:rPr>
          <w:ins w:id="3406" w:author="Copy Editor" w:date="2026-10-05T15:22:00Z" w16du:dateUtc="2026-10-05T12:22:00Z"/>
          <w:lang w:val="en-US"/>
        </w:rPr>
      </w:pPr>
      <w:ins w:id="3407" w:author="Copy Editor" w:date="2026-10-05T15:22:00Z" w16du:dateUtc="2026-10-05T12:22:00Z">
        <w:r w:rsidRPr="008E07BA">
          <w:rPr>
            <w:lang w:val="en-US"/>
          </w:rPr>
          <w:t>RICHARD (V.O.)</w:t>
        </w:r>
      </w:ins>
    </w:p>
    <w:p w14:paraId="17C2CEEB" w14:textId="77777777" w:rsidR="00BF1344" w:rsidRDefault="00BF1344">
      <w:pPr>
        <w:pStyle w:val="bdialogue"/>
        <w:rPr>
          <w:ins w:id="3408" w:author="Copy Editor" w:date="2026-10-05T15:22:00Z" w16du:dateUtc="2026-10-05T12:22:00Z"/>
        </w:rPr>
        <w:pPrChange w:id="3409" w:author="Copy Editor" w:date="2026-10-05T15:22:00Z" w16du:dateUtc="2026-10-05T12:22:00Z">
          <w:pPr>
            <w:pStyle w:val="body"/>
          </w:pPr>
        </w:pPrChange>
      </w:pPr>
      <w:ins w:id="3410" w:author="Copy Editor" w:date="2026-10-05T15:21:00Z" w16du:dateUtc="2026-10-05T12:21:00Z">
        <w:r>
          <w:t xml:space="preserve">I </w:t>
        </w:r>
      </w:ins>
      <w:del w:id="3411" w:author="Copy Editor" w:date="2026-10-05T15:20:00Z" w16du:dateUtc="2026-10-05T12:20:00Z">
        <w:r w:rsidR="007C0FF3" w:rsidDel="005B09AA">
          <w:delText xml:space="preserve">, </w:delText>
        </w:r>
      </w:del>
      <w:r w:rsidR="007C0FF3">
        <w:t xml:space="preserve">got fitter, leaner, </w:t>
      </w:r>
      <w:r w:rsidR="00D14BB9">
        <w:t>and harder, and</w:t>
      </w:r>
      <w:r w:rsidR="007C0FF3">
        <w:t xml:space="preserve"> learnt to survive, then to </w:t>
      </w:r>
      <w:r w:rsidR="00D14BB9">
        <w:t>cope, and</w:t>
      </w:r>
      <w:r w:rsidR="007C0FF3">
        <w:t xml:space="preserve"> then I </w:t>
      </w:r>
      <w:r w:rsidR="00D14BB9">
        <w:t xml:space="preserve">thrived. </w:t>
      </w:r>
    </w:p>
    <w:p w14:paraId="5A08FC2F" w14:textId="77777777" w:rsidR="00E36A91" w:rsidRPr="00E36A91" w:rsidRDefault="00E36A91" w:rsidP="00E36A91">
      <w:pPr>
        <w:pStyle w:val="body"/>
        <w:rPr>
          <w:ins w:id="3412" w:author="Copy Editor" w:date="2026-10-05T15:22:00Z"/>
          <w:lang w:val="en-US"/>
        </w:rPr>
      </w:pPr>
      <w:ins w:id="3413" w:author="Copy Editor" w:date="2026-10-05T15:22:00Z">
        <w:r w:rsidRPr="00E36A91">
          <w:rPr>
            <w:lang w:val="en-US"/>
          </w:rPr>
          <w:t>CUT TO:</w:t>
        </w:r>
      </w:ins>
    </w:p>
    <w:p w14:paraId="25BF87C5" w14:textId="77777777" w:rsidR="00E36A91" w:rsidRDefault="00E36A91" w:rsidP="00E36A91">
      <w:pPr>
        <w:pStyle w:val="aSCENEHEAD"/>
        <w:rPr>
          <w:ins w:id="3414" w:author="Copy Editor" w:date="2026-10-05T15:23:00Z" w16du:dateUtc="2026-10-05T12:23:00Z"/>
          <w:lang w:val="en-US"/>
        </w:rPr>
      </w:pPr>
      <w:ins w:id="3415" w:author="Copy Editor" w:date="2026-10-05T15:22:00Z">
        <w:r w:rsidRPr="00E36A91">
          <w:rPr>
            <w:lang w:val="en-US"/>
          </w:rPr>
          <w:t>INT. TA BUILDING – DAY</w:t>
        </w:r>
      </w:ins>
    </w:p>
    <w:p w14:paraId="6DA53A92" w14:textId="77777777" w:rsidR="00E36A91" w:rsidRPr="00E36A91" w:rsidRDefault="00E36A91">
      <w:pPr>
        <w:pStyle w:val="body"/>
        <w:rPr>
          <w:ins w:id="3416" w:author="Copy Editor" w:date="2026-10-05T15:23:00Z"/>
          <w:lang w:val="en-US"/>
        </w:rPr>
        <w:pPrChange w:id="3417" w:author="Copy Editor" w:date="2026-10-05T15:23:00Z" w16du:dateUtc="2026-10-05T12:23:00Z">
          <w:pPr>
            <w:pStyle w:val="aSCENEHEAD"/>
          </w:pPr>
        </w:pPrChange>
      </w:pPr>
      <w:ins w:id="3418" w:author="Copy Editor" w:date="2026-10-05T15:23:00Z">
        <w:r w:rsidRPr="00E36A91">
          <w:rPr>
            <w:lang w:val="en-US"/>
          </w:rPr>
          <w:t>Richard cleans vehicles, sweeps floors and paints offices.</w:t>
        </w:r>
      </w:ins>
    </w:p>
    <w:p w14:paraId="76C4E7C6" w14:textId="77777777" w:rsidR="00E36A91" w:rsidRPr="00E36A91" w:rsidRDefault="00E36A91">
      <w:pPr>
        <w:pStyle w:val="body"/>
        <w:rPr>
          <w:ins w:id="3419" w:author="Copy Editor" w:date="2026-10-05T15:23:00Z"/>
          <w:lang w:val="en-US"/>
        </w:rPr>
        <w:pPrChange w:id="3420" w:author="Copy Editor" w:date="2026-10-05T15:23:00Z" w16du:dateUtc="2026-10-05T12:23:00Z">
          <w:pPr>
            <w:pStyle w:val="aSCENEHEAD"/>
          </w:pPr>
        </w:pPrChange>
      </w:pPr>
      <w:ins w:id="3421" w:author="Copy Editor" w:date="2026-10-05T15:23:00Z">
        <w:r w:rsidRPr="00E36A91">
          <w:rPr>
            <w:lang w:val="en-US"/>
          </w:rPr>
          <w:t>He works beside WATTY WOODS.</w:t>
        </w:r>
      </w:ins>
    </w:p>
    <w:p w14:paraId="7AFC9721" w14:textId="77777777" w:rsidR="00E36A91" w:rsidRPr="00E36A91" w:rsidRDefault="00E36A91">
      <w:pPr>
        <w:pStyle w:val="body"/>
        <w:rPr>
          <w:ins w:id="3422" w:author="Copy Editor" w:date="2026-10-05T15:23:00Z"/>
          <w:lang w:val="en-US"/>
        </w:rPr>
        <w:pPrChange w:id="3423" w:author="Copy Editor" w:date="2026-10-05T15:23:00Z" w16du:dateUtc="2026-10-05T12:23:00Z">
          <w:pPr>
            <w:pStyle w:val="aSCENEHEAD"/>
          </w:pPr>
        </w:pPrChange>
      </w:pPr>
      <w:ins w:id="3424" w:author="Copy Editor" w:date="2026-10-05T15:23:00Z">
        <w:r w:rsidRPr="00E36A91">
          <w:rPr>
            <w:lang w:val="en-US"/>
          </w:rPr>
          <w:t>Watty shows Richard how to paint properly.</w:t>
        </w:r>
      </w:ins>
    </w:p>
    <w:p w14:paraId="0933002C" w14:textId="77777777" w:rsidR="00E36A91" w:rsidRPr="00E36A91" w:rsidRDefault="00E36A91">
      <w:pPr>
        <w:pStyle w:val="aSCENEHEAD"/>
        <w:rPr>
          <w:ins w:id="3425" w:author="Copy Editor" w:date="2026-10-05T15:22:00Z"/>
          <w:lang w:val="en-US"/>
        </w:rPr>
        <w:pPrChange w:id="3426" w:author="Copy Editor" w:date="2026-10-05T15:22:00Z" w16du:dateUtc="2026-10-05T12:22:00Z">
          <w:pPr>
            <w:pStyle w:val="body"/>
          </w:pPr>
        </w:pPrChange>
      </w:pPr>
    </w:p>
    <w:p w14:paraId="3F5C0E43" w14:textId="77777777" w:rsidR="00D642DD" w:rsidRPr="008E07BA" w:rsidRDefault="00D642DD" w:rsidP="00D642DD">
      <w:pPr>
        <w:pStyle w:val="bCHARACTER"/>
        <w:rPr>
          <w:ins w:id="3427" w:author="Copy Editor" w:date="2026-10-05T15:23:00Z" w16du:dateUtc="2026-10-05T12:23:00Z"/>
          <w:lang w:val="en-US"/>
        </w:rPr>
      </w:pPr>
      <w:ins w:id="3428" w:author="Copy Editor" w:date="2026-10-05T15:23:00Z" w16du:dateUtc="2026-10-05T12:23:00Z">
        <w:r w:rsidRPr="008E07BA">
          <w:rPr>
            <w:lang w:val="en-US"/>
          </w:rPr>
          <w:t>RICHARD (V.O.)</w:t>
        </w:r>
      </w:ins>
    </w:p>
    <w:p w14:paraId="5CBE471B" w14:textId="77777777" w:rsidR="00D642DD" w:rsidRDefault="007C0FF3" w:rsidP="00D642DD">
      <w:pPr>
        <w:pStyle w:val="bdialogue"/>
        <w:rPr>
          <w:ins w:id="3429" w:author="Copy Editor" w:date="2026-10-05T15:23:00Z" w16du:dateUtc="2026-10-05T12:23:00Z"/>
        </w:rPr>
      </w:pPr>
      <w:r>
        <w:t xml:space="preserve">As I hadn’t got a proper job, during the week it was cleaning vehicles, sweeping </w:t>
      </w:r>
      <w:r w:rsidR="00D14BB9">
        <w:t>floors, and</w:t>
      </w:r>
      <w:r>
        <w:t xml:space="preserve"> painting </w:t>
      </w:r>
      <w:r w:rsidR="00D14BB9">
        <w:t xml:space="preserve">offices. </w:t>
      </w:r>
    </w:p>
    <w:p w14:paraId="6C472EB6" w14:textId="69BA92F9" w:rsidR="00CD019B" w:rsidRDefault="00CD019B" w:rsidP="00CD019B">
      <w:pPr>
        <w:pStyle w:val="body"/>
        <w:rPr>
          <w:ins w:id="3430" w:author="Copy Editor" w:date="2026-10-05T15:24:00Z" w16du:dateUtc="2026-10-05T12:24:00Z"/>
        </w:rPr>
      </w:pPr>
      <w:ins w:id="3431" w:author="Copy Editor" w:date="2026-10-05T15:23:00Z">
        <w:r w:rsidRPr="00CD019B">
          <w:t>Richard watches Watty work.</w:t>
        </w:r>
      </w:ins>
    </w:p>
    <w:p w14:paraId="7BFFF5D1" w14:textId="77777777" w:rsidR="00CD019B" w:rsidRPr="008E07BA" w:rsidRDefault="00CD019B" w:rsidP="00CD019B">
      <w:pPr>
        <w:pStyle w:val="bCHARACTER"/>
        <w:rPr>
          <w:ins w:id="3432" w:author="Copy Editor" w:date="2026-10-05T15:24:00Z" w16du:dateUtc="2026-10-05T12:24:00Z"/>
          <w:lang w:val="en-US"/>
        </w:rPr>
      </w:pPr>
      <w:ins w:id="3433" w:author="Copy Editor" w:date="2026-10-05T15:24:00Z" w16du:dateUtc="2026-10-05T12:24:00Z">
        <w:r w:rsidRPr="008E07BA">
          <w:rPr>
            <w:lang w:val="en-US"/>
          </w:rPr>
          <w:t>RICHARD (V.O.)</w:t>
        </w:r>
      </w:ins>
    </w:p>
    <w:p w14:paraId="5E4BDC68" w14:textId="3282BDF6" w:rsidR="003439BF" w:rsidRDefault="007C0FF3">
      <w:pPr>
        <w:pStyle w:val="bdialogue"/>
        <w:pPrChange w:id="3434" w:author="Copy Editor" w:date="2026-10-05T15:24:00Z" w16du:dateUtc="2026-10-05T12:24:00Z">
          <w:pPr>
            <w:pStyle w:val="body"/>
          </w:pPr>
        </w:pPrChange>
      </w:pPr>
      <w:r>
        <w:t xml:space="preserve">Especially painting </w:t>
      </w:r>
      <w:r w:rsidR="00D14BB9">
        <w:t>offices,</w:t>
      </w:r>
      <w:r>
        <w:t xml:space="preserve"> where I often worked with Watty </w:t>
      </w:r>
      <w:r w:rsidR="00D14BB9">
        <w:t>Woods,</w:t>
      </w:r>
      <w:r>
        <w:t xml:space="preserve"> who had a city and guilds in decorating and gave me tips on how to do it properly.</w:t>
      </w:r>
    </w:p>
    <w:p w14:paraId="38FF16BE" w14:textId="77777777" w:rsidR="00CD019B" w:rsidRPr="00CD019B" w:rsidRDefault="00CD019B" w:rsidP="00CD019B">
      <w:pPr>
        <w:pStyle w:val="body"/>
        <w:rPr>
          <w:ins w:id="3435" w:author="Copy Editor" w:date="2026-10-05T15:24:00Z"/>
          <w:lang w:val="en-US"/>
        </w:rPr>
      </w:pPr>
      <w:ins w:id="3436" w:author="Copy Editor" w:date="2026-10-05T15:24:00Z">
        <w:r w:rsidRPr="00CD019B">
          <w:rPr>
            <w:lang w:val="en-US"/>
          </w:rPr>
          <w:t>CUT TO:</w:t>
        </w:r>
      </w:ins>
    </w:p>
    <w:p w14:paraId="2D184C4B" w14:textId="77777777" w:rsidR="00CD019B" w:rsidRPr="00CD019B" w:rsidRDefault="00CD019B">
      <w:pPr>
        <w:pStyle w:val="aSCENEHEAD"/>
        <w:rPr>
          <w:ins w:id="3437" w:author="Copy Editor" w:date="2026-10-05T15:24:00Z"/>
          <w:lang w:val="en-US"/>
        </w:rPr>
        <w:pPrChange w:id="3438" w:author="Copy Editor" w:date="2026-10-05T15:24:00Z" w16du:dateUtc="2026-10-05T12:24:00Z">
          <w:pPr>
            <w:pStyle w:val="body"/>
          </w:pPr>
        </w:pPrChange>
      </w:pPr>
      <w:ins w:id="3439" w:author="Copy Editor" w:date="2026-10-05T15:24:00Z">
        <w:r w:rsidRPr="00CD019B">
          <w:rPr>
            <w:lang w:val="en-US"/>
          </w:rPr>
          <w:t>INT. PRIVATES' MESS – EVENING</w:t>
        </w:r>
      </w:ins>
    </w:p>
    <w:p w14:paraId="1833A7D9" w14:textId="77777777" w:rsidR="00CD019B" w:rsidRPr="00CD019B" w:rsidRDefault="00CD019B" w:rsidP="00CD019B">
      <w:pPr>
        <w:pStyle w:val="body"/>
        <w:rPr>
          <w:ins w:id="3440" w:author="Copy Editor" w:date="2026-10-05T15:24:00Z"/>
          <w:lang w:val="en-US"/>
        </w:rPr>
      </w:pPr>
      <w:ins w:id="3441" w:author="Copy Editor" w:date="2026-10-05T15:24:00Z">
        <w:r w:rsidRPr="00CD019B">
          <w:rPr>
            <w:lang w:val="en-US"/>
          </w:rPr>
          <w:t>Richard stays away from the mess.</w:t>
        </w:r>
      </w:ins>
    </w:p>
    <w:p w14:paraId="10BAF811" w14:textId="6F1B46DB" w:rsidR="00CD019B" w:rsidRPr="00CD019B" w:rsidRDefault="00CD019B" w:rsidP="00CD019B">
      <w:pPr>
        <w:pStyle w:val="body"/>
        <w:rPr>
          <w:ins w:id="3442" w:author="Copy Editor" w:date="2026-10-05T15:24:00Z"/>
          <w:lang w:val="en-US"/>
        </w:rPr>
      </w:pPr>
      <w:ins w:id="3443" w:author="Copy Editor" w:date="2026-10-05T15:24:00Z">
        <w:r w:rsidRPr="00CD019B">
          <w:rPr>
            <w:lang w:val="en-US"/>
          </w:rPr>
          <w:t xml:space="preserve">Others </w:t>
        </w:r>
      </w:ins>
      <w:ins w:id="3444" w:author="Copy Editor" w:date="2026-10-05T15:24:00Z" w16du:dateUtc="2026-10-05T12:24:00Z">
        <w:r w:rsidR="00DC5A26" w:rsidRPr="00CD019B">
          <w:rPr>
            <w:lang w:val="en-US"/>
          </w:rPr>
          <w:t>socialize</w:t>
        </w:r>
      </w:ins>
      <w:ins w:id="3445" w:author="Copy Editor" w:date="2026-10-05T15:24:00Z">
        <w:r w:rsidRPr="00CD019B">
          <w:rPr>
            <w:lang w:val="en-US"/>
          </w:rPr>
          <w:t>.</w:t>
        </w:r>
      </w:ins>
    </w:p>
    <w:p w14:paraId="6FCB5B8C" w14:textId="77777777" w:rsidR="00CD019B" w:rsidRPr="00CD019B" w:rsidRDefault="00CD019B">
      <w:pPr>
        <w:pStyle w:val="bCHARACTER"/>
        <w:rPr>
          <w:ins w:id="3446" w:author="Copy Editor" w:date="2026-10-05T15:24:00Z"/>
          <w:lang w:val="en-US"/>
        </w:rPr>
        <w:pPrChange w:id="3447" w:author="Copy Editor" w:date="2026-10-05T15:24:00Z" w16du:dateUtc="2026-10-05T12:24:00Z">
          <w:pPr>
            <w:pStyle w:val="body"/>
          </w:pPr>
        </w:pPrChange>
      </w:pPr>
      <w:ins w:id="3448" w:author="Copy Editor" w:date="2026-10-05T15:24:00Z">
        <w:r w:rsidRPr="00CD019B">
          <w:rPr>
            <w:lang w:val="en-US"/>
          </w:rPr>
          <w:t>RICHARD (V.O.)</w:t>
        </w:r>
      </w:ins>
    </w:p>
    <w:p w14:paraId="16C4419E" w14:textId="77777777" w:rsidR="00DC5A26" w:rsidRDefault="007C0FF3">
      <w:pPr>
        <w:pStyle w:val="bdialogue"/>
        <w:rPr>
          <w:ins w:id="3449" w:author="Copy Editor" w:date="2026-10-05T15:24:00Z" w16du:dateUtc="2026-10-05T12:24:00Z"/>
        </w:rPr>
        <w:pPrChange w:id="3450" w:author="Copy Editor" w:date="2026-10-05T15:25:00Z" w16du:dateUtc="2026-10-05T12:25:00Z">
          <w:pPr>
            <w:pStyle w:val="body"/>
          </w:pPr>
        </w:pPrChange>
      </w:pPr>
      <w:r>
        <w:t xml:space="preserve">Socially I was not competent but managed to avoid any awkward </w:t>
      </w:r>
      <w:r w:rsidR="00D14BB9">
        <w:t xml:space="preserve">situations. </w:t>
      </w:r>
    </w:p>
    <w:p w14:paraId="3609CBE4" w14:textId="77777777" w:rsidR="006916DB" w:rsidRPr="006916DB" w:rsidRDefault="006916DB" w:rsidP="006916DB">
      <w:pPr>
        <w:pStyle w:val="body"/>
        <w:rPr>
          <w:ins w:id="3451" w:author="Copy Editor" w:date="2026-10-05T15:25:00Z"/>
          <w:lang w:val="en-US"/>
        </w:rPr>
      </w:pPr>
      <w:ins w:id="3452" w:author="Copy Editor" w:date="2026-10-05T15:25:00Z">
        <w:r w:rsidRPr="006916DB">
          <w:rPr>
            <w:lang w:val="en-US"/>
          </w:rPr>
          <w:t>Three months pass.</w:t>
        </w:r>
      </w:ins>
    </w:p>
    <w:p w14:paraId="30DFA9E5" w14:textId="77777777" w:rsidR="006916DB" w:rsidRPr="006916DB" w:rsidRDefault="006916DB" w:rsidP="006916DB">
      <w:pPr>
        <w:pStyle w:val="body"/>
        <w:rPr>
          <w:ins w:id="3453" w:author="Copy Editor" w:date="2026-10-05T15:25:00Z"/>
          <w:lang w:val="en-US"/>
        </w:rPr>
      </w:pPr>
      <w:ins w:id="3454" w:author="Copy Editor" w:date="2026-10-05T15:25:00Z">
        <w:r w:rsidRPr="006916DB">
          <w:rPr>
            <w:lang w:val="en-US"/>
          </w:rPr>
          <w:t>Richard finally enters.</w:t>
        </w:r>
      </w:ins>
    </w:p>
    <w:p w14:paraId="604345BB" w14:textId="77777777" w:rsidR="006916DB" w:rsidRPr="008E07BA" w:rsidRDefault="006916DB" w:rsidP="006916DB">
      <w:pPr>
        <w:pStyle w:val="bCHARACTER"/>
        <w:rPr>
          <w:ins w:id="3455" w:author="Copy Editor" w:date="2026-10-05T15:25:00Z" w16du:dateUtc="2026-10-05T12:25:00Z"/>
          <w:lang w:val="en-US"/>
        </w:rPr>
      </w:pPr>
      <w:ins w:id="3456" w:author="Copy Editor" w:date="2026-10-05T15:25:00Z" w16du:dateUtc="2026-10-05T12:25:00Z">
        <w:r w:rsidRPr="008E07BA">
          <w:rPr>
            <w:lang w:val="en-US"/>
          </w:rPr>
          <w:t>RICHARD (V.O.)</w:t>
        </w:r>
      </w:ins>
    </w:p>
    <w:p w14:paraId="39740DB7" w14:textId="77777777" w:rsidR="006916DB" w:rsidRDefault="007C0FF3" w:rsidP="006916DB">
      <w:pPr>
        <w:pStyle w:val="bdialogue"/>
        <w:rPr>
          <w:ins w:id="3457" w:author="Copy Editor" w:date="2026-10-05T15:26:00Z" w16du:dateUtc="2026-10-05T12:26:00Z"/>
        </w:rPr>
      </w:pPr>
      <w:r>
        <w:t xml:space="preserve">I simply didn’t venture into the </w:t>
      </w:r>
      <w:r w:rsidR="00D14BB9">
        <w:t>Privates’</w:t>
      </w:r>
      <w:r>
        <w:t xml:space="preserve"> mess for about three months so that when I did </w:t>
      </w:r>
      <w:r w:rsidR="00D14BB9">
        <w:t>attend,</w:t>
      </w:r>
      <w:r>
        <w:t xml:space="preserve"> I already knew quite a few people, we had shared experiences we could talk about, and I felt relaxed around </w:t>
      </w:r>
      <w:r w:rsidR="00D14BB9">
        <w:t xml:space="preserve">them. </w:t>
      </w:r>
    </w:p>
    <w:p w14:paraId="37E8A942" w14:textId="77777777" w:rsidR="00EB60B7" w:rsidRPr="00EB60B7" w:rsidRDefault="00EB60B7">
      <w:pPr>
        <w:pStyle w:val="body"/>
        <w:rPr>
          <w:ins w:id="3458" w:author="Copy Editor" w:date="2026-10-05T15:26:00Z"/>
          <w:lang w:val="en-US"/>
        </w:rPr>
        <w:pPrChange w:id="3459" w:author="Copy Editor" w:date="2026-10-05T15:26:00Z" w16du:dateUtc="2026-10-05T12:26:00Z">
          <w:pPr>
            <w:pStyle w:val="bdialogue"/>
          </w:pPr>
        </w:pPrChange>
      </w:pPr>
      <w:ins w:id="3460" w:author="Copy Editor" w:date="2026-10-05T15:26:00Z">
        <w:r w:rsidRPr="00EB60B7">
          <w:rPr>
            <w:lang w:val="en-US"/>
          </w:rPr>
          <w:t>CUT TO:</w:t>
        </w:r>
      </w:ins>
    </w:p>
    <w:p w14:paraId="73B222F6" w14:textId="77777777" w:rsidR="00EB60B7" w:rsidRPr="00EB60B7" w:rsidRDefault="00EB60B7">
      <w:pPr>
        <w:pStyle w:val="aSCENEHEAD"/>
        <w:rPr>
          <w:ins w:id="3461" w:author="Copy Editor" w:date="2026-10-05T15:26:00Z"/>
          <w:lang w:val="en-US"/>
        </w:rPr>
        <w:pPrChange w:id="3462" w:author="Copy Editor" w:date="2026-10-05T15:26:00Z" w16du:dateUtc="2026-10-05T12:26:00Z">
          <w:pPr>
            <w:pStyle w:val="bdialogue"/>
          </w:pPr>
        </w:pPrChange>
      </w:pPr>
      <w:ins w:id="3463" w:author="Copy Editor" w:date="2026-10-05T15:26:00Z">
        <w:r w:rsidRPr="00EB60B7">
          <w:rPr>
            <w:lang w:val="en-US"/>
          </w:rPr>
          <w:t>INT. DANCE – EVENING</w:t>
        </w:r>
      </w:ins>
    </w:p>
    <w:p w14:paraId="13F43D58" w14:textId="531A80A0" w:rsidR="00EB60B7" w:rsidRPr="00EB60B7" w:rsidRDefault="00EB60B7">
      <w:pPr>
        <w:pStyle w:val="body"/>
        <w:rPr>
          <w:ins w:id="3464" w:author="Copy Editor" w:date="2026-10-05T15:26:00Z"/>
          <w:lang w:val="en-US"/>
        </w:rPr>
        <w:pPrChange w:id="3465" w:author="Copy Editor" w:date="2026-10-05T15:26:00Z" w16du:dateUtc="2026-10-05T12:26:00Z">
          <w:pPr>
            <w:pStyle w:val="bdialogue"/>
          </w:pPr>
        </w:pPrChange>
      </w:pPr>
      <w:ins w:id="3466" w:author="Copy Editor" w:date="2026-10-05T15:26:00Z" w16du:dateUtc="2026-10-05T12:26:00Z">
        <w:r w:rsidRPr="00EB60B7">
          <w:rPr>
            <w:lang w:val="en-US"/>
          </w:rPr>
          <w:t>The dance</w:t>
        </w:r>
      </w:ins>
      <w:ins w:id="3467" w:author="Copy Editor" w:date="2026-10-05T15:26:00Z">
        <w:r w:rsidRPr="00EB60B7">
          <w:rPr>
            <w:lang w:val="en-US"/>
          </w:rPr>
          <w:t xml:space="preserve"> is underway.</w:t>
        </w:r>
      </w:ins>
    </w:p>
    <w:p w14:paraId="1BE203C1" w14:textId="77777777" w:rsidR="00EB60B7" w:rsidRPr="00EB60B7" w:rsidRDefault="00EB60B7">
      <w:pPr>
        <w:pStyle w:val="body"/>
        <w:rPr>
          <w:ins w:id="3468" w:author="Copy Editor" w:date="2026-10-05T15:26:00Z"/>
          <w:lang w:val="en-US"/>
        </w:rPr>
        <w:pPrChange w:id="3469" w:author="Copy Editor" w:date="2026-10-05T15:26:00Z" w16du:dateUtc="2026-10-05T12:26:00Z">
          <w:pPr>
            <w:pStyle w:val="bdialogue"/>
          </w:pPr>
        </w:pPrChange>
      </w:pPr>
      <w:ins w:id="3470" w:author="Copy Editor" w:date="2026-10-05T15:26:00Z">
        <w:r w:rsidRPr="00EB60B7">
          <w:rPr>
            <w:lang w:val="en-US"/>
          </w:rPr>
          <w:lastRenderedPageBreak/>
          <w:t>Richard sits and chats.</w:t>
        </w:r>
      </w:ins>
    </w:p>
    <w:p w14:paraId="48B6D216" w14:textId="77777777" w:rsidR="00EB60B7" w:rsidRPr="00EB60B7" w:rsidRDefault="00EB60B7">
      <w:pPr>
        <w:pStyle w:val="body"/>
        <w:rPr>
          <w:ins w:id="3471" w:author="Copy Editor" w:date="2026-10-05T15:26:00Z"/>
          <w:lang w:val="en-US"/>
        </w:rPr>
        <w:pPrChange w:id="3472" w:author="Copy Editor" w:date="2026-10-05T15:26:00Z" w16du:dateUtc="2026-10-05T12:26:00Z">
          <w:pPr>
            <w:pStyle w:val="bdialogue"/>
          </w:pPr>
        </w:pPrChange>
      </w:pPr>
      <w:ins w:id="3473" w:author="Copy Editor" w:date="2026-10-05T15:26:00Z">
        <w:r w:rsidRPr="00EB60B7">
          <w:rPr>
            <w:lang w:val="en-US"/>
          </w:rPr>
          <w:t>He notices a girl he likes.</w:t>
        </w:r>
      </w:ins>
    </w:p>
    <w:p w14:paraId="28A68111" w14:textId="77777777" w:rsidR="00EB60B7" w:rsidRPr="00EB60B7" w:rsidRDefault="00EB60B7">
      <w:pPr>
        <w:pStyle w:val="body"/>
        <w:rPr>
          <w:ins w:id="3474" w:author="Copy Editor" w:date="2026-10-05T15:26:00Z"/>
          <w:lang w:val="en-US"/>
        </w:rPr>
        <w:pPrChange w:id="3475" w:author="Copy Editor" w:date="2026-10-05T15:26:00Z" w16du:dateUtc="2026-10-05T12:26:00Z">
          <w:pPr>
            <w:pStyle w:val="bdialogue"/>
          </w:pPr>
        </w:pPrChange>
      </w:pPr>
      <w:ins w:id="3476" w:author="Copy Editor" w:date="2026-10-05T15:26:00Z">
        <w:r w:rsidRPr="00EB60B7">
          <w:rPr>
            <w:lang w:val="en-US"/>
          </w:rPr>
          <w:t>He does nothing.</w:t>
        </w:r>
      </w:ins>
    </w:p>
    <w:p w14:paraId="16B2324F" w14:textId="77777777" w:rsidR="00EB60B7" w:rsidRPr="00EB60B7" w:rsidRDefault="00EB60B7">
      <w:pPr>
        <w:pStyle w:val="bCHARACTER"/>
        <w:rPr>
          <w:ins w:id="3477" w:author="Copy Editor" w:date="2026-10-05T15:26:00Z"/>
          <w:lang w:val="en-US"/>
        </w:rPr>
        <w:pPrChange w:id="3478" w:author="Copy Editor" w:date="2026-10-05T15:26:00Z" w16du:dateUtc="2026-10-05T12:26:00Z">
          <w:pPr>
            <w:pStyle w:val="bdialogue"/>
          </w:pPr>
        </w:pPrChange>
      </w:pPr>
      <w:ins w:id="3479" w:author="Copy Editor" w:date="2026-10-05T15:26:00Z">
        <w:r w:rsidRPr="00EB60B7">
          <w:rPr>
            <w:lang w:val="en-US"/>
          </w:rPr>
          <w:t>RICHARD (V.O.)</w:t>
        </w:r>
      </w:ins>
    </w:p>
    <w:p w14:paraId="57478E6C" w14:textId="77777777" w:rsidR="00D23353" w:rsidRDefault="007C0FF3" w:rsidP="00D23353">
      <w:pPr>
        <w:pStyle w:val="bdialogue"/>
        <w:rPr>
          <w:ins w:id="3480" w:author="Copy Editor" w:date="2026-10-05T15:27:00Z" w16du:dateUtc="2026-10-05T12:27:00Z"/>
        </w:rPr>
      </w:pPr>
      <w:r>
        <w:t xml:space="preserve">There would be dances </w:t>
      </w:r>
      <w:r w:rsidR="00D14BB9">
        <w:t>occasionally,</w:t>
      </w:r>
      <w:r>
        <w:t xml:space="preserve"> and I went </w:t>
      </w:r>
      <w:r w:rsidR="00D14BB9">
        <w:t>along,</w:t>
      </w:r>
      <w:r>
        <w:t xml:space="preserve"> but it really wasn’t my </w:t>
      </w:r>
      <w:r w:rsidR="00CB1EF2">
        <w:t xml:space="preserve">bag. </w:t>
      </w:r>
    </w:p>
    <w:p w14:paraId="2BD83CDC" w14:textId="2CBBEB67" w:rsidR="00346466" w:rsidRDefault="00346466" w:rsidP="00346466">
      <w:pPr>
        <w:pStyle w:val="body"/>
        <w:rPr>
          <w:ins w:id="3481" w:author="Copy Editor" w:date="2026-10-05T15:27:00Z" w16du:dateUtc="2026-10-05T12:27:00Z"/>
        </w:rPr>
      </w:pPr>
      <w:ins w:id="3482" w:author="Copy Editor" w:date="2026-10-05T15:27:00Z">
        <w:r w:rsidRPr="00346466">
          <w:t>Richard watches the room.</w:t>
        </w:r>
      </w:ins>
    </w:p>
    <w:p w14:paraId="41F28ABF" w14:textId="77777777" w:rsidR="00346466" w:rsidRPr="00EB60B7" w:rsidRDefault="00346466" w:rsidP="00346466">
      <w:pPr>
        <w:pStyle w:val="bCHARACTER"/>
        <w:rPr>
          <w:ins w:id="3483" w:author="Copy Editor" w:date="2026-10-05T15:27:00Z" w16du:dateUtc="2026-10-05T12:27:00Z"/>
          <w:lang w:val="en-US"/>
        </w:rPr>
      </w:pPr>
      <w:ins w:id="3484" w:author="Copy Editor" w:date="2026-10-05T15:27:00Z" w16du:dateUtc="2026-10-05T12:27:00Z">
        <w:r w:rsidRPr="00EB60B7">
          <w:rPr>
            <w:lang w:val="en-US"/>
          </w:rPr>
          <w:t>RICHARD (V.O.)</w:t>
        </w:r>
      </w:ins>
    </w:p>
    <w:p w14:paraId="4D93E8D8" w14:textId="77777777" w:rsidR="00346466" w:rsidRDefault="007C0FF3">
      <w:pPr>
        <w:pStyle w:val="bbodybeforebeat"/>
        <w:rPr>
          <w:ins w:id="3485" w:author="Copy Editor" w:date="2026-10-05T15:31:00Z" w16du:dateUtc="2026-10-05T12:31:00Z"/>
        </w:rPr>
        <w:pPrChange w:id="3486" w:author="Copy Editor" w:date="2026-10-05T15:31:00Z" w16du:dateUtc="2026-10-05T12:31:00Z">
          <w:pPr>
            <w:pStyle w:val="bdialogue"/>
          </w:pPr>
        </w:pPrChange>
      </w:pPr>
      <w:r>
        <w:t xml:space="preserve">I’d sit and chat to </w:t>
      </w:r>
      <w:r w:rsidR="00CB1EF2">
        <w:t>people and</w:t>
      </w:r>
      <w:r>
        <w:t xml:space="preserve"> see the odd girl I liked the look </w:t>
      </w:r>
      <w:r w:rsidR="00CB1EF2">
        <w:t>of but</w:t>
      </w:r>
      <w:r>
        <w:t xml:space="preserve"> didn’t follow it </w:t>
      </w:r>
      <w:r w:rsidR="00CB1EF2">
        <w:t>up.</w:t>
      </w:r>
    </w:p>
    <w:p w14:paraId="05E44D04" w14:textId="23D1DEC9" w:rsidR="005307B6" w:rsidRDefault="005307B6">
      <w:pPr>
        <w:pStyle w:val="baparenthisis"/>
        <w:rPr>
          <w:ins w:id="3487" w:author="Copy Editor" w:date="2026-10-05T15:27:00Z" w16du:dateUtc="2026-10-05T12:27:00Z"/>
        </w:rPr>
        <w:pPrChange w:id="3488" w:author="Copy Editor" w:date="2026-10-05T15:31:00Z" w16du:dateUtc="2026-10-05T12:31:00Z">
          <w:pPr>
            <w:pStyle w:val="body"/>
          </w:pPr>
        </w:pPrChange>
      </w:pPr>
      <w:ins w:id="3489" w:author="Copy Editor" w:date="2026-10-05T15:31:00Z" w16du:dateUtc="2026-10-05T12:31:00Z">
        <w:r>
          <w:t>(</w:t>
        </w:r>
      </w:ins>
      <w:ins w:id="3490" w:author="Copy Editor" w:date="2026-10-05T15:31:00Z">
        <w:r w:rsidRPr="005307B6">
          <w:t>A beat.</w:t>
        </w:r>
      </w:ins>
      <w:ins w:id="3491" w:author="Copy Editor" w:date="2026-10-05T15:31:00Z" w16du:dateUtc="2026-10-05T12:31:00Z">
        <w:r>
          <w:t>)</w:t>
        </w:r>
      </w:ins>
    </w:p>
    <w:p w14:paraId="4ACC8B72" w14:textId="77777777" w:rsidR="005307B6" w:rsidRDefault="00CB1EF2">
      <w:pPr>
        <w:pStyle w:val="bdialogue"/>
        <w:rPr>
          <w:ins w:id="3492" w:author="Copy Editor" w:date="2026-10-05T15:31:00Z" w16du:dateUtc="2026-10-05T12:31:00Z"/>
        </w:rPr>
        <w:pPrChange w:id="3493" w:author="Copy Editor" w:date="2026-10-05T15:31:00Z" w16du:dateUtc="2026-10-05T12:31:00Z">
          <w:pPr>
            <w:pStyle w:val="body"/>
          </w:pPr>
        </w:pPrChange>
      </w:pPr>
      <w:del w:id="3494" w:author="Copy Editor" w:date="2026-10-05T15:27:00Z" w16du:dateUtc="2026-10-05T12:27:00Z">
        <w:r w:rsidDel="00346466">
          <w:delText xml:space="preserve"> </w:delText>
        </w:r>
      </w:del>
      <w:r w:rsidR="007C0FF3">
        <w:t xml:space="preserve">Better to avoid getting blown out and looking </w:t>
      </w:r>
      <w:r>
        <w:t xml:space="preserve">stupid. </w:t>
      </w:r>
    </w:p>
    <w:p w14:paraId="36A8B6EA" w14:textId="190FBBDC" w:rsidR="00B72501" w:rsidRDefault="00F238C7" w:rsidP="00B33299">
      <w:pPr>
        <w:pStyle w:val="body"/>
        <w:rPr>
          <w:ins w:id="3495" w:author="Copy Editor" w:date="2026-10-05T15:32:00Z" w16du:dateUtc="2026-10-05T12:32:00Z"/>
        </w:rPr>
      </w:pPr>
      <w:ins w:id="3496" w:author="Copy Editor" w:date="2026-10-05T15:31:00Z" w16du:dateUtc="2026-10-05T12:31:00Z">
        <w:r>
          <w:t>His</w:t>
        </w:r>
      </w:ins>
      <w:del w:id="3497" w:author="Copy Editor" w:date="2026-10-05T15:31:00Z" w16du:dateUtc="2026-10-05T12:31:00Z">
        <w:r w:rsidR="007C0FF3" w:rsidDel="00F238C7">
          <w:delText>My</w:delText>
        </w:r>
      </w:del>
      <w:r w:rsidR="007C0FF3">
        <w:t xml:space="preserve"> friend’s wife lean</w:t>
      </w:r>
      <w:ins w:id="3498" w:author="Copy Editor" w:date="2026-10-05T15:31:00Z" w16du:dateUtc="2026-10-05T12:31:00Z">
        <w:r>
          <w:t>s</w:t>
        </w:r>
      </w:ins>
      <w:del w:id="3499" w:author="Copy Editor" w:date="2026-10-05T15:31:00Z" w16du:dateUtc="2026-10-05T12:31:00Z">
        <w:r w:rsidR="007C0FF3" w:rsidDel="00F238C7">
          <w:delText>ed</w:delText>
        </w:r>
      </w:del>
      <w:r w:rsidR="007C0FF3">
        <w:t xml:space="preserve"> </w:t>
      </w:r>
      <w:ins w:id="3500" w:author="Copy Editor" w:date="2026-10-05T15:32:00Z" w16du:dateUtc="2026-10-05T12:32:00Z">
        <w:r>
          <w:t>towards</w:t>
        </w:r>
      </w:ins>
      <w:del w:id="3501" w:author="Copy Editor" w:date="2026-10-05T15:32:00Z" w16du:dateUtc="2026-10-05T12:32:00Z">
        <w:r w:rsidR="007C0FF3" w:rsidDel="00F238C7">
          <w:delText>over</w:delText>
        </w:r>
      </w:del>
      <w:r w:rsidR="007C0FF3">
        <w:t xml:space="preserve"> </w:t>
      </w:r>
      <w:del w:id="3502" w:author="Copy Editor" w:date="2026-10-05T15:32:00Z" w16du:dateUtc="2026-10-05T12:32:00Z">
        <w:r w:rsidR="007C0FF3" w:rsidDel="00F238C7">
          <w:delText xml:space="preserve">one </w:delText>
        </w:r>
        <w:r w:rsidR="00CB1EF2" w:rsidDel="00F238C7">
          <w:delText>time</w:delText>
        </w:r>
      </w:del>
      <w:ins w:id="3503" w:author="Copy Editor" w:date="2026-10-05T15:32:00Z" w16du:dateUtc="2026-10-05T12:32:00Z">
        <w:r>
          <w:t>him</w:t>
        </w:r>
      </w:ins>
      <w:r w:rsidR="00CB1EF2">
        <w:t xml:space="preserve">. </w:t>
      </w:r>
    </w:p>
    <w:p w14:paraId="638D39C5" w14:textId="012A3EFC" w:rsidR="00F238C7" w:rsidRDefault="00F238C7">
      <w:pPr>
        <w:pStyle w:val="bCHARACTER"/>
        <w:pPrChange w:id="3504" w:author="Copy Editor" w:date="2026-10-05T15:32:00Z" w16du:dateUtc="2026-10-05T12:32:00Z">
          <w:pPr>
            <w:pStyle w:val="body"/>
          </w:pPr>
        </w:pPrChange>
      </w:pPr>
      <w:ins w:id="3505" w:author="Copy Editor" w:date="2026-10-05T15:32:00Z">
        <w:r w:rsidRPr="00F238C7">
          <w:t>FRIEND'S WIFE</w:t>
        </w:r>
      </w:ins>
    </w:p>
    <w:p w14:paraId="5AA4E452" w14:textId="01806AF5" w:rsidR="00B72501" w:rsidRDefault="007C0FF3" w:rsidP="004B3D80">
      <w:pPr>
        <w:pStyle w:val="bdialogue"/>
        <w:rPr>
          <w:ins w:id="3506" w:author="Copy Editor" w:date="2026-10-05T15:32:00Z" w16du:dateUtc="2026-10-05T12:32:00Z"/>
        </w:rPr>
      </w:pPr>
      <w:del w:id="3507" w:author="Copy Editor" w:date="2026-10-05T15:32:00Z" w16du:dateUtc="2026-10-05T12:32:00Z">
        <w:r w:rsidDel="004573A0">
          <w:delText>“</w:delText>
        </w:r>
      </w:del>
      <w:r>
        <w:t xml:space="preserve">The trouble with you is you let your chances slip through your </w:t>
      </w:r>
      <w:r w:rsidR="0078783A">
        <w:t>fingers.</w:t>
      </w:r>
      <w:del w:id="3508" w:author="Copy Editor" w:date="2026-10-05T15:32:00Z" w16du:dateUtc="2026-10-05T12:32:00Z">
        <w:r w:rsidR="00CB1EF2" w:rsidDel="004573A0">
          <w:delText>"</w:delText>
        </w:r>
        <w:r w:rsidDel="004573A0">
          <w:delText xml:space="preserve"> </w:delText>
        </w:r>
      </w:del>
    </w:p>
    <w:p w14:paraId="3B880C5C" w14:textId="23CE47D1" w:rsidR="004573A0" w:rsidRDefault="004573A0" w:rsidP="004573A0">
      <w:pPr>
        <w:pStyle w:val="body"/>
        <w:rPr>
          <w:ins w:id="3509" w:author="Copy Editor" w:date="2026-10-05T15:33:00Z" w16du:dateUtc="2026-10-05T12:33:00Z"/>
        </w:rPr>
      </w:pPr>
      <w:ins w:id="3510" w:author="Copy Editor" w:date="2026-10-05T15:32:00Z">
        <w:r w:rsidRPr="004573A0">
          <w:t>Richard absorbs it.</w:t>
        </w:r>
      </w:ins>
    </w:p>
    <w:p w14:paraId="330901DF" w14:textId="77777777" w:rsidR="004573A0" w:rsidRPr="00EB60B7" w:rsidRDefault="004573A0" w:rsidP="004573A0">
      <w:pPr>
        <w:pStyle w:val="bCHARACTER"/>
        <w:rPr>
          <w:ins w:id="3511" w:author="Copy Editor" w:date="2026-10-05T15:33:00Z" w16du:dateUtc="2026-10-05T12:33:00Z"/>
          <w:lang w:val="en-US"/>
        </w:rPr>
      </w:pPr>
      <w:ins w:id="3512" w:author="Copy Editor" w:date="2026-10-05T15:33:00Z" w16du:dateUtc="2026-10-05T12:33:00Z">
        <w:r w:rsidRPr="00EB60B7">
          <w:rPr>
            <w:lang w:val="en-US"/>
          </w:rPr>
          <w:t>RICHARD (V.O.)</w:t>
        </w:r>
      </w:ins>
    </w:p>
    <w:p w14:paraId="5F9F882C" w14:textId="70C62C6D" w:rsidR="004573A0" w:rsidDel="004573A0" w:rsidRDefault="004573A0">
      <w:pPr>
        <w:pStyle w:val="body"/>
        <w:rPr>
          <w:del w:id="3513" w:author="Copy Editor" w:date="2026-10-05T15:33:00Z" w16du:dateUtc="2026-10-05T12:33:00Z"/>
        </w:rPr>
        <w:pPrChange w:id="3514" w:author="Copy Editor" w:date="2026-10-05T15:32:00Z" w16du:dateUtc="2026-10-05T12:32:00Z">
          <w:pPr>
            <w:pStyle w:val="bdialogue"/>
          </w:pPr>
        </w:pPrChange>
      </w:pPr>
    </w:p>
    <w:p w14:paraId="5E4BDC6A" w14:textId="017E057B" w:rsidR="003439BF" w:rsidRDefault="007C0FF3" w:rsidP="004573A0">
      <w:pPr>
        <w:pStyle w:val="bdialogue"/>
        <w:rPr>
          <w:ins w:id="3515" w:author="Copy Editor" w:date="2026-10-05T15:33:00Z" w16du:dateUtc="2026-10-05T12:33:00Z"/>
        </w:rPr>
      </w:pPr>
      <w:r>
        <w:t xml:space="preserve">I sort of knew what she </w:t>
      </w:r>
      <w:r w:rsidR="00CB1EF2">
        <w:t>meant,</w:t>
      </w:r>
      <w:r>
        <w:t xml:space="preserve"> but as I never </w:t>
      </w:r>
      <w:r w:rsidR="0078783A">
        <w:t>recognized</w:t>
      </w:r>
      <w:r>
        <w:t xml:space="preserve"> when I had a </w:t>
      </w:r>
      <w:r w:rsidR="00CB1EF2">
        <w:t>chance,</w:t>
      </w:r>
      <w:r>
        <w:t xml:space="preserve"> the overall effect was </w:t>
      </w:r>
      <w:r w:rsidR="00CB1EF2">
        <w:t>quite</w:t>
      </w:r>
      <w:r>
        <w:t xml:space="preserve"> </w:t>
      </w:r>
      <w:r w:rsidR="0078783A">
        <w:t>demoralizing.</w:t>
      </w:r>
    </w:p>
    <w:p w14:paraId="05800C37" w14:textId="77777777" w:rsidR="000753C1" w:rsidRPr="000753C1" w:rsidRDefault="000753C1">
      <w:pPr>
        <w:pStyle w:val="body"/>
        <w:rPr>
          <w:ins w:id="3516" w:author="Copy Editor" w:date="2026-10-05T15:33:00Z"/>
          <w:lang w:val="en-US"/>
        </w:rPr>
        <w:pPrChange w:id="3517" w:author="Copy Editor" w:date="2026-10-05T15:33:00Z" w16du:dateUtc="2026-10-05T12:33:00Z">
          <w:pPr>
            <w:pStyle w:val="bdialogue"/>
          </w:pPr>
        </w:pPrChange>
      </w:pPr>
      <w:ins w:id="3518" w:author="Copy Editor" w:date="2026-10-05T15:33:00Z">
        <w:r w:rsidRPr="000753C1">
          <w:rPr>
            <w:lang w:val="en-US"/>
          </w:rPr>
          <w:t>CUT TO:</w:t>
        </w:r>
      </w:ins>
    </w:p>
    <w:p w14:paraId="1C615AB9" w14:textId="77777777" w:rsidR="000753C1" w:rsidRPr="000753C1" w:rsidRDefault="000753C1">
      <w:pPr>
        <w:pStyle w:val="aSCENEHEAD"/>
        <w:rPr>
          <w:ins w:id="3519" w:author="Copy Editor" w:date="2026-10-05T15:33:00Z"/>
          <w:lang w:val="en-US"/>
        </w:rPr>
        <w:pPrChange w:id="3520" w:author="Copy Editor" w:date="2026-10-05T15:33:00Z" w16du:dateUtc="2026-10-05T12:33:00Z">
          <w:pPr>
            <w:pStyle w:val="bdialogue"/>
          </w:pPr>
        </w:pPrChange>
      </w:pPr>
      <w:ins w:id="3521" w:author="Copy Editor" w:date="2026-10-05T15:33:00Z">
        <w:r w:rsidRPr="000753C1">
          <w:rPr>
            <w:lang w:val="en-US"/>
          </w:rPr>
          <w:t>EXT. MILITARY TRAINING AREA – DAY</w:t>
        </w:r>
      </w:ins>
    </w:p>
    <w:p w14:paraId="5DE21C49" w14:textId="77777777" w:rsidR="000753C1" w:rsidRPr="000753C1" w:rsidRDefault="000753C1">
      <w:pPr>
        <w:pStyle w:val="body"/>
        <w:rPr>
          <w:ins w:id="3522" w:author="Copy Editor" w:date="2026-10-05T15:33:00Z"/>
          <w:lang w:val="en-US"/>
        </w:rPr>
        <w:pPrChange w:id="3523" w:author="Copy Editor" w:date="2026-10-05T15:33:00Z" w16du:dateUtc="2026-10-05T12:33:00Z">
          <w:pPr>
            <w:pStyle w:val="bdialogue"/>
          </w:pPr>
        </w:pPrChange>
      </w:pPr>
      <w:ins w:id="3524" w:author="Copy Editor" w:date="2026-10-05T15:33:00Z">
        <w:r w:rsidRPr="000753C1">
          <w:rPr>
            <w:lang w:val="en-US"/>
          </w:rPr>
          <w:t>Richard instructs recruits.</w:t>
        </w:r>
      </w:ins>
    </w:p>
    <w:p w14:paraId="74D9B816" w14:textId="77777777" w:rsidR="000753C1" w:rsidRPr="00EB60B7" w:rsidRDefault="000753C1" w:rsidP="000753C1">
      <w:pPr>
        <w:pStyle w:val="bCHARACTER"/>
        <w:rPr>
          <w:ins w:id="3525" w:author="Copy Editor" w:date="2026-10-05T15:33:00Z" w16du:dateUtc="2026-10-05T12:33:00Z"/>
          <w:lang w:val="en-US"/>
        </w:rPr>
      </w:pPr>
      <w:ins w:id="3526" w:author="Copy Editor" w:date="2026-10-05T15:33:00Z" w16du:dateUtc="2026-10-05T12:33:00Z">
        <w:r w:rsidRPr="00EB60B7">
          <w:rPr>
            <w:lang w:val="en-US"/>
          </w:rPr>
          <w:t>RICHARD (V.O.)</w:t>
        </w:r>
      </w:ins>
    </w:p>
    <w:p w14:paraId="1CA7D476" w14:textId="60CF4046" w:rsidR="000753C1" w:rsidRPr="000753C1" w:rsidDel="000753C1" w:rsidRDefault="000753C1">
      <w:pPr>
        <w:pStyle w:val="bdialogue"/>
        <w:rPr>
          <w:del w:id="3527" w:author="Copy Editor" w:date="2026-10-05T15:33:00Z" w16du:dateUtc="2026-10-05T12:33:00Z"/>
          <w:b/>
          <w:bCs/>
          <w:rPrChange w:id="3528" w:author="Copy Editor" w:date="2026-10-05T15:33:00Z" w16du:dateUtc="2026-10-05T12:33:00Z">
            <w:rPr>
              <w:del w:id="3529" w:author="Copy Editor" w:date="2026-10-05T15:33:00Z" w16du:dateUtc="2026-10-05T12:33:00Z"/>
            </w:rPr>
          </w:rPrChange>
        </w:rPr>
        <w:pPrChange w:id="3530" w:author="Copy Editor" w:date="2026-10-05T15:33:00Z" w16du:dateUtc="2026-10-05T12:33:00Z">
          <w:pPr>
            <w:pStyle w:val="body"/>
          </w:pPr>
        </w:pPrChange>
      </w:pPr>
    </w:p>
    <w:p w14:paraId="4455AA4F" w14:textId="77777777" w:rsidR="000753C1" w:rsidRDefault="007C0FF3">
      <w:pPr>
        <w:pStyle w:val="bdialogue"/>
        <w:rPr>
          <w:ins w:id="3531" w:author="Copy Editor" w:date="2026-10-05T15:33:00Z" w16du:dateUtc="2026-10-05T12:33:00Z"/>
        </w:rPr>
        <w:pPrChange w:id="3532" w:author="Copy Editor" w:date="2026-10-05T15:33:00Z" w16du:dateUtc="2026-10-05T12:33:00Z">
          <w:pPr>
            <w:pStyle w:val="body"/>
          </w:pPr>
        </w:pPrChange>
      </w:pPr>
      <w:r>
        <w:t>But militarily I was developing in my own way, no longer following in my siblings</w:t>
      </w:r>
      <w:r w:rsidR="00D14BB9">
        <w:t>' footsteps.</w:t>
      </w:r>
      <w:r>
        <w:t xml:space="preserve"> </w:t>
      </w:r>
    </w:p>
    <w:p w14:paraId="4F668094" w14:textId="56AF4694" w:rsidR="00BA2C40" w:rsidRDefault="00BA2C40" w:rsidP="00B33299">
      <w:pPr>
        <w:pStyle w:val="body"/>
        <w:rPr>
          <w:ins w:id="3533" w:author="Copy Editor" w:date="2026-10-05T15:34:00Z" w16du:dateUtc="2026-10-05T12:34:00Z"/>
        </w:rPr>
      </w:pPr>
      <w:ins w:id="3534" w:author="Copy Editor" w:date="2026-10-05T15:34:00Z">
        <w:r w:rsidRPr="00BA2C40">
          <w:t>Richard works with recruits.</w:t>
        </w:r>
      </w:ins>
    </w:p>
    <w:p w14:paraId="17A1AD01" w14:textId="77777777" w:rsidR="00BA2C40" w:rsidRPr="00EB60B7" w:rsidRDefault="00BA2C40" w:rsidP="00BA2C40">
      <w:pPr>
        <w:pStyle w:val="bCHARACTER"/>
        <w:rPr>
          <w:ins w:id="3535" w:author="Copy Editor" w:date="2026-10-05T15:34:00Z" w16du:dateUtc="2026-10-05T12:34:00Z"/>
          <w:lang w:val="en-US"/>
        </w:rPr>
      </w:pPr>
      <w:ins w:id="3536" w:author="Copy Editor" w:date="2026-10-05T15:34:00Z" w16du:dateUtc="2026-10-05T12:34:00Z">
        <w:r w:rsidRPr="00EB60B7">
          <w:rPr>
            <w:lang w:val="en-US"/>
          </w:rPr>
          <w:lastRenderedPageBreak/>
          <w:t>RICHARD (V.O.)</w:t>
        </w:r>
      </w:ins>
    </w:p>
    <w:p w14:paraId="43C55E94" w14:textId="77777777" w:rsidR="00BA2C40" w:rsidRDefault="007C0FF3" w:rsidP="00BA2C40">
      <w:pPr>
        <w:pStyle w:val="bdialogue"/>
        <w:rPr>
          <w:ins w:id="3537" w:author="Copy Editor" w:date="2026-10-05T15:34:00Z" w16du:dateUtc="2026-10-05T12:34:00Z"/>
        </w:rPr>
      </w:pPr>
      <w:r>
        <w:t xml:space="preserve">I was </w:t>
      </w:r>
      <w:r w:rsidR="00D14BB9">
        <w:t>noticed and</w:t>
      </w:r>
      <w:r>
        <w:t xml:space="preserve"> praised, then within a </w:t>
      </w:r>
      <w:r w:rsidR="0078783A">
        <w:t>year I</w:t>
      </w:r>
      <w:r>
        <w:t xml:space="preserve"> was instructing recruits </w:t>
      </w:r>
      <w:r w:rsidR="00D14BB9">
        <w:t xml:space="preserve">myself. </w:t>
      </w:r>
    </w:p>
    <w:p w14:paraId="10A28FE2" w14:textId="1FA574D6" w:rsidR="00BA2C40" w:rsidRDefault="00BA2C40" w:rsidP="00BA2C40">
      <w:pPr>
        <w:pStyle w:val="body"/>
        <w:rPr>
          <w:ins w:id="3538" w:author="Copy Editor" w:date="2026-10-05T15:34:00Z" w16du:dateUtc="2026-10-05T12:34:00Z"/>
        </w:rPr>
      </w:pPr>
      <w:ins w:id="3539" w:author="Copy Editor" w:date="2026-10-05T15:34:00Z">
        <w:r w:rsidRPr="00BA2C40">
          <w:t>An officer watches Richard's instruction.</w:t>
        </w:r>
      </w:ins>
    </w:p>
    <w:p w14:paraId="477581CA" w14:textId="77777777" w:rsidR="00BA2C40" w:rsidRPr="00EB60B7" w:rsidRDefault="00BA2C40" w:rsidP="00BA2C40">
      <w:pPr>
        <w:pStyle w:val="bCHARACTER"/>
        <w:rPr>
          <w:ins w:id="3540" w:author="Copy Editor" w:date="2026-10-05T15:34:00Z" w16du:dateUtc="2026-10-05T12:34:00Z"/>
          <w:lang w:val="en-US"/>
        </w:rPr>
      </w:pPr>
      <w:ins w:id="3541" w:author="Copy Editor" w:date="2026-10-05T15:34:00Z" w16du:dateUtc="2026-10-05T12:34:00Z">
        <w:r w:rsidRPr="00EB60B7">
          <w:rPr>
            <w:lang w:val="en-US"/>
          </w:rPr>
          <w:t>RICHARD (V.O.)</w:t>
        </w:r>
      </w:ins>
    </w:p>
    <w:p w14:paraId="7C1205D6" w14:textId="77777777" w:rsidR="00BA2C40" w:rsidRDefault="00D14BB9" w:rsidP="00BA2C40">
      <w:pPr>
        <w:pStyle w:val="bdialogue"/>
        <w:rPr>
          <w:ins w:id="3542" w:author="Copy Editor" w:date="2026-10-05T15:34:00Z" w16du:dateUtc="2026-10-05T12:34:00Z"/>
        </w:rPr>
      </w:pPr>
      <w:r>
        <w:t>Two-thirds</w:t>
      </w:r>
      <w:r w:rsidR="007C0FF3">
        <w:t xml:space="preserve"> of army officers are a complete waste of food and boot leather; the other third </w:t>
      </w:r>
      <w:r>
        <w:t>is</w:t>
      </w:r>
      <w:r w:rsidR="007C0FF3">
        <w:t xml:space="preserve"> </w:t>
      </w:r>
      <w:r>
        <w:t xml:space="preserve">excellent. </w:t>
      </w:r>
    </w:p>
    <w:p w14:paraId="3EE8B4A4" w14:textId="1EE61DEE" w:rsidR="00C85E95" w:rsidRDefault="00C85E95" w:rsidP="00C85E95">
      <w:pPr>
        <w:pStyle w:val="body"/>
        <w:rPr>
          <w:ins w:id="3543" w:author="Copy Editor" w:date="2026-10-05T15:35:00Z" w16du:dateUtc="2026-10-05T12:35:00Z"/>
        </w:rPr>
      </w:pPr>
      <w:ins w:id="3544" w:author="Copy Editor" w:date="2026-10-05T15:34:00Z">
        <w:r w:rsidRPr="00C85E95">
          <w:t>Richard receives instruction from the officer in charge of recruit training.</w:t>
        </w:r>
      </w:ins>
    </w:p>
    <w:p w14:paraId="2F1E09EE" w14:textId="77777777" w:rsidR="00C85E95" w:rsidRPr="00EB60B7" w:rsidRDefault="00C85E95" w:rsidP="00C85E95">
      <w:pPr>
        <w:pStyle w:val="bCHARACTER"/>
        <w:rPr>
          <w:ins w:id="3545" w:author="Copy Editor" w:date="2026-10-05T15:35:00Z" w16du:dateUtc="2026-10-05T12:35:00Z"/>
          <w:lang w:val="en-US"/>
        </w:rPr>
      </w:pPr>
      <w:ins w:id="3546" w:author="Copy Editor" w:date="2026-10-05T15:35:00Z" w16du:dateUtc="2026-10-05T12:35:00Z">
        <w:r w:rsidRPr="00EB60B7">
          <w:rPr>
            <w:lang w:val="en-US"/>
          </w:rPr>
          <w:t>RICHARD (V.O.)</w:t>
        </w:r>
      </w:ins>
    </w:p>
    <w:p w14:paraId="509E76BC" w14:textId="77777777" w:rsidR="00C85E95" w:rsidRDefault="007C0FF3" w:rsidP="00C85E95">
      <w:pPr>
        <w:pStyle w:val="bdialogue"/>
        <w:rPr>
          <w:ins w:id="3547" w:author="Copy Editor" w:date="2026-10-05T15:35:00Z" w16du:dateUtc="2026-10-05T12:35:00Z"/>
        </w:rPr>
      </w:pPr>
      <w:r>
        <w:t xml:space="preserve">The officer in charge of recruit training was one of the </w:t>
      </w:r>
      <w:r w:rsidR="00D14BB9">
        <w:t xml:space="preserve">best. </w:t>
      </w:r>
    </w:p>
    <w:p w14:paraId="72738943" w14:textId="77777777" w:rsidR="00E770DE" w:rsidRPr="00E770DE" w:rsidRDefault="00E770DE">
      <w:pPr>
        <w:pStyle w:val="body"/>
        <w:rPr>
          <w:ins w:id="3548" w:author="Copy Editor" w:date="2026-10-05T15:35:00Z"/>
          <w:lang w:val="en-US"/>
        </w:rPr>
        <w:pPrChange w:id="3549" w:author="Copy Editor" w:date="2026-10-05T15:35:00Z" w16du:dateUtc="2026-10-05T12:35:00Z">
          <w:pPr>
            <w:pStyle w:val="bdialogue"/>
          </w:pPr>
        </w:pPrChange>
      </w:pPr>
      <w:ins w:id="3550" w:author="Copy Editor" w:date="2026-10-05T15:35:00Z">
        <w:r w:rsidRPr="00E770DE">
          <w:rPr>
            <w:lang w:val="en-US"/>
          </w:rPr>
          <w:t>Richard teaches.</w:t>
        </w:r>
      </w:ins>
    </w:p>
    <w:p w14:paraId="5565C6D9" w14:textId="77777777" w:rsidR="00E770DE" w:rsidRPr="00E770DE" w:rsidRDefault="00E770DE">
      <w:pPr>
        <w:pStyle w:val="body"/>
        <w:rPr>
          <w:ins w:id="3551" w:author="Copy Editor" w:date="2026-10-05T15:35:00Z"/>
          <w:lang w:val="en-US"/>
        </w:rPr>
        <w:pPrChange w:id="3552" w:author="Copy Editor" w:date="2026-10-05T15:35:00Z" w16du:dateUtc="2026-10-05T12:35:00Z">
          <w:pPr>
            <w:pStyle w:val="bdialogue"/>
          </w:pPr>
        </w:pPrChange>
      </w:pPr>
      <w:ins w:id="3553" w:author="Copy Editor" w:date="2026-10-05T15:35:00Z">
        <w:r w:rsidRPr="00E770DE">
          <w:rPr>
            <w:lang w:val="en-US"/>
          </w:rPr>
          <w:t>Recruits respond.</w:t>
        </w:r>
      </w:ins>
    </w:p>
    <w:p w14:paraId="3C8A683F" w14:textId="77777777" w:rsidR="00E770DE" w:rsidRPr="00E770DE" w:rsidRDefault="00E770DE">
      <w:pPr>
        <w:pStyle w:val="bCHARACTER"/>
        <w:rPr>
          <w:ins w:id="3554" w:author="Copy Editor" w:date="2026-10-05T15:35:00Z"/>
          <w:lang w:val="en-US"/>
        </w:rPr>
        <w:pPrChange w:id="3555" w:author="Copy Editor" w:date="2026-10-05T15:35:00Z" w16du:dateUtc="2026-10-05T12:35:00Z">
          <w:pPr>
            <w:pStyle w:val="bdialogue"/>
          </w:pPr>
        </w:pPrChange>
      </w:pPr>
      <w:ins w:id="3556" w:author="Copy Editor" w:date="2026-10-05T15:35:00Z">
        <w:r w:rsidRPr="00E770DE">
          <w:rPr>
            <w:lang w:val="en-US"/>
          </w:rPr>
          <w:t>RICHARD (V.O.)</w:t>
        </w:r>
      </w:ins>
    </w:p>
    <w:p w14:paraId="0EA68C15" w14:textId="77777777" w:rsidR="00E770DE" w:rsidRDefault="007C0FF3">
      <w:pPr>
        <w:pStyle w:val="bdialogue"/>
        <w:rPr>
          <w:ins w:id="3557" w:author="Copy Editor" w:date="2026-10-05T15:35:00Z" w16du:dateUtc="2026-10-05T12:35:00Z"/>
        </w:rPr>
        <w:pPrChange w:id="3558" w:author="Copy Editor" w:date="2026-10-05T15:36:00Z" w16du:dateUtc="2026-10-05T12:36:00Z">
          <w:pPr>
            <w:pStyle w:val="body"/>
          </w:pPr>
        </w:pPrChange>
      </w:pPr>
      <w:r>
        <w:t xml:space="preserve">He helped me improve my instructional technique until, compared with the other instructors, I was consistently turning out the highest number of best </w:t>
      </w:r>
      <w:r w:rsidR="00D14BB9">
        <w:t>recruits</w:t>
      </w:r>
      <w:ins w:id="3559" w:author="Copy Editor" w:date="2026-10-05T15:35:00Z" w16du:dateUtc="2026-10-05T12:35:00Z">
        <w:r w:rsidR="00E770DE">
          <w:t>.</w:t>
        </w:r>
      </w:ins>
    </w:p>
    <w:p w14:paraId="112B382F" w14:textId="23F5A0B7" w:rsidR="00E770DE" w:rsidRDefault="00E02EEA" w:rsidP="00B33299">
      <w:pPr>
        <w:pStyle w:val="body"/>
        <w:rPr>
          <w:ins w:id="3560" w:author="Copy Editor" w:date="2026-10-05T15:36:00Z" w16du:dateUtc="2026-10-05T12:36:00Z"/>
        </w:rPr>
      </w:pPr>
      <w:ins w:id="3561" w:author="Copy Editor" w:date="2026-10-05T15:36:00Z" w16du:dateUtc="2026-10-05T12:36:00Z">
        <w:r>
          <w:t>Richard grows in confidence.</w:t>
        </w:r>
      </w:ins>
    </w:p>
    <w:p w14:paraId="2087392F" w14:textId="77777777" w:rsidR="00E02EEA" w:rsidRPr="00E770DE" w:rsidRDefault="00E02EEA" w:rsidP="00E02EEA">
      <w:pPr>
        <w:pStyle w:val="bCHARACTER"/>
        <w:rPr>
          <w:ins w:id="3562" w:author="Copy Editor" w:date="2026-10-05T15:36:00Z" w16du:dateUtc="2026-10-05T12:36:00Z"/>
          <w:lang w:val="en-US"/>
        </w:rPr>
      </w:pPr>
      <w:ins w:id="3563" w:author="Copy Editor" w:date="2026-10-05T15:36:00Z" w16du:dateUtc="2026-10-05T12:36:00Z">
        <w:r w:rsidRPr="00E770DE">
          <w:rPr>
            <w:lang w:val="en-US"/>
          </w:rPr>
          <w:t>RICHARD (V.O.)</w:t>
        </w:r>
      </w:ins>
    </w:p>
    <w:p w14:paraId="5E4BDC6C" w14:textId="6D452862" w:rsidR="003439BF" w:rsidRDefault="00E770DE" w:rsidP="00E02EEA">
      <w:pPr>
        <w:pStyle w:val="bdialogue"/>
        <w:rPr>
          <w:ins w:id="3564" w:author="Copy Editor" w:date="2026-10-05T15:38:00Z" w16du:dateUtc="2026-10-05T12:38:00Z"/>
        </w:rPr>
      </w:pPr>
      <w:ins w:id="3565" w:author="Copy Editor" w:date="2026-10-05T15:35:00Z" w16du:dateUtc="2026-10-05T12:35:00Z">
        <w:r>
          <w:t>A</w:t>
        </w:r>
      </w:ins>
      <w:del w:id="3566" w:author="Copy Editor" w:date="2026-10-05T15:35:00Z" w16du:dateUtc="2026-10-05T12:35:00Z">
        <w:r w:rsidR="00D14BB9" w:rsidDel="00E770DE">
          <w:delText>,</w:delText>
        </w:r>
        <w:r w:rsidR="007C0FF3" w:rsidDel="00E770DE">
          <w:delText xml:space="preserve"> a</w:delText>
        </w:r>
      </w:del>
      <w:r w:rsidR="007C0FF3">
        <w:t xml:space="preserve">nd I </w:t>
      </w:r>
      <w:r w:rsidR="00D14BB9">
        <w:t>blossomed.</w:t>
      </w:r>
    </w:p>
    <w:p w14:paraId="0755680D" w14:textId="77777777" w:rsidR="00EF1211" w:rsidRPr="00EF1211" w:rsidRDefault="00EF1211">
      <w:pPr>
        <w:pStyle w:val="body"/>
        <w:rPr>
          <w:ins w:id="3567" w:author="Copy Editor" w:date="2026-10-05T15:38:00Z"/>
          <w:lang w:val="en-US"/>
        </w:rPr>
        <w:pPrChange w:id="3568" w:author="Copy Editor" w:date="2026-10-05T15:38:00Z" w16du:dateUtc="2026-10-05T12:38:00Z">
          <w:pPr>
            <w:pStyle w:val="bdialogue"/>
          </w:pPr>
        </w:pPrChange>
      </w:pPr>
      <w:ins w:id="3569" w:author="Copy Editor" w:date="2026-10-05T15:38:00Z">
        <w:r w:rsidRPr="00EF1211">
          <w:rPr>
            <w:lang w:val="en-US"/>
          </w:rPr>
          <w:t>CUT TO:</w:t>
        </w:r>
      </w:ins>
    </w:p>
    <w:p w14:paraId="72857863" w14:textId="77777777" w:rsidR="00EF1211" w:rsidRPr="00EF1211" w:rsidRDefault="00EF1211">
      <w:pPr>
        <w:pStyle w:val="aSCENEHEAD"/>
        <w:rPr>
          <w:ins w:id="3570" w:author="Copy Editor" w:date="2026-10-05T15:38:00Z"/>
          <w:lang w:val="en-US"/>
        </w:rPr>
        <w:pPrChange w:id="3571" w:author="Copy Editor" w:date="2026-10-05T15:38:00Z" w16du:dateUtc="2026-10-05T12:38:00Z">
          <w:pPr>
            <w:pStyle w:val="bdialogue"/>
          </w:pPr>
        </w:pPrChange>
      </w:pPr>
      <w:ins w:id="3572" w:author="Copy Editor" w:date="2026-10-05T15:38:00Z">
        <w:r w:rsidRPr="00EF1211">
          <w:rPr>
            <w:lang w:val="en-US"/>
          </w:rPr>
          <w:t>INT. TA BUILDING – DAY</w:t>
        </w:r>
      </w:ins>
    </w:p>
    <w:p w14:paraId="05685A9D" w14:textId="77777777" w:rsidR="00EF1211" w:rsidRPr="00EF1211" w:rsidRDefault="00EF1211">
      <w:pPr>
        <w:pStyle w:val="body"/>
        <w:rPr>
          <w:ins w:id="3573" w:author="Copy Editor" w:date="2026-10-05T15:38:00Z"/>
          <w:lang w:val="en-US"/>
        </w:rPr>
        <w:pPrChange w:id="3574" w:author="Copy Editor" w:date="2026-10-05T15:38:00Z" w16du:dateUtc="2026-10-05T12:38:00Z">
          <w:pPr>
            <w:pStyle w:val="bdialogue"/>
          </w:pPr>
        </w:pPrChange>
      </w:pPr>
      <w:ins w:id="3575" w:author="Copy Editor" w:date="2026-10-05T15:38:00Z">
        <w:r w:rsidRPr="00EF1211">
          <w:rPr>
            <w:lang w:val="en-US"/>
          </w:rPr>
          <w:t>An officer speaks with Richard.</w:t>
        </w:r>
      </w:ins>
    </w:p>
    <w:p w14:paraId="0F68FB33" w14:textId="77777777" w:rsidR="00EF1211" w:rsidRPr="00EF1211" w:rsidRDefault="00EF1211">
      <w:pPr>
        <w:pStyle w:val="body"/>
        <w:rPr>
          <w:ins w:id="3576" w:author="Copy Editor" w:date="2026-10-05T15:38:00Z"/>
          <w:lang w:val="en-US"/>
        </w:rPr>
        <w:pPrChange w:id="3577" w:author="Copy Editor" w:date="2026-10-05T15:38:00Z" w16du:dateUtc="2026-10-05T12:38:00Z">
          <w:pPr>
            <w:pStyle w:val="bdialogue"/>
          </w:pPr>
        </w:pPrChange>
      </w:pPr>
      <w:ins w:id="3578" w:author="Copy Editor" w:date="2026-10-05T15:38:00Z">
        <w:r w:rsidRPr="00EF1211">
          <w:rPr>
            <w:lang w:val="en-US"/>
          </w:rPr>
          <w:t>They are trying to make an officer out of him.</w:t>
        </w:r>
      </w:ins>
    </w:p>
    <w:p w14:paraId="2CF5EB3C" w14:textId="77777777" w:rsidR="00AF4EAB" w:rsidRPr="00E770DE" w:rsidRDefault="00AF4EAB" w:rsidP="00AF4EAB">
      <w:pPr>
        <w:pStyle w:val="bCHARACTER"/>
        <w:rPr>
          <w:ins w:id="3579" w:author="Copy Editor" w:date="2026-10-05T15:38:00Z" w16du:dateUtc="2026-10-05T12:38:00Z"/>
          <w:lang w:val="en-US"/>
        </w:rPr>
      </w:pPr>
      <w:ins w:id="3580" w:author="Copy Editor" w:date="2026-10-05T15:38:00Z" w16du:dateUtc="2026-10-05T12:38:00Z">
        <w:r w:rsidRPr="00E770DE">
          <w:rPr>
            <w:lang w:val="en-US"/>
          </w:rPr>
          <w:t>RICHARD (V.O.)</w:t>
        </w:r>
      </w:ins>
    </w:p>
    <w:p w14:paraId="7A9884FE" w14:textId="21F12CF1" w:rsidR="00EF1211" w:rsidDel="00AF4EAB" w:rsidRDefault="00EF1211">
      <w:pPr>
        <w:pStyle w:val="bdialogue"/>
        <w:rPr>
          <w:del w:id="3581" w:author="Copy Editor" w:date="2026-10-05T15:38:00Z" w16du:dateUtc="2026-10-05T12:38:00Z"/>
        </w:rPr>
        <w:pPrChange w:id="3582" w:author="Copy Editor" w:date="2026-10-05T15:36:00Z" w16du:dateUtc="2026-10-05T12:36:00Z">
          <w:pPr>
            <w:pStyle w:val="body"/>
          </w:pPr>
        </w:pPrChange>
      </w:pPr>
    </w:p>
    <w:p w14:paraId="025AC18C" w14:textId="77777777" w:rsidR="00AF4EAB" w:rsidRDefault="007C0FF3">
      <w:pPr>
        <w:pStyle w:val="bdialogue"/>
        <w:rPr>
          <w:ins w:id="3583" w:author="Copy Editor" w:date="2026-10-05T15:38:00Z" w16du:dateUtc="2026-10-05T12:38:00Z"/>
        </w:rPr>
        <w:pPrChange w:id="3584" w:author="Copy Editor" w:date="2026-10-05T15:38:00Z" w16du:dateUtc="2026-10-05T12:38:00Z">
          <w:pPr>
            <w:pStyle w:val="body"/>
          </w:pPr>
        </w:pPrChange>
      </w:pPr>
      <w:r>
        <w:t xml:space="preserve">Then they tried to make an officer out of </w:t>
      </w:r>
      <w:r w:rsidR="00D14BB9">
        <w:t xml:space="preserve">me. </w:t>
      </w:r>
    </w:p>
    <w:p w14:paraId="4C574E34" w14:textId="445CAB61" w:rsidR="00431572" w:rsidRDefault="00431572" w:rsidP="00B33299">
      <w:pPr>
        <w:pStyle w:val="body"/>
        <w:rPr>
          <w:ins w:id="3585" w:author="Copy Editor" w:date="2026-10-05T15:39:00Z" w16du:dateUtc="2026-10-05T12:39:00Z"/>
        </w:rPr>
      </w:pPr>
      <w:ins w:id="3586" w:author="Copy Editor" w:date="2026-10-05T15:39:00Z">
        <w:r w:rsidRPr="00431572">
          <w:lastRenderedPageBreak/>
          <w:t>Richard remains among the ranks.</w:t>
        </w:r>
      </w:ins>
    </w:p>
    <w:p w14:paraId="3473181C" w14:textId="77777777" w:rsidR="00431572" w:rsidRPr="00E770DE" w:rsidRDefault="00431572" w:rsidP="00431572">
      <w:pPr>
        <w:pStyle w:val="bCHARACTER"/>
        <w:rPr>
          <w:ins w:id="3587" w:author="Copy Editor" w:date="2026-10-05T15:39:00Z" w16du:dateUtc="2026-10-05T12:39:00Z"/>
          <w:lang w:val="en-US"/>
        </w:rPr>
      </w:pPr>
      <w:ins w:id="3588" w:author="Copy Editor" w:date="2026-10-05T15:39:00Z" w16du:dateUtc="2026-10-05T12:39:00Z">
        <w:r w:rsidRPr="00E770DE">
          <w:rPr>
            <w:lang w:val="en-US"/>
          </w:rPr>
          <w:t>RICHARD (V.O.)</w:t>
        </w:r>
      </w:ins>
    </w:p>
    <w:p w14:paraId="3AB75924" w14:textId="77777777" w:rsidR="00431572" w:rsidRDefault="007C0FF3">
      <w:pPr>
        <w:pStyle w:val="bdialogue"/>
        <w:rPr>
          <w:ins w:id="3589" w:author="Copy Editor" w:date="2026-10-05T15:39:00Z" w16du:dateUtc="2026-10-05T12:39:00Z"/>
        </w:rPr>
        <w:pPrChange w:id="3590" w:author="Copy Editor" w:date="2026-10-05T15:39:00Z" w16du:dateUtc="2026-10-05T12:39:00Z">
          <w:pPr>
            <w:pStyle w:val="body"/>
          </w:pPr>
        </w:pPrChange>
      </w:pPr>
      <w:r>
        <w:t xml:space="preserve">It didn’t </w:t>
      </w:r>
      <w:r w:rsidR="00D14BB9">
        <w:t xml:space="preserve">work. </w:t>
      </w:r>
      <w:r>
        <w:t xml:space="preserve">I refused to turn my back on the friends I’d made in the </w:t>
      </w:r>
      <w:r w:rsidR="00D14BB9">
        <w:t xml:space="preserve">ranks. </w:t>
      </w:r>
    </w:p>
    <w:p w14:paraId="13A78977" w14:textId="77777777" w:rsidR="00A5214F" w:rsidRPr="00A5214F" w:rsidRDefault="00A5214F" w:rsidP="00A5214F">
      <w:pPr>
        <w:pStyle w:val="body"/>
        <w:rPr>
          <w:ins w:id="3591" w:author="Copy Editor" w:date="2026-10-05T15:39:00Z"/>
          <w:lang w:val="en-US"/>
        </w:rPr>
      </w:pPr>
      <w:ins w:id="3592" w:author="Copy Editor" w:date="2026-10-05T15:39:00Z">
        <w:r w:rsidRPr="00A5214F">
          <w:rPr>
            <w:lang w:val="en-US"/>
          </w:rPr>
          <w:t>CUT TO:</w:t>
        </w:r>
      </w:ins>
    </w:p>
    <w:p w14:paraId="1D5168E8" w14:textId="77777777" w:rsidR="00A5214F" w:rsidRPr="00A5214F" w:rsidRDefault="00A5214F">
      <w:pPr>
        <w:pStyle w:val="aSCENEHEAD"/>
        <w:rPr>
          <w:ins w:id="3593" w:author="Copy Editor" w:date="2026-10-05T15:39:00Z"/>
          <w:lang w:val="en-US"/>
        </w:rPr>
        <w:pPrChange w:id="3594" w:author="Copy Editor" w:date="2026-10-05T15:39:00Z" w16du:dateUtc="2026-10-05T12:39:00Z">
          <w:pPr>
            <w:pStyle w:val="body"/>
          </w:pPr>
        </w:pPrChange>
      </w:pPr>
      <w:ins w:id="3595" w:author="Copy Editor" w:date="2026-10-05T15:39:00Z">
        <w:r w:rsidRPr="00A5214F">
          <w:rPr>
            <w:lang w:val="en-US"/>
          </w:rPr>
          <w:t>INT. OFFICERS' MESS – EVENING</w:t>
        </w:r>
      </w:ins>
    </w:p>
    <w:p w14:paraId="57325B7B" w14:textId="77777777" w:rsidR="00A5214F" w:rsidRPr="00A5214F" w:rsidRDefault="00A5214F" w:rsidP="00A5214F">
      <w:pPr>
        <w:pStyle w:val="body"/>
        <w:rPr>
          <w:ins w:id="3596" w:author="Copy Editor" w:date="2026-10-05T15:39:00Z"/>
          <w:lang w:val="en-US"/>
        </w:rPr>
      </w:pPr>
      <w:ins w:id="3597" w:author="Copy Editor" w:date="2026-10-05T15:39:00Z">
        <w:r w:rsidRPr="00A5214F">
          <w:rPr>
            <w:lang w:val="en-US"/>
          </w:rPr>
          <w:t>Richard enters in a hired dinner jacket.</w:t>
        </w:r>
      </w:ins>
    </w:p>
    <w:p w14:paraId="41EC574C" w14:textId="77777777" w:rsidR="00A5214F" w:rsidRPr="00A5214F" w:rsidRDefault="00A5214F" w:rsidP="00A5214F">
      <w:pPr>
        <w:pStyle w:val="body"/>
        <w:rPr>
          <w:ins w:id="3598" w:author="Copy Editor" w:date="2026-10-05T15:39:00Z"/>
          <w:lang w:val="en-US"/>
        </w:rPr>
      </w:pPr>
      <w:ins w:id="3599" w:author="Copy Editor" w:date="2026-10-05T15:39:00Z">
        <w:r w:rsidRPr="00A5214F">
          <w:rPr>
            <w:lang w:val="en-US"/>
          </w:rPr>
          <w:t>He looks around.</w:t>
        </w:r>
      </w:ins>
    </w:p>
    <w:p w14:paraId="593A7F2F" w14:textId="77777777" w:rsidR="00A5214F" w:rsidRPr="00E770DE" w:rsidRDefault="00A5214F" w:rsidP="00A5214F">
      <w:pPr>
        <w:pStyle w:val="bCHARACTER"/>
        <w:rPr>
          <w:ins w:id="3600" w:author="Copy Editor" w:date="2026-10-05T15:40:00Z" w16du:dateUtc="2026-10-05T12:40:00Z"/>
          <w:lang w:val="en-US"/>
        </w:rPr>
      </w:pPr>
      <w:ins w:id="3601" w:author="Copy Editor" w:date="2026-10-05T15:40:00Z" w16du:dateUtc="2026-10-05T12:40:00Z">
        <w:r w:rsidRPr="00E770DE">
          <w:rPr>
            <w:lang w:val="en-US"/>
          </w:rPr>
          <w:t>RICHARD (V.O.)</w:t>
        </w:r>
      </w:ins>
    </w:p>
    <w:p w14:paraId="272A5F98" w14:textId="77777777" w:rsidR="00A5214F" w:rsidRDefault="007C0FF3">
      <w:pPr>
        <w:pStyle w:val="bbodybeforebeat"/>
        <w:rPr>
          <w:ins w:id="3602" w:author="Copy Editor" w:date="2026-10-05T15:40:00Z" w16du:dateUtc="2026-10-05T12:40:00Z"/>
        </w:rPr>
        <w:pPrChange w:id="3603" w:author="Copy Editor" w:date="2026-10-05T15:40:00Z" w16du:dateUtc="2026-10-05T12:40:00Z">
          <w:pPr>
            <w:pStyle w:val="bdialogue"/>
          </w:pPr>
        </w:pPrChange>
      </w:pPr>
      <w:r>
        <w:t xml:space="preserve">I remember the first mess function I </w:t>
      </w:r>
      <w:r w:rsidR="00D14BB9">
        <w:t xml:space="preserve">attended. </w:t>
      </w:r>
      <w:r>
        <w:t xml:space="preserve">I wasn’t going to </w:t>
      </w:r>
      <w:r w:rsidR="00D14BB9">
        <w:t>go;</w:t>
      </w:r>
      <w:r>
        <w:t xml:space="preserve"> I was going to avoid the mess for three months like I had done when I first joined the </w:t>
      </w:r>
      <w:r w:rsidR="00D14BB9">
        <w:t>unit</w:t>
      </w:r>
      <w:ins w:id="3604" w:author="Copy Editor" w:date="2026-10-05T15:40:00Z" w16du:dateUtc="2026-10-05T12:40:00Z">
        <w:r w:rsidR="00A5214F">
          <w:t>.</w:t>
        </w:r>
      </w:ins>
    </w:p>
    <w:p w14:paraId="1183F91B" w14:textId="098BD3E0" w:rsidR="00A5214F" w:rsidRDefault="00A5214F">
      <w:pPr>
        <w:pStyle w:val="baparenthisis"/>
        <w:rPr>
          <w:ins w:id="3605" w:author="Copy Editor" w:date="2026-10-05T15:40:00Z" w16du:dateUtc="2026-10-05T12:40:00Z"/>
        </w:rPr>
        <w:pPrChange w:id="3606" w:author="Copy Editor" w:date="2026-10-05T15:40:00Z" w16du:dateUtc="2026-10-05T12:40:00Z">
          <w:pPr>
            <w:pStyle w:val="body"/>
          </w:pPr>
        </w:pPrChange>
      </w:pPr>
      <w:ins w:id="3607" w:author="Copy Editor" w:date="2026-10-05T15:40:00Z" w16du:dateUtc="2026-10-05T12:40:00Z">
        <w:r>
          <w:t>(A beat)</w:t>
        </w:r>
      </w:ins>
    </w:p>
    <w:p w14:paraId="45303611" w14:textId="604C5384" w:rsidR="00DB33EF" w:rsidRDefault="00D14BB9">
      <w:pPr>
        <w:pStyle w:val="bdialogue"/>
        <w:pPrChange w:id="3608" w:author="Copy Editor" w:date="2026-10-05T15:40:00Z" w16du:dateUtc="2026-10-05T12:40:00Z">
          <w:pPr>
            <w:pStyle w:val="body"/>
          </w:pPr>
        </w:pPrChange>
      </w:pPr>
      <w:del w:id="3609" w:author="Copy Editor" w:date="2026-10-05T15:40:00Z" w16du:dateUtc="2026-10-05T12:40:00Z">
        <w:r w:rsidDel="00A5214F">
          <w:delText>,</w:delText>
        </w:r>
        <w:r w:rsidR="007C0FF3" w:rsidDel="00A5214F">
          <w:delText xml:space="preserve"> b</w:delText>
        </w:r>
      </w:del>
      <w:ins w:id="3610" w:author="Copy Editor" w:date="2026-10-05T15:40:00Z" w16du:dateUtc="2026-10-05T12:40:00Z">
        <w:r w:rsidR="00A5214F">
          <w:t>B</w:t>
        </w:r>
      </w:ins>
      <w:r w:rsidR="007C0FF3">
        <w:t xml:space="preserve">ut I was told it was a parade and I was expected to </w:t>
      </w:r>
      <w:r>
        <w:t>attend.</w:t>
      </w:r>
    </w:p>
    <w:p w14:paraId="31C13459" w14:textId="56C0F886" w:rsidR="001C0EEC" w:rsidRDefault="001C0EEC" w:rsidP="001C0EEC">
      <w:pPr>
        <w:pStyle w:val="body"/>
        <w:rPr>
          <w:ins w:id="3611" w:author="Copy Editor" w:date="2026-10-05T15:41:00Z" w16du:dateUtc="2026-10-05T12:41:00Z"/>
        </w:rPr>
      </w:pPr>
      <w:ins w:id="3612" w:author="Copy Editor" w:date="2026-10-05T15:41:00Z">
        <w:r w:rsidRPr="001C0EEC">
          <w:t>Richard remembers the exchange with the adjutant.</w:t>
        </w:r>
      </w:ins>
    </w:p>
    <w:p w14:paraId="1C2E25CC" w14:textId="2B4C8852" w:rsidR="001C0EEC" w:rsidRDefault="001C0EEC">
      <w:pPr>
        <w:pStyle w:val="bCHARACTER"/>
        <w:rPr>
          <w:ins w:id="3613" w:author="Copy Editor" w:date="2026-10-05T15:41:00Z" w16du:dateUtc="2026-10-05T12:41:00Z"/>
        </w:rPr>
        <w:pPrChange w:id="3614" w:author="Copy Editor" w:date="2026-10-05T15:41:00Z" w16du:dateUtc="2026-10-05T12:41:00Z">
          <w:pPr>
            <w:pStyle w:val="bdialogue"/>
          </w:pPr>
        </w:pPrChange>
      </w:pPr>
      <w:ins w:id="3615" w:author="Copy Editor" w:date="2026-10-05T15:41:00Z">
        <w:r w:rsidRPr="001C0EEC">
          <w:t>RICHARD</w:t>
        </w:r>
      </w:ins>
    </w:p>
    <w:p w14:paraId="612F1431" w14:textId="55949782" w:rsidR="00DB33EF" w:rsidRDefault="007C0FF3" w:rsidP="004B3D80">
      <w:pPr>
        <w:pStyle w:val="bdialogue"/>
        <w:rPr>
          <w:ins w:id="3616" w:author="Copy Editor" w:date="2026-10-05T15:41:00Z" w16du:dateUtc="2026-10-05T12:41:00Z"/>
        </w:rPr>
      </w:pPr>
      <w:del w:id="3617" w:author="Copy Editor" w:date="2026-10-05T15:41:00Z" w16du:dateUtc="2026-10-05T12:41:00Z">
        <w:r w:rsidDel="001C0EEC">
          <w:delText>“</w:delText>
        </w:r>
      </w:del>
      <w:r>
        <w:t xml:space="preserve">But if I wanted to </w:t>
      </w:r>
      <w:r w:rsidR="0078783A">
        <w:t>socialize,</w:t>
      </w:r>
      <w:r>
        <w:t xml:space="preserve"> I’d have joined a social </w:t>
      </w:r>
      <w:r w:rsidR="00D14BB9">
        <w:t>club;</w:t>
      </w:r>
      <w:r>
        <w:t xml:space="preserve"> I’m in the T.A. to learn how to defend my </w:t>
      </w:r>
      <w:r w:rsidR="00D14BB9">
        <w:t>country.</w:t>
      </w:r>
      <w:del w:id="3618" w:author="Copy Editor" w:date="2026-10-05T15:41:00Z" w16du:dateUtc="2026-10-05T12:41:00Z">
        <w:r w:rsidR="00D14BB9" w:rsidDel="001C0EEC">
          <w:delText>"</w:delText>
        </w:r>
      </w:del>
    </w:p>
    <w:p w14:paraId="484B8994" w14:textId="4A2C43B2" w:rsidR="001C0EEC" w:rsidDel="009C1CCF" w:rsidRDefault="001C0EEC">
      <w:pPr>
        <w:pStyle w:val="bdialogue"/>
        <w:ind w:left="0"/>
        <w:rPr>
          <w:del w:id="3619" w:author="Copy Editor" w:date="2026-10-05T15:44:00Z" w16du:dateUtc="2026-10-05T12:44:00Z"/>
        </w:rPr>
        <w:pPrChange w:id="3620" w:author="Copy Editor" w:date="2026-10-05T15:41:00Z" w16du:dateUtc="2026-10-05T12:41:00Z">
          <w:pPr>
            <w:pStyle w:val="bdialogue"/>
          </w:pPr>
        </w:pPrChange>
      </w:pPr>
    </w:p>
    <w:p w14:paraId="3435E07A" w14:textId="77777777" w:rsidR="009C1CCF" w:rsidRDefault="007C0FF3" w:rsidP="00B33299">
      <w:pPr>
        <w:pStyle w:val="body"/>
        <w:rPr>
          <w:ins w:id="3621" w:author="Copy Editor" w:date="2026-10-05T15:43:00Z" w16du:dateUtc="2026-10-05T12:43:00Z"/>
        </w:rPr>
      </w:pPr>
      <w:r>
        <w:t xml:space="preserve">The </w:t>
      </w:r>
      <w:r w:rsidR="00D14BB9">
        <w:t>adjutant</w:t>
      </w:r>
      <w:r>
        <w:t xml:space="preserve"> </w:t>
      </w:r>
      <w:ins w:id="3622" w:author="Copy Editor" w:date="2026-10-05T15:43:00Z" w16du:dateUtc="2026-10-05T12:43:00Z">
        <w:r w:rsidR="009C1CCF">
          <w:t>insists.</w:t>
        </w:r>
      </w:ins>
    </w:p>
    <w:p w14:paraId="5E4BDC6E" w14:textId="6D9CF10F" w:rsidR="003439BF" w:rsidRDefault="007C0FF3" w:rsidP="00B33299">
      <w:pPr>
        <w:pStyle w:val="body"/>
        <w:rPr>
          <w:ins w:id="3623" w:author="Copy Editor" w:date="2026-10-05T15:44:00Z" w16du:dateUtc="2026-10-05T12:44:00Z"/>
        </w:rPr>
      </w:pPr>
      <w:del w:id="3624" w:author="Copy Editor" w:date="2026-10-05T15:43:00Z" w16du:dateUtc="2026-10-05T12:43:00Z">
        <w:r w:rsidDel="009C1CCF">
          <w:delText xml:space="preserve">was not impressed and told me I was to </w:delText>
        </w:r>
        <w:r w:rsidR="00D14BB9" w:rsidDel="009C1CCF">
          <w:delText>attend,</w:delText>
        </w:r>
        <w:r w:rsidDel="009C1CCF">
          <w:delText xml:space="preserve"> so finally </w:delText>
        </w:r>
      </w:del>
      <w:del w:id="3625" w:author="Copy Editor" w:date="2026-10-05T15:44:00Z" w16du:dateUtc="2026-10-05T12:44:00Z">
        <w:r w:rsidDel="009C1CCF">
          <w:delText xml:space="preserve">I </w:delText>
        </w:r>
        <w:r w:rsidR="00D14BB9" w:rsidDel="009C1CCF">
          <w:delText>agreed</w:delText>
        </w:r>
      </w:del>
      <w:ins w:id="3626" w:author="Copy Editor" w:date="2026-10-05T15:44:00Z" w16du:dateUtc="2026-10-05T12:44:00Z">
        <w:r w:rsidR="009C1CCF">
          <w:t>Richard reluctantly agrees</w:t>
        </w:r>
      </w:ins>
      <w:r w:rsidR="00D14BB9">
        <w:t>.</w:t>
      </w:r>
    </w:p>
    <w:p w14:paraId="499667F7" w14:textId="77777777" w:rsidR="00DE515B" w:rsidRPr="00DE515B" w:rsidRDefault="00DE515B" w:rsidP="00DE515B">
      <w:pPr>
        <w:pStyle w:val="body"/>
        <w:rPr>
          <w:ins w:id="3627" w:author="Copy Editor" w:date="2026-10-05T15:44:00Z"/>
          <w:lang w:val="en-US"/>
        </w:rPr>
      </w:pPr>
      <w:ins w:id="3628" w:author="Copy Editor" w:date="2026-10-05T15:44:00Z">
        <w:r w:rsidRPr="00DE515B">
          <w:rPr>
            <w:lang w:val="en-US"/>
          </w:rPr>
          <w:t>CUT TO:</w:t>
        </w:r>
      </w:ins>
    </w:p>
    <w:p w14:paraId="2A1F4114" w14:textId="77777777" w:rsidR="00DE515B" w:rsidRPr="00DE515B" w:rsidRDefault="00DE515B">
      <w:pPr>
        <w:pStyle w:val="aSCENEHEAD"/>
        <w:rPr>
          <w:ins w:id="3629" w:author="Copy Editor" w:date="2026-10-05T15:44:00Z"/>
          <w:lang w:val="en-US"/>
        </w:rPr>
        <w:pPrChange w:id="3630" w:author="Copy Editor" w:date="2026-10-05T15:44:00Z" w16du:dateUtc="2026-10-05T12:44:00Z">
          <w:pPr>
            <w:pStyle w:val="body"/>
          </w:pPr>
        </w:pPrChange>
      </w:pPr>
      <w:ins w:id="3631" w:author="Copy Editor" w:date="2026-10-05T15:44:00Z">
        <w:r w:rsidRPr="00DE515B">
          <w:rPr>
            <w:lang w:val="en-US"/>
          </w:rPr>
          <w:t>INT. OFFICERS' MESS – EVENING</w:t>
        </w:r>
      </w:ins>
    </w:p>
    <w:p w14:paraId="56E0F60A" w14:textId="7499D50B" w:rsidR="009C1CCF" w:rsidDel="00DE515B" w:rsidRDefault="009C1CCF" w:rsidP="00B33299">
      <w:pPr>
        <w:pStyle w:val="body"/>
        <w:rPr>
          <w:del w:id="3632" w:author="Copy Editor" w:date="2026-10-05T15:44:00Z" w16du:dateUtc="2026-10-05T12:44:00Z"/>
        </w:rPr>
      </w:pPr>
    </w:p>
    <w:p w14:paraId="245692CE" w14:textId="7C0E6FA7" w:rsidR="00DE515B" w:rsidRDefault="007C0FF3" w:rsidP="00B33299">
      <w:pPr>
        <w:pStyle w:val="body"/>
        <w:rPr>
          <w:ins w:id="3633" w:author="Copy Editor" w:date="2026-10-05T15:44:00Z" w16du:dateUtc="2026-10-05T12:44:00Z"/>
        </w:rPr>
      </w:pPr>
      <w:r>
        <w:t>The invitation sa</w:t>
      </w:r>
      <w:ins w:id="3634" w:author="Copy Editor" w:date="2026-10-05T15:44:00Z" w16du:dateUtc="2026-10-05T12:44:00Z">
        <w:r w:rsidR="00DE515B">
          <w:t>ys</w:t>
        </w:r>
      </w:ins>
      <w:del w:id="3635" w:author="Copy Editor" w:date="2026-10-05T15:44:00Z" w16du:dateUtc="2026-10-05T12:44:00Z">
        <w:r w:rsidDel="00DE515B">
          <w:delText>id</w:delText>
        </w:r>
      </w:del>
      <w:r>
        <w:t xml:space="preserve"> 7:30 for </w:t>
      </w:r>
      <w:r w:rsidR="00D14BB9">
        <w:t xml:space="preserve">8:00. </w:t>
      </w:r>
    </w:p>
    <w:p w14:paraId="4164BC63" w14:textId="77777777" w:rsidR="00DE515B" w:rsidRDefault="007C0FF3" w:rsidP="00B33299">
      <w:pPr>
        <w:pStyle w:val="body"/>
        <w:rPr>
          <w:ins w:id="3636" w:author="Copy Editor" w:date="2026-10-05T15:45:00Z" w16du:dateUtc="2026-10-05T12:45:00Z"/>
        </w:rPr>
      </w:pPr>
      <w:del w:id="3637" w:author="Copy Editor" w:date="2026-10-05T15:45:00Z" w16du:dateUtc="2026-10-05T12:45:00Z">
        <w:r w:rsidDel="00DE515B">
          <w:delText xml:space="preserve">Now, in the </w:delText>
        </w:r>
        <w:r w:rsidR="00D14BB9" w:rsidDel="00DE515B">
          <w:delText>Army,</w:delText>
        </w:r>
        <w:r w:rsidDel="00DE515B">
          <w:delText xml:space="preserve"> you always arrive five minutes early to make sure you’re not </w:delText>
        </w:r>
        <w:r w:rsidR="00D14BB9" w:rsidDel="00DE515B">
          <w:delText>late,</w:delText>
        </w:r>
        <w:r w:rsidDel="00DE515B">
          <w:delText xml:space="preserve"> so I walked into the mess, wearing a DJ I’d had to hire and resented the expense, </w:delText>
        </w:r>
      </w:del>
      <w:ins w:id="3638" w:author="Copy Editor" w:date="2026-10-05T15:45:00Z" w16du:dateUtc="2026-10-05T12:45:00Z">
        <w:r w:rsidR="00DE515B">
          <w:t xml:space="preserve">Richrd enters </w:t>
        </w:r>
      </w:ins>
      <w:r>
        <w:t xml:space="preserve">at </w:t>
      </w:r>
      <w:r w:rsidR="00D14BB9">
        <w:t>7:25</w:t>
      </w:r>
      <w:ins w:id="3639" w:author="Copy Editor" w:date="2026-10-05T15:45:00Z" w16du:dateUtc="2026-10-05T12:45:00Z">
        <w:r w:rsidR="00DE515B">
          <w:t>.</w:t>
        </w:r>
      </w:ins>
    </w:p>
    <w:p w14:paraId="6B0D1DE8" w14:textId="77777777" w:rsidR="00732E30" w:rsidRDefault="00D14BB9" w:rsidP="00DE515B">
      <w:pPr>
        <w:pStyle w:val="body"/>
        <w:rPr>
          <w:ins w:id="3640" w:author="Copy Editor" w:date="2026-10-05T15:45:00Z" w16du:dateUtc="2026-10-05T12:45:00Z"/>
        </w:rPr>
      </w:pPr>
      <w:del w:id="3641" w:author="Copy Editor" w:date="2026-10-05T15:45:00Z" w16du:dateUtc="2026-10-05T12:45:00Z">
        <w:r w:rsidDel="00DE515B">
          <w:delText>,</w:delText>
        </w:r>
        <w:r w:rsidR="007C0FF3" w:rsidDel="00DE515B">
          <w:delText xml:space="preserve"> and it was</w:delText>
        </w:r>
      </w:del>
      <w:ins w:id="3642" w:author="Copy Editor" w:date="2026-10-05T15:45:00Z" w16du:dateUtc="2026-10-05T12:45:00Z">
        <w:r w:rsidR="00DE515B">
          <w:t>The room is</w:t>
        </w:r>
      </w:ins>
      <w:r w:rsidR="007C0FF3">
        <w:t xml:space="preserve"> </w:t>
      </w:r>
      <w:r>
        <w:t xml:space="preserve">deserted. </w:t>
      </w:r>
    </w:p>
    <w:p w14:paraId="46E68699" w14:textId="77777777" w:rsidR="00732E30" w:rsidRDefault="007C0FF3" w:rsidP="00DE515B">
      <w:pPr>
        <w:pStyle w:val="body"/>
        <w:rPr>
          <w:ins w:id="3643" w:author="Copy Editor" w:date="2026-10-05T15:46:00Z" w16du:dateUtc="2026-10-05T12:46:00Z"/>
        </w:rPr>
      </w:pPr>
      <w:del w:id="3644" w:author="Copy Editor" w:date="2026-10-05T15:45:00Z" w16du:dateUtc="2026-10-05T12:45:00Z">
        <w:r w:rsidDel="00732E30">
          <w:delText xml:space="preserve">There </w:delText>
        </w:r>
        <w:r w:rsidR="00D14BB9" w:rsidDel="00732E30">
          <w:delText>were</w:delText>
        </w:r>
        <w:r w:rsidDel="00732E30">
          <w:delText xml:space="preserve"> only </w:delText>
        </w:r>
        <w:r w:rsidR="00D14BB9" w:rsidDel="00732E30">
          <w:delText>me</w:delText>
        </w:r>
        <w:r w:rsidDel="00732E30">
          <w:delText xml:space="preserve"> and</w:delText>
        </w:r>
      </w:del>
      <w:ins w:id="3645" w:author="Copy Editor" w:date="2026-10-05T15:46:00Z" w16du:dateUtc="2026-10-05T12:46:00Z">
        <w:r w:rsidR="00732E30">
          <w:t>Only Richard and</w:t>
        </w:r>
      </w:ins>
      <w:r>
        <w:t xml:space="preserve"> the barman </w:t>
      </w:r>
      <w:del w:id="3646" w:author="Copy Editor" w:date="2026-10-05T15:46:00Z" w16du:dateUtc="2026-10-05T12:46:00Z">
        <w:r w:rsidDel="00732E30">
          <w:delText>in</w:delText>
        </w:r>
      </w:del>
      <w:ins w:id="3647" w:author="Copy Editor" w:date="2026-10-05T15:46:00Z" w16du:dateUtc="2026-10-05T12:46:00Z">
        <w:r w:rsidR="00732E30">
          <w:t>are</w:t>
        </w:r>
      </w:ins>
      <w:r>
        <w:t xml:space="preserve"> </w:t>
      </w:r>
      <w:ins w:id="3648" w:author="Copy Editor" w:date="2026-10-05T15:46:00Z" w16du:dateUtc="2026-10-05T12:46:00Z">
        <w:r w:rsidR="00732E30">
          <w:t xml:space="preserve">in </w:t>
        </w:r>
      </w:ins>
      <w:r w:rsidR="00D14BB9">
        <w:t xml:space="preserve">attendance. </w:t>
      </w:r>
    </w:p>
    <w:p w14:paraId="452C28DA" w14:textId="5160985E" w:rsidR="003D2F88" w:rsidRDefault="003D2F88">
      <w:pPr>
        <w:pStyle w:val="bCHARACTER"/>
        <w:rPr>
          <w:ins w:id="3649" w:author="Copy Editor" w:date="2026-10-05T15:46:00Z" w16du:dateUtc="2026-10-05T12:46:00Z"/>
        </w:rPr>
        <w:pPrChange w:id="3650" w:author="Copy Editor" w:date="2026-10-05T15:46:00Z" w16du:dateUtc="2026-10-05T12:46:00Z">
          <w:pPr>
            <w:pStyle w:val="body"/>
          </w:pPr>
        </w:pPrChange>
      </w:pPr>
      <w:ins w:id="3651" w:author="Copy Editor" w:date="2026-10-05T15:46:00Z">
        <w:r w:rsidRPr="003D2F88">
          <w:t>RICHARD (V.O.)</w:t>
        </w:r>
      </w:ins>
    </w:p>
    <w:p w14:paraId="10A1541A" w14:textId="77777777" w:rsidR="003D2F88" w:rsidRDefault="00D14BB9">
      <w:pPr>
        <w:pStyle w:val="bdialogue"/>
        <w:rPr>
          <w:ins w:id="3652" w:author="Copy Editor" w:date="2026-10-05T15:46:00Z" w16du:dateUtc="2026-10-05T12:46:00Z"/>
        </w:rPr>
        <w:pPrChange w:id="3653" w:author="Copy Editor" w:date="2026-10-05T15:46:00Z" w16du:dateUtc="2026-10-05T12:46:00Z">
          <w:pPr>
            <w:pStyle w:val="body"/>
          </w:pPr>
        </w:pPrChange>
      </w:pPr>
      <w:r>
        <w:lastRenderedPageBreak/>
        <w:t>Well,</w:t>
      </w:r>
      <w:r w:rsidR="007C0FF3">
        <w:t xml:space="preserve"> what do I do </w:t>
      </w:r>
      <w:r>
        <w:t xml:space="preserve">now? </w:t>
      </w:r>
    </w:p>
    <w:p w14:paraId="6665D66E" w14:textId="06479D9B" w:rsidR="003D2F88" w:rsidRDefault="003D2F88" w:rsidP="00DE515B">
      <w:pPr>
        <w:pStyle w:val="body"/>
        <w:rPr>
          <w:ins w:id="3654" w:author="Copy Editor" w:date="2026-10-05T15:47:00Z" w16du:dateUtc="2026-10-05T12:47:00Z"/>
        </w:rPr>
      </w:pPr>
      <w:ins w:id="3655" w:author="Copy Editor" w:date="2026-10-05T15:47:00Z" w16du:dateUtc="2026-10-05T12:47:00Z">
        <w:r>
          <w:t>The barman waits.</w:t>
        </w:r>
      </w:ins>
    </w:p>
    <w:p w14:paraId="0211B220" w14:textId="1B830D46" w:rsidR="003D2F88" w:rsidRDefault="003D2F88" w:rsidP="00DE515B">
      <w:pPr>
        <w:pStyle w:val="body"/>
        <w:rPr>
          <w:ins w:id="3656" w:author="Copy Editor" w:date="2026-10-05T15:47:00Z" w16du:dateUtc="2026-10-05T12:47:00Z"/>
        </w:rPr>
      </w:pPr>
      <w:ins w:id="3657" w:author="Copy Editor" w:date="2026-10-05T15:47:00Z" w16du:dateUtc="2026-10-05T12:47:00Z">
        <w:r>
          <w:t>Richard orders a drink.</w:t>
        </w:r>
      </w:ins>
    </w:p>
    <w:p w14:paraId="751B9D5B" w14:textId="432797C2" w:rsidR="003D2F88" w:rsidRDefault="006F2B14">
      <w:pPr>
        <w:pStyle w:val="bCHARACTER"/>
        <w:rPr>
          <w:ins w:id="3658" w:author="Copy Editor" w:date="2026-10-05T15:47:00Z" w16du:dateUtc="2026-10-05T12:47:00Z"/>
        </w:rPr>
        <w:pPrChange w:id="3659" w:author="Copy Editor" w:date="2026-10-05T15:47:00Z" w16du:dateUtc="2026-10-05T12:47:00Z">
          <w:pPr>
            <w:pStyle w:val="body"/>
          </w:pPr>
        </w:pPrChange>
      </w:pPr>
      <w:ins w:id="3660" w:author="Copy Editor" w:date="2026-10-05T15:47:00Z">
        <w:r w:rsidRPr="006F2B14">
          <w:t>RICHARD (V.O.)</w:t>
        </w:r>
      </w:ins>
    </w:p>
    <w:p w14:paraId="00C696F2" w14:textId="22C60534" w:rsidR="006F2B14" w:rsidRDefault="007C0FF3" w:rsidP="006F2B14">
      <w:pPr>
        <w:pStyle w:val="bdialogue"/>
        <w:rPr>
          <w:ins w:id="3661" w:author="Copy Editor" w:date="2026-10-05T15:48:00Z" w16du:dateUtc="2026-10-05T12:48:00Z"/>
        </w:rPr>
      </w:pPr>
      <w:r>
        <w:t xml:space="preserve">Nothing for it but to have a </w:t>
      </w:r>
      <w:r w:rsidR="00D14BB9">
        <w:t xml:space="preserve">drink. </w:t>
      </w:r>
    </w:p>
    <w:p w14:paraId="4DE686B4" w14:textId="3CA0D2DF" w:rsidR="006F2B14" w:rsidRDefault="006F2B14" w:rsidP="006F2B14">
      <w:pPr>
        <w:pStyle w:val="body"/>
        <w:rPr>
          <w:ins w:id="3662" w:author="Copy Editor" w:date="2026-10-05T15:48:00Z" w16du:dateUtc="2026-10-05T12:48:00Z"/>
        </w:rPr>
      </w:pPr>
      <w:ins w:id="3663" w:author="Copy Editor" w:date="2026-10-05T15:47:00Z" w16du:dateUtc="2026-10-05T12:47:00Z">
        <w:r>
          <w:t>He drinks whisky.</w:t>
        </w:r>
      </w:ins>
    </w:p>
    <w:p w14:paraId="5C794534" w14:textId="77777777" w:rsidR="006F2B14" w:rsidRDefault="006F2B14" w:rsidP="006F2B14">
      <w:pPr>
        <w:pStyle w:val="bCHARACTER"/>
        <w:rPr>
          <w:ins w:id="3664" w:author="Copy Editor" w:date="2026-10-05T15:48:00Z" w16du:dateUtc="2026-10-05T12:48:00Z"/>
        </w:rPr>
      </w:pPr>
      <w:ins w:id="3665" w:author="Copy Editor" w:date="2026-10-05T15:48:00Z" w16du:dateUtc="2026-10-05T12:48:00Z">
        <w:r w:rsidRPr="006F2B14">
          <w:t>RICHARD (V.O.)</w:t>
        </w:r>
      </w:ins>
    </w:p>
    <w:p w14:paraId="4FAB0CC3" w14:textId="77777777" w:rsidR="00950BC6" w:rsidRDefault="007C0FF3" w:rsidP="00950BC6">
      <w:pPr>
        <w:pStyle w:val="bdialogue"/>
        <w:rPr>
          <w:ins w:id="3666" w:author="Copy Editor" w:date="2026-10-05T15:48:00Z" w16du:dateUtc="2026-10-05T12:48:00Z"/>
        </w:rPr>
      </w:pPr>
      <w:r>
        <w:t xml:space="preserve">I’ve never been much of a boozer, and I hate the feel of beer swilling around in my guts, so I had a </w:t>
      </w:r>
      <w:r w:rsidR="00D14BB9">
        <w:t xml:space="preserve">whisky. </w:t>
      </w:r>
    </w:p>
    <w:p w14:paraId="38C4EAF9" w14:textId="7F3C851E" w:rsidR="00950BC6" w:rsidRDefault="00950BC6" w:rsidP="00950BC6">
      <w:pPr>
        <w:pStyle w:val="body"/>
        <w:rPr>
          <w:ins w:id="3667" w:author="Copy Editor" w:date="2026-10-05T15:49:00Z" w16du:dateUtc="2026-10-05T12:49:00Z"/>
        </w:rPr>
      </w:pPr>
      <w:ins w:id="3668" w:author="Copy Editor" w:date="2026-10-05T15:48:00Z" w16du:dateUtc="2026-10-05T12:48:00Z">
        <w:r>
          <w:t>The whisky is g</w:t>
        </w:r>
      </w:ins>
      <w:ins w:id="3669" w:author="Copy Editor" w:date="2026-10-05T15:49:00Z" w16du:dateUtc="2026-10-05T12:49:00Z">
        <w:r>
          <w:t>one.</w:t>
        </w:r>
      </w:ins>
    </w:p>
    <w:p w14:paraId="4B082220" w14:textId="77777777" w:rsidR="00950BC6" w:rsidRDefault="00950BC6" w:rsidP="00950BC6">
      <w:pPr>
        <w:pStyle w:val="bCHARACTER"/>
        <w:rPr>
          <w:ins w:id="3670" w:author="Copy Editor" w:date="2026-10-05T15:49:00Z" w16du:dateUtc="2026-10-05T12:49:00Z"/>
        </w:rPr>
      </w:pPr>
      <w:ins w:id="3671" w:author="Copy Editor" w:date="2026-10-05T15:49:00Z" w16du:dateUtc="2026-10-05T12:49:00Z">
        <w:r w:rsidRPr="006F2B14">
          <w:t>RICHARD (V.O.)</w:t>
        </w:r>
      </w:ins>
    </w:p>
    <w:p w14:paraId="5E4BDC70" w14:textId="5B8D1D54" w:rsidR="003439BF" w:rsidRDefault="007C0FF3">
      <w:pPr>
        <w:pStyle w:val="bdialogue"/>
        <w:pPrChange w:id="3672" w:author="Copy Editor" w:date="2026-10-05T15:49:00Z" w16du:dateUtc="2026-10-05T12:49:00Z">
          <w:pPr>
            <w:pStyle w:val="body"/>
          </w:pPr>
        </w:pPrChange>
      </w:pPr>
      <w:r>
        <w:t xml:space="preserve">Trouble with a whisky is that it doesn’t take long to </w:t>
      </w:r>
      <w:r w:rsidR="00D14BB9">
        <w:t>drink,</w:t>
      </w:r>
      <w:r>
        <w:t xml:space="preserve"> so then you </w:t>
      </w:r>
      <w:r w:rsidR="00D14BB9">
        <w:t>must</w:t>
      </w:r>
      <w:r>
        <w:t xml:space="preserve"> have </w:t>
      </w:r>
      <w:r w:rsidR="00D14BB9">
        <w:t>another.</w:t>
      </w:r>
    </w:p>
    <w:p w14:paraId="5C580BBD" w14:textId="77777777" w:rsidR="00ED39B7" w:rsidRPr="00ED39B7" w:rsidRDefault="00ED39B7" w:rsidP="00ED39B7">
      <w:pPr>
        <w:pStyle w:val="body"/>
        <w:rPr>
          <w:ins w:id="3673" w:author="Copy Editor" w:date="2026-10-05T15:49:00Z"/>
          <w:lang w:val="en-US"/>
        </w:rPr>
      </w:pPr>
      <w:ins w:id="3674" w:author="Copy Editor" w:date="2026-10-05T15:49:00Z">
        <w:r w:rsidRPr="00ED39B7">
          <w:rPr>
            <w:lang w:val="en-US"/>
          </w:rPr>
          <w:t>More people arrive.</w:t>
        </w:r>
      </w:ins>
    </w:p>
    <w:p w14:paraId="38C7329E" w14:textId="77777777" w:rsidR="00ED39B7" w:rsidRPr="00ED39B7" w:rsidRDefault="00ED39B7" w:rsidP="00ED39B7">
      <w:pPr>
        <w:pStyle w:val="body"/>
        <w:rPr>
          <w:ins w:id="3675" w:author="Copy Editor" w:date="2026-10-05T15:49:00Z"/>
          <w:lang w:val="en-US"/>
        </w:rPr>
      </w:pPr>
      <w:ins w:id="3676" w:author="Copy Editor" w:date="2026-10-05T15:49:00Z">
        <w:r w:rsidRPr="00ED39B7">
          <w:rPr>
            <w:lang w:val="en-US"/>
          </w:rPr>
          <w:t>Richard does not know them.</w:t>
        </w:r>
      </w:ins>
    </w:p>
    <w:p w14:paraId="4CEDB2E3" w14:textId="77777777" w:rsidR="00ED39B7" w:rsidRPr="00ED39B7" w:rsidRDefault="00ED39B7" w:rsidP="00ED39B7">
      <w:pPr>
        <w:pStyle w:val="body"/>
        <w:rPr>
          <w:ins w:id="3677" w:author="Copy Editor" w:date="2026-10-05T15:49:00Z"/>
          <w:lang w:val="en-US"/>
        </w:rPr>
      </w:pPr>
      <w:ins w:id="3678" w:author="Copy Editor" w:date="2026-10-05T15:49:00Z">
        <w:r w:rsidRPr="00ED39B7">
          <w:rPr>
            <w:lang w:val="en-US"/>
          </w:rPr>
          <w:t>He stays at the bar.</w:t>
        </w:r>
      </w:ins>
    </w:p>
    <w:p w14:paraId="7D4BDA8F" w14:textId="3A00BBD9" w:rsidR="00ED39B7" w:rsidRDefault="00ED39B7">
      <w:pPr>
        <w:pStyle w:val="bCHARACTER"/>
        <w:rPr>
          <w:ins w:id="3679" w:author="Copy Editor" w:date="2026-10-05T15:49:00Z" w16du:dateUtc="2026-10-05T12:49:00Z"/>
        </w:rPr>
        <w:pPrChange w:id="3680" w:author="Copy Editor" w:date="2026-10-05T15:49:00Z" w16du:dateUtc="2026-10-05T12:49:00Z">
          <w:pPr>
            <w:pStyle w:val="body"/>
          </w:pPr>
        </w:pPrChange>
      </w:pPr>
      <w:ins w:id="3681" w:author="Copy Editor" w:date="2026-10-05T15:49:00Z" w16du:dateUtc="2026-10-05T12:49:00Z">
        <w:r w:rsidRPr="006F2B14">
          <w:t>RICHARD (V.O.)</w:t>
        </w:r>
      </w:ins>
    </w:p>
    <w:p w14:paraId="32D903A1" w14:textId="77777777" w:rsidR="00ED39B7" w:rsidRDefault="007C0FF3" w:rsidP="00ED39B7">
      <w:pPr>
        <w:pStyle w:val="bdialogue"/>
        <w:rPr>
          <w:ins w:id="3682" w:author="Copy Editor" w:date="2026-10-05T15:49:00Z" w16du:dateUtc="2026-10-05T12:49:00Z"/>
        </w:rPr>
      </w:pPr>
      <w:r>
        <w:t xml:space="preserve">People began to </w:t>
      </w:r>
      <w:r w:rsidR="00D14BB9">
        <w:t>arrive,</w:t>
      </w:r>
      <w:r>
        <w:t xml:space="preserve"> but I didn’t know who they </w:t>
      </w:r>
      <w:r w:rsidR="00D14BB9">
        <w:t>were;</w:t>
      </w:r>
      <w:r>
        <w:t xml:space="preserve"> we had not had any common experiences</w:t>
      </w:r>
      <w:r w:rsidR="00D14BB9">
        <w:t xml:space="preserve">. </w:t>
      </w:r>
    </w:p>
    <w:p w14:paraId="228E9B44" w14:textId="27ADC3B9" w:rsidR="00ED39B7" w:rsidRDefault="00ED39B7" w:rsidP="00ED39B7">
      <w:pPr>
        <w:pStyle w:val="body"/>
        <w:rPr>
          <w:ins w:id="3683" w:author="Copy Editor" w:date="2026-10-05T15:50:00Z" w16du:dateUtc="2026-10-05T12:50:00Z"/>
        </w:rPr>
      </w:pPr>
      <w:ins w:id="3684" w:author="Copy Editor" w:date="2026-10-05T15:49:00Z" w16du:dateUtc="2026-10-05T12:49:00Z">
        <w:r>
          <w:t>Richa</w:t>
        </w:r>
      </w:ins>
      <w:ins w:id="3685" w:author="Copy Editor" w:date="2026-10-05T15:50:00Z" w16du:dateUtc="2026-10-05T12:50:00Z">
        <w:r>
          <w:t>rd watches the officers and their partners.</w:t>
        </w:r>
      </w:ins>
    </w:p>
    <w:p w14:paraId="57038260" w14:textId="77777777" w:rsidR="00ED39B7" w:rsidRDefault="00ED39B7" w:rsidP="00ED39B7">
      <w:pPr>
        <w:pStyle w:val="bCHARACTER"/>
        <w:rPr>
          <w:ins w:id="3686" w:author="Copy Editor" w:date="2026-10-05T15:50:00Z" w16du:dateUtc="2026-10-05T12:50:00Z"/>
        </w:rPr>
      </w:pPr>
      <w:ins w:id="3687" w:author="Copy Editor" w:date="2026-10-05T15:50:00Z" w16du:dateUtc="2026-10-05T12:50:00Z">
        <w:r w:rsidRPr="006F2B14">
          <w:t>RICHARD (V.O.)</w:t>
        </w:r>
      </w:ins>
    </w:p>
    <w:p w14:paraId="6DDEAE1D" w14:textId="77777777" w:rsidR="00ED39B7" w:rsidRDefault="00D14BB9">
      <w:pPr>
        <w:pStyle w:val="bdialogue"/>
        <w:rPr>
          <w:ins w:id="3688" w:author="Copy Editor" w:date="2026-10-05T15:50:00Z" w16du:dateUtc="2026-10-05T12:50:00Z"/>
        </w:rPr>
        <w:pPrChange w:id="3689" w:author="Copy Editor" w:date="2026-10-05T15:50:00Z" w16du:dateUtc="2026-10-05T12:50:00Z">
          <w:pPr>
            <w:pStyle w:val="body"/>
          </w:pPr>
        </w:pPrChange>
      </w:pPr>
      <w:r>
        <w:t>There</w:t>
      </w:r>
      <w:r w:rsidR="007C0FF3">
        <w:t xml:space="preserve"> was nothing I wanted to say to </w:t>
      </w:r>
      <w:r>
        <w:t>them,</w:t>
      </w:r>
      <w:r w:rsidR="007C0FF3">
        <w:t xml:space="preserve"> so I pretty much stayed at the bar and </w:t>
      </w:r>
      <w:r>
        <w:t xml:space="preserve">drank. </w:t>
      </w:r>
    </w:p>
    <w:p w14:paraId="5E4BDC72" w14:textId="09F54790" w:rsidR="003439BF" w:rsidRDefault="00D14BB9" w:rsidP="00B33299">
      <w:pPr>
        <w:pStyle w:val="body"/>
      </w:pPr>
      <w:del w:id="3690" w:author="Copy Editor" w:date="2026-10-05T15:51:00Z" w16du:dateUtc="2026-10-05T12:51:00Z">
        <w:r w:rsidDel="003D22D2">
          <w:delText>Also,</w:delText>
        </w:r>
        <w:r w:rsidR="007C0FF3" w:rsidDel="003D22D2">
          <w:delText xml:space="preserve"> I</w:delText>
        </w:r>
      </w:del>
      <w:ins w:id="3691" w:author="Copy Editor" w:date="2026-10-05T15:51:00Z" w16du:dateUtc="2026-10-05T12:51:00Z">
        <w:r w:rsidR="003D22D2">
          <w:t>Richard</w:t>
        </w:r>
      </w:ins>
      <w:r w:rsidR="007C0FF3">
        <w:t xml:space="preserve"> </w:t>
      </w:r>
      <w:ins w:id="3692" w:author="Copy Editor" w:date="2026-10-05T15:51:00Z" w16du:dateUtc="2026-10-05T12:51:00Z">
        <w:r w:rsidR="003D22D2">
          <w:t>is</w:t>
        </w:r>
      </w:ins>
      <w:del w:id="3693" w:author="Copy Editor" w:date="2026-10-05T15:51:00Z" w16du:dateUtc="2026-10-05T12:51:00Z">
        <w:r w:rsidR="007C0FF3" w:rsidDel="003D22D2">
          <w:delText>was</w:delText>
        </w:r>
      </w:del>
      <w:r w:rsidR="007C0FF3">
        <w:t xml:space="preserve"> </w:t>
      </w:r>
      <w:r>
        <w:t>unimpressed</w:t>
      </w:r>
      <w:del w:id="3694" w:author="Copy Editor" w:date="2026-10-05T15:52:00Z" w16du:dateUtc="2026-10-05T12:52:00Z">
        <w:r w:rsidDel="00DB7F89">
          <w:delText>;</w:delText>
        </w:r>
        <w:r w:rsidR="007C0FF3" w:rsidDel="00DB7F89">
          <w:delText xml:space="preserve"> officers </w:delText>
        </w:r>
      </w:del>
      <w:del w:id="3695" w:author="Copy Editor" w:date="2026-10-05T15:51:00Z" w16du:dateUtc="2026-10-05T12:51:00Z">
        <w:r w:rsidR="007C0FF3" w:rsidDel="003D22D2">
          <w:delText>were</w:delText>
        </w:r>
      </w:del>
      <w:del w:id="3696" w:author="Copy Editor" w:date="2026-10-05T15:52:00Z" w16du:dateUtc="2026-10-05T12:52:00Z">
        <w:r w:rsidR="007C0FF3" w:rsidDel="00DB7F89">
          <w:delText xml:space="preserve"> in short supply on exercises and training </w:delText>
        </w:r>
        <w:r w:rsidDel="00DB7F89">
          <w:delText>days,</w:delText>
        </w:r>
        <w:r w:rsidR="007C0FF3" w:rsidDel="00DB7F89">
          <w:delText xml:space="preserve"> yet as soon as it’s a </w:delText>
        </w:r>
        <w:r w:rsidDel="00DB7F89">
          <w:delText>social,</w:delText>
        </w:r>
        <w:r w:rsidR="007C0FF3" w:rsidDel="00DB7F89">
          <w:delText xml:space="preserve"> they</w:delText>
        </w:r>
        <w:r w:rsidR="007C0FF3" w:rsidDel="003D22D2">
          <w:delText xml:space="preserve"> can</w:delText>
        </w:r>
        <w:r w:rsidR="007C0FF3" w:rsidDel="00DB7F89">
          <w:delText xml:space="preserve"> all suddenly find the time to attend with their ladies to impress </w:delText>
        </w:r>
        <w:r w:rsidDel="00DB7F89">
          <w:delText>them. Pathetic.</w:delText>
        </w:r>
      </w:del>
      <w:ins w:id="3697" w:author="Copy Editor" w:date="2026-10-05T15:52:00Z" w16du:dateUtc="2026-10-05T12:52:00Z">
        <w:r w:rsidR="00DB7F89">
          <w:t>.</w:t>
        </w:r>
      </w:ins>
    </w:p>
    <w:p w14:paraId="47598588" w14:textId="5AF40605" w:rsidR="00632AA7" w:rsidRDefault="007C0FF3" w:rsidP="00B33299">
      <w:pPr>
        <w:pStyle w:val="body"/>
        <w:rPr>
          <w:ins w:id="3698" w:author="Copy Editor" w:date="2026-10-05T15:53:00Z" w16du:dateUtc="2026-10-05T12:53:00Z"/>
        </w:rPr>
      </w:pPr>
      <w:del w:id="3699" w:author="Copy Editor" w:date="2026-10-05T15:52:00Z" w16du:dateUtc="2026-10-05T12:52:00Z">
        <w:r w:rsidDel="00DB7F89">
          <w:delText>I</w:delText>
        </w:r>
      </w:del>
      <w:ins w:id="3700" w:author="Copy Editor" w:date="2026-10-05T15:52:00Z" w16du:dateUtc="2026-10-05T12:52:00Z">
        <w:r w:rsidR="00DB7F89">
          <w:t>He has</w:t>
        </w:r>
      </w:ins>
      <w:del w:id="3701" w:author="Copy Editor" w:date="2026-10-05T15:52:00Z" w16du:dateUtc="2026-10-05T12:52:00Z">
        <w:r w:rsidDel="00DB7F89">
          <w:delText xml:space="preserve"> had</w:delText>
        </w:r>
      </w:del>
      <w:r>
        <w:t xml:space="preserve"> no intention of drinking too </w:t>
      </w:r>
      <w:r w:rsidR="00D14BB9">
        <w:t>much</w:t>
      </w:r>
      <w:ins w:id="3702" w:author="Copy Editor" w:date="2026-10-05T15:52:00Z" w16du:dateUtc="2026-10-05T12:52:00Z">
        <w:r w:rsidR="00DB7F89">
          <w:t>.</w:t>
        </w:r>
      </w:ins>
      <w:ins w:id="3703" w:author="Copy Editor" w:date="2026-10-05T15:53:00Z" w16du:dateUtc="2026-10-05T12:53:00Z">
        <w:r w:rsidR="00632AA7">
          <w:t xml:space="preserve"> </w:t>
        </w:r>
      </w:ins>
      <w:del w:id="3704" w:author="Copy Editor" w:date="2026-10-05T15:52:00Z" w16du:dateUtc="2026-10-05T12:52:00Z">
        <w:r w:rsidR="00D14BB9" w:rsidDel="00DB7F89">
          <w:delText>,</w:delText>
        </w:r>
        <w:r w:rsidDel="00DB7F89">
          <w:delText xml:space="preserve"> b</w:delText>
        </w:r>
      </w:del>
      <w:del w:id="3705" w:author="Copy Editor" w:date="2026-10-05T15:53:00Z" w16du:dateUtc="2026-10-05T12:53:00Z">
        <w:r w:rsidDel="00632AA7">
          <w:delText xml:space="preserve">ut I had certainly had </w:delText>
        </w:r>
        <w:r w:rsidR="0078783A" w:rsidDel="00632AA7">
          <w:delText>"enough."</w:delText>
        </w:r>
      </w:del>
      <w:r w:rsidR="0078783A">
        <w:t xml:space="preserve"> </w:t>
      </w:r>
    </w:p>
    <w:p w14:paraId="72C581CD" w14:textId="77777777" w:rsidR="00632AA7" w:rsidRDefault="007C0FF3" w:rsidP="00B33299">
      <w:pPr>
        <w:pStyle w:val="body"/>
        <w:rPr>
          <w:ins w:id="3706" w:author="Copy Editor" w:date="2026-10-05T15:54:00Z" w16du:dateUtc="2026-10-05T12:54:00Z"/>
        </w:rPr>
      </w:pPr>
      <w:del w:id="3707" w:author="Copy Editor" w:date="2026-10-05T15:53:00Z" w16du:dateUtc="2026-10-05T12:53:00Z">
        <w:r w:rsidDel="00632AA7">
          <w:delText xml:space="preserve">Then the </w:delText>
        </w:r>
      </w:del>
      <w:ins w:id="3708" w:author="Copy Editor" w:date="2026-10-05T15:53:00Z" w16du:dateUtc="2026-10-05T12:53:00Z">
        <w:r w:rsidR="00632AA7">
          <w:t xml:space="preserve">The </w:t>
        </w:r>
      </w:ins>
      <w:r w:rsidR="0078783A">
        <w:t>colonel</w:t>
      </w:r>
      <w:r>
        <w:t xml:space="preserve"> </w:t>
      </w:r>
      <w:del w:id="3709" w:author="Copy Editor" w:date="2026-10-05T15:53:00Z" w16du:dateUtc="2026-10-05T12:53:00Z">
        <w:r w:rsidDel="00632AA7">
          <w:delText xml:space="preserve">came </w:delText>
        </w:r>
        <w:r w:rsidR="00D14BB9" w:rsidDel="00632AA7">
          <w:delText>round,</w:delText>
        </w:r>
        <w:r w:rsidDel="00632AA7">
          <w:delText xml:space="preserve"> </w:delText>
        </w:r>
      </w:del>
      <w:r>
        <w:t>introduc</w:t>
      </w:r>
      <w:ins w:id="3710" w:author="Copy Editor" w:date="2026-10-05T15:54:00Z" w16du:dateUtc="2026-10-05T12:54:00Z">
        <w:r w:rsidR="00632AA7">
          <w:t>es</w:t>
        </w:r>
      </w:ins>
      <w:del w:id="3711" w:author="Copy Editor" w:date="2026-10-05T15:54:00Z" w16du:dateUtc="2026-10-05T12:54:00Z">
        <w:r w:rsidDel="00632AA7">
          <w:delText>ing</w:delText>
        </w:r>
      </w:del>
      <w:r>
        <w:t xml:space="preserve"> the </w:t>
      </w:r>
      <w:r w:rsidR="0078783A">
        <w:t>brigadier's</w:t>
      </w:r>
      <w:r>
        <w:t xml:space="preserve"> wife to </w:t>
      </w:r>
      <w:r w:rsidR="00D14BB9">
        <w:t xml:space="preserve">everyone. </w:t>
      </w:r>
    </w:p>
    <w:p w14:paraId="285AE585" w14:textId="77777777" w:rsidR="009C6724" w:rsidRDefault="009C6724" w:rsidP="00B33299">
      <w:pPr>
        <w:pStyle w:val="body"/>
        <w:rPr>
          <w:ins w:id="3712" w:author="Copy Editor" w:date="2026-10-05T15:54:00Z" w16du:dateUtc="2026-10-05T12:54:00Z"/>
        </w:rPr>
      </w:pPr>
    </w:p>
    <w:p w14:paraId="2D65B685" w14:textId="73B44B31" w:rsidR="009C6724" w:rsidRDefault="009C6724">
      <w:pPr>
        <w:pStyle w:val="bCHARACTER"/>
        <w:rPr>
          <w:ins w:id="3713" w:author="Copy Editor" w:date="2026-10-05T15:54:00Z" w16du:dateUtc="2026-10-05T12:54:00Z"/>
        </w:rPr>
        <w:pPrChange w:id="3714" w:author="Copy Editor" w:date="2026-10-05T15:54:00Z" w16du:dateUtc="2026-10-05T12:54:00Z">
          <w:pPr>
            <w:pStyle w:val="body"/>
          </w:pPr>
        </w:pPrChange>
      </w:pPr>
      <w:ins w:id="3715" w:author="Copy Editor" w:date="2026-10-05T15:54:00Z">
        <w:r w:rsidRPr="009C6724">
          <w:lastRenderedPageBreak/>
          <w:t>RICHARD (V.O.)</w:t>
        </w:r>
      </w:ins>
    </w:p>
    <w:p w14:paraId="2A0946CC" w14:textId="77777777" w:rsidR="009C6724" w:rsidRDefault="007C0FF3" w:rsidP="009C6724">
      <w:pPr>
        <w:pStyle w:val="bdialogue"/>
        <w:rPr>
          <w:ins w:id="3716" w:author="Copy Editor" w:date="2026-10-05T15:55:00Z" w16du:dateUtc="2026-10-05T12:55:00Z"/>
        </w:rPr>
      </w:pPr>
      <w:r>
        <w:t>What the thump</w:t>
      </w:r>
      <w:r w:rsidR="00D14BB9">
        <w:t>? Do</w:t>
      </w:r>
      <w:r>
        <w:t xml:space="preserve"> I want to talk to </w:t>
      </w:r>
      <w:r w:rsidR="00CB1EF2">
        <w:t>her?</w:t>
      </w:r>
      <w:r w:rsidR="00D14BB9">
        <w:t xml:space="preserve"> </w:t>
      </w:r>
    </w:p>
    <w:p w14:paraId="1C43BDD1" w14:textId="77777777" w:rsidR="002C72E2" w:rsidRDefault="007C0FF3" w:rsidP="002C72E2">
      <w:pPr>
        <w:pStyle w:val="bdialogue"/>
        <w:rPr>
          <w:ins w:id="3717" w:author="Copy Editor" w:date="2026-10-05T15:56:00Z" w16du:dateUtc="2026-10-05T12:56:00Z"/>
        </w:rPr>
      </w:pPr>
      <w:r>
        <w:t xml:space="preserve">I tried to be </w:t>
      </w:r>
      <w:r w:rsidR="00D14BB9">
        <w:t>polite,</w:t>
      </w:r>
      <w:r>
        <w:t xml:space="preserve"> but I didn't get off my bar </w:t>
      </w:r>
      <w:r w:rsidR="00D14BB9">
        <w:t>stool;</w:t>
      </w:r>
      <w:r>
        <w:t xml:space="preserve"> it might not have ended well if I had </w:t>
      </w:r>
      <w:r w:rsidR="00D14BB9">
        <w:t xml:space="preserve">tried. </w:t>
      </w:r>
    </w:p>
    <w:p w14:paraId="3CF1FF03" w14:textId="77777777" w:rsidR="00BA039B" w:rsidRPr="00BA039B" w:rsidRDefault="00BA039B">
      <w:pPr>
        <w:pStyle w:val="body"/>
        <w:rPr>
          <w:ins w:id="3718" w:author="Copy Editor" w:date="2026-10-05T15:56:00Z"/>
          <w:lang w:val="en-US"/>
        </w:rPr>
        <w:pPrChange w:id="3719" w:author="Copy Editor" w:date="2026-10-05T15:56:00Z" w16du:dateUtc="2026-10-05T12:56:00Z">
          <w:pPr>
            <w:pStyle w:val="bdialogue"/>
          </w:pPr>
        </w:pPrChange>
      </w:pPr>
      <w:ins w:id="3720" w:author="Copy Editor" w:date="2026-10-05T15:56:00Z">
        <w:r w:rsidRPr="00BA039B">
          <w:rPr>
            <w:lang w:val="en-US"/>
          </w:rPr>
          <w:t>CUT TO:</w:t>
        </w:r>
      </w:ins>
    </w:p>
    <w:p w14:paraId="2AD0FD0B" w14:textId="77777777" w:rsidR="00BA039B" w:rsidRPr="00BA039B" w:rsidRDefault="00BA039B">
      <w:pPr>
        <w:pStyle w:val="aSCENEHEAD"/>
        <w:rPr>
          <w:ins w:id="3721" w:author="Copy Editor" w:date="2026-10-05T15:56:00Z"/>
          <w:lang w:val="en-US"/>
        </w:rPr>
        <w:pPrChange w:id="3722" w:author="Copy Editor" w:date="2026-10-05T15:56:00Z" w16du:dateUtc="2026-10-05T12:56:00Z">
          <w:pPr>
            <w:pStyle w:val="bdialogue"/>
          </w:pPr>
        </w:pPrChange>
      </w:pPr>
      <w:ins w:id="3723" w:author="Copy Editor" w:date="2026-10-05T15:56:00Z">
        <w:r w:rsidRPr="00BA039B">
          <w:rPr>
            <w:lang w:val="en-US"/>
          </w:rPr>
          <w:t>EXT. STREET – NIGHT</w:t>
        </w:r>
      </w:ins>
    </w:p>
    <w:p w14:paraId="2E885881" w14:textId="77777777" w:rsidR="00BA039B" w:rsidRPr="00BA039B" w:rsidRDefault="00BA039B">
      <w:pPr>
        <w:pStyle w:val="body"/>
        <w:rPr>
          <w:ins w:id="3724" w:author="Copy Editor" w:date="2026-10-05T15:56:00Z"/>
          <w:lang w:val="en-US"/>
        </w:rPr>
        <w:pPrChange w:id="3725" w:author="Copy Editor" w:date="2026-10-05T15:56:00Z" w16du:dateUtc="2026-10-05T12:56:00Z">
          <w:pPr>
            <w:pStyle w:val="bdialogue"/>
          </w:pPr>
        </w:pPrChange>
      </w:pPr>
      <w:ins w:id="3726" w:author="Copy Editor" w:date="2026-10-05T15:56:00Z">
        <w:r w:rsidRPr="00BA039B">
          <w:rPr>
            <w:lang w:val="en-US"/>
          </w:rPr>
          <w:t>Richard walks home.</w:t>
        </w:r>
      </w:ins>
    </w:p>
    <w:p w14:paraId="35B04501" w14:textId="77777777" w:rsidR="002B3DB8" w:rsidRDefault="002B3DB8" w:rsidP="002B3DB8">
      <w:pPr>
        <w:pStyle w:val="bCHARACTER"/>
        <w:rPr>
          <w:ins w:id="3727" w:author="Copy Editor" w:date="2026-10-05T15:56:00Z" w16du:dateUtc="2026-10-05T12:56:00Z"/>
        </w:rPr>
      </w:pPr>
      <w:ins w:id="3728" w:author="Copy Editor" w:date="2026-10-05T15:56:00Z" w16du:dateUtc="2026-10-05T12:56:00Z">
        <w:r w:rsidRPr="009C6724">
          <w:t>RICHARD (V.O.)</w:t>
        </w:r>
      </w:ins>
    </w:p>
    <w:p w14:paraId="535A8E9C" w14:textId="77777777" w:rsidR="002B3DB8" w:rsidRDefault="007C0FF3">
      <w:pPr>
        <w:pStyle w:val="bbodybeforebeat"/>
        <w:rPr>
          <w:ins w:id="3729" w:author="Copy Editor" w:date="2026-10-05T15:56:00Z" w16du:dateUtc="2026-10-05T12:56:00Z"/>
        </w:rPr>
        <w:pPrChange w:id="3730" w:author="Copy Editor" w:date="2026-10-05T15:56:00Z" w16du:dateUtc="2026-10-05T12:56:00Z">
          <w:pPr>
            <w:pStyle w:val="bdialogue"/>
          </w:pPr>
        </w:pPrChange>
      </w:pPr>
      <w:r>
        <w:t xml:space="preserve">Anyway, the evening </w:t>
      </w:r>
      <w:r w:rsidR="00D14BB9">
        <w:t>passed,</w:t>
      </w:r>
      <w:r>
        <w:t xml:space="preserve"> and finally I was able to escape and head </w:t>
      </w:r>
      <w:r w:rsidR="00D14BB9">
        <w:t>home.</w:t>
      </w:r>
    </w:p>
    <w:p w14:paraId="181EBA81" w14:textId="4752CA20" w:rsidR="002B3DB8" w:rsidRDefault="002B3DB8">
      <w:pPr>
        <w:pStyle w:val="baparenthisis"/>
        <w:rPr>
          <w:ins w:id="3731" w:author="Copy Editor" w:date="2026-10-05T15:56:00Z" w16du:dateUtc="2026-10-05T12:56:00Z"/>
        </w:rPr>
        <w:pPrChange w:id="3732" w:author="Copy Editor" w:date="2026-10-05T15:57:00Z" w16du:dateUtc="2026-10-05T12:57:00Z">
          <w:pPr>
            <w:pStyle w:val="body"/>
          </w:pPr>
        </w:pPrChange>
      </w:pPr>
      <w:ins w:id="3733" w:author="Copy Editor" w:date="2026-10-05T15:56:00Z" w16du:dateUtc="2026-10-05T12:56:00Z">
        <w:r>
          <w:t>(A beat.)</w:t>
        </w:r>
      </w:ins>
      <w:r w:rsidR="00D14BB9">
        <w:t xml:space="preserve"> </w:t>
      </w:r>
    </w:p>
    <w:p w14:paraId="6105635F" w14:textId="77777777" w:rsidR="002B3DB8" w:rsidRDefault="007C0FF3" w:rsidP="002B3DB8">
      <w:pPr>
        <w:pStyle w:val="bdialogue"/>
        <w:rPr>
          <w:ins w:id="3734" w:author="Copy Editor" w:date="2026-10-05T15:57:00Z" w16du:dateUtc="2026-10-05T12:57:00Z"/>
        </w:rPr>
      </w:pPr>
      <w:r>
        <w:t xml:space="preserve">I probably walked to save the bus </w:t>
      </w:r>
      <w:r w:rsidR="00D14BB9">
        <w:t>fare;</w:t>
      </w:r>
      <w:r>
        <w:t xml:space="preserve"> things were that </w:t>
      </w:r>
      <w:r w:rsidR="00D14BB9">
        <w:t xml:space="preserve">tight. </w:t>
      </w:r>
    </w:p>
    <w:p w14:paraId="175B498F" w14:textId="77777777" w:rsidR="005B34A4" w:rsidRPr="005B34A4" w:rsidRDefault="005B34A4">
      <w:pPr>
        <w:pStyle w:val="body"/>
        <w:rPr>
          <w:ins w:id="3735" w:author="Copy Editor" w:date="2026-10-05T15:57:00Z"/>
          <w:lang w:val="en-US"/>
        </w:rPr>
        <w:pPrChange w:id="3736" w:author="Copy Editor" w:date="2026-10-05T15:58:00Z" w16du:dateUtc="2026-10-05T12:58:00Z">
          <w:pPr>
            <w:pStyle w:val="bdialogue"/>
          </w:pPr>
        </w:pPrChange>
      </w:pPr>
      <w:ins w:id="3737" w:author="Copy Editor" w:date="2026-10-05T15:57:00Z">
        <w:r w:rsidRPr="005B34A4">
          <w:rPr>
            <w:lang w:val="en-US"/>
          </w:rPr>
          <w:t>CUT TO:</w:t>
        </w:r>
      </w:ins>
    </w:p>
    <w:p w14:paraId="2421B93C" w14:textId="77777777" w:rsidR="005B34A4" w:rsidRPr="005B34A4" w:rsidRDefault="005B34A4">
      <w:pPr>
        <w:pStyle w:val="aSCENEHEAD"/>
        <w:rPr>
          <w:ins w:id="3738" w:author="Copy Editor" w:date="2026-10-05T15:57:00Z"/>
          <w:lang w:val="en-US"/>
        </w:rPr>
        <w:pPrChange w:id="3739" w:author="Copy Editor" w:date="2026-10-05T15:58:00Z" w16du:dateUtc="2026-10-05T12:58:00Z">
          <w:pPr>
            <w:pStyle w:val="bdialogue"/>
          </w:pPr>
        </w:pPrChange>
      </w:pPr>
      <w:ins w:id="3740" w:author="Copy Editor" w:date="2026-10-05T15:57:00Z">
        <w:r w:rsidRPr="005B34A4">
          <w:rPr>
            <w:lang w:val="en-US"/>
          </w:rPr>
          <w:t>INT. TA BUILDING – TUESDAY NIGHT</w:t>
        </w:r>
      </w:ins>
    </w:p>
    <w:p w14:paraId="5E4BDC74" w14:textId="1F9D6B13" w:rsidR="003439BF" w:rsidRDefault="00D14BB9" w:rsidP="00B33299">
      <w:pPr>
        <w:pStyle w:val="body"/>
        <w:rPr>
          <w:ins w:id="3741" w:author="Copy Editor" w:date="2026-10-05T15:59:00Z" w16du:dateUtc="2026-10-05T12:59:00Z"/>
        </w:rPr>
      </w:pPr>
      <w:del w:id="3742" w:author="Copy Editor" w:date="2026-10-05T15:58:00Z" w16du:dateUtc="2026-10-05T12:58:00Z">
        <w:r w:rsidDel="0002538C">
          <w:delText>On Tuesday,</w:delText>
        </w:r>
        <w:r w:rsidR="007C0FF3" w:rsidDel="0002538C">
          <w:delText xml:space="preserve"> being drill night, t</w:delText>
        </w:r>
      </w:del>
      <w:ins w:id="3743" w:author="Copy Editor" w:date="2026-10-05T15:58:00Z" w16du:dateUtc="2026-10-05T12:58:00Z">
        <w:r w:rsidR="0002538C">
          <w:t>T</w:t>
        </w:r>
      </w:ins>
      <w:r w:rsidR="007C0FF3">
        <w:t xml:space="preserve">he </w:t>
      </w:r>
      <w:r w:rsidR="0002538C">
        <w:t>ADJUTANT</w:t>
      </w:r>
      <w:ins w:id="3744" w:author="Copy Editor" w:date="2026-10-05T15:58:00Z" w16du:dateUtc="2026-10-05T12:58:00Z">
        <w:r w:rsidR="0002538C">
          <w:t xml:space="preserve"> approaches</w:t>
        </w:r>
      </w:ins>
      <w:del w:id="3745" w:author="Copy Editor" w:date="2026-10-05T15:58:00Z" w16du:dateUtc="2026-10-05T12:58:00Z">
        <w:r w:rsidR="007C0FF3" w:rsidDel="0002538C">
          <w:delText xml:space="preserve"> came to see</w:delText>
        </w:r>
      </w:del>
      <w:r w:rsidR="007C0FF3">
        <w:t xml:space="preserve"> </w:t>
      </w:r>
      <w:ins w:id="3746" w:author="Copy Editor" w:date="2026-10-05T15:58:00Z" w16du:dateUtc="2026-10-05T12:58:00Z">
        <w:r w:rsidR="0002538C">
          <w:t>Richard</w:t>
        </w:r>
      </w:ins>
      <w:del w:id="3747" w:author="Copy Editor" w:date="2026-10-05T15:58:00Z" w16du:dateUtc="2026-10-05T12:58:00Z">
        <w:r w:rsidDel="0002538C">
          <w:delText>me</w:delText>
        </w:r>
      </w:del>
      <w:r>
        <w:t>.</w:t>
      </w:r>
      <w:r w:rsidR="007C0FF3">
        <w:t xml:space="preserve"> </w:t>
      </w:r>
    </w:p>
    <w:p w14:paraId="0CE23800" w14:textId="10C34CE7" w:rsidR="0002538C" w:rsidRDefault="00A42811">
      <w:pPr>
        <w:pStyle w:val="bCHARACTER"/>
        <w:pPrChange w:id="3748" w:author="Copy Editor" w:date="2026-10-05T15:59:00Z" w16du:dateUtc="2026-10-05T12:59:00Z">
          <w:pPr>
            <w:pStyle w:val="body"/>
          </w:pPr>
        </w:pPrChange>
      </w:pPr>
      <w:ins w:id="3749" w:author="Copy Editor" w:date="2026-10-05T15:59:00Z">
        <w:r w:rsidRPr="00A42811">
          <w:t>ADJUTANT</w:t>
        </w:r>
      </w:ins>
    </w:p>
    <w:p w14:paraId="5E4BDC75" w14:textId="12754684" w:rsidR="003439BF" w:rsidRDefault="007C0FF3" w:rsidP="004B3D80">
      <w:pPr>
        <w:pStyle w:val="bdialogue"/>
        <w:rPr>
          <w:ins w:id="3750" w:author="Copy Editor" w:date="2026-10-05T15:59:00Z" w16du:dateUtc="2026-10-05T12:59:00Z"/>
        </w:rPr>
      </w:pPr>
      <w:del w:id="3751" w:author="Copy Editor" w:date="2026-10-05T15:59:00Z" w16du:dateUtc="2026-10-05T12:59:00Z">
        <w:r w:rsidDel="00A42811">
          <w:delText>“</w:delText>
        </w:r>
      </w:del>
      <w:r>
        <w:t xml:space="preserve">The Colonel wasn’t pleased with your </w:t>
      </w:r>
      <w:r w:rsidR="0078783A">
        <w:t>behavior</w:t>
      </w:r>
      <w:r>
        <w:t xml:space="preserve"> on </w:t>
      </w:r>
      <w:r w:rsidR="00D14BB9">
        <w:t>Saturday.</w:t>
      </w:r>
      <w:del w:id="3752" w:author="Copy Editor" w:date="2026-10-05T15:59:00Z" w16du:dateUtc="2026-10-05T12:59:00Z">
        <w:r w:rsidR="00D14BB9" w:rsidDel="00A42811">
          <w:delText>"</w:delText>
        </w:r>
      </w:del>
    </w:p>
    <w:p w14:paraId="25EA82B7" w14:textId="60B2DAAF" w:rsidR="00A42811" w:rsidRDefault="00A42811" w:rsidP="00A42811">
      <w:pPr>
        <w:pStyle w:val="body"/>
        <w:rPr>
          <w:ins w:id="3753" w:author="Copy Editor" w:date="2026-10-05T15:59:00Z" w16du:dateUtc="2026-10-05T12:59:00Z"/>
        </w:rPr>
      </w:pPr>
      <w:ins w:id="3754" w:author="Copy Editor" w:date="2026-10-05T15:59:00Z" w16du:dateUtc="2026-10-05T12:59:00Z">
        <w:r>
          <w:t>Richard takes in.</w:t>
        </w:r>
      </w:ins>
    </w:p>
    <w:p w14:paraId="0668FEFC" w14:textId="58807DA4" w:rsidR="006722D0" w:rsidRDefault="006722D0">
      <w:pPr>
        <w:pStyle w:val="bCHARACTER"/>
        <w:pPrChange w:id="3755" w:author="Copy Editor" w:date="2026-10-05T15:59:00Z" w16du:dateUtc="2026-10-05T12:59:00Z">
          <w:pPr>
            <w:pStyle w:val="bdialogue"/>
          </w:pPr>
        </w:pPrChange>
      </w:pPr>
      <w:ins w:id="3756" w:author="Copy Editor" w:date="2026-10-05T15:59:00Z">
        <w:r w:rsidRPr="006722D0">
          <w:t>RICHARD (V.O.)</w:t>
        </w:r>
      </w:ins>
    </w:p>
    <w:p w14:paraId="5E4BDC76" w14:textId="3111B658" w:rsidR="003439BF" w:rsidRDefault="00D14BB9">
      <w:pPr>
        <w:pStyle w:val="bdialogue"/>
        <w:pPrChange w:id="3757" w:author="Copy Editor" w:date="2026-10-05T15:59:00Z" w16du:dateUtc="2026-10-05T12:59:00Z">
          <w:pPr>
            <w:pStyle w:val="body"/>
          </w:pPr>
        </w:pPrChange>
      </w:pPr>
      <w:r>
        <w:t>Can't say I was surprised.</w:t>
      </w:r>
    </w:p>
    <w:p w14:paraId="15C534BD" w14:textId="77777777" w:rsidR="006722D0" w:rsidRPr="006722D0" w:rsidRDefault="006722D0" w:rsidP="006722D0">
      <w:pPr>
        <w:pStyle w:val="body"/>
        <w:rPr>
          <w:ins w:id="3758" w:author="Copy Editor" w:date="2026-10-05T16:00:00Z"/>
          <w:lang w:val="en-US"/>
        </w:rPr>
      </w:pPr>
      <w:ins w:id="3759" w:author="Copy Editor" w:date="2026-10-05T16:00:00Z">
        <w:r w:rsidRPr="006722D0">
          <w:rPr>
            <w:lang w:val="en-US"/>
          </w:rPr>
          <w:t>CUT TO:</w:t>
        </w:r>
      </w:ins>
    </w:p>
    <w:p w14:paraId="49850449" w14:textId="77777777" w:rsidR="006722D0" w:rsidRPr="006722D0" w:rsidRDefault="006722D0">
      <w:pPr>
        <w:pStyle w:val="aSCENEHEAD"/>
        <w:rPr>
          <w:ins w:id="3760" w:author="Copy Editor" w:date="2026-10-05T16:00:00Z"/>
          <w:lang w:val="en-US"/>
        </w:rPr>
        <w:pPrChange w:id="3761" w:author="Copy Editor" w:date="2026-10-05T16:00:00Z" w16du:dateUtc="2026-10-05T13:00:00Z">
          <w:pPr>
            <w:pStyle w:val="body"/>
          </w:pPr>
        </w:pPrChange>
      </w:pPr>
      <w:ins w:id="3762" w:author="Copy Editor" w:date="2026-10-05T16:00:00Z">
        <w:r w:rsidRPr="006722D0">
          <w:rPr>
            <w:lang w:val="en-US"/>
          </w:rPr>
          <w:t>INT. TA BUILDING – DAY</w:t>
        </w:r>
      </w:ins>
    </w:p>
    <w:p w14:paraId="0F024541" w14:textId="77777777" w:rsidR="006722D0" w:rsidRPr="006722D0" w:rsidRDefault="006722D0" w:rsidP="006722D0">
      <w:pPr>
        <w:pStyle w:val="body"/>
        <w:rPr>
          <w:ins w:id="3763" w:author="Copy Editor" w:date="2026-10-05T16:00:00Z"/>
          <w:lang w:val="en-US"/>
        </w:rPr>
      </w:pPr>
      <w:ins w:id="3764" w:author="Copy Editor" w:date="2026-10-05T16:00:00Z">
        <w:r w:rsidRPr="006722D0">
          <w:rPr>
            <w:lang w:val="en-US"/>
          </w:rPr>
          <w:t>Another social is being arranged.</w:t>
        </w:r>
      </w:ins>
    </w:p>
    <w:p w14:paraId="5E3ECD4A" w14:textId="77777777" w:rsidR="006722D0" w:rsidRDefault="006722D0" w:rsidP="006722D0">
      <w:pPr>
        <w:pStyle w:val="bCHARACTER"/>
        <w:rPr>
          <w:ins w:id="3765" w:author="Copy Editor" w:date="2026-10-05T16:00:00Z" w16du:dateUtc="2026-10-05T13:00:00Z"/>
        </w:rPr>
      </w:pPr>
      <w:ins w:id="3766" w:author="Copy Editor" w:date="2026-10-05T16:00:00Z" w16du:dateUtc="2026-10-05T13:00:00Z">
        <w:r w:rsidRPr="006722D0">
          <w:t>RICHARD (V.O.)</w:t>
        </w:r>
      </w:ins>
    </w:p>
    <w:p w14:paraId="5B6A1E56" w14:textId="77777777" w:rsidR="00D66914" w:rsidRDefault="007C0FF3">
      <w:pPr>
        <w:pStyle w:val="bdialogue"/>
        <w:rPr>
          <w:ins w:id="3767" w:author="Copy Editor" w:date="2026-10-05T16:00:00Z" w16du:dateUtc="2026-10-05T13:00:00Z"/>
        </w:rPr>
        <w:pPrChange w:id="3768" w:author="Copy Editor" w:date="2026-10-05T16:00:00Z" w16du:dateUtc="2026-10-05T13:00:00Z">
          <w:pPr>
            <w:pStyle w:val="body"/>
          </w:pPr>
        </w:pPrChange>
      </w:pPr>
      <w:r>
        <w:t xml:space="preserve">When the next social was </w:t>
      </w:r>
      <w:r w:rsidR="00D14BB9">
        <w:t>arranged,</w:t>
      </w:r>
      <w:r>
        <w:t xml:space="preserve"> I suggested that I give it a </w:t>
      </w:r>
      <w:r w:rsidR="00D14BB9">
        <w:t>miss</w:t>
      </w:r>
      <w:ins w:id="3769" w:author="Copy Editor" w:date="2026-10-05T16:00:00Z" w16du:dateUtc="2026-10-05T13:00:00Z">
        <w:r w:rsidR="00D66914">
          <w:t>.</w:t>
        </w:r>
      </w:ins>
    </w:p>
    <w:p w14:paraId="5A537F88" w14:textId="6465B0D9" w:rsidR="00CB7B5E" w:rsidRDefault="00CB7B5E" w:rsidP="00B33299">
      <w:pPr>
        <w:pStyle w:val="body"/>
        <w:rPr>
          <w:ins w:id="3770" w:author="Copy Editor" w:date="2026-10-05T16:01:00Z" w16du:dateUtc="2026-10-05T13:01:00Z"/>
        </w:rPr>
      </w:pPr>
      <w:ins w:id="3771" w:author="Copy Editor" w:date="2026-10-05T16:01:00Z">
        <w:r w:rsidRPr="00CB7B5E">
          <w:lastRenderedPageBreak/>
          <w:t>The adjutant insists he attend.</w:t>
        </w:r>
      </w:ins>
      <w:del w:id="3772" w:author="Copy Editor" w:date="2026-10-05T16:00:00Z" w16du:dateUtc="2026-10-05T13:00:00Z">
        <w:r w:rsidR="00D14BB9" w:rsidDel="00D66914">
          <w:delText>;</w:delText>
        </w:r>
        <w:r w:rsidR="007C0FF3" w:rsidDel="00D66914">
          <w:delText xml:space="preserve"> a</w:delText>
        </w:r>
      </w:del>
      <w:del w:id="3773" w:author="Copy Editor" w:date="2026-10-05T16:01:00Z" w16du:dateUtc="2026-10-05T13:01:00Z">
        <w:r w:rsidR="007C0FF3" w:rsidDel="00CB7B5E">
          <w:delText xml:space="preserve">fter all, the Colonel wasn’t pleased with my </w:delText>
        </w:r>
        <w:r w:rsidR="0078783A" w:rsidDel="00CB7B5E">
          <w:delText>behavior,</w:delText>
        </w:r>
        <w:r w:rsidR="007C0FF3" w:rsidDel="00CB7B5E">
          <w:delText xml:space="preserve"> so my best bet was to give it a </w:delText>
        </w:r>
        <w:r w:rsidR="00D14BB9" w:rsidDel="00CB7B5E">
          <w:delText xml:space="preserve">miss. </w:delText>
        </w:r>
      </w:del>
    </w:p>
    <w:p w14:paraId="2A68B828" w14:textId="77777777" w:rsidR="00CB7B5E" w:rsidRDefault="00CB7B5E" w:rsidP="00CB7B5E">
      <w:pPr>
        <w:pStyle w:val="bCHARACTER"/>
        <w:rPr>
          <w:ins w:id="3774" w:author="Copy Editor" w:date="2026-10-05T16:01:00Z" w16du:dateUtc="2026-10-05T13:01:00Z"/>
        </w:rPr>
      </w:pPr>
      <w:ins w:id="3775" w:author="Copy Editor" w:date="2026-10-05T16:01:00Z" w16du:dateUtc="2026-10-05T13:01:00Z">
        <w:r w:rsidRPr="006722D0">
          <w:t>RICHARD (V.O.)</w:t>
        </w:r>
      </w:ins>
    </w:p>
    <w:p w14:paraId="37D87BF5" w14:textId="77777777" w:rsidR="00CB7B5E" w:rsidRDefault="007C0FF3" w:rsidP="004A1262">
      <w:pPr>
        <w:pStyle w:val="bdialogue"/>
        <w:rPr>
          <w:ins w:id="3776" w:author="Copy Editor" w:date="2026-10-05T16:01:00Z" w16du:dateUtc="2026-10-05T13:01:00Z"/>
        </w:rPr>
      </w:pPr>
      <w:r>
        <w:t xml:space="preserve">I was assured the Colonel would be even more annoyed if I didn’t </w:t>
      </w:r>
      <w:r w:rsidR="00D14BB9">
        <w:t>attend</w:t>
      </w:r>
      <w:ins w:id="3777" w:author="Copy Editor" w:date="2026-10-05T16:01:00Z" w16du:dateUtc="2026-10-05T13:01:00Z">
        <w:r w:rsidR="00CB7B5E">
          <w:t>.</w:t>
        </w:r>
      </w:ins>
    </w:p>
    <w:p w14:paraId="17CA7EB8" w14:textId="65B9EBFF" w:rsidR="004A1262" w:rsidRDefault="004A1262" w:rsidP="004A1262">
      <w:pPr>
        <w:pStyle w:val="body"/>
        <w:rPr>
          <w:ins w:id="3778" w:author="Copy Editor" w:date="2026-10-05T16:02:00Z" w16du:dateUtc="2026-10-05T13:02:00Z"/>
        </w:rPr>
      </w:pPr>
      <w:ins w:id="3779" w:author="Copy Editor" w:date="2026-10-05T16:01:00Z">
        <w:r w:rsidRPr="004A1262">
          <w:t>Richard thinks through the problem.</w:t>
        </w:r>
      </w:ins>
    </w:p>
    <w:p w14:paraId="1E5C6F2C" w14:textId="77777777" w:rsidR="00B76304" w:rsidRDefault="00B76304" w:rsidP="00B76304">
      <w:pPr>
        <w:pStyle w:val="bCHARACTER"/>
        <w:rPr>
          <w:ins w:id="3780" w:author="Copy Editor" w:date="2026-10-05T16:02:00Z" w16du:dateUtc="2026-10-05T13:02:00Z"/>
        </w:rPr>
      </w:pPr>
      <w:ins w:id="3781" w:author="Copy Editor" w:date="2026-10-05T16:02:00Z" w16du:dateUtc="2026-10-05T13:02:00Z">
        <w:r w:rsidRPr="006722D0">
          <w:t>RICHARD (V.O.)</w:t>
        </w:r>
      </w:ins>
    </w:p>
    <w:p w14:paraId="54F96701" w14:textId="77777777" w:rsidR="00B76304" w:rsidRDefault="00D14BB9">
      <w:pPr>
        <w:pStyle w:val="bdialogue"/>
        <w:rPr>
          <w:ins w:id="3782" w:author="Copy Editor" w:date="2026-10-05T16:02:00Z" w16du:dateUtc="2026-10-05T13:02:00Z"/>
        </w:rPr>
        <w:pPrChange w:id="3783" w:author="Copy Editor" w:date="2026-10-05T16:02:00Z" w16du:dateUtc="2026-10-05T13:02:00Z">
          <w:pPr>
            <w:pStyle w:val="body"/>
          </w:pPr>
        </w:pPrChange>
      </w:pPr>
      <w:del w:id="3784" w:author="Copy Editor" w:date="2026-10-05T16:01:00Z" w16du:dateUtc="2026-10-05T13:01:00Z">
        <w:r w:rsidDel="00CB7B5E">
          <w:delText>,</w:delText>
        </w:r>
        <w:r w:rsidR="007C0FF3" w:rsidDel="00CB7B5E">
          <w:delText xml:space="preserve"> </w:delText>
        </w:r>
      </w:del>
      <w:del w:id="3785" w:author="Copy Editor" w:date="2026-10-05T16:02:00Z" w16du:dateUtc="2026-10-05T13:02:00Z">
        <w:r w:rsidR="007C0FF3" w:rsidDel="004A1262">
          <w:delText xml:space="preserve">so I had to decide what to </w:delText>
        </w:r>
        <w:r w:rsidDel="004A1262">
          <w:delText xml:space="preserve">do. </w:delText>
        </w:r>
      </w:del>
      <w:r w:rsidR="007C0FF3">
        <w:t xml:space="preserve">I’d go, arrive about 7:45 like everyone else, drink beer even though I don’t like it much to make sure I stay sober, and sit in a corner, not say boo to a </w:t>
      </w:r>
      <w:r w:rsidR="00244E6F">
        <w:t>goose,</w:t>
      </w:r>
      <w:r w:rsidR="007C0FF3">
        <w:t xml:space="preserve"> and observe and try to work out what’s going </w:t>
      </w:r>
      <w:r>
        <w:t>on.</w:t>
      </w:r>
    </w:p>
    <w:p w14:paraId="3A78428C" w14:textId="77777777" w:rsidR="00263746" w:rsidRPr="00263746" w:rsidRDefault="00263746" w:rsidP="00263746">
      <w:pPr>
        <w:pStyle w:val="body"/>
        <w:rPr>
          <w:ins w:id="3786" w:author="Copy Editor" w:date="2026-10-05T16:03:00Z"/>
          <w:lang w:val="en-US"/>
        </w:rPr>
      </w:pPr>
      <w:ins w:id="3787" w:author="Copy Editor" w:date="2026-10-05T16:03:00Z">
        <w:r w:rsidRPr="00263746">
          <w:rPr>
            <w:lang w:val="en-US"/>
          </w:rPr>
          <w:t>CUT TO:</w:t>
        </w:r>
      </w:ins>
    </w:p>
    <w:p w14:paraId="329DBEBD" w14:textId="77777777" w:rsidR="00263746" w:rsidRPr="00263746" w:rsidRDefault="00263746">
      <w:pPr>
        <w:pStyle w:val="aSCENEHEAD"/>
        <w:rPr>
          <w:ins w:id="3788" w:author="Copy Editor" w:date="2026-10-05T16:03:00Z"/>
          <w:lang w:val="en-US"/>
        </w:rPr>
        <w:pPrChange w:id="3789" w:author="Copy Editor" w:date="2026-10-05T16:03:00Z" w16du:dateUtc="2026-10-05T13:03:00Z">
          <w:pPr>
            <w:pStyle w:val="body"/>
          </w:pPr>
        </w:pPrChange>
      </w:pPr>
      <w:ins w:id="3790" w:author="Copy Editor" w:date="2026-10-05T16:03:00Z">
        <w:r w:rsidRPr="00263746">
          <w:rPr>
            <w:lang w:val="en-US"/>
          </w:rPr>
          <w:t>INT. OFFICERS' MESS – EVENING</w:t>
        </w:r>
      </w:ins>
    </w:p>
    <w:p w14:paraId="68AB363E" w14:textId="77777777" w:rsidR="00263746" w:rsidRPr="00263746" w:rsidRDefault="00263746" w:rsidP="00263746">
      <w:pPr>
        <w:pStyle w:val="body"/>
        <w:rPr>
          <w:ins w:id="3791" w:author="Copy Editor" w:date="2026-10-05T16:03:00Z"/>
          <w:lang w:val="en-US"/>
        </w:rPr>
      </w:pPr>
      <w:ins w:id="3792" w:author="Copy Editor" w:date="2026-10-05T16:03:00Z">
        <w:r w:rsidRPr="00263746">
          <w:rPr>
            <w:lang w:val="en-US"/>
          </w:rPr>
          <w:t>Richard sits quietly.</w:t>
        </w:r>
      </w:ins>
    </w:p>
    <w:p w14:paraId="0B4CE3B6" w14:textId="77777777" w:rsidR="00263746" w:rsidRPr="00263746" w:rsidRDefault="00263746" w:rsidP="00263746">
      <w:pPr>
        <w:pStyle w:val="body"/>
        <w:rPr>
          <w:ins w:id="3793" w:author="Copy Editor" w:date="2026-10-05T16:03:00Z"/>
          <w:lang w:val="en-US"/>
        </w:rPr>
      </w:pPr>
      <w:ins w:id="3794" w:author="Copy Editor" w:date="2026-10-05T16:03:00Z">
        <w:r w:rsidRPr="00263746">
          <w:rPr>
            <w:lang w:val="en-US"/>
          </w:rPr>
          <w:t>He observes the room.</w:t>
        </w:r>
      </w:ins>
    </w:p>
    <w:p w14:paraId="7BFD433C" w14:textId="77777777" w:rsidR="0014058E" w:rsidRDefault="0014058E" w:rsidP="0014058E">
      <w:pPr>
        <w:pStyle w:val="bCHARACTER"/>
        <w:rPr>
          <w:ins w:id="3795" w:author="Copy Editor" w:date="2026-10-05T16:03:00Z" w16du:dateUtc="2026-10-05T13:03:00Z"/>
        </w:rPr>
      </w:pPr>
      <w:ins w:id="3796" w:author="Copy Editor" w:date="2026-10-05T16:03:00Z" w16du:dateUtc="2026-10-05T13:03:00Z">
        <w:r w:rsidRPr="006722D0">
          <w:t>RICHARD (V.O.)</w:t>
        </w:r>
      </w:ins>
    </w:p>
    <w:p w14:paraId="5E4BDC78" w14:textId="2DFAFD86" w:rsidR="003439BF" w:rsidRDefault="00D14BB9">
      <w:pPr>
        <w:pStyle w:val="bdialogue"/>
        <w:pPrChange w:id="3797" w:author="Copy Editor" w:date="2026-10-05T16:03:00Z" w16du:dateUtc="2026-10-05T13:03:00Z">
          <w:pPr>
            <w:pStyle w:val="body"/>
          </w:pPr>
        </w:pPrChange>
      </w:pPr>
      <w:del w:id="3798" w:author="Copy Editor" w:date="2026-10-05T16:02:00Z" w16du:dateUtc="2026-10-05T13:02:00Z">
        <w:r w:rsidDel="00B76304">
          <w:delText xml:space="preserve"> </w:delText>
        </w:r>
      </w:del>
      <w:r w:rsidR="007C0FF3">
        <w:t xml:space="preserve">Not only that, </w:t>
      </w:r>
      <w:r>
        <w:t>but the Colonel should also</w:t>
      </w:r>
      <w:r w:rsidR="007C0FF3">
        <w:t xml:space="preserve"> be pleased that I’ve taken heed of what happened last time and taken steps to ensure there </w:t>
      </w:r>
      <w:r>
        <w:t>is</w:t>
      </w:r>
      <w:r w:rsidR="007C0FF3">
        <w:t xml:space="preserve"> no </w:t>
      </w:r>
      <w:r>
        <w:t>repeat.</w:t>
      </w:r>
    </w:p>
    <w:p w14:paraId="2A784AE2" w14:textId="77777777" w:rsidR="0015746C" w:rsidRPr="0015746C" w:rsidRDefault="0015746C">
      <w:pPr>
        <w:pStyle w:val="body"/>
        <w:rPr>
          <w:ins w:id="3799" w:author="Copy Editor" w:date="2026-10-05T16:04:00Z"/>
          <w:lang w:val="en-US"/>
        </w:rPr>
        <w:pPrChange w:id="3800" w:author="Copy Editor" w:date="2026-10-05T16:04:00Z" w16du:dateUtc="2026-10-05T13:04:00Z">
          <w:pPr>
            <w:pStyle w:val="bdialogue"/>
          </w:pPr>
        </w:pPrChange>
      </w:pPr>
      <w:ins w:id="3801" w:author="Copy Editor" w:date="2026-10-05T16:04:00Z">
        <w:r w:rsidRPr="0015746C">
          <w:rPr>
            <w:lang w:val="en-US"/>
          </w:rPr>
          <w:t>CUT TO:</w:t>
        </w:r>
      </w:ins>
    </w:p>
    <w:p w14:paraId="63DD7C31" w14:textId="77777777" w:rsidR="0015746C" w:rsidRPr="0015746C" w:rsidRDefault="0015746C">
      <w:pPr>
        <w:pStyle w:val="aSCENEHEAD"/>
        <w:rPr>
          <w:ins w:id="3802" w:author="Copy Editor" w:date="2026-10-05T16:04:00Z"/>
          <w:lang w:val="en-US"/>
        </w:rPr>
        <w:pPrChange w:id="3803" w:author="Copy Editor" w:date="2026-10-05T16:04:00Z" w16du:dateUtc="2026-10-05T13:04:00Z">
          <w:pPr>
            <w:pStyle w:val="bdialogue"/>
          </w:pPr>
        </w:pPrChange>
      </w:pPr>
      <w:ins w:id="3804" w:author="Copy Editor" w:date="2026-10-05T16:04:00Z">
        <w:r w:rsidRPr="0015746C">
          <w:rPr>
            <w:lang w:val="en-US"/>
          </w:rPr>
          <w:t>INT. TA BUILDING – TUESDAY NIGHT</w:t>
        </w:r>
      </w:ins>
    </w:p>
    <w:p w14:paraId="42F25791" w14:textId="77777777" w:rsidR="0015746C" w:rsidRPr="0015746C" w:rsidRDefault="0015746C">
      <w:pPr>
        <w:pStyle w:val="body"/>
        <w:rPr>
          <w:ins w:id="3805" w:author="Copy Editor" w:date="2026-10-05T16:04:00Z"/>
          <w:lang w:val="en-US"/>
        </w:rPr>
        <w:pPrChange w:id="3806" w:author="Copy Editor" w:date="2026-10-05T16:04:00Z" w16du:dateUtc="2026-10-05T13:04:00Z">
          <w:pPr>
            <w:pStyle w:val="bdialogue"/>
          </w:pPr>
        </w:pPrChange>
      </w:pPr>
      <w:ins w:id="3807" w:author="Copy Editor" w:date="2026-10-05T16:04:00Z">
        <w:r w:rsidRPr="0015746C">
          <w:rPr>
            <w:lang w:val="en-US"/>
          </w:rPr>
          <w:t>The adjutant approaches again.</w:t>
        </w:r>
      </w:ins>
    </w:p>
    <w:p w14:paraId="5E4BDC7A" w14:textId="5EE5A1AD" w:rsidR="003439BF" w:rsidDel="0015746C" w:rsidRDefault="007C0FF3" w:rsidP="004B3D80">
      <w:pPr>
        <w:pStyle w:val="bdialogue"/>
        <w:rPr>
          <w:del w:id="3808" w:author="Copy Editor" w:date="2026-10-05T16:04:00Z" w16du:dateUtc="2026-10-05T13:04:00Z"/>
        </w:rPr>
      </w:pPr>
      <w:del w:id="3809" w:author="Copy Editor" w:date="2026-10-05T16:04:00Z" w16du:dateUtc="2026-10-05T13:04:00Z">
        <w:r w:rsidDel="0015746C">
          <w:delText xml:space="preserve">Tuesday night the </w:delText>
        </w:r>
        <w:r w:rsidR="00D14BB9" w:rsidDel="0015746C">
          <w:delText>adjutant</w:delText>
        </w:r>
        <w:r w:rsidDel="0015746C">
          <w:delText xml:space="preserve"> came to see </w:delText>
        </w:r>
        <w:r w:rsidR="00D14BB9" w:rsidDel="0015746C">
          <w:delText>me.</w:delText>
        </w:r>
        <w:r w:rsidDel="0015746C">
          <w:delText xml:space="preserve"> </w:delText>
        </w:r>
      </w:del>
    </w:p>
    <w:p w14:paraId="1A0E93D3" w14:textId="3159E825" w:rsidR="0015746C" w:rsidRDefault="00EA675A">
      <w:pPr>
        <w:pStyle w:val="bCHARACTER"/>
        <w:rPr>
          <w:ins w:id="3810" w:author="Copy Editor" w:date="2026-10-05T16:04:00Z" w16du:dateUtc="2026-10-05T13:04:00Z"/>
        </w:rPr>
        <w:pPrChange w:id="3811" w:author="Copy Editor" w:date="2026-10-05T16:04:00Z" w16du:dateUtc="2026-10-05T13:04:00Z">
          <w:pPr>
            <w:pStyle w:val="body"/>
          </w:pPr>
        </w:pPrChange>
      </w:pPr>
      <w:ins w:id="3812" w:author="Copy Editor" w:date="2026-10-05T16:04:00Z">
        <w:r w:rsidRPr="00EA675A">
          <w:t>ADJUTANT</w:t>
        </w:r>
      </w:ins>
    </w:p>
    <w:p w14:paraId="5E4BDC7B" w14:textId="26BD0B01" w:rsidR="003439BF" w:rsidRDefault="007C0FF3" w:rsidP="004B3D80">
      <w:pPr>
        <w:pStyle w:val="bdialogue"/>
        <w:rPr>
          <w:ins w:id="3813" w:author="Copy Editor" w:date="2026-10-05T16:04:00Z" w16du:dateUtc="2026-10-05T13:04:00Z"/>
        </w:rPr>
      </w:pPr>
      <w:del w:id="3814" w:author="Copy Editor" w:date="2026-10-05T16:04:00Z" w16du:dateUtc="2026-10-05T13:04:00Z">
        <w:r w:rsidDel="00EA675A">
          <w:delText>“</w:delText>
        </w:r>
      </w:del>
      <w:r>
        <w:t xml:space="preserve">The Colonel wasn’t pleased with your </w:t>
      </w:r>
      <w:r w:rsidR="00244E6F">
        <w:t>behavior</w:t>
      </w:r>
      <w:r>
        <w:t xml:space="preserve"> on </w:t>
      </w:r>
      <w:r w:rsidR="00D14BB9">
        <w:t>Saturday.</w:t>
      </w:r>
      <w:del w:id="3815" w:author="Copy Editor" w:date="2026-10-05T16:04:00Z" w16du:dateUtc="2026-10-05T13:04:00Z">
        <w:r w:rsidR="00D14BB9" w:rsidDel="00EA675A">
          <w:delText>"</w:delText>
        </w:r>
      </w:del>
    </w:p>
    <w:p w14:paraId="7374D355" w14:textId="61F35BE1" w:rsidR="00EA675A" w:rsidRDefault="00EA675A" w:rsidP="00EA675A">
      <w:pPr>
        <w:pStyle w:val="body"/>
        <w:rPr>
          <w:ins w:id="3816" w:author="Copy Editor" w:date="2026-10-05T16:05:00Z" w16du:dateUtc="2026-10-05T13:05:00Z"/>
        </w:rPr>
      </w:pPr>
      <w:ins w:id="3817" w:author="Copy Editor" w:date="2026-10-05T16:04:00Z">
        <w:r w:rsidRPr="00EA675A">
          <w:t>Richard is bewildered.</w:t>
        </w:r>
      </w:ins>
    </w:p>
    <w:p w14:paraId="33FF05D6" w14:textId="77777777" w:rsidR="00EA675A" w:rsidRDefault="00EA675A" w:rsidP="00EA675A">
      <w:pPr>
        <w:pStyle w:val="bCHARACTER"/>
        <w:rPr>
          <w:ins w:id="3818" w:author="Copy Editor" w:date="2026-10-05T16:05:00Z" w16du:dateUtc="2026-10-05T13:05:00Z"/>
        </w:rPr>
      </w:pPr>
      <w:ins w:id="3819" w:author="Copy Editor" w:date="2026-10-05T16:05:00Z" w16du:dateUtc="2026-10-05T13:05:00Z">
        <w:r w:rsidRPr="006722D0">
          <w:t>RICHARD (V.O.)</w:t>
        </w:r>
      </w:ins>
    </w:p>
    <w:p w14:paraId="2D31299A" w14:textId="52A803B3" w:rsidR="00EA675A" w:rsidDel="00EA675A" w:rsidRDefault="00EA675A">
      <w:pPr>
        <w:pStyle w:val="body"/>
        <w:rPr>
          <w:del w:id="3820" w:author="Copy Editor" w:date="2026-10-05T16:05:00Z" w16du:dateUtc="2026-10-05T13:05:00Z"/>
        </w:rPr>
        <w:pPrChange w:id="3821" w:author="Copy Editor" w:date="2026-10-05T16:05:00Z" w16du:dateUtc="2026-10-05T13:05:00Z">
          <w:pPr>
            <w:pStyle w:val="bdialogue"/>
          </w:pPr>
        </w:pPrChange>
      </w:pPr>
    </w:p>
    <w:p w14:paraId="424C3C96" w14:textId="77777777" w:rsidR="00EA675A" w:rsidRDefault="00D14BB9">
      <w:pPr>
        <w:pStyle w:val="bdialogue"/>
        <w:rPr>
          <w:ins w:id="3822" w:author="Copy Editor" w:date="2026-10-05T16:05:00Z" w16du:dateUtc="2026-10-05T13:05:00Z"/>
        </w:rPr>
        <w:pPrChange w:id="3823" w:author="Copy Editor" w:date="2026-10-05T16:05:00Z" w16du:dateUtc="2026-10-05T13:05:00Z">
          <w:pPr>
            <w:pStyle w:val="body"/>
          </w:pPr>
        </w:pPrChange>
      </w:pPr>
      <w:r>
        <w:t xml:space="preserve">Well, what the thump was, I was supposed to do then? </w:t>
      </w:r>
    </w:p>
    <w:p w14:paraId="2B7C56F0" w14:textId="77777777" w:rsidR="00EA675A" w:rsidRDefault="00D14BB9">
      <w:pPr>
        <w:pStyle w:val="bdialogue"/>
        <w:rPr>
          <w:ins w:id="3824" w:author="Copy Editor" w:date="2026-10-05T16:05:00Z" w16du:dateUtc="2026-10-05T13:05:00Z"/>
        </w:rPr>
        <w:pPrChange w:id="3825" w:author="Copy Editor" w:date="2026-10-05T16:05:00Z" w16du:dateUtc="2026-10-05T13:05:00Z">
          <w:pPr>
            <w:pStyle w:val="body"/>
          </w:pPr>
        </w:pPrChange>
      </w:pPr>
      <w:r>
        <w:t xml:space="preserve">Nobody explained anything to me, though I discovered years later that I was supposed to make polite “small </w:t>
      </w:r>
      <w:r w:rsidR="00244E6F">
        <w:t>talk."</w:t>
      </w:r>
    </w:p>
    <w:p w14:paraId="630EEEE9" w14:textId="001ADCD0" w:rsidR="00F67427" w:rsidRDefault="00F67427" w:rsidP="00F67427">
      <w:pPr>
        <w:pStyle w:val="body"/>
        <w:rPr>
          <w:ins w:id="3826" w:author="Copy Editor" w:date="2026-10-05T16:06:00Z" w16du:dateUtc="2026-10-05T13:06:00Z"/>
        </w:rPr>
      </w:pPr>
      <w:ins w:id="3827" w:author="Copy Editor" w:date="2026-10-05T16:05:00Z">
        <w:r w:rsidRPr="00F67427">
          <w:t>Richard looks around the room.</w:t>
        </w:r>
      </w:ins>
    </w:p>
    <w:p w14:paraId="03EC4257" w14:textId="77777777" w:rsidR="00F67427" w:rsidRDefault="00F67427" w:rsidP="00F67427">
      <w:pPr>
        <w:pStyle w:val="bCHARACTER"/>
        <w:rPr>
          <w:ins w:id="3828" w:author="Copy Editor" w:date="2026-10-05T16:06:00Z" w16du:dateUtc="2026-10-05T13:06:00Z"/>
        </w:rPr>
      </w:pPr>
      <w:ins w:id="3829" w:author="Copy Editor" w:date="2026-10-05T16:06:00Z" w16du:dateUtc="2026-10-05T13:06:00Z">
        <w:r w:rsidRPr="006722D0">
          <w:t>RICHARD (V.O.)</w:t>
        </w:r>
      </w:ins>
    </w:p>
    <w:p w14:paraId="1FDC6A36" w14:textId="77777777" w:rsidR="000F68F0" w:rsidRDefault="00244E6F" w:rsidP="00EA675A">
      <w:pPr>
        <w:pStyle w:val="bdialogue"/>
        <w:rPr>
          <w:ins w:id="3830" w:author="Copy Editor" w:date="2026-10-05T16:07:00Z" w16du:dateUtc="2026-10-05T13:07:00Z"/>
        </w:rPr>
      </w:pPr>
      <w:del w:id="3831" w:author="Copy Editor" w:date="2026-10-05T16:05:00Z" w16du:dateUtc="2026-10-05T13:05:00Z">
        <w:r w:rsidDel="00EA675A">
          <w:delText xml:space="preserve"> </w:delText>
        </w:r>
      </w:del>
      <w:r w:rsidR="00D14BB9">
        <w:t>Still no idea how to do that</w:t>
      </w:r>
      <w:ins w:id="3832" w:author="Copy Editor" w:date="2026-10-05T16:07:00Z" w16du:dateUtc="2026-10-05T13:07:00Z">
        <w:r w:rsidR="000F68F0">
          <w:t>.</w:t>
        </w:r>
      </w:ins>
    </w:p>
    <w:p w14:paraId="2527C15B" w14:textId="77777777" w:rsidR="000F68F0" w:rsidRPr="000F68F0" w:rsidRDefault="000F68F0">
      <w:pPr>
        <w:pStyle w:val="body"/>
        <w:rPr>
          <w:ins w:id="3833" w:author="Copy Editor" w:date="2026-10-05T16:07:00Z"/>
          <w:lang w:val="en-US"/>
        </w:rPr>
        <w:pPrChange w:id="3834" w:author="Copy Editor" w:date="2026-10-05T16:07:00Z" w16du:dateUtc="2026-10-05T13:07:00Z">
          <w:pPr>
            <w:pStyle w:val="bdialogue"/>
          </w:pPr>
        </w:pPrChange>
      </w:pPr>
      <w:ins w:id="3835" w:author="Copy Editor" w:date="2026-10-05T16:07:00Z">
        <w:r w:rsidRPr="000F68F0">
          <w:rPr>
            <w:lang w:val="en-US"/>
          </w:rPr>
          <w:t>CUT TO:</w:t>
        </w:r>
      </w:ins>
    </w:p>
    <w:p w14:paraId="01318393" w14:textId="77777777" w:rsidR="000F68F0" w:rsidRPr="000F68F0" w:rsidRDefault="000F68F0">
      <w:pPr>
        <w:pStyle w:val="aSCENEHEAD"/>
        <w:rPr>
          <w:ins w:id="3836" w:author="Copy Editor" w:date="2026-10-05T16:07:00Z"/>
          <w:lang w:val="en-US"/>
        </w:rPr>
        <w:pPrChange w:id="3837" w:author="Copy Editor" w:date="2026-10-05T16:08:00Z" w16du:dateUtc="2026-10-05T13:08:00Z">
          <w:pPr>
            <w:pStyle w:val="bdialogue"/>
          </w:pPr>
        </w:pPrChange>
      </w:pPr>
      <w:ins w:id="3838" w:author="Copy Editor" w:date="2026-10-05T16:07:00Z">
        <w:r w:rsidRPr="000F68F0">
          <w:rPr>
            <w:lang w:val="en-US"/>
          </w:rPr>
          <w:t>INT. SOCIAL FUNCTION – EVENING</w:t>
        </w:r>
      </w:ins>
    </w:p>
    <w:p w14:paraId="174209B3" w14:textId="77777777" w:rsidR="00D15361" w:rsidRPr="00D15361" w:rsidRDefault="00D15361">
      <w:pPr>
        <w:pStyle w:val="body"/>
        <w:rPr>
          <w:ins w:id="3839" w:author="Copy Editor" w:date="2026-10-05T16:08:00Z"/>
          <w:lang w:val="en-US"/>
        </w:rPr>
        <w:pPrChange w:id="3840" w:author="Copy Editor" w:date="2026-10-05T16:08:00Z" w16du:dateUtc="2026-10-05T13:08:00Z">
          <w:pPr>
            <w:pStyle w:val="bdialogue"/>
          </w:pPr>
        </w:pPrChange>
      </w:pPr>
      <w:ins w:id="3841" w:author="Copy Editor" w:date="2026-10-05T16:08:00Z">
        <w:r w:rsidRPr="00D15361">
          <w:rPr>
            <w:lang w:val="en-US"/>
          </w:rPr>
          <w:t>Richard is surrounded by conversation.</w:t>
        </w:r>
      </w:ins>
    </w:p>
    <w:p w14:paraId="5B7ACC53" w14:textId="77777777" w:rsidR="00D15361" w:rsidRPr="00D15361" w:rsidRDefault="00D15361">
      <w:pPr>
        <w:pStyle w:val="body"/>
        <w:rPr>
          <w:ins w:id="3842" w:author="Copy Editor" w:date="2026-10-05T16:08:00Z"/>
          <w:lang w:val="en-US"/>
        </w:rPr>
        <w:pPrChange w:id="3843" w:author="Copy Editor" w:date="2026-10-05T16:08:00Z" w16du:dateUtc="2026-10-05T13:08:00Z">
          <w:pPr>
            <w:pStyle w:val="bdialogue"/>
          </w:pPr>
        </w:pPrChange>
      </w:pPr>
      <w:ins w:id="3844" w:author="Copy Editor" w:date="2026-10-05T16:08:00Z">
        <w:r w:rsidRPr="00D15361">
          <w:rPr>
            <w:lang w:val="en-US"/>
          </w:rPr>
          <w:t>A person speaks to him.</w:t>
        </w:r>
      </w:ins>
    </w:p>
    <w:p w14:paraId="511A4168" w14:textId="555ACB9C" w:rsidR="008C3D7A" w:rsidDel="00D15361" w:rsidRDefault="00D14BB9" w:rsidP="004B3D80">
      <w:pPr>
        <w:pStyle w:val="bdialogue"/>
        <w:rPr>
          <w:del w:id="3845" w:author="Copy Editor" w:date="2026-10-05T16:08:00Z" w16du:dateUtc="2026-10-05T13:08:00Z"/>
        </w:rPr>
      </w:pPr>
      <w:del w:id="3846" w:author="Copy Editor" w:date="2026-10-05T16:07:00Z" w16du:dateUtc="2026-10-05T13:07:00Z">
        <w:r w:rsidDel="00132957">
          <w:delText>;</w:delText>
        </w:r>
        <w:r w:rsidDel="000F68F0">
          <w:delText xml:space="preserve"> a</w:delText>
        </w:r>
      </w:del>
      <w:del w:id="3847" w:author="Copy Editor" w:date="2026-10-05T16:08:00Z" w16du:dateUtc="2026-10-05T13:08:00Z">
        <w:r w:rsidDel="00D15361">
          <w:delText xml:space="preserve"> girlfriend once tried to explain it to me. Apparently, you start a conversation by </w:delText>
        </w:r>
        <w:r w:rsidR="00244E6F" w:rsidDel="00D15361">
          <w:delText>inquiring,</w:delText>
        </w:r>
        <w:r w:rsidDel="00D15361">
          <w:delText xml:space="preserve"> </w:delText>
        </w:r>
      </w:del>
    </w:p>
    <w:p w14:paraId="4CACACDF" w14:textId="1A8E1275" w:rsidR="00D15361" w:rsidRDefault="00D15361">
      <w:pPr>
        <w:pStyle w:val="bCHARACTER"/>
        <w:rPr>
          <w:ins w:id="3848" w:author="Copy Editor" w:date="2026-10-05T16:08:00Z" w16du:dateUtc="2026-10-05T13:08:00Z"/>
        </w:rPr>
        <w:pPrChange w:id="3849" w:author="Copy Editor" w:date="2026-10-05T16:08:00Z" w16du:dateUtc="2026-10-05T13:08:00Z">
          <w:pPr>
            <w:pStyle w:val="body"/>
          </w:pPr>
        </w:pPrChange>
      </w:pPr>
      <w:ins w:id="3850" w:author="Copy Editor" w:date="2026-10-05T16:08:00Z">
        <w:r w:rsidRPr="00D15361">
          <w:t>PERSON</w:t>
        </w:r>
      </w:ins>
    </w:p>
    <w:p w14:paraId="3A790DD9" w14:textId="49C564F2" w:rsidR="008C3D7A" w:rsidRDefault="00D14BB9" w:rsidP="004B3D80">
      <w:pPr>
        <w:pStyle w:val="bdialogue"/>
        <w:rPr>
          <w:ins w:id="3851" w:author="Copy Editor" w:date="2026-10-05T16:09:00Z" w16du:dateUtc="2026-10-05T13:09:00Z"/>
        </w:rPr>
      </w:pPr>
      <w:del w:id="3852" w:author="Copy Editor" w:date="2026-10-05T16:08:00Z" w16du:dateUtc="2026-10-05T13:08:00Z">
        <w:r w:rsidDel="00D15361">
          <w:delText>"</w:delText>
        </w:r>
      </w:del>
      <w:r>
        <w:t>Have you travelled far?</w:t>
      </w:r>
      <w:del w:id="3853" w:author="Copy Editor" w:date="2026-10-05T16:08:00Z" w16du:dateUtc="2026-10-05T13:08:00Z">
        <w:r w:rsidDel="00D15361">
          <w:delText>"</w:delText>
        </w:r>
      </w:del>
    </w:p>
    <w:p w14:paraId="4A8BBB7D" w14:textId="7D639A0A" w:rsidR="00AC719C" w:rsidRDefault="00AC719C">
      <w:pPr>
        <w:pStyle w:val="body"/>
        <w:pPrChange w:id="3854" w:author="Copy Editor" w:date="2026-10-05T16:09:00Z" w16du:dateUtc="2026-10-05T13:09:00Z">
          <w:pPr>
            <w:pStyle w:val="bdialogue"/>
          </w:pPr>
        </w:pPrChange>
      </w:pPr>
      <w:ins w:id="3855" w:author="Copy Editor" w:date="2026-10-05T16:09:00Z" w16du:dateUtc="2026-10-05T13:09:00Z">
        <w:r>
          <w:t>Richard answers.</w:t>
        </w:r>
      </w:ins>
    </w:p>
    <w:p w14:paraId="7E2CD6AB" w14:textId="77777777" w:rsidR="00A73233" w:rsidRDefault="00D14BB9" w:rsidP="00B33299">
      <w:pPr>
        <w:pStyle w:val="body"/>
        <w:rPr>
          <w:ins w:id="3856" w:author="Copy Editor" w:date="2026-10-05T16:10:00Z" w16du:dateUtc="2026-10-05T13:10:00Z"/>
        </w:rPr>
      </w:pPr>
      <w:del w:id="3857" w:author="Copy Editor" w:date="2026-10-05T16:09:00Z" w16du:dateUtc="2026-10-05T13:09:00Z">
        <w:r w:rsidDel="00AC719C">
          <w:delText>By the time that party was over, if I'd heard one more</w:delText>
        </w:r>
      </w:del>
      <w:ins w:id="3858" w:author="Copy Editor" w:date="2026-10-05T16:09:00Z" w16du:dateUtc="2026-10-05T13:09:00Z">
        <w:r w:rsidR="00AC719C">
          <w:t>Another</w:t>
        </w:r>
      </w:ins>
      <w:r>
        <w:t xml:space="preserve"> person </w:t>
      </w:r>
      <w:ins w:id="3859" w:author="Copy Editor" w:date="2026-10-05T16:09:00Z" w16du:dateUtc="2026-10-05T13:09:00Z">
        <w:r w:rsidR="00AC719C">
          <w:t>asks the same question.</w:t>
        </w:r>
      </w:ins>
      <w:del w:id="3860" w:author="Copy Editor" w:date="2026-10-05T16:09:00Z" w16du:dateUtc="2026-10-05T13:09:00Z">
        <w:r w:rsidR="00244E6F" w:rsidDel="00AC719C">
          <w:delText>inquire,</w:delText>
        </w:r>
      </w:del>
    </w:p>
    <w:p w14:paraId="5337EBD7" w14:textId="77777777" w:rsidR="00A73233" w:rsidRDefault="00D14BB9" w:rsidP="00A73233">
      <w:pPr>
        <w:pStyle w:val="bCHARACTER"/>
        <w:rPr>
          <w:ins w:id="3861" w:author="Copy Editor" w:date="2026-10-05T16:10:00Z" w16du:dateUtc="2026-10-05T13:10:00Z"/>
        </w:rPr>
      </w:pPr>
      <w:r>
        <w:t xml:space="preserve"> </w:t>
      </w:r>
      <w:ins w:id="3862" w:author="Copy Editor" w:date="2026-10-05T16:10:00Z" w16du:dateUtc="2026-10-05T13:10:00Z">
        <w:r w:rsidR="00A73233" w:rsidRPr="00D15361">
          <w:t>PERSON</w:t>
        </w:r>
      </w:ins>
    </w:p>
    <w:p w14:paraId="5192C43F" w14:textId="15C42085" w:rsidR="008C3D7A" w:rsidRPr="00605843" w:rsidDel="00A73233" w:rsidRDefault="008C3D7A" w:rsidP="00B33299">
      <w:pPr>
        <w:pStyle w:val="body"/>
        <w:rPr>
          <w:del w:id="3863" w:author="Copy Editor" w:date="2026-10-05T16:10:00Z" w16du:dateUtc="2026-10-05T13:10:00Z"/>
          <w:color w:val="auto"/>
          <w:rPrChange w:id="3864" w:author="Copy Editor" w:date="2026-10-06T13:13:00Z" w16du:dateUtc="2026-10-06T10:13:00Z">
            <w:rPr>
              <w:del w:id="3865" w:author="Copy Editor" w:date="2026-10-05T16:10:00Z" w16du:dateUtc="2026-10-05T13:10:00Z"/>
            </w:rPr>
          </w:rPrChange>
        </w:rPr>
      </w:pPr>
    </w:p>
    <w:p w14:paraId="7DD47873" w14:textId="728BE4EC" w:rsidR="008C3D7A" w:rsidRPr="00605843" w:rsidRDefault="00D14BB9" w:rsidP="004B3D80">
      <w:pPr>
        <w:pStyle w:val="bdialogue"/>
        <w:rPr>
          <w:ins w:id="3866" w:author="Copy Editor" w:date="2026-10-06T13:13:00Z" w16du:dateUtc="2026-10-06T10:13:00Z"/>
          <w:color w:val="auto"/>
          <w:rPrChange w:id="3867" w:author="Copy Editor" w:date="2026-10-06T13:13:00Z" w16du:dateUtc="2026-10-06T10:13:00Z">
            <w:rPr>
              <w:ins w:id="3868" w:author="Copy Editor" w:date="2026-10-06T13:13:00Z" w16du:dateUtc="2026-10-06T10:13:00Z"/>
              <w:color w:val="FF0000"/>
            </w:rPr>
          </w:rPrChange>
        </w:rPr>
      </w:pPr>
      <w:del w:id="3869" w:author="Copy Editor" w:date="2026-10-05T16:10:00Z" w16du:dateUtc="2026-10-05T13:10:00Z">
        <w:r w:rsidRPr="00605843" w:rsidDel="00A73233">
          <w:rPr>
            <w:color w:val="auto"/>
            <w:rPrChange w:id="3870" w:author="Copy Editor" w:date="2026-10-06T13:13:00Z" w16du:dateUtc="2026-10-06T10:13:00Z">
              <w:rPr/>
            </w:rPrChange>
          </w:rPr>
          <w:delText>"</w:delText>
        </w:r>
      </w:del>
      <w:r w:rsidRPr="00605843">
        <w:rPr>
          <w:color w:val="auto"/>
          <w:rPrChange w:id="3871" w:author="Copy Editor" w:date="2026-10-06T13:13:00Z" w16du:dateUtc="2026-10-06T10:13:00Z">
            <w:rPr/>
          </w:rPrChange>
        </w:rPr>
        <w:t>Have you travelled f</w:t>
      </w:r>
      <w:ins w:id="3872" w:author="Copy Editor" w:date="2026-10-05T16:10:00Z" w16du:dateUtc="2026-10-05T13:10:00Z">
        <w:r w:rsidR="00A73233" w:rsidRPr="00605843">
          <w:rPr>
            <w:color w:val="auto"/>
            <w:rPrChange w:id="3873" w:author="Copy Editor" w:date="2026-10-06T13:13:00Z" w16du:dateUtc="2026-10-06T10:13:00Z">
              <w:rPr/>
            </w:rPrChange>
          </w:rPr>
          <w:t>a</w:t>
        </w:r>
      </w:ins>
      <w:del w:id="3874" w:author="Copy Editor" w:date="2026-10-05T16:10:00Z" w16du:dateUtc="2026-10-05T13:10:00Z">
        <w:r w:rsidRPr="00605843" w:rsidDel="00A73233">
          <w:rPr>
            <w:color w:val="auto"/>
            <w:rPrChange w:id="3875" w:author="Copy Editor" w:date="2026-10-06T13:13:00Z" w16du:dateUtc="2026-10-06T10:13:00Z">
              <w:rPr/>
            </w:rPrChange>
          </w:rPr>
          <w:delText>o</w:delText>
        </w:r>
      </w:del>
      <w:r w:rsidRPr="00605843">
        <w:rPr>
          <w:color w:val="auto"/>
          <w:rPrChange w:id="3876" w:author="Copy Editor" w:date="2026-10-06T13:13:00Z" w16du:dateUtc="2026-10-06T10:13:00Z">
            <w:rPr/>
          </w:rPrChange>
        </w:rPr>
        <w:t>r?</w:t>
      </w:r>
      <w:del w:id="3877" w:author="Copy Editor" w:date="2026-10-05T16:10:00Z" w16du:dateUtc="2026-10-05T13:10:00Z">
        <w:r w:rsidRPr="00605843" w:rsidDel="00A73233">
          <w:rPr>
            <w:color w:val="auto"/>
            <w:rPrChange w:id="3878" w:author="Copy Editor" w:date="2026-10-06T13:13:00Z" w16du:dateUtc="2026-10-06T10:13:00Z">
              <w:rPr/>
            </w:rPrChange>
          </w:rPr>
          <w:delText>”</w:delText>
        </w:r>
      </w:del>
    </w:p>
    <w:p w14:paraId="59B42D73" w14:textId="77777777" w:rsidR="00605843" w:rsidRPr="00605843" w:rsidRDefault="00605843">
      <w:pPr>
        <w:pStyle w:val="aSCENEHEAD"/>
        <w:rPr>
          <w:ins w:id="3879" w:author="Copy Editor" w:date="2026-10-06T13:13:00Z"/>
          <w:lang w:val="en-US"/>
          <w:rPrChange w:id="3880" w:author="Copy Editor" w:date="2026-10-06T13:13:00Z" w16du:dateUtc="2026-10-06T10:13:00Z">
            <w:rPr>
              <w:ins w:id="3881" w:author="Copy Editor" w:date="2026-10-06T13:13:00Z"/>
              <w:color w:val="FF0000"/>
              <w:lang w:val="en-US"/>
            </w:rPr>
          </w:rPrChange>
        </w:rPr>
        <w:pPrChange w:id="3882" w:author="Copy Editor" w:date="2026-10-06T13:13:00Z" w16du:dateUtc="2026-10-06T10:13:00Z">
          <w:pPr>
            <w:pStyle w:val="bdialogue"/>
          </w:pPr>
        </w:pPrChange>
      </w:pPr>
      <w:ins w:id="3883" w:author="Copy Editor" w:date="2026-10-06T13:13:00Z">
        <w:r w:rsidRPr="00605843">
          <w:rPr>
            <w:lang w:val="en-US"/>
            <w:rPrChange w:id="3884" w:author="Copy Editor" w:date="2026-10-06T13:13:00Z" w16du:dateUtc="2026-10-06T10:13:00Z">
              <w:rPr>
                <w:b/>
                <w:bCs/>
                <w:color w:val="FF0000"/>
                <w:lang w:val="en-US"/>
              </w:rPr>
            </w:rPrChange>
          </w:rPr>
          <w:t>INT. OFFICERS' MESS – EVENING</w:t>
        </w:r>
      </w:ins>
    </w:p>
    <w:p w14:paraId="704082D8" w14:textId="77777777" w:rsidR="00605843" w:rsidRPr="00605843" w:rsidRDefault="00605843">
      <w:pPr>
        <w:pStyle w:val="body"/>
        <w:rPr>
          <w:ins w:id="3885" w:author="Copy Editor" w:date="2026-10-06T13:13:00Z"/>
          <w:lang w:val="en-US"/>
          <w:rPrChange w:id="3886" w:author="Copy Editor" w:date="2026-10-06T13:13:00Z" w16du:dateUtc="2026-10-06T10:13:00Z">
            <w:rPr>
              <w:ins w:id="3887" w:author="Copy Editor" w:date="2026-10-06T13:13:00Z"/>
              <w:color w:val="FF0000"/>
              <w:lang w:val="en-US"/>
            </w:rPr>
          </w:rPrChange>
        </w:rPr>
        <w:pPrChange w:id="3888" w:author="Copy Editor" w:date="2026-10-06T13:13:00Z" w16du:dateUtc="2026-10-06T10:13:00Z">
          <w:pPr>
            <w:pStyle w:val="bdialogue"/>
          </w:pPr>
        </w:pPrChange>
      </w:pPr>
      <w:ins w:id="3889" w:author="Copy Editor" w:date="2026-10-06T13:13:00Z">
        <w:r w:rsidRPr="00605843">
          <w:rPr>
            <w:lang w:val="en-US"/>
            <w:rPrChange w:id="3890" w:author="Copy Editor" w:date="2026-10-06T13:13:00Z" w16du:dateUtc="2026-10-06T10:13:00Z">
              <w:rPr>
                <w:color w:val="FF0000"/>
                <w:lang w:val="en-US"/>
              </w:rPr>
            </w:rPrChange>
          </w:rPr>
          <w:t>Richard sits among the officers, increasingly at a loss.</w:t>
        </w:r>
      </w:ins>
    </w:p>
    <w:p w14:paraId="76BBF2CE" w14:textId="77777777" w:rsidR="00605843" w:rsidRDefault="00605843" w:rsidP="00605843">
      <w:pPr>
        <w:pStyle w:val="bCHARACTER"/>
        <w:rPr>
          <w:ins w:id="3891" w:author="Copy Editor" w:date="2026-10-06T13:14:00Z" w16du:dateUtc="2026-10-06T10:14:00Z"/>
        </w:rPr>
      </w:pPr>
      <w:ins w:id="3892" w:author="Copy Editor" w:date="2026-10-06T13:14:00Z" w16du:dateUtc="2026-10-06T10:14:00Z">
        <w:r w:rsidRPr="006722D0">
          <w:t>RICHARD (V.O.)</w:t>
        </w:r>
      </w:ins>
    </w:p>
    <w:p w14:paraId="448FFD93" w14:textId="713A0768" w:rsidR="00605843" w:rsidRPr="00DA3390" w:rsidDel="00605843" w:rsidRDefault="00605843" w:rsidP="004B3D80">
      <w:pPr>
        <w:pStyle w:val="bdialogue"/>
        <w:rPr>
          <w:del w:id="3893" w:author="Copy Editor" w:date="2026-10-06T13:14:00Z" w16du:dateUtc="2026-10-06T10:14:00Z"/>
          <w:color w:val="FF0000"/>
          <w:rPrChange w:id="3894" w:author="Copy Editor" w:date="2026-10-05T16:11:00Z" w16du:dateUtc="2026-10-05T13:11:00Z">
            <w:rPr>
              <w:del w:id="3895" w:author="Copy Editor" w:date="2026-10-06T13:14:00Z" w16du:dateUtc="2026-10-06T10:14:00Z"/>
            </w:rPr>
          </w:rPrChange>
        </w:rPr>
      </w:pPr>
    </w:p>
    <w:p w14:paraId="5E4BDC7C" w14:textId="66E517F1" w:rsidR="003439BF" w:rsidRDefault="00D14BB9">
      <w:pPr>
        <w:pStyle w:val="bbodybeforebeat"/>
        <w:rPr>
          <w:ins w:id="3896" w:author="Copy Editor" w:date="2026-10-06T13:14:00Z" w16du:dateUtc="2026-10-06T10:14:00Z"/>
        </w:rPr>
        <w:pPrChange w:id="3897" w:author="Copy Editor" w:date="2026-10-06T13:14:00Z" w16du:dateUtc="2026-10-06T10:14:00Z">
          <w:pPr>
            <w:pStyle w:val="bdialogue"/>
          </w:pPr>
        </w:pPrChange>
      </w:pPr>
      <w:r>
        <w:t>I’d have screamed. Regarding the officer’s mess, I was completely out of ideas, and my relationship with the officer’s mess entered a death spiral from which I could see no way out.</w:t>
      </w:r>
    </w:p>
    <w:p w14:paraId="65584F4B" w14:textId="42930B09" w:rsidR="00CD1BC2" w:rsidRDefault="00CD1BC2">
      <w:pPr>
        <w:pStyle w:val="baparenthisis"/>
        <w:pPrChange w:id="3898" w:author="Copy Editor" w:date="2026-10-06T13:14:00Z" w16du:dateUtc="2026-10-06T10:14:00Z">
          <w:pPr>
            <w:pStyle w:val="body"/>
          </w:pPr>
        </w:pPrChange>
      </w:pPr>
      <w:ins w:id="3899" w:author="Copy Editor" w:date="2026-10-06T13:14:00Z" w16du:dateUtc="2026-10-06T10:14:00Z">
        <w:r>
          <w:t>(</w:t>
        </w:r>
      </w:ins>
      <w:ins w:id="3900" w:author="Copy Editor" w:date="2026-10-06T13:14:00Z">
        <w:r w:rsidRPr="00CD1BC2">
          <w:t>A beat.</w:t>
        </w:r>
      </w:ins>
      <w:ins w:id="3901" w:author="Copy Editor" w:date="2026-10-06T13:14:00Z" w16du:dateUtc="2026-10-06T10:14:00Z">
        <w:r>
          <w:t>)</w:t>
        </w:r>
      </w:ins>
    </w:p>
    <w:p w14:paraId="2807F10E" w14:textId="77777777" w:rsidR="00CD1BC2" w:rsidRDefault="007C0FF3">
      <w:pPr>
        <w:pStyle w:val="bdialogue"/>
        <w:rPr>
          <w:ins w:id="3902" w:author="Copy Editor" w:date="2026-10-06T13:14:00Z" w16du:dateUtc="2026-10-06T10:14:00Z"/>
        </w:rPr>
        <w:pPrChange w:id="3903" w:author="Copy Editor" w:date="2026-10-06T13:14:00Z" w16du:dateUtc="2026-10-06T10:14:00Z">
          <w:pPr>
            <w:pStyle w:val="body"/>
          </w:pPr>
        </w:pPrChange>
      </w:pPr>
      <w:r>
        <w:t xml:space="preserve">Looking back on it, the worst effect of my brief time in the </w:t>
      </w:r>
      <w:r w:rsidR="00D14BB9">
        <w:t>officer's</w:t>
      </w:r>
      <w:r>
        <w:t xml:space="preserve"> mess was that it gave me a very poor opinion of officers in </w:t>
      </w:r>
      <w:r w:rsidR="00D14BB9">
        <w:t xml:space="preserve">general. </w:t>
      </w:r>
    </w:p>
    <w:p w14:paraId="4F874636" w14:textId="77777777" w:rsidR="00CD1BC2" w:rsidRDefault="00D14BB9" w:rsidP="00CD1BC2">
      <w:pPr>
        <w:pStyle w:val="bdialogue"/>
        <w:rPr>
          <w:ins w:id="3904" w:author="Copy Editor" w:date="2026-10-06T13:15:00Z" w16du:dateUtc="2026-10-06T10:15:00Z"/>
        </w:rPr>
      </w:pPr>
      <w:r>
        <w:lastRenderedPageBreak/>
        <w:t>Certainly,</w:t>
      </w:r>
      <w:r w:rsidR="007C0FF3">
        <w:t xml:space="preserve"> some were </w:t>
      </w:r>
      <w:r>
        <w:t>excellent</w:t>
      </w:r>
      <w:r w:rsidR="007C0FF3">
        <w:t xml:space="preserve">, but the majority were lazy free loaders who got by with saying the right things to the right people instead of </w:t>
      </w:r>
      <w:r>
        <w:t>being</w:t>
      </w:r>
      <w:r w:rsidR="007C0FF3">
        <w:t xml:space="preserve"> good at their </w:t>
      </w:r>
      <w:r>
        <w:t xml:space="preserve">jobs. </w:t>
      </w:r>
    </w:p>
    <w:p w14:paraId="4CCAE9C4" w14:textId="77777777" w:rsidR="00DA728D" w:rsidRPr="00DA728D" w:rsidRDefault="00DA728D">
      <w:pPr>
        <w:pStyle w:val="aSCENEHEAD"/>
        <w:rPr>
          <w:ins w:id="3905" w:author="Copy Editor" w:date="2026-10-06T13:15:00Z"/>
          <w:lang w:val="en-US"/>
        </w:rPr>
        <w:pPrChange w:id="3906" w:author="Copy Editor" w:date="2026-10-06T13:15:00Z" w16du:dateUtc="2026-10-06T10:15:00Z">
          <w:pPr>
            <w:pStyle w:val="bdialogue"/>
          </w:pPr>
        </w:pPrChange>
      </w:pPr>
      <w:ins w:id="3907" w:author="Copy Editor" w:date="2026-10-06T13:15:00Z">
        <w:r w:rsidRPr="00DA728D">
          <w:rPr>
            <w:lang w:val="en-US"/>
          </w:rPr>
          <w:t>EXT. MILITARY TRAINING AREA – DAY</w:t>
        </w:r>
      </w:ins>
    </w:p>
    <w:p w14:paraId="1F76E071" w14:textId="77777777" w:rsidR="00DA728D" w:rsidRPr="00DA728D" w:rsidRDefault="00DA728D">
      <w:pPr>
        <w:pStyle w:val="body"/>
        <w:rPr>
          <w:ins w:id="3908" w:author="Copy Editor" w:date="2026-10-06T13:15:00Z"/>
          <w:lang w:val="en-US"/>
        </w:rPr>
        <w:pPrChange w:id="3909" w:author="Copy Editor" w:date="2026-10-06T13:15:00Z" w16du:dateUtc="2026-10-06T10:15:00Z">
          <w:pPr>
            <w:pStyle w:val="bdialogue"/>
          </w:pPr>
        </w:pPrChange>
      </w:pPr>
      <w:ins w:id="3910" w:author="Copy Editor" w:date="2026-10-06T13:15:00Z">
        <w:r w:rsidRPr="00DA728D">
          <w:rPr>
            <w:lang w:val="en-US"/>
          </w:rPr>
          <w:t>A military exercise is underway.</w:t>
        </w:r>
      </w:ins>
    </w:p>
    <w:p w14:paraId="5153DFD3" w14:textId="77777777" w:rsidR="00DA728D" w:rsidRDefault="00DA728D" w:rsidP="00DA728D">
      <w:pPr>
        <w:pStyle w:val="bCHARACTER"/>
        <w:rPr>
          <w:ins w:id="3911" w:author="Copy Editor" w:date="2026-10-06T13:16:00Z" w16du:dateUtc="2026-10-06T10:16:00Z"/>
        </w:rPr>
      </w:pPr>
      <w:ins w:id="3912" w:author="Copy Editor" w:date="2026-10-06T13:16:00Z" w16du:dateUtc="2026-10-06T10:16:00Z">
        <w:r w:rsidRPr="006722D0">
          <w:t>RICHARD (V.O.)</w:t>
        </w:r>
      </w:ins>
    </w:p>
    <w:p w14:paraId="33214E88" w14:textId="68405D95" w:rsidR="008C3D7A" w:rsidRDefault="007C0FF3">
      <w:pPr>
        <w:pStyle w:val="bbodybeforebeat"/>
        <w:pPrChange w:id="3913" w:author="Copy Editor" w:date="2026-10-06T13:16:00Z" w16du:dateUtc="2026-10-06T10:16:00Z">
          <w:pPr>
            <w:pStyle w:val="body"/>
          </w:pPr>
        </w:pPrChange>
      </w:pPr>
      <w:r>
        <w:t xml:space="preserve">I remember one case where a young subaltern had </w:t>
      </w:r>
      <w:r w:rsidR="00244E6F">
        <w:t>organized</w:t>
      </w:r>
      <w:r>
        <w:t xml:space="preserve"> an </w:t>
      </w:r>
      <w:r w:rsidR="00D14BB9">
        <w:t xml:space="preserve">exercise. </w:t>
      </w:r>
      <w:r>
        <w:t xml:space="preserve">It was a </w:t>
      </w:r>
      <w:r w:rsidR="00D14BB9">
        <w:t>disaster,</w:t>
      </w:r>
      <w:r>
        <w:t xml:space="preserve"> and the </w:t>
      </w:r>
      <w:r w:rsidR="00D14BB9">
        <w:t xml:space="preserve">Toms </w:t>
      </w:r>
    </w:p>
    <w:p w14:paraId="2DD3ED72" w14:textId="3FF98842" w:rsidR="00BD0FA6" w:rsidRDefault="00DA728D" w:rsidP="00816AB1">
      <w:pPr>
        <w:pStyle w:val="baparenthisis"/>
      </w:pPr>
      <w:ins w:id="3914" w:author="Copy Editor" w:date="2026-10-06T13:16:00Z" w16du:dateUtc="2026-10-06T10:16:00Z">
        <w:r>
          <w:t>-</w:t>
        </w:r>
      </w:ins>
      <w:del w:id="3915" w:author="Copy Editor" w:date="2026-10-06T13:16:00Z" w16du:dateUtc="2026-10-06T10:16:00Z">
        <w:r w:rsidR="00D14BB9" w:rsidDel="00DA728D">
          <w:delText>(p</w:delText>
        </w:r>
      </w:del>
      <w:ins w:id="3916" w:author="Copy Editor" w:date="2026-10-06T13:16:00Z" w16du:dateUtc="2026-10-06T10:16:00Z">
        <w:r>
          <w:t>p</w:t>
        </w:r>
      </w:ins>
      <w:r w:rsidR="00D14BB9">
        <w:t>rivate</w:t>
      </w:r>
      <w:r w:rsidR="007C0FF3">
        <w:t xml:space="preserve"> soldiers</w:t>
      </w:r>
      <w:ins w:id="3917" w:author="Copy Editor" w:date="2026-10-06T13:16:00Z" w16du:dateUtc="2026-10-06T10:16:00Z">
        <w:r>
          <w:t>-</w:t>
        </w:r>
      </w:ins>
      <w:del w:id="3918" w:author="Copy Editor" w:date="2026-10-06T13:16:00Z" w16du:dateUtc="2026-10-06T10:16:00Z">
        <w:r w:rsidR="007C0FF3" w:rsidDel="00DA728D">
          <w:delText>)</w:delText>
        </w:r>
      </w:del>
    </w:p>
    <w:p w14:paraId="381C0C88" w14:textId="77777777" w:rsidR="00DA728D" w:rsidRDefault="007C0FF3" w:rsidP="00DA728D">
      <w:pPr>
        <w:pStyle w:val="bdialogue"/>
        <w:rPr>
          <w:ins w:id="3919" w:author="Copy Editor" w:date="2026-10-06T13:16:00Z" w16du:dateUtc="2026-10-06T10:16:00Z"/>
        </w:rPr>
      </w:pPr>
      <w:r>
        <w:t xml:space="preserve">who I kept in touch </w:t>
      </w:r>
      <w:r w:rsidR="00D14BB9">
        <w:t>with were</w:t>
      </w:r>
      <w:r>
        <w:t xml:space="preserve"> seriously questioning the wisdom of staying in the </w:t>
      </w:r>
      <w:r w:rsidR="00D14BB9">
        <w:t xml:space="preserve">unit. </w:t>
      </w:r>
    </w:p>
    <w:p w14:paraId="24F4CF5A" w14:textId="46A2D3B6" w:rsidR="007176FA" w:rsidRDefault="007176FA" w:rsidP="007176FA">
      <w:pPr>
        <w:pStyle w:val="body"/>
        <w:rPr>
          <w:ins w:id="3920" w:author="Copy Editor" w:date="2026-10-06T13:17:00Z" w16du:dateUtc="2026-10-06T10:17:00Z"/>
        </w:rPr>
      </w:pPr>
      <w:ins w:id="3921" w:author="Copy Editor" w:date="2026-10-06T13:16:00Z">
        <w:r w:rsidRPr="007176FA">
          <w:t>Richard watches the exercise unfold.</w:t>
        </w:r>
      </w:ins>
    </w:p>
    <w:p w14:paraId="49DA6686" w14:textId="77777777" w:rsidR="007176FA" w:rsidRDefault="007176FA" w:rsidP="007176FA">
      <w:pPr>
        <w:pStyle w:val="bCHARACTER"/>
        <w:rPr>
          <w:ins w:id="3922" w:author="Copy Editor" w:date="2026-10-06T13:17:00Z" w16du:dateUtc="2026-10-06T10:17:00Z"/>
        </w:rPr>
      </w:pPr>
      <w:ins w:id="3923" w:author="Copy Editor" w:date="2026-10-06T13:17:00Z" w16du:dateUtc="2026-10-06T10:17:00Z">
        <w:r w:rsidRPr="006722D0">
          <w:t>RICHARD (V.O.)</w:t>
        </w:r>
      </w:ins>
    </w:p>
    <w:p w14:paraId="758E53BF" w14:textId="77777777" w:rsidR="007176FA" w:rsidRDefault="007C0FF3" w:rsidP="007176FA">
      <w:pPr>
        <w:pStyle w:val="bdialogue"/>
        <w:rPr>
          <w:ins w:id="3924" w:author="Copy Editor" w:date="2026-10-06T13:17:00Z" w16du:dateUtc="2026-10-06T10:17:00Z"/>
        </w:rPr>
      </w:pPr>
      <w:r>
        <w:t xml:space="preserve">I wasn’t looking forward to hearing the </w:t>
      </w:r>
      <w:r w:rsidR="00D14BB9">
        <w:t>tongue-lashing</w:t>
      </w:r>
      <w:r>
        <w:t xml:space="preserve"> that he should have </w:t>
      </w:r>
      <w:r w:rsidR="00244E6F">
        <w:t>gotten</w:t>
      </w:r>
      <w:r>
        <w:t xml:space="preserve"> from the </w:t>
      </w:r>
      <w:r w:rsidR="00D14BB9">
        <w:t xml:space="preserve">Colonel. </w:t>
      </w:r>
    </w:p>
    <w:p w14:paraId="3E0D622B" w14:textId="77777777" w:rsidR="000600DB" w:rsidRPr="000600DB" w:rsidRDefault="000600DB">
      <w:pPr>
        <w:pStyle w:val="body"/>
        <w:rPr>
          <w:ins w:id="3925" w:author="Copy Editor" w:date="2026-10-06T13:17:00Z"/>
          <w:lang w:val="en-US"/>
        </w:rPr>
        <w:pPrChange w:id="3926" w:author="Copy Editor" w:date="2026-10-06T13:18:00Z" w16du:dateUtc="2026-10-06T10:18:00Z">
          <w:pPr>
            <w:pStyle w:val="bdialogue"/>
          </w:pPr>
        </w:pPrChange>
      </w:pPr>
      <w:ins w:id="3927" w:author="Copy Editor" w:date="2026-10-06T13:17:00Z">
        <w:r w:rsidRPr="000600DB">
          <w:rPr>
            <w:lang w:val="en-US"/>
          </w:rPr>
          <w:t>The COLONEL approaches the young subaltern.</w:t>
        </w:r>
      </w:ins>
    </w:p>
    <w:p w14:paraId="227BE4CA" w14:textId="77777777" w:rsidR="000600DB" w:rsidRPr="000600DB" w:rsidRDefault="000600DB">
      <w:pPr>
        <w:pStyle w:val="body"/>
        <w:rPr>
          <w:ins w:id="3928" w:author="Copy Editor" w:date="2026-10-06T13:17:00Z"/>
          <w:lang w:val="en-US"/>
        </w:rPr>
        <w:pPrChange w:id="3929" w:author="Copy Editor" w:date="2026-10-06T13:18:00Z" w16du:dateUtc="2026-10-06T10:18:00Z">
          <w:pPr>
            <w:pStyle w:val="bdialogue"/>
          </w:pPr>
        </w:pPrChange>
      </w:pPr>
      <w:ins w:id="3930" w:author="Copy Editor" w:date="2026-10-06T13:17:00Z">
        <w:r w:rsidRPr="000600DB">
          <w:rPr>
            <w:lang w:val="en-US"/>
          </w:rPr>
          <w:t>Richard watches, expecting a dressing-down.</w:t>
        </w:r>
      </w:ins>
    </w:p>
    <w:p w14:paraId="5E4BDC7E" w14:textId="29D74BB1" w:rsidR="003439BF" w:rsidDel="000600DB" w:rsidRDefault="003F49B6">
      <w:pPr>
        <w:pStyle w:val="bCHARACTER"/>
        <w:rPr>
          <w:del w:id="3931" w:author="Copy Editor" w:date="2026-10-06T13:18:00Z" w16du:dateUtc="2026-10-06T10:18:00Z"/>
        </w:rPr>
        <w:pPrChange w:id="3932" w:author="Copy Editor" w:date="2026-10-06T13:18:00Z" w16du:dateUtc="2026-10-06T10:18:00Z">
          <w:pPr>
            <w:pStyle w:val="body"/>
            <w:spacing w:before="0"/>
          </w:pPr>
        </w:pPrChange>
      </w:pPr>
      <w:ins w:id="3933" w:author="Copy Editor" w:date="2026-10-06T13:18:00Z">
        <w:r w:rsidRPr="003F49B6">
          <w:t>COLONEL</w:t>
        </w:r>
      </w:ins>
      <w:del w:id="3934" w:author="Copy Editor" w:date="2026-10-06T13:18:00Z" w16du:dateUtc="2026-10-06T10:18:00Z">
        <w:r w:rsidR="007C0FF3" w:rsidDel="000600DB">
          <w:delText xml:space="preserve">I was absolutely stunned when it </w:delText>
        </w:r>
        <w:r w:rsidR="00D14BB9" w:rsidDel="000600DB">
          <w:delText>happened.</w:delText>
        </w:r>
      </w:del>
    </w:p>
    <w:p w14:paraId="359962D7" w14:textId="77777777" w:rsidR="000600DB" w:rsidRDefault="000600DB">
      <w:pPr>
        <w:pStyle w:val="bCHARACTER"/>
        <w:rPr>
          <w:ins w:id="3935" w:author="Copy Editor" w:date="2026-10-06T13:18:00Z" w16du:dateUtc="2026-10-06T10:18:00Z"/>
        </w:rPr>
        <w:pPrChange w:id="3936" w:author="Copy Editor" w:date="2026-10-06T13:18:00Z" w16du:dateUtc="2026-10-06T10:18:00Z">
          <w:pPr>
            <w:pStyle w:val="bdialogue"/>
          </w:pPr>
        </w:pPrChange>
      </w:pPr>
    </w:p>
    <w:p w14:paraId="452D3662" w14:textId="15E8B3F8" w:rsidR="00E21A61" w:rsidRDefault="007C0FF3">
      <w:pPr>
        <w:pStyle w:val="bbodybeforebeat"/>
        <w:rPr>
          <w:ins w:id="3937" w:author="Copy Editor" w:date="2026-10-06T13:18:00Z" w16du:dateUtc="2026-10-06T10:18:00Z"/>
        </w:rPr>
        <w:pPrChange w:id="3938" w:author="Copy Editor" w:date="2026-10-06T13:19:00Z" w16du:dateUtc="2026-10-06T10:19:00Z">
          <w:pPr>
            <w:pStyle w:val="bdialogue"/>
          </w:pPr>
        </w:pPrChange>
      </w:pPr>
      <w:del w:id="3939" w:author="Copy Editor" w:date="2026-10-06T13:18:00Z" w16du:dateUtc="2026-10-06T10:18:00Z">
        <w:r w:rsidDel="003F49B6">
          <w:delText>“</w:delText>
        </w:r>
      </w:del>
      <w:r>
        <w:t>A very interesting exercise you arranged</w:t>
      </w:r>
      <w:r w:rsidR="00D14BB9">
        <w:t xml:space="preserve">, </w:t>
      </w:r>
      <w:r w:rsidR="00244E6F">
        <w:t>Mr.</w:t>
      </w:r>
      <w:r>
        <w:t xml:space="preserve"> </w:t>
      </w:r>
      <w:r w:rsidR="00CB1EF2">
        <w:t>C*****.</w:t>
      </w:r>
      <w:del w:id="3940" w:author="Copy Editor" w:date="2026-10-06T13:18:00Z" w16du:dateUtc="2026-10-06T10:18:00Z">
        <w:r w:rsidR="00CB1EF2" w:rsidDel="003F49B6">
          <w:delText xml:space="preserve"> ""</w:delText>
        </w:r>
      </w:del>
    </w:p>
    <w:p w14:paraId="293835BA" w14:textId="1733B140" w:rsidR="003F49B6" w:rsidRDefault="003F49B6">
      <w:pPr>
        <w:pStyle w:val="baparenthisis"/>
        <w:pPrChange w:id="3941" w:author="Copy Editor" w:date="2026-10-06T13:19:00Z" w16du:dateUtc="2026-10-06T10:19:00Z">
          <w:pPr>
            <w:pStyle w:val="bdialogue"/>
          </w:pPr>
        </w:pPrChange>
      </w:pPr>
      <w:ins w:id="3942" w:author="Copy Editor" w:date="2026-10-06T13:19:00Z" w16du:dateUtc="2026-10-06T10:19:00Z">
        <w:r>
          <w:t>(</w:t>
        </w:r>
      </w:ins>
      <w:ins w:id="3943" w:author="Copy Editor" w:date="2026-10-06T13:18:00Z">
        <w:r w:rsidRPr="003F49B6">
          <w:t>A beat.</w:t>
        </w:r>
      </w:ins>
      <w:ins w:id="3944" w:author="Copy Editor" w:date="2026-10-06T13:18:00Z" w16du:dateUtc="2026-10-06T10:18:00Z">
        <w:r>
          <w:t>)</w:t>
        </w:r>
      </w:ins>
    </w:p>
    <w:p w14:paraId="59692480" w14:textId="77777777" w:rsidR="00E21A61" w:rsidRDefault="00CB1EF2" w:rsidP="003F49B6">
      <w:pPr>
        <w:pStyle w:val="bdialogue"/>
        <w:rPr>
          <w:ins w:id="3945" w:author="Copy Editor" w:date="2026-10-06T13:19:00Z" w16du:dateUtc="2026-10-06T10:19:00Z"/>
        </w:rPr>
      </w:pPr>
      <w:r w:rsidRPr="003F49B6">
        <w:t>Brought</w:t>
      </w:r>
      <w:r>
        <w:t xml:space="preserve"> out some interesting </w:t>
      </w:r>
      <w:r w:rsidR="00D14BB9">
        <w:t>points.</w:t>
      </w:r>
      <w:del w:id="3946" w:author="Copy Editor" w:date="2026-10-06T13:19:00Z" w16du:dateUtc="2026-10-06T10:19:00Z">
        <w:r w:rsidR="00D14BB9" w:rsidDel="003F49B6">
          <w:delText>"</w:delText>
        </w:r>
      </w:del>
    </w:p>
    <w:p w14:paraId="0CB85904" w14:textId="0CF535D5" w:rsidR="007B193E" w:rsidRDefault="007B193E">
      <w:pPr>
        <w:pStyle w:val="bCHARACTER"/>
        <w:pPrChange w:id="3947" w:author="Copy Editor" w:date="2026-10-06T13:19:00Z" w16du:dateUtc="2026-10-06T10:19:00Z">
          <w:pPr>
            <w:pStyle w:val="bdialogue"/>
          </w:pPr>
        </w:pPrChange>
      </w:pPr>
      <w:ins w:id="3948" w:author="Copy Editor" w:date="2026-10-06T13:19:00Z">
        <w:r w:rsidRPr="007B193E">
          <w:t>SUBALTERN</w:t>
        </w:r>
      </w:ins>
    </w:p>
    <w:p w14:paraId="076496C7" w14:textId="4C99DC6E" w:rsidR="00F86E22" w:rsidRDefault="00D14BB9" w:rsidP="004B3D80">
      <w:pPr>
        <w:pStyle w:val="bdialogue"/>
        <w:rPr>
          <w:ins w:id="3949" w:author="Copy Editor" w:date="2026-10-06T13:19:00Z" w16du:dateUtc="2026-10-06T10:19:00Z"/>
        </w:rPr>
      </w:pPr>
      <w:del w:id="3950" w:author="Copy Editor" w:date="2026-10-06T13:19:00Z" w16du:dateUtc="2026-10-06T10:19:00Z">
        <w:r w:rsidDel="007B193E">
          <w:delText>“</w:delText>
        </w:r>
      </w:del>
      <w:r>
        <w:t>Oh, thank you, Sir.</w:t>
      </w:r>
    </w:p>
    <w:p w14:paraId="19B02D89" w14:textId="4D023DD7" w:rsidR="007B193E" w:rsidRDefault="007B193E">
      <w:pPr>
        <w:pStyle w:val="bCHARACTER"/>
        <w:pPrChange w:id="3951" w:author="Copy Editor" w:date="2026-10-06T13:19:00Z" w16du:dateUtc="2026-10-06T10:19:00Z">
          <w:pPr>
            <w:pStyle w:val="bdialogue"/>
          </w:pPr>
        </w:pPrChange>
      </w:pPr>
      <w:ins w:id="3952" w:author="Copy Editor" w:date="2026-10-06T13:19:00Z">
        <w:r w:rsidRPr="007B193E">
          <w:t>COLONEL</w:t>
        </w:r>
      </w:ins>
    </w:p>
    <w:p w14:paraId="5E4BDC80" w14:textId="5F3818CE" w:rsidR="003439BF" w:rsidRDefault="00D14BB9" w:rsidP="004B3D80">
      <w:pPr>
        <w:pStyle w:val="bdialogue"/>
        <w:rPr>
          <w:ins w:id="3953" w:author="Copy Editor" w:date="2026-10-06T13:20:00Z" w16du:dateUtc="2026-10-06T10:20:00Z"/>
        </w:rPr>
      </w:pPr>
      <w:del w:id="3954" w:author="Copy Editor" w:date="2026-10-06T13:20:00Z" w16du:dateUtc="2026-10-06T10:20:00Z">
        <w:r w:rsidDel="007B193E">
          <w:delText>“</w:delText>
        </w:r>
      </w:del>
      <w:r>
        <w:t>Glad you liked it.</w:t>
      </w:r>
      <w:del w:id="3955" w:author="Copy Editor" w:date="2026-10-06T13:20:00Z" w16du:dateUtc="2026-10-06T10:20:00Z">
        <w:r w:rsidDel="007B193E">
          <w:delText>"</w:delText>
        </w:r>
      </w:del>
    </w:p>
    <w:p w14:paraId="16707EDC" w14:textId="20D74B1C" w:rsidR="00D71E37" w:rsidRDefault="00D71E37" w:rsidP="00D71E37">
      <w:pPr>
        <w:pStyle w:val="body"/>
        <w:rPr>
          <w:ins w:id="3956" w:author="Copy Editor" w:date="2026-10-06T13:20:00Z" w16du:dateUtc="2026-10-06T10:20:00Z"/>
        </w:rPr>
      </w:pPr>
      <w:ins w:id="3957" w:author="Copy Editor" w:date="2026-10-06T13:20:00Z" w16du:dateUtc="2026-10-06T10:20:00Z">
        <w:r>
          <w:t>Richard stares.</w:t>
        </w:r>
      </w:ins>
    </w:p>
    <w:p w14:paraId="01976498" w14:textId="77777777" w:rsidR="00D71E37" w:rsidRDefault="00D71E37">
      <w:pPr>
        <w:pStyle w:val="body"/>
        <w:pPrChange w:id="3958" w:author="Copy Editor" w:date="2026-10-06T13:20:00Z" w16du:dateUtc="2026-10-06T10:20:00Z">
          <w:pPr>
            <w:pStyle w:val="bdialogue"/>
          </w:pPr>
        </w:pPrChange>
      </w:pPr>
    </w:p>
    <w:p w14:paraId="757667B5" w14:textId="77777777" w:rsidR="00D71E37" w:rsidRDefault="00D71E37" w:rsidP="00D71E37">
      <w:pPr>
        <w:pStyle w:val="bCHARACTER"/>
        <w:rPr>
          <w:ins w:id="3959" w:author="Copy Editor" w:date="2026-10-06T13:21:00Z" w16du:dateUtc="2026-10-06T10:21:00Z"/>
        </w:rPr>
      </w:pPr>
      <w:ins w:id="3960" w:author="Copy Editor" w:date="2026-10-06T13:21:00Z" w16du:dateUtc="2026-10-06T10:21:00Z">
        <w:r w:rsidRPr="006722D0">
          <w:lastRenderedPageBreak/>
          <w:t>RICHARD (V.O.)</w:t>
        </w:r>
      </w:ins>
    </w:p>
    <w:p w14:paraId="5E4BDC81" w14:textId="5B1171EE" w:rsidR="003439BF" w:rsidRDefault="007C0FF3" w:rsidP="00D71E37">
      <w:pPr>
        <w:pStyle w:val="bdialogue"/>
        <w:rPr>
          <w:ins w:id="3961" w:author="Copy Editor" w:date="2026-10-06T13:31:00Z" w16du:dateUtc="2026-10-06T10:31:00Z"/>
        </w:rPr>
      </w:pPr>
      <w:r>
        <w:t>You could have knocked me down with a feather.</w:t>
      </w:r>
    </w:p>
    <w:p w14:paraId="17E27D35" w14:textId="77777777" w:rsidR="00452A39" w:rsidRPr="00452A39" w:rsidRDefault="00452A39" w:rsidP="00452A39">
      <w:pPr>
        <w:pStyle w:val="body"/>
        <w:rPr>
          <w:ins w:id="3962" w:author="Copy Editor" w:date="2026-10-06T13:32:00Z"/>
          <w:lang w:val="en-US"/>
        </w:rPr>
      </w:pPr>
      <w:ins w:id="3963" w:author="Copy Editor" w:date="2026-10-06T13:32:00Z">
        <w:r w:rsidRPr="00452A39">
          <w:rPr>
            <w:lang w:val="en-US"/>
          </w:rPr>
          <w:t>CUT TO:</w:t>
        </w:r>
      </w:ins>
    </w:p>
    <w:p w14:paraId="66EA0749" w14:textId="77777777" w:rsidR="00452A39" w:rsidRPr="00452A39" w:rsidRDefault="00452A39">
      <w:pPr>
        <w:pStyle w:val="aSCENEHEAD"/>
        <w:rPr>
          <w:ins w:id="3964" w:author="Copy Editor" w:date="2026-10-06T13:32:00Z"/>
          <w:lang w:val="en-US"/>
        </w:rPr>
        <w:pPrChange w:id="3965" w:author="Copy Editor" w:date="2026-10-06T13:33:00Z" w16du:dateUtc="2026-10-06T10:33:00Z">
          <w:pPr>
            <w:pStyle w:val="body"/>
          </w:pPr>
        </w:pPrChange>
      </w:pPr>
      <w:ins w:id="3966" w:author="Copy Editor" w:date="2026-10-06T13:32:00Z">
        <w:r w:rsidRPr="00452A39">
          <w:rPr>
            <w:lang w:val="en-US"/>
          </w:rPr>
          <w:t>EXT. MILITARY TRAINING AREA – DAY</w:t>
        </w:r>
      </w:ins>
    </w:p>
    <w:p w14:paraId="3B265BBA" w14:textId="05ECF2BF" w:rsidR="00452A39" w:rsidRPr="00452A39" w:rsidRDefault="00452A39" w:rsidP="00452A39">
      <w:pPr>
        <w:pStyle w:val="body"/>
        <w:rPr>
          <w:ins w:id="3967" w:author="Copy Editor" w:date="2026-10-06T13:32:00Z"/>
          <w:lang w:val="en-US"/>
        </w:rPr>
      </w:pPr>
      <w:ins w:id="3968" w:author="Copy Editor" w:date="2026-10-06T13:32:00Z">
        <w:r w:rsidRPr="00452A39">
          <w:rPr>
            <w:lang w:val="en-US"/>
          </w:rPr>
          <w:t xml:space="preserve">Richard works alongside </w:t>
        </w:r>
      </w:ins>
      <w:ins w:id="3969" w:author="Copy Editor" w:date="2026-10-06T13:34:00Z" w16du:dateUtc="2026-10-06T10:34:00Z">
        <w:r w:rsidR="001729B0" w:rsidRPr="00452A39">
          <w:rPr>
            <w:lang w:val="en-US"/>
          </w:rPr>
          <w:t>Toms</w:t>
        </w:r>
      </w:ins>
      <w:ins w:id="3970" w:author="Copy Editor" w:date="2026-10-06T13:32:00Z">
        <w:r w:rsidRPr="00452A39">
          <w:rPr>
            <w:lang w:val="en-US"/>
          </w:rPr>
          <w:t>.</w:t>
        </w:r>
      </w:ins>
    </w:p>
    <w:p w14:paraId="468D440D" w14:textId="77777777" w:rsidR="007E7F00" w:rsidRDefault="007E7F00" w:rsidP="007E7F00">
      <w:pPr>
        <w:pStyle w:val="bCHARACTER"/>
        <w:rPr>
          <w:ins w:id="3971" w:author="Copy Editor" w:date="2026-10-06T13:35:00Z" w16du:dateUtc="2026-10-06T10:35:00Z"/>
        </w:rPr>
      </w:pPr>
      <w:ins w:id="3972" w:author="Copy Editor" w:date="2026-10-06T13:35:00Z" w16du:dateUtc="2026-10-06T10:35:00Z">
        <w:r w:rsidRPr="006722D0">
          <w:t>RICHARD (V.O.)</w:t>
        </w:r>
      </w:ins>
    </w:p>
    <w:p w14:paraId="53B41011" w14:textId="6156DB73" w:rsidR="00BF7B5F" w:rsidDel="007E7F00" w:rsidRDefault="00BF7B5F" w:rsidP="00452A39">
      <w:pPr>
        <w:pStyle w:val="body"/>
        <w:rPr>
          <w:del w:id="3973" w:author="Copy Editor" w:date="2026-10-06T13:35:00Z" w16du:dateUtc="2026-10-06T10:35:00Z"/>
        </w:rPr>
      </w:pPr>
    </w:p>
    <w:p w14:paraId="6D7FB238" w14:textId="77777777" w:rsidR="007E7F00" w:rsidRDefault="007C0FF3" w:rsidP="00F62A70">
      <w:pPr>
        <w:pStyle w:val="bdialogue"/>
        <w:rPr>
          <w:ins w:id="3974" w:author="Copy Editor" w:date="2026-10-06T13:35:00Z" w16du:dateUtc="2026-10-06T10:35:00Z"/>
        </w:rPr>
      </w:pPr>
      <w:r>
        <w:t xml:space="preserve">From then on for the rest of my military </w:t>
      </w:r>
      <w:r w:rsidR="00D14BB9">
        <w:t>career,</w:t>
      </w:r>
      <w:r>
        <w:t xml:space="preserve"> I wouldn’t trust an officer until he had proven himself to me, and precious few managed to do </w:t>
      </w:r>
      <w:r w:rsidR="00D14BB9">
        <w:t xml:space="preserve">that. </w:t>
      </w:r>
    </w:p>
    <w:p w14:paraId="5E4BDC83" w14:textId="4CAEEB24" w:rsidR="003439BF" w:rsidRDefault="007C0FF3" w:rsidP="00F62A70">
      <w:pPr>
        <w:pStyle w:val="bdialogue"/>
        <w:rPr>
          <w:ins w:id="3975" w:author="Copy Editor" w:date="2026-10-06T13:35:00Z" w16du:dateUtc="2026-10-06T10:35:00Z"/>
        </w:rPr>
      </w:pPr>
      <w:r>
        <w:t xml:space="preserve">Apart from anything else, they didn’t think they had to prove themselves to one of the </w:t>
      </w:r>
      <w:r w:rsidR="00D14BB9">
        <w:t>Toms,</w:t>
      </w:r>
      <w:r>
        <w:t xml:space="preserve"> and I distrusted them and was often shown to be right to not trust them.</w:t>
      </w:r>
    </w:p>
    <w:p w14:paraId="6A857901" w14:textId="77777777" w:rsidR="002A1CFE" w:rsidRPr="002A1CFE" w:rsidRDefault="002A1CFE">
      <w:pPr>
        <w:pStyle w:val="body"/>
        <w:rPr>
          <w:ins w:id="3976" w:author="Copy Editor" w:date="2026-10-06T13:35:00Z"/>
          <w:lang w:val="en-US"/>
        </w:rPr>
        <w:pPrChange w:id="3977" w:author="Copy Editor" w:date="2026-10-06T13:36:00Z" w16du:dateUtc="2026-10-06T10:36:00Z">
          <w:pPr>
            <w:pStyle w:val="bdialogue"/>
          </w:pPr>
        </w:pPrChange>
      </w:pPr>
      <w:ins w:id="3978" w:author="Copy Editor" w:date="2026-10-06T13:35:00Z">
        <w:r w:rsidRPr="002A1CFE">
          <w:rPr>
            <w:lang w:val="en-US"/>
          </w:rPr>
          <w:t>CUT TO:</w:t>
        </w:r>
      </w:ins>
    </w:p>
    <w:p w14:paraId="1D8004DD" w14:textId="77777777" w:rsidR="002A1CFE" w:rsidRPr="002A1CFE" w:rsidRDefault="002A1CFE">
      <w:pPr>
        <w:pStyle w:val="aSCENEHEAD"/>
        <w:rPr>
          <w:ins w:id="3979" w:author="Copy Editor" w:date="2026-10-06T13:35:00Z"/>
          <w:lang w:val="en-US"/>
        </w:rPr>
        <w:pPrChange w:id="3980" w:author="Copy Editor" w:date="2026-10-06T13:36:00Z" w16du:dateUtc="2026-10-06T10:36:00Z">
          <w:pPr>
            <w:pStyle w:val="bdialogue"/>
          </w:pPr>
        </w:pPrChange>
      </w:pPr>
      <w:ins w:id="3981" w:author="Copy Editor" w:date="2026-10-06T13:35:00Z">
        <w:r w:rsidRPr="002A1CFE">
          <w:rPr>
            <w:lang w:val="en-US"/>
          </w:rPr>
          <w:t>INT. FAMILY HOME – DAY</w:t>
        </w:r>
      </w:ins>
    </w:p>
    <w:p w14:paraId="53476288" w14:textId="77777777" w:rsidR="002A1CFE" w:rsidRPr="002A1CFE" w:rsidRDefault="002A1CFE">
      <w:pPr>
        <w:pStyle w:val="body"/>
        <w:rPr>
          <w:ins w:id="3982" w:author="Copy Editor" w:date="2026-10-06T13:35:00Z"/>
          <w:lang w:val="en-US"/>
        </w:rPr>
        <w:pPrChange w:id="3983" w:author="Copy Editor" w:date="2026-10-06T13:36:00Z" w16du:dateUtc="2026-10-06T10:36:00Z">
          <w:pPr>
            <w:pStyle w:val="bdialogue"/>
          </w:pPr>
        </w:pPrChange>
      </w:pPr>
      <w:ins w:id="3984" w:author="Copy Editor" w:date="2026-10-06T13:35:00Z">
        <w:r w:rsidRPr="002A1CFE">
          <w:rPr>
            <w:lang w:val="en-US"/>
          </w:rPr>
          <w:t>Dad gives Richard the news.</w:t>
        </w:r>
      </w:ins>
    </w:p>
    <w:p w14:paraId="7D52ACDB" w14:textId="77777777" w:rsidR="002A1CFE" w:rsidRDefault="002A1CFE" w:rsidP="002A1CFE">
      <w:pPr>
        <w:pStyle w:val="bCHARACTER"/>
        <w:rPr>
          <w:ins w:id="3985" w:author="Copy Editor" w:date="2026-10-06T13:36:00Z" w16du:dateUtc="2026-10-06T10:36:00Z"/>
        </w:rPr>
      </w:pPr>
      <w:ins w:id="3986" w:author="Copy Editor" w:date="2026-10-06T13:36:00Z" w16du:dateUtc="2026-10-06T10:36:00Z">
        <w:r w:rsidRPr="006722D0">
          <w:t>RICHARD (V.O.)</w:t>
        </w:r>
      </w:ins>
    </w:p>
    <w:p w14:paraId="31C5AE6E" w14:textId="5F82FE6B" w:rsidR="002A1CFE" w:rsidDel="002A1CFE" w:rsidRDefault="002A1CFE">
      <w:pPr>
        <w:pStyle w:val="bdialogue"/>
        <w:rPr>
          <w:del w:id="3987" w:author="Copy Editor" w:date="2026-10-06T13:36:00Z" w16du:dateUtc="2026-10-06T10:36:00Z"/>
        </w:rPr>
        <w:pPrChange w:id="3988" w:author="Copy Editor" w:date="2026-10-06T13:25:00Z" w16du:dateUtc="2026-10-06T10:25:00Z">
          <w:pPr>
            <w:pStyle w:val="body"/>
          </w:pPr>
        </w:pPrChange>
      </w:pPr>
    </w:p>
    <w:p w14:paraId="316E47D3" w14:textId="77777777" w:rsidR="002A1CFE" w:rsidRDefault="007C0FF3">
      <w:pPr>
        <w:pStyle w:val="bdialogue"/>
        <w:rPr>
          <w:ins w:id="3989" w:author="Copy Editor" w:date="2026-10-06T13:36:00Z" w16du:dateUtc="2026-10-06T10:36:00Z"/>
        </w:rPr>
        <w:pPrChange w:id="3990" w:author="Copy Editor" w:date="2026-10-06T13:36:00Z" w16du:dateUtc="2026-10-06T10:36:00Z">
          <w:pPr>
            <w:pStyle w:val="body"/>
          </w:pPr>
        </w:pPrChange>
      </w:pPr>
      <w:r>
        <w:t xml:space="preserve">I don’t know what would have happened if I’d </w:t>
      </w:r>
      <w:r w:rsidR="00D14BB9">
        <w:t>stayed,</w:t>
      </w:r>
      <w:r>
        <w:t xml:space="preserve"> but before the army did something about </w:t>
      </w:r>
      <w:r w:rsidR="00D14BB9">
        <w:t>it,</w:t>
      </w:r>
      <w:r>
        <w:t xml:space="preserve"> Dad announced that he had got another job and we were moving to the New </w:t>
      </w:r>
      <w:r w:rsidR="00D14BB9">
        <w:t xml:space="preserve">Forest. </w:t>
      </w:r>
    </w:p>
    <w:p w14:paraId="5627DFEF" w14:textId="2BE04AAB" w:rsidR="00620831" w:rsidRDefault="00620831">
      <w:pPr>
        <w:pStyle w:val="body"/>
        <w:rPr>
          <w:ins w:id="3991" w:author="Copy Editor" w:date="2026-10-06T13:36:00Z" w16du:dateUtc="2026-10-06T10:36:00Z"/>
        </w:rPr>
        <w:pPrChange w:id="3992" w:author="Copy Editor" w:date="2026-10-06T13:36:00Z" w16du:dateUtc="2026-10-06T10:36:00Z">
          <w:pPr>
            <w:pStyle w:val="bdialogue"/>
          </w:pPr>
        </w:pPrChange>
      </w:pPr>
      <w:ins w:id="3993" w:author="Copy Editor" w:date="2026-10-06T13:36:00Z">
        <w:r w:rsidRPr="00620831">
          <w:t>Richard considers the possibility of staying in Glasgow.</w:t>
        </w:r>
      </w:ins>
    </w:p>
    <w:p w14:paraId="3FA0B898" w14:textId="77777777" w:rsidR="00620831" w:rsidRDefault="00620831" w:rsidP="00620831">
      <w:pPr>
        <w:pStyle w:val="bCHARACTER"/>
        <w:rPr>
          <w:ins w:id="3994" w:author="Copy Editor" w:date="2026-10-06T13:37:00Z" w16du:dateUtc="2026-10-06T10:37:00Z"/>
        </w:rPr>
      </w:pPr>
      <w:ins w:id="3995" w:author="Copy Editor" w:date="2026-10-06T13:37:00Z" w16du:dateUtc="2026-10-06T10:37:00Z">
        <w:r w:rsidRPr="006722D0">
          <w:t>RICHARD (V.O.)</w:t>
        </w:r>
      </w:ins>
    </w:p>
    <w:p w14:paraId="500947F6" w14:textId="77777777" w:rsidR="00620831" w:rsidRDefault="007C0FF3">
      <w:pPr>
        <w:pStyle w:val="bbodybeforebeat"/>
        <w:rPr>
          <w:ins w:id="3996" w:author="Copy Editor" w:date="2026-10-06T13:37:00Z" w16du:dateUtc="2026-10-06T10:37:00Z"/>
        </w:rPr>
        <w:pPrChange w:id="3997" w:author="Copy Editor" w:date="2026-10-06T13:37:00Z" w16du:dateUtc="2026-10-06T10:37:00Z">
          <w:pPr>
            <w:pStyle w:val="bdialogue"/>
          </w:pPr>
        </w:pPrChange>
      </w:pPr>
      <w:r>
        <w:t xml:space="preserve">I thought about staying in Glasgow to carry on with the paras but just couldn’t afford to live on my </w:t>
      </w:r>
      <w:r w:rsidR="00D14BB9">
        <w:t>own,</w:t>
      </w:r>
      <w:r>
        <w:t xml:space="preserve"> so reluctantly went south as well</w:t>
      </w:r>
      <w:r w:rsidR="00D14BB9">
        <w:t xml:space="preserve">. </w:t>
      </w:r>
    </w:p>
    <w:p w14:paraId="66B55926" w14:textId="266A502F" w:rsidR="00620831" w:rsidRDefault="00620831">
      <w:pPr>
        <w:pStyle w:val="baparenthisis"/>
        <w:rPr>
          <w:ins w:id="3998" w:author="Copy Editor" w:date="2026-10-06T13:37:00Z" w16du:dateUtc="2026-10-06T10:37:00Z"/>
        </w:rPr>
        <w:pPrChange w:id="3999" w:author="Copy Editor" w:date="2026-10-06T13:37:00Z" w16du:dateUtc="2026-10-06T10:37:00Z">
          <w:pPr>
            <w:pStyle w:val="bdialogue"/>
          </w:pPr>
        </w:pPrChange>
      </w:pPr>
      <w:ins w:id="4000" w:author="Copy Editor" w:date="2026-10-06T13:37:00Z" w16du:dateUtc="2026-10-06T10:37:00Z">
        <w:r>
          <w:t>(</w:t>
        </w:r>
      </w:ins>
      <w:ins w:id="4001" w:author="Copy Editor" w:date="2026-10-06T13:37:00Z">
        <w:r w:rsidRPr="00620831">
          <w:t>A beat.</w:t>
        </w:r>
      </w:ins>
      <w:ins w:id="4002" w:author="Copy Editor" w:date="2026-10-06T13:37:00Z" w16du:dateUtc="2026-10-06T10:37:00Z">
        <w:r>
          <w:t>)</w:t>
        </w:r>
      </w:ins>
    </w:p>
    <w:p w14:paraId="6EE0E8E0" w14:textId="77777777" w:rsidR="00C72021" w:rsidRDefault="00D14BB9" w:rsidP="002A1CFE">
      <w:pPr>
        <w:pStyle w:val="bdialogue"/>
        <w:rPr>
          <w:ins w:id="4003" w:author="Copy Editor" w:date="2026-10-06T13:38:00Z" w16du:dateUtc="2026-10-06T10:38:00Z"/>
        </w:rPr>
      </w:pPr>
      <w:r>
        <w:lastRenderedPageBreak/>
        <w:t>Besides,</w:t>
      </w:r>
      <w:r w:rsidR="007C0FF3">
        <w:t xml:space="preserve"> would I even have been allowed to stay in the unit as a failed officer </w:t>
      </w:r>
      <w:r>
        <w:t xml:space="preserve">cadet? </w:t>
      </w:r>
    </w:p>
    <w:p w14:paraId="2966A626" w14:textId="3A7D2487" w:rsidR="00C72021" w:rsidRDefault="00C72021" w:rsidP="00C72021">
      <w:pPr>
        <w:pStyle w:val="body"/>
        <w:rPr>
          <w:ins w:id="4004" w:author="Copy Editor" w:date="2026-10-06T13:38:00Z" w16du:dateUtc="2026-10-06T10:38:00Z"/>
        </w:rPr>
      </w:pPr>
      <w:ins w:id="4005" w:author="Copy Editor" w:date="2026-10-06T13:38:00Z">
        <w:r w:rsidRPr="00C72021">
          <w:t>Richard looks back on everything that has happened.</w:t>
        </w:r>
      </w:ins>
    </w:p>
    <w:p w14:paraId="593B2C46" w14:textId="49A5FD7E" w:rsidR="00C72021" w:rsidRDefault="00E25ACC">
      <w:pPr>
        <w:pStyle w:val="bCHARACTER"/>
        <w:rPr>
          <w:ins w:id="4006" w:author="Copy Editor" w:date="2026-10-06T13:38:00Z" w16du:dateUtc="2026-10-06T10:38:00Z"/>
        </w:rPr>
        <w:pPrChange w:id="4007" w:author="Copy Editor" w:date="2026-10-06T13:39:00Z" w16du:dateUtc="2026-10-06T10:39:00Z">
          <w:pPr>
            <w:pStyle w:val="bdialogue"/>
          </w:pPr>
        </w:pPrChange>
      </w:pPr>
      <w:ins w:id="4008" w:author="Copy Editor" w:date="2026-10-06T13:38:00Z">
        <w:r w:rsidRPr="00E25ACC">
          <w:t>RICHARD (V.O.)</w:t>
        </w:r>
      </w:ins>
    </w:p>
    <w:p w14:paraId="1CB8F58B" w14:textId="2B90D8FB" w:rsidR="000A7C7A" w:rsidRDefault="007C0FF3">
      <w:pPr>
        <w:pStyle w:val="bbodybeforebeat"/>
        <w:rPr>
          <w:ins w:id="4009" w:author="Copy Editor" w:date="2026-10-06T13:39:00Z" w16du:dateUtc="2026-10-06T10:39:00Z"/>
        </w:rPr>
        <w:pPrChange w:id="4010" w:author="Copy Editor" w:date="2026-10-06T13:39:00Z" w16du:dateUtc="2026-10-06T10:39:00Z">
          <w:pPr>
            <w:pStyle w:val="bdialogue"/>
          </w:pPr>
        </w:pPrChange>
      </w:pPr>
      <w:r>
        <w:t xml:space="preserve">But I took this thought with me </w:t>
      </w:r>
      <w:r w:rsidR="00D14BB9">
        <w:t>because of</w:t>
      </w:r>
      <w:r>
        <w:t xml:space="preserve"> what I had </w:t>
      </w:r>
      <w:r w:rsidR="00D14BB9">
        <w:t>undergone</w:t>
      </w:r>
      <w:del w:id="4011" w:author="Copy Editor" w:date="2026-10-06T13:39:00Z" w16du:dateUtc="2026-10-06T10:39:00Z">
        <w:r w:rsidR="00D14BB9" w:rsidDel="00E25ACC">
          <w:delText>:</w:delText>
        </w:r>
        <w:r w:rsidDel="00E25ACC">
          <w:delText xml:space="preserve"> </w:delText>
        </w:r>
      </w:del>
    </w:p>
    <w:p w14:paraId="294112F2" w14:textId="5E784685" w:rsidR="00E25ACC" w:rsidRDefault="00E25ACC">
      <w:pPr>
        <w:pStyle w:val="baparenthisis"/>
        <w:pPrChange w:id="4012" w:author="Copy Editor" w:date="2026-10-06T13:39:00Z" w16du:dateUtc="2026-10-06T10:39:00Z">
          <w:pPr>
            <w:pStyle w:val="body"/>
          </w:pPr>
        </w:pPrChange>
      </w:pPr>
      <w:ins w:id="4013" w:author="Copy Editor" w:date="2026-10-06T13:39:00Z" w16du:dateUtc="2026-10-06T10:39:00Z">
        <w:r>
          <w:t>(A beat.)</w:t>
        </w:r>
      </w:ins>
    </w:p>
    <w:p w14:paraId="0CC4D53F" w14:textId="77777777" w:rsidR="00801377" w:rsidRDefault="007C0FF3">
      <w:pPr>
        <w:pStyle w:val="bbodybeforebeat"/>
        <w:rPr>
          <w:ins w:id="4014" w:author="Copy Editor" w:date="2026-10-06T13:40:00Z" w16du:dateUtc="2026-10-06T10:40:00Z"/>
        </w:rPr>
        <w:pPrChange w:id="4015" w:author="Copy Editor" w:date="2026-10-06T13:40:00Z" w16du:dateUtc="2026-10-06T10:40:00Z">
          <w:pPr>
            <w:pStyle w:val="bdialogue"/>
          </w:pPr>
        </w:pPrChange>
      </w:pPr>
      <w:del w:id="4016" w:author="Copy Editor" w:date="2026-10-06T13:39:00Z" w16du:dateUtc="2026-10-06T10:39:00Z">
        <w:r w:rsidDel="00E25ACC">
          <w:delText>“</w:delText>
        </w:r>
      </w:del>
      <w:r>
        <w:t xml:space="preserve">From my own teaching </w:t>
      </w:r>
      <w:r w:rsidR="000A7C7A">
        <w:t>experience,</w:t>
      </w:r>
      <w:r>
        <w:t xml:space="preserve"> I now know the tutors at Agricultural College were </w:t>
      </w:r>
      <w:r w:rsidR="00D14BB9">
        <w:t>dreadful.</w:t>
      </w:r>
    </w:p>
    <w:p w14:paraId="341EA7BA" w14:textId="77777777" w:rsidR="00801377" w:rsidRDefault="00801377" w:rsidP="00801377">
      <w:pPr>
        <w:pStyle w:val="baparenthisis"/>
        <w:rPr>
          <w:ins w:id="4017" w:author="Copy Editor" w:date="2026-10-06T13:40:00Z" w16du:dateUtc="2026-10-06T10:40:00Z"/>
        </w:rPr>
      </w:pPr>
      <w:ins w:id="4018" w:author="Copy Editor" w:date="2026-10-06T13:40:00Z" w16du:dateUtc="2026-10-06T10:40:00Z">
        <w:r>
          <w:t>(A beat.)</w:t>
        </w:r>
      </w:ins>
    </w:p>
    <w:p w14:paraId="7226E3FB" w14:textId="3F4F4FE6" w:rsidR="003455E5" w:rsidRDefault="00D14BB9" w:rsidP="003455E5">
      <w:pPr>
        <w:pStyle w:val="bdialogue"/>
      </w:pPr>
      <w:del w:id="4019" w:author="Copy Editor" w:date="2026-10-06T13:40:00Z" w16du:dateUtc="2026-10-06T10:40:00Z">
        <w:r w:rsidDel="00801377">
          <w:delText xml:space="preserve"> </w:delText>
        </w:r>
      </w:del>
      <w:r w:rsidR="007C0FF3">
        <w:t xml:space="preserve">Perhaps, just perhaps, </w:t>
      </w:r>
      <w:r w:rsidR="007C0FF3" w:rsidRPr="00801377">
        <w:t>it</w:t>
      </w:r>
      <w:r w:rsidR="007C0FF3">
        <w:t xml:space="preserve"> wasn’t all my own fault that I failed there?” </w:t>
      </w:r>
    </w:p>
    <w:p w14:paraId="5E4BDC88" w14:textId="175C0DD7" w:rsidR="003439BF" w:rsidRDefault="00265E16" w:rsidP="00DB5909">
      <w:pPr>
        <w:pStyle w:val="aSCENEHEAD"/>
      </w:pPr>
      <w:r w:rsidRPr="00DA3390">
        <w:t>SCENE 10: THE DOWSING INCIDENT.</w:t>
      </w:r>
    </w:p>
    <w:p w14:paraId="6DB7EE63" w14:textId="77777777" w:rsidR="00BE3A5F" w:rsidRPr="00BE3A5F" w:rsidRDefault="00BE3A5F">
      <w:pPr>
        <w:pStyle w:val="aSCENEHEAD"/>
        <w:rPr>
          <w:ins w:id="4020" w:author="Copy Editor" w:date="2026-10-06T13:41:00Z"/>
          <w:lang w:val="en-US"/>
        </w:rPr>
        <w:pPrChange w:id="4021" w:author="Copy Editor" w:date="2026-10-06T13:41:00Z" w16du:dateUtc="2026-10-06T10:41:00Z">
          <w:pPr>
            <w:pStyle w:val="body"/>
          </w:pPr>
        </w:pPrChange>
      </w:pPr>
      <w:ins w:id="4022" w:author="Copy Editor" w:date="2026-10-06T13:41:00Z">
        <w:r w:rsidRPr="00BE3A5F">
          <w:rPr>
            <w:lang w:val="en-US"/>
          </w:rPr>
          <w:t>INT. FAMILY HOME – WEDDING PREPARATIONS – DAY</w:t>
        </w:r>
      </w:ins>
    </w:p>
    <w:p w14:paraId="44414C2B" w14:textId="77777777" w:rsidR="00BE3A5F" w:rsidRPr="00BE3A5F" w:rsidRDefault="00BE3A5F" w:rsidP="00BE3A5F">
      <w:pPr>
        <w:pStyle w:val="body"/>
        <w:rPr>
          <w:ins w:id="4023" w:author="Copy Editor" w:date="2026-10-06T13:41:00Z"/>
          <w:lang w:val="en-US"/>
        </w:rPr>
      </w:pPr>
      <w:ins w:id="4024" w:author="Copy Editor" w:date="2026-10-06T13:41:00Z">
        <w:r w:rsidRPr="00BE3A5F">
          <w:rPr>
            <w:lang w:val="en-US"/>
          </w:rPr>
          <w:t xml:space="preserve">Richard's sister prepares </w:t>
        </w:r>
        <w:r w:rsidRPr="00BE3A5F">
          <w:rPr>
            <w:rPrChange w:id="4025" w:author="Copy Editor" w:date="2026-10-06T13:41:00Z" w16du:dateUtc="2026-10-06T10:41:00Z">
              <w:rPr>
                <w:lang w:val="en-US"/>
              </w:rPr>
            </w:rPrChange>
          </w:rPr>
          <w:t>for</w:t>
        </w:r>
        <w:r w:rsidRPr="00BE3A5F">
          <w:rPr>
            <w:lang w:val="en-US"/>
          </w:rPr>
          <w:t xml:space="preserve"> her wedding.</w:t>
        </w:r>
      </w:ins>
    </w:p>
    <w:p w14:paraId="65C9260D" w14:textId="77777777" w:rsidR="00BE3A5F" w:rsidRDefault="00BE3A5F" w:rsidP="00BE3A5F">
      <w:pPr>
        <w:pStyle w:val="bCHARACTER"/>
        <w:rPr>
          <w:ins w:id="4026" w:author="Copy Editor" w:date="2026-10-06T13:42:00Z" w16du:dateUtc="2026-10-06T10:42:00Z"/>
        </w:rPr>
      </w:pPr>
      <w:ins w:id="4027" w:author="Copy Editor" w:date="2026-10-06T13:42:00Z" w16du:dateUtc="2026-10-06T10:42:00Z">
        <w:r w:rsidRPr="00E25ACC">
          <w:t>RICHARD (V.O.)</w:t>
        </w:r>
      </w:ins>
    </w:p>
    <w:p w14:paraId="58A6A48B" w14:textId="77777777" w:rsidR="00A41E42" w:rsidRDefault="007C0FF3" w:rsidP="00A41E42">
      <w:pPr>
        <w:pStyle w:val="bdialogue"/>
        <w:rPr>
          <w:ins w:id="4028" w:author="Copy Editor" w:date="2026-10-06T13:42:00Z" w16du:dateUtc="2026-10-06T10:42:00Z"/>
        </w:rPr>
      </w:pPr>
      <w:r>
        <w:t xml:space="preserve">My sister had got engaged shortly before we left </w:t>
      </w:r>
      <w:r w:rsidR="00D14BB9">
        <w:t>Glasgow;</w:t>
      </w:r>
      <w:r>
        <w:t xml:space="preserve"> she had been going to get married at the University </w:t>
      </w:r>
      <w:r w:rsidR="00D14BB9">
        <w:t>Chapel,</w:t>
      </w:r>
      <w:r>
        <w:t xml:space="preserve"> but with the move down </w:t>
      </w:r>
      <w:r w:rsidR="00D14BB9">
        <w:t>south,</w:t>
      </w:r>
      <w:r>
        <w:t xml:space="preserve"> all that got </w:t>
      </w:r>
      <w:r w:rsidR="00D14BB9">
        <w:t xml:space="preserve">changed. </w:t>
      </w:r>
    </w:p>
    <w:p w14:paraId="32D3A007" w14:textId="77777777" w:rsidR="00A41E42" w:rsidRPr="00A41E42" w:rsidRDefault="00A41E42">
      <w:pPr>
        <w:pStyle w:val="aSCENEHEAD"/>
        <w:rPr>
          <w:ins w:id="4029" w:author="Copy Editor" w:date="2026-10-06T13:42:00Z"/>
          <w:lang w:val="en-US"/>
        </w:rPr>
        <w:pPrChange w:id="4030" w:author="Copy Editor" w:date="2026-10-06T13:42:00Z" w16du:dateUtc="2026-10-06T10:42:00Z">
          <w:pPr>
            <w:pStyle w:val="body"/>
          </w:pPr>
        </w:pPrChange>
      </w:pPr>
      <w:ins w:id="4031" w:author="Copy Editor" w:date="2026-10-06T13:42:00Z">
        <w:r w:rsidRPr="00A41E42">
          <w:rPr>
            <w:lang w:val="en-US"/>
          </w:rPr>
          <w:t>EXT. LOCAL CHURCH – DAY</w:t>
        </w:r>
      </w:ins>
    </w:p>
    <w:p w14:paraId="7BAEF6B8" w14:textId="77777777" w:rsidR="00A41E42" w:rsidRPr="00A41E42" w:rsidRDefault="00A41E42" w:rsidP="00A41E42">
      <w:pPr>
        <w:pStyle w:val="body"/>
        <w:rPr>
          <w:ins w:id="4032" w:author="Copy Editor" w:date="2026-10-06T13:42:00Z"/>
          <w:lang w:val="en-US"/>
        </w:rPr>
      </w:pPr>
      <w:ins w:id="4033" w:author="Copy Editor" w:date="2026-10-06T13:42:00Z">
        <w:r w:rsidRPr="00A41E42">
          <w:rPr>
            <w:lang w:val="en-US"/>
          </w:rPr>
          <w:t>A picturesque church.</w:t>
        </w:r>
      </w:ins>
    </w:p>
    <w:p w14:paraId="023BEA4E" w14:textId="77777777" w:rsidR="00A41E42" w:rsidRPr="00A41E42" w:rsidRDefault="00A41E42" w:rsidP="00A41E42">
      <w:pPr>
        <w:pStyle w:val="body"/>
        <w:rPr>
          <w:ins w:id="4034" w:author="Copy Editor" w:date="2026-10-06T13:42:00Z"/>
          <w:lang w:val="en-US"/>
        </w:rPr>
      </w:pPr>
      <w:ins w:id="4035" w:author="Copy Editor" w:date="2026-10-06T13:42:00Z">
        <w:r w:rsidRPr="00A41E42">
          <w:rPr>
            <w:lang w:val="en-US"/>
          </w:rPr>
          <w:t>The wedding ceremony is underway.</w:t>
        </w:r>
      </w:ins>
    </w:p>
    <w:p w14:paraId="4F9876BF" w14:textId="77777777" w:rsidR="00A41E42" w:rsidRPr="00A41E42" w:rsidRDefault="00A41E42">
      <w:pPr>
        <w:pStyle w:val="aSCENEHEAD"/>
        <w:rPr>
          <w:ins w:id="4036" w:author="Copy Editor" w:date="2026-10-06T13:42:00Z"/>
          <w:lang w:val="en-US"/>
        </w:rPr>
        <w:pPrChange w:id="4037" w:author="Copy Editor" w:date="2026-10-06T13:42:00Z" w16du:dateUtc="2026-10-06T10:42:00Z">
          <w:pPr>
            <w:pStyle w:val="body"/>
          </w:pPr>
        </w:pPrChange>
      </w:pPr>
      <w:ins w:id="4038" w:author="Copy Editor" w:date="2026-10-06T13:42:00Z">
        <w:r w:rsidRPr="00A41E42">
          <w:rPr>
            <w:lang w:val="en-US"/>
          </w:rPr>
          <w:t>EXT. FAMILY HOME – LAWN – DAY</w:t>
        </w:r>
      </w:ins>
    </w:p>
    <w:p w14:paraId="27105103" w14:textId="77777777" w:rsidR="00A41E42" w:rsidRPr="00A41E42" w:rsidRDefault="00A41E42" w:rsidP="00A41E42">
      <w:pPr>
        <w:pStyle w:val="body"/>
        <w:rPr>
          <w:ins w:id="4039" w:author="Copy Editor" w:date="2026-10-06T13:42:00Z"/>
          <w:lang w:val="en-US"/>
        </w:rPr>
      </w:pPr>
      <w:ins w:id="4040" w:author="Copy Editor" w:date="2026-10-06T13:42:00Z">
        <w:r w:rsidRPr="00A41E42">
          <w:rPr>
            <w:lang w:val="en-US"/>
          </w:rPr>
          <w:t>A marquee stands on the lawn.</w:t>
        </w:r>
      </w:ins>
    </w:p>
    <w:p w14:paraId="38009F7B" w14:textId="77777777" w:rsidR="00A41E42" w:rsidRPr="00A41E42" w:rsidRDefault="00A41E42" w:rsidP="00A41E42">
      <w:pPr>
        <w:pStyle w:val="body"/>
        <w:rPr>
          <w:ins w:id="4041" w:author="Copy Editor" w:date="2026-10-06T13:42:00Z"/>
          <w:lang w:val="en-US"/>
        </w:rPr>
      </w:pPr>
      <w:ins w:id="4042" w:author="Copy Editor" w:date="2026-10-06T13:42:00Z">
        <w:r w:rsidRPr="00A41E42">
          <w:rPr>
            <w:lang w:val="en-US"/>
          </w:rPr>
          <w:t>Family members gather for the reception.</w:t>
        </w:r>
      </w:ins>
    </w:p>
    <w:p w14:paraId="4608C0D4" w14:textId="77777777" w:rsidR="00A41E42" w:rsidRDefault="00A41E42" w:rsidP="00A41E42">
      <w:pPr>
        <w:pStyle w:val="bCHARACTER"/>
        <w:rPr>
          <w:ins w:id="4043" w:author="Copy Editor" w:date="2026-10-06T13:42:00Z" w16du:dateUtc="2026-10-06T10:42:00Z"/>
        </w:rPr>
      </w:pPr>
      <w:ins w:id="4044" w:author="Copy Editor" w:date="2026-10-06T13:42:00Z" w16du:dateUtc="2026-10-06T10:42:00Z">
        <w:r w:rsidRPr="00E25ACC">
          <w:t>RICHARD (V.O.)</w:t>
        </w:r>
      </w:ins>
    </w:p>
    <w:p w14:paraId="2534A147" w14:textId="77777777" w:rsidR="00A41E42" w:rsidRDefault="007C0FF3">
      <w:pPr>
        <w:pStyle w:val="bdialogue"/>
        <w:rPr>
          <w:ins w:id="4045" w:author="Copy Editor" w:date="2026-10-06T13:43:00Z" w16du:dateUtc="2026-10-06T10:43:00Z"/>
        </w:rPr>
        <w:pPrChange w:id="4046" w:author="Copy Editor" w:date="2026-10-06T13:43:00Z" w16du:dateUtc="2026-10-06T10:43:00Z">
          <w:pPr>
            <w:pStyle w:val="body"/>
          </w:pPr>
        </w:pPrChange>
      </w:pPr>
      <w:r>
        <w:t>She married in the local, very picturesque</w:t>
      </w:r>
      <w:r w:rsidR="00D14BB9">
        <w:t xml:space="preserve"> church,</w:t>
      </w:r>
      <w:r>
        <w:t xml:space="preserve"> and the </w:t>
      </w:r>
      <w:r>
        <w:lastRenderedPageBreak/>
        <w:t xml:space="preserve">reception was held in a </w:t>
      </w:r>
      <w:r w:rsidR="0057702A">
        <w:t>marquee</w:t>
      </w:r>
      <w:r>
        <w:t xml:space="preserve"> on the </w:t>
      </w:r>
      <w:r w:rsidR="00D14BB9">
        <w:t xml:space="preserve">lawn. </w:t>
      </w:r>
    </w:p>
    <w:p w14:paraId="191870B6" w14:textId="460EDA97" w:rsidR="008F2F5A" w:rsidRDefault="008F2F5A" w:rsidP="00B33299">
      <w:pPr>
        <w:pStyle w:val="body"/>
        <w:rPr>
          <w:ins w:id="4047" w:author="Copy Editor" w:date="2026-10-06T13:43:00Z" w16du:dateUtc="2026-10-06T10:43:00Z"/>
        </w:rPr>
      </w:pPr>
      <w:ins w:id="4048" w:author="Copy Editor" w:date="2026-10-06T13:43:00Z">
        <w:r w:rsidRPr="008F2F5A">
          <w:t>Richard's UNCLE HARRY and HARRY'S WIFE arrive with the family.</w:t>
        </w:r>
      </w:ins>
    </w:p>
    <w:p w14:paraId="2293C687" w14:textId="77777777" w:rsidR="005D0C95" w:rsidRDefault="005D0C95" w:rsidP="005D0C95">
      <w:pPr>
        <w:pStyle w:val="bCHARACTER"/>
        <w:rPr>
          <w:ins w:id="4049" w:author="Copy Editor" w:date="2026-10-06T13:43:00Z" w16du:dateUtc="2026-10-06T10:43:00Z"/>
        </w:rPr>
      </w:pPr>
      <w:ins w:id="4050" w:author="Copy Editor" w:date="2026-10-06T13:43:00Z" w16du:dateUtc="2026-10-06T10:43:00Z">
        <w:r w:rsidRPr="00E25ACC">
          <w:t>RICHARD (V.O.)</w:t>
        </w:r>
      </w:ins>
    </w:p>
    <w:p w14:paraId="117E3243" w14:textId="77777777" w:rsidR="005D0C95" w:rsidRDefault="007C0FF3">
      <w:pPr>
        <w:pStyle w:val="bdialogue"/>
        <w:rPr>
          <w:ins w:id="4051" w:author="Copy Editor" w:date="2026-10-06T13:44:00Z" w16du:dateUtc="2026-10-06T10:44:00Z"/>
        </w:rPr>
        <w:pPrChange w:id="4052" w:author="Copy Editor" w:date="2026-10-06T13:44:00Z" w16du:dateUtc="2026-10-06T10:44:00Z">
          <w:pPr>
            <w:pStyle w:val="body"/>
          </w:pPr>
        </w:pPrChange>
      </w:pPr>
      <w:r>
        <w:t xml:space="preserve">Lots of family </w:t>
      </w:r>
      <w:r w:rsidR="00D14BB9">
        <w:t>arrived,</w:t>
      </w:r>
      <w:r>
        <w:t xml:space="preserve"> and my uncle Harry and his wife were to stay for a few </w:t>
      </w:r>
      <w:r w:rsidR="00D14BB9">
        <w:t xml:space="preserve">days. </w:t>
      </w:r>
    </w:p>
    <w:p w14:paraId="04B46A4D" w14:textId="77777777" w:rsidR="001F6ABC" w:rsidRPr="001F6ABC" w:rsidRDefault="001F6ABC">
      <w:pPr>
        <w:pStyle w:val="aSCENEHEAD"/>
        <w:rPr>
          <w:ins w:id="4053" w:author="Copy Editor" w:date="2026-10-06T13:44:00Z"/>
          <w:lang w:val="en-US"/>
        </w:rPr>
        <w:pPrChange w:id="4054" w:author="Copy Editor" w:date="2026-10-06T13:44:00Z" w16du:dateUtc="2026-10-06T10:44:00Z">
          <w:pPr>
            <w:pStyle w:val="body"/>
          </w:pPr>
        </w:pPrChange>
      </w:pPr>
      <w:ins w:id="4055" w:author="Copy Editor" w:date="2026-10-06T13:44:00Z">
        <w:r w:rsidRPr="001F6ABC">
          <w:rPr>
            <w:lang w:val="en-US"/>
          </w:rPr>
          <w:t>INT. FAMILY HOME – EVENING</w:t>
        </w:r>
      </w:ins>
    </w:p>
    <w:p w14:paraId="185EB1F7" w14:textId="77777777" w:rsidR="001F6ABC" w:rsidRPr="001F6ABC" w:rsidRDefault="001F6ABC" w:rsidP="001F6ABC">
      <w:pPr>
        <w:pStyle w:val="body"/>
        <w:rPr>
          <w:ins w:id="4056" w:author="Copy Editor" w:date="2026-10-06T13:44:00Z"/>
          <w:lang w:val="en-US"/>
        </w:rPr>
      </w:pPr>
      <w:ins w:id="4057" w:author="Copy Editor" w:date="2026-10-06T13:44:00Z">
        <w:r w:rsidRPr="001F6ABC">
          <w:rPr>
            <w:lang w:val="en-US"/>
          </w:rPr>
          <w:t>Richard's sister has departed for her honeymoon.</w:t>
        </w:r>
      </w:ins>
    </w:p>
    <w:p w14:paraId="03DE07BB" w14:textId="77777777" w:rsidR="001F6ABC" w:rsidRPr="001F6ABC" w:rsidRDefault="001F6ABC" w:rsidP="001F6ABC">
      <w:pPr>
        <w:pStyle w:val="body"/>
        <w:rPr>
          <w:ins w:id="4058" w:author="Copy Editor" w:date="2026-10-06T13:44:00Z"/>
          <w:lang w:val="en-US"/>
        </w:rPr>
      </w:pPr>
      <w:ins w:id="4059" w:author="Copy Editor" w:date="2026-10-06T13:44:00Z">
        <w:r w:rsidRPr="001F6ABC">
          <w:rPr>
            <w:lang w:val="en-US"/>
          </w:rPr>
          <w:t>Richard, Uncle Harry, and several family members sit together.</w:t>
        </w:r>
      </w:ins>
    </w:p>
    <w:p w14:paraId="77DB50D8" w14:textId="77777777" w:rsidR="001F6ABC" w:rsidRPr="001F6ABC" w:rsidRDefault="001F6ABC" w:rsidP="001F6ABC">
      <w:pPr>
        <w:pStyle w:val="body"/>
        <w:rPr>
          <w:ins w:id="4060" w:author="Copy Editor" w:date="2026-10-06T13:44:00Z"/>
          <w:lang w:val="en-US"/>
        </w:rPr>
      </w:pPr>
      <w:ins w:id="4061" w:author="Copy Editor" w:date="2026-10-06T13:44:00Z">
        <w:r w:rsidRPr="001F6ABC">
          <w:rPr>
            <w:lang w:val="en-US"/>
          </w:rPr>
          <w:t>Harry retrieves a pair of DOWSING RODS from his car.</w:t>
        </w:r>
      </w:ins>
    </w:p>
    <w:p w14:paraId="7D5E8FA4" w14:textId="77777777" w:rsidR="001F6ABC" w:rsidRDefault="001F6ABC" w:rsidP="001F6ABC">
      <w:pPr>
        <w:pStyle w:val="bCHARACTER"/>
        <w:rPr>
          <w:ins w:id="4062" w:author="Copy Editor" w:date="2026-10-06T13:44:00Z" w16du:dateUtc="2026-10-06T10:44:00Z"/>
        </w:rPr>
      </w:pPr>
      <w:ins w:id="4063" w:author="Copy Editor" w:date="2026-10-06T13:44:00Z" w16du:dateUtc="2026-10-06T10:44:00Z">
        <w:r w:rsidRPr="00E25ACC">
          <w:t>RICHARD (V.O.)</w:t>
        </w:r>
      </w:ins>
    </w:p>
    <w:p w14:paraId="38EF8342" w14:textId="77777777" w:rsidR="001F6ABC" w:rsidRDefault="007C0FF3">
      <w:pPr>
        <w:pStyle w:val="bdialogue"/>
        <w:rPr>
          <w:ins w:id="4064" w:author="Copy Editor" w:date="2026-10-06T13:44:00Z" w16du:dateUtc="2026-10-06T10:44:00Z"/>
        </w:rPr>
        <w:pPrChange w:id="4065" w:author="Copy Editor" w:date="2026-10-06T13:44:00Z" w16du:dateUtc="2026-10-06T10:44:00Z">
          <w:pPr>
            <w:pStyle w:val="body"/>
          </w:pPr>
        </w:pPrChange>
      </w:pPr>
      <w:r>
        <w:t xml:space="preserve">Sister duly departed for her </w:t>
      </w:r>
      <w:r w:rsidR="00D14BB9">
        <w:t>honeymoon,</w:t>
      </w:r>
      <w:r>
        <w:t xml:space="preserve"> and that evening, for some reason I don’t </w:t>
      </w:r>
      <w:r w:rsidR="00D14BB9">
        <w:t>remember,</w:t>
      </w:r>
      <w:r>
        <w:t xml:space="preserve"> Uncle Harry got </w:t>
      </w:r>
      <w:r w:rsidR="00D14BB9">
        <w:t>these</w:t>
      </w:r>
      <w:r>
        <w:t xml:space="preserve"> dowsing rods out of his car and taught some of us how to </w:t>
      </w:r>
      <w:r w:rsidR="00CB1EF2">
        <w:t xml:space="preserve">dows. </w:t>
      </w:r>
    </w:p>
    <w:p w14:paraId="3A0C801F" w14:textId="77777777" w:rsidR="001B6310" w:rsidRPr="001B6310" w:rsidRDefault="001B6310" w:rsidP="001B6310">
      <w:pPr>
        <w:pStyle w:val="body"/>
        <w:rPr>
          <w:ins w:id="4066" w:author="Copy Editor" w:date="2026-10-06T13:45:00Z"/>
          <w:lang w:val="en-US"/>
        </w:rPr>
      </w:pPr>
      <w:ins w:id="4067" w:author="Copy Editor" w:date="2026-10-06T13:45:00Z">
        <w:r w:rsidRPr="001B6310">
          <w:rPr>
            <w:lang w:val="en-US"/>
          </w:rPr>
          <w:t>Richard tries the rods.</w:t>
        </w:r>
      </w:ins>
    </w:p>
    <w:p w14:paraId="0C9BF9C9" w14:textId="77777777" w:rsidR="001B6310" w:rsidRPr="001B6310" w:rsidRDefault="001B6310" w:rsidP="001B6310">
      <w:pPr>
        <w:pStyle w:val="body"/>
        <w:rPr>
          <w:ins w:id="4068" w:author="Copy Editor" w:date="2026-10-06T13:45:00Z"/>
          <w:lang w:val="en-US"/>
        </w:rPr>
      </w:pPr>
      <w:ins w:id="4069" w:author="Copy Editor" w:date="2026-10-06T13:45:00Z">
        <w:r w:rsidRPr="001B6310">
          <w:rPr>
            <w:lang w:val="en-US"/>
          </w:rPr>
          <w:t>They move.</w:t>
        </w:r>
      </w:ins>
    </w:p>
    <w:p w14:paraId="1AADD5A7" w14:textId="77777777" w:rsidR="001B6310" w:rsidRDefault="001B6310" w:rsidP="001B6310">
      <w:pPr>
        <w:pStyle w:val="bCHARACTER"/>
        <w:rPr>
          <w:ins w:id="4070" w:author="Copy Editor" w:date="2026-10-06T13:45:00Z" w16du:dateUtc="2026-10-06T10:45:00Z"/>
        </w:rPr>
      </w:pPr>
      <w:ins w:id="4071" w:author="Copy Editor" w:date="2026-10-06T13:45:00Z" w16du:dateUtc="2026-10-06T10:45:00Z">
        <w:r w:rsidRPr="00E25ACC">
          <w:t>RICHARD (V.O.)</w:t>
        </w:r>
      </w:ins>
    </w:p>
    <w:p w14:paraId="1EBD11F5" w14:textId="77777777" w:rsidR="001B6310" w:rsidRDefault="007C0FF3" w:rsidP="001B6310">
      <w:pPr>
        <w:pStyle w:val="bdialogue"/>
        <w:rPr>
          <w:ins w:id="4072" w:author="Copy Editor" w:date="2026-10-06T13:45:00Z" w16du:dateUtc="2026-10-06T10:45:00Z"/>
        </w:rPr>
      </w:pPr>
      <w:r>
        <w:t xml:space="preserve">Some were better than </w:t>
      </w:r>
      <w:r w:rsidR="0057702A">
        <w:t xml:space="preserve">others! </w:t>
      </w:r>
    </w:p>
    <w:p w14:paraId="675B558F" w14:textId="77777777" w:rsidR="00F713AD" w:rsidRPr="00F713AD" w:rsidRDefault="00F713AD">
      <w:pPr>
        <w:pStyle w:val="aSCENEHEAD"/>
        <w:rPr>
          <w:ins w:id="4073" w:author="Copy Editor" w:date="2026-10-06T13:46:00Z"/>
          <w:lang w:val="en-US"/>
        </w:rPr>
        <w:pPrChange w:id="4074" w:author="Copy Editor" w:date="2026-10-06T13:46:00Z" w16du:dateUtc="2026-10-06T10:46:00Z">
          <w:pPr>
            <w:pStyle w:val="body"/>
          </w:pPr>
        </w:pPrChange>
      </w:pPr>
      <w:ins w:id="4075" w:author="Copy Editor" w:date="2026-10-06T13:46:00Z">
        <w:r w:rsidRPr="00F713AD">
          <w:rPr>
            <w:lang w:val="en-US"/>
          </w:rPr>
          <w:t>EXT. FARM – DAY</w:t>
        </w:r>
      </w:ins>
    </w:p>
    <w:p w14:paraId="35EE3DEB" w14:textId="77777777" w:rsidR="00F713AD" w:rsidRPr="00F713AD" w:rsidRDefault="00F713AD" w:rsidP="00F713AD">
      <w:pPr>
        <w:pStyle w:val="body"/>
        <w:rPr>
          <w:ins w:id="4076" w:author="Copy Editor" w:date="2026-10-06T13:46:00Z"/>
          <w:lang w:val="en-US"/>
        </w:rPr>
      </w:pPr>
      <w:ins w:id="4077" w:author="Copy Editor" w:date="2026-10-06T13:46:00Z">
        <w:r w:rsidRPr="00F713AD">
          <w:rPr>
            <w:lang w:val="en-US"/>
          </w:rPr>
          <w:t>The following day.</w:t>
        </w:r>
      </w:ins>
    </w:p>
    <w:p w14:paraId="0FCA3A97" w14:textId="77777777" w:rsidR="00F713AD" w:rsidRPr="00F713AD" w:rsidRDefault="00F713AD" w:rsidP="00F713AD">
      <w:pPr>
        <w:pStyle w:val="body"/>
        <w:rPr>
          <w:ins w:id="4078" w:author="Copy Editor" w:date="2026-10-06T13:46:00Z"/>
          <w:lang w:val="en-US"/>
        </w:rPr>
      </w:pPr>
      <w:ins w:id="4079" w:author="Copy Editor" w:date="2026-10-06T13:46:00Z">
        <w:r w:rsidRPr="00F713AD">
          <w:rPr>
            <w:lang w:val="en-US"/>
          </w:rPr>
          <w:t>Dad and Uncle Harry walk among the bulls.</w:t>
        </w:r>
      </w:ins>
    </w:p>
    <w:p w14:paraId="7122E78D" w14:textId="77777777" w:rsidR="00F713AD" w:rsidRDefault="00F713AD" w:rsidP="00F713AD">
      <w:pPr>
        <w:pStyle w:val="bCHARACTER"/>
        <w:rPr>
          <w:ins w:id="4080" w:author="Copy Editor" w:date="2026-10-06T13:46:00Z" w16du:dateUtc="2026-10-06T10:46:00Z"/>
        </w:rPr>
      </w:pPr>
      <w:ins w:id="4081" w:author="Copy Editor" w:date="2026-10-06T13:46:00Z" w16du:dateUtc="2026-10-06T10:46:00Z">
        <w:r w:rsidRPr="00E25ACC">
          <w:t>RICHARD (V.O.)</w:t>
        </w:r>
      </w:ins>
    </w:p>
    <w:p w14:paraId="5E4BDC8A" w14:textId="50927C72" w:rsidR="003439BF" w:rsidRDefault="007C0FF3">
      <w:pPr>
        <w:pStyle w:val="bdialogue"/>
        <w:pPrChange w:id="4082" w:author="Copy Editor" w:date="2026-10-06T13:46:00Z" w16du:dateUtc="2026-10-06T10:46:00Z">
          <w:pPr>
            <w:pStyle w:val="body"/>
          </w:pPr>
        </w:pPrChange>
      </w:pPr>
      <w:r>
        <w:t>The next day Dad took Uncle Harry to look at the bulls he was responsible for.</w:t>
      </w:r>
    </w:p>
    <w:p w14:paraId="43429590" w14:textId="77777777" w:rsidR="00032D70" w:rsidRPr="00032D70" w:rsidRDefault="00032D70" w:rsidP="00032D70">
      <w:pPr>
        <w:pStyle w:val="body"/>
        <w:rPr>
          <w:ins w:id="4083" w:author="Copy Editor" w:date="2026-10-06T13:46:00Z"/>
          <w:lang w:val="en-US"/>
        </w:rPr>
      </w:pPr>
      <w:ins w:id="4084" w:author="Copy Editor" w:date="2026-10-06T13:46:00Z">
        <w:r w:rsidRPr="00032D70">
          <w:rPr>
            <w:lang w:val="en-US"/>
          </w:rPr>
          <w:t>Harry suddenly stops.</w:t>
        </w:r>
      </w:ins>
    </w:p>
    <w:p w14:paraId="6C709777" w14:textId="77777777" w:rsidR="00032D70" w:rsidRPr="00032D70" w:rsidRDefault="00032D70" w:rsidP="00032D70">
      <w:pPr>
        <w:pStyle w:val="body"/>
        <w:rPr>
          <w:ins w:id="4085" w:author="Copy Editor" w:date="2026-10-06T13:46:00Z"/>
          <w:lang w:val="en-US"/>
        </w:rPr>
      </w:pPr>
      <w:ins w:id="4086" w:author="Copy Editor" w:date="2026-10-06T13:46:00Z">
        <w:r w:rsidRPr="00032D70">
          <w:rPr>
            <w:lang w:val="en-US"/>
          </w:rPr>
          <w:t>He is unwell.</w:t>
        </w:r>
      </w:ins>
    </w:p>
    <w:p w14:paraId="366FAE7C" w14:textId="77777777" w:rsidR="00032D70" w:rsidRPr="00032D70" w:rsidRDefault="00032D70" w:rsidP="00032D70">
      <w:pPr>
        <w:pStyle w:val="body"/>
        <w:rPr>
          <w:ins w:id="4087" w:author="Copy Editor" w:date="2026-10-06T13:46:00Z"/>
          <w:lang w:val="en-US"/>
        </w:rPr>
      </w:pPr>
      <w:ins w:id="4088" w:author="Copy Editor" w:date="2026-10-06T13:46:00Z">
        <w:r w:rsidRPr="00032D70">
          <w:rPr>
            <w:lang w:val="en-US"/>
          </w:rPr>
          <w:lastRenderedPageBreak/>
          <w:t>Dad looks concerned.</w:t>
        </w:r>
      </w:ins>
    </w:p>
    <w:p w14:paraId="60834401" w14:textId="77777777" w:rsidR="00032D70" w:rsidRPr="00032D70" w:rsidRDefault="00032D70" w:rsidP="00032D70">
      <w:pPr>
        <w:pStyle w:val="body"/>
        <w:rPr>
          <w:ins w:id="4089" w:author="Copy Editor" w:date="2026-10-06T13:46:00Z"/>
          <w:lang w:val="en-US"/>
        </w:rPr>
      </w:pPr>
      <w:ins w:id="4090" w:author="Copy Editor" w:date="2026-10-06T13:46:00Z">
        <w:r w:rsidRPr="00032D70">
          <w:rPr>
            <w:lang w:val="en-US"/>
          </w:rPr>
          <w:t>CUT TO:</w:t>
        </w:r>
      </w:ins>
    </w:p>
    <w:p w14:paraId="26D4C331" w14:textId="77777777" w:rsidR="00032D70" w:rsidRPr="00032D70" w:rsidRDefault="00032D70">
      <w:pPr>
        <w:pStyle w:val="aSCENEHEAD"/>
        <w:rPr>
          <w:ins w:id="4091" w:author="Copy Editor" w:date="2026-10-06T13:46:00Z"/>
          <w:lang w:val="en-US"/>
        </w:rPr>
        <w:pPrChange w:id="4092" w:author="Copy Editor" w:date="2026-10-06T13:46:00Z" w16du:dateUtc="2026-10-06T10:46:00Z">
          <w:pPr>
            <w:pStyle w:val="body"/>
          </w:pPr>
        </w:pPrChange>
      </w:pPr>
      <w:ins w:id="4093" w:author="Copy Editor" w:date="2026-10-06T13:46:00Z">
        <w:r w:rsidRPr="00032D70">
          <w:rPr>
            <w:lang w:val="en-US"/>
          </w:rPr>
          <w:t>INT. DOCTOR'S SURGERY – DAY</w:t>
        </w:r>
      </w:ins>
    </w:p>
    <w:p w14:paraId="4B50E6B2" w14:textId="77777777" w:rsidR="00032D70" w:rsidRPr="00032D70" w:rsidRDefault="00032D70" w:rsidP="00032D70">
      <w:pPr>
        <w:pStyle w:val="body"/>
        <w:rPr>
          <w:ins w:id="4094" w:author="Copy Editor" w:date="2026-10-06T13:46:00Z"/>
          <w:lang w:val="en-US"/>
        </w:rPr>
      </w:pPr>
      <w:ins w:id="4095" w:author="Copy Editor" w:date="2026-10-06T13:46:00Z">
        <w:r w:rsidRPr="00032D70">
          <w:rPr>
            <w:lang w:val="en-US"/>
          </w:rPr>
          <w:t>Dad sits with Harry.</w:t>
        </w:r>
      </w:ins>
    </w:p>
    <w:p w14:paraId="79AF27D5" w14:textId="77777777" w:rsidR="00032D70" w:rsidRPr="00032D70" w:rsidRDefault="00032D70" w:rsidP="00032D70">
      <w:pPr>
        <w:pStyle w:val="body"/>
        <w:rPr>
          <w:ins w:id="4096" w:author="Copy Editor" w:date="2026-10-06T13:46:00Z"/>
          <w:lang w:val="en-US"/>
        </w:rPr>
      </w:pPr>
      <w:ins w:id="4097" w:author="Copy Editor" w:date="2026-10-06T13:46:00Z">
        <w:r w:rsidRPr="00032D70">
          <w:rPr>
            <w:lang w:val="en-US"/>
          </w:rPr>
          <w:t>The doctor examines him.</w:t>
        </w:r>
      </w:ins>
    </w:p>
    <w:p w14:paraId="69D09F10" w14:textId="77777777" w:rsidR="00032D70" w:rsidRDefault="00032D70" w:rsidP="00032D70">
      <w:pPr>
        <w:pStyle w:val="bCHARACTER"/>
        <w:rPr>
          <w:ins w:id="4098" w:author="Copy Editor" w:date="2026-10-06T13:47:00Z" w16du:dateUtc="2026-10-06T10:47:00Z"/>
        </w:rPr>
      </w:pPr>
      <w:ins w:id="4099" w:author="Copy Editor" w:date="2026-10-06T13:47:00Z" w16du:dateUtc="2026-10-06T10:47:00Z">
        <w:r w:rsidRPr="00E25ACC">
          <w:t>RICHARD (V.O.)</w:t>
        </w:r>
      </w:ins>
    </w:p>
    <w:p w14:paraId="286A7D51" w14:textId="77777777" w:rsidR="00135A40" w:rsidRDefault="007C0FF3">
      <w:pPr>
        <w:pStyle w:val="bdialogue"/>
        <w:rPr>
          <w:ins w:id="4100" w:author="Copy Editor" w:date="2026-10-06T13:47:00Z" w16du:dateUtc="2026-10-06T10:47:00Z"/>
        </w:rPr>
        <w:pPrChange w:id="4101" w:author="Copy Editor" w:date="2026-10-06T13:47:00Z" w16du:dateUtc="2026-10-06T10:47:00Z">
          <w:pPr>
            <w:pStyle w:val="body"/>
          </w:pPr>
        </w:pPrChange>
      </w:pPr>
      <w:r>
        <w:t xml:space="preserve">Harry took a bad </w:t>
      </w:r>
      <w:r w:rsidR="00FE2033">
        <w:t>turn,</w:t>
      </w:r>
      <w:r>
        <w:t xml:space="preserve"> and Dad did not like the look of him</w:t>
      </w:r>
      <w:r w:rsidR="0057702A">
        <w:t>, so he</w:t>
      </w:r>
      <w:r>
        <w:t xml:space="preserve"> took him straight to the </w:t>
      </w:r>
      <w:r w:rsidR="0057702A">
        <w:t>doctors,</w:t>
      </w:r>
      <w:r>
        <w:t xml:space="preserve"> who </w:t>
      </w:r>
      <w:r w:rsidR="0057702A">
        <w:t>were</w:t>
      </w:r>
      <w:r>
        <w:t xml:space="preserve"> equally </w:t>
      </w:r>
      <w:r w:rsidR="0057702A">
        <w:t xml:space="preserve">worried. </w:t>
      </w:r>
    </w:p>
    <w:p w14:paraId="4AD12E45" w14:textId="77777777" w:rsidR="00135A40" w:rsidRDefault="00135A40" w:rsidP="00135A40">
      <w:pPr>
        <w:pStyle w:val="bCHARACTER"/>
        <w:rPr>
          <w:ins w:id="4102" w:author="Copy Editor" w:date="2026-10-06T13:47:00Z" w16du:dateUtc="2026-10-06T10:47:00Z"/>
        </w:rPr>
      </w:pPr>
      <w:ins w:id="4103" w:author="Copy Editor" w:date="2026-10-06T13:47:00Z" w16du:dateUtc="2026-10-06T10:47:00Z">
        <w:r w:rsidRPr="00E25ACC">
          <w:t>RICHARD (V.O.)</w:t>
        </w:r>
      </w:ins>
    </w:p>
    <w:p w14:paraId="6452292F" w14:textId="77777777" w:rsidR="00135A40" w:rsidRDefault="007C0FF3">
      <w:pPr>
        <w:pStyle w:val="bdialogue"/>
        <w:rPr>
          <w:ins w:id="4104" w:author="Copy Editor" w:date="2026-10-06T13:47:00Z" w16du:dateUtc="2026-10-06T10:47:00Z"/>
        </w:rPr>
        <w:pPrChange w:id="4105" w:author="Copy Editor" w:date="2026-10-06T13:47:00Z" w16du:dateUtc="2026-10-06T10:47:00Z">
          <w:pPr>
            <w:pStyle w:val="body"/>
          </w:pPr>
        </w:pPrChange>
      </w:pPr>
      <w:r>
        <w:t xml:space="preserve">Harry had </w:t>
      </w:r>
      <w:r w:rsidR="00FE2033">
        <w:t>had</w:t>
      </w:r>
      <w:r>
        <w:t xml:space="preserve"> a heart </w:t>
      </w:r>
      <w:r w:rsidR="0057702A">
        <w:t xml:space="preserve">attack! </w:t>
      </w:r>
    </w:p>
    <w:p w14:paraId="37C0468C" w14:textId="77777777" w:rsidR="00C27350" w:rsidRPr="00C27350" w:rsidRDefault="00C27350">
      <w:pPr>
        <w:pStyle w:val="aSCENEHEAD"/>
        <w:rPr>
          <w:ins w:id="4106" w:author="Copy Editor" w:date="2026-10-06T13:47:00Z"/>
          <w:lang w:val="en-US"/>
        </w:rPr>
        <w:pPrChange w:id="4107" w:author="Copy Editor" w:date="2026-10-06T13:47:00Z" w16du:dateUtc="2026-10-06T10:47:00Z">
          <w:pPr>
            <w:pStyle w:val="body"/>
          </w:pPr>
        </w:pPrChange>
      </w:pPr>
      <w:ins w:id="4108" w:author="Copy Editor" w:date="2026-10-06T13:47:00Z">
        <w:r w:rsidRPr="00C27350">
          <w:rPr>
            <w:lang w:val="en-US"/>
          </w:rPr>
          <w:t>INT. FAMILY HOME – LOUNGE – DAY</w:t>
        </w:r>
      </w:ins>
    </w:p>
    <w:p w14:paraId="665F3D60" w14:textId="77777777" w:rsidR="00C27350" w:rsidRPr="00C27350" w:rsidRDefault="00C27350" w:rsidP="00C27350">
      <w:pPr>
        <w:pStyle w:val="body"/>
        <w:rPr>
          <w:ins w:id="4109" w:author="Copy Editor" w:date="2026-10-06T13:47:00Z"/>
          <w:lang w:val="en-US"/>
        </w:rPr>
      </w:pPr>
      <w:ins w:id="4110" w:author="Copy Editor" w:date="2026-10-06T13:47:00Z">
        <w:r w:rsidRPr="00C27350">
          <w:rPr>
            <w:lang w:val="en-US"/>
          </w:rPr>
          <w:t>Harry lies on the bed settee.</w:t>
        </w:r>
      </w:ins>
    </w:p>
    <w:p w14:paraId="6EC287E1" w14:textId="77777777" w:rsidR="00C27350" w:rsidRPr="00C27350" w:rsidRDefault="00C27350" w:rsidP="00C27350">
      <w:pPr>
        <w:pStyle w:val="body"/>
        <w:rPr>
          <w:ins w:id="4111" w:author="Copy Editor" w:date="2026-10-06T13:47:00Z"/>
          <w:lang w:val="en-US"/>
        </w:rPr>
      </w:pPr>
      <w:ins w:id="4112" w:author="Copy Editor" w:date="2026-10-06T13:47:00Z">
        <w:r w:rsidRPr="00C27350">
          <w:rPr>
            <w:lang w:val="en-US"/>
          </w:rPr>
          <w:t>He has been forbidden to climb the stairs.</w:t>
        </w:r>
      </w:ins>
    </w:p>
    <w:p w14:paraId="39930705" w14:textId="77777777" w:rsidR="00C27350" w:rsidRPr="00251681" w:rsidRDefault="00C27350" w:rsidP="00251681">
      <w:pPr>
        <w:pStyle w:val="bCHARACTER"/>
        <w:rPr>
          <w:ins w:id="4113" w:author="Copy Editor" w:date="2026-10-06T13:47:00Z" w16du:dateUtc="2026-10-06T10:47:00Z"/>
        </w:rPr>
      </w:pPr>
      <w:ins w:id="4114" w:author="Copy Editor" w:date="2026-10-06T13:47:00Z" w16du:dateUtc="2026-10-06T10:47:00Z">
        <w:r w:rsidRPr="00E25ACC">
          <w:t>RICHARD (V.O.)</w:t>
        </w:r>
      </w:ins>
    </w:p>
    <w:p w14:paraId="111A0CA0" w14:textId="77777777" w:rsidR="00C27350" w:rsidRDefault="007C0FF3">
      <w:pPr>
        <w:pStyle w:val="bdialogue"/>
        <w:rPr>
          <w:ins w:id="4115" w:author="Copy Editor" w:date="2026-10-06T13:48:00Z" w16du:dateUtc="2026-10-06T10:48:00Z"/>
        </w:rPr>
        <w:pPrChange w:id="4116" w:author="Copy Editor" w:date="2026-10-06T13:48:00Z" w16du:dateUtc="2026-10-06T10:48:00Z">
          <w:pPr>
            <w:pStyle w:val="body"/>
          </w:pPr>
        </w:pPrChange>
      </w:pPr>
      <w:r>
        <w:t xml:space="preserve">He was sent home straight to bed, which was the bed settee in the </w:t>
      </w:r>
      <w:r w:rsidR="0057702A">
        <w:t>lounge,</w:t>
      </w:r>
      <w:r>
        <w:t xml:space="preserve"> as he was forbidden to climb </w:t>
      </w:r>
      <w:r w:rsidR="0057702A">
        <w:t xml:space="preserve">stairs. </w:t>
      </w:r>
    </w:p>
    <w:p w14:paraId="5DEE2F7A" w14:textId="77777777" w:rsidR="00251681" w:rsidRPr="00251681" w:rsidRDefault="00251681" w:rsidP="00251681">
      <w:pPr>
        <w:pStyle w:val="body"/>
        <w:rPr>
          <w:ins w:id="4117" w:author="Copy Editor" w:date="2026-10-06T13:48:00Z"/>
          <w:lang w:val="en-US"/>
        </w:rPr>
      </w:pPr>
      <w:ins w:id="4118" w:author="Copy Editor" w:date="2026-10-06T13:48:00Z">
        <w:r w:rsidRPr="00251681">
          <w:rPr>
            <w:lang w:val="en-US"/>
          </w:rPr>
          <w:t>Richard sits nearby, chatting with Harry.</w:t>
        </w:r>
      </w:ins>
    </w:p>
    <w:p w14:paraId="15A03F0E" w14:textId="77777777" w:rsidR="00251681" w:rsidRPr="00251681" w:rsidRDefault="00251681" w:rsidP="00251681">
      <w:pPr>
        <w:pStyle w:val="body"/>
        <w:rPr>
          <w:ins w:id="4119" w:author="Copy Editor" w:date="2026-10-06T13:48:00Z"/>
          <w:lang w:val="en-US"/>
        </w:rPr>
      </w:pPr>
      <w:ins w:id="4120" w:author="Copy Editor" w:date="2026-10-06T13:48:00Z">
        <w:r w:rsidRPr="00251681">
          <w:rPr>
            <w:lang w:val="en-US"/>
          </w:rPr>
          <w:t>Harry holds a cup of tea.</w:t>
        </w:r>
      </w:ins>
    </w:p>
    <w:p w14:paraId="6DA5BC41" w14:textId="72B6D127" w:rsidR="00251681" w:rsidRPr="00251681" w:rsidRDefault="00251681">
      <w:pPr>
        <w:pStyle w:val="bCHARACTER"/>
        <w:rPr>
          <w:ins w:id="4121" w:author="Copy Editor" w:date="2026-10-06T13:48:00Z" w16du:dateUtc="2026-10-06T10:48:00Z"/>
        </w:rPr>
        <w:pPrChange w:id="4122" w:author="Copy Editor" w:date="2026-10-06T13:48:00Z" w16du:dateUtc="2026-10-06T10:48:00Z">
          <w:pPr>
            <w:pStyle w:val="body"/>
          </w:pPr>
        </w:pPrChange>
      </w:pPr>
      <w:ins w:id="4123" w:author="Copy Editor" w:date="2026-10-06T13:48:00Z">
        <w:r w:rsidRPr="00251681">
          <w:t>RICHARD (V.O.)</w:t>
        </w:r>
      </w:ins>
    </w:p>
    <w:p w14:paraId="2D24E94D" w14:textId="77777777" w:rsidR="00251681" w:rsidRDefault="007C0FF3" w:rsidP="00251681">
      <w:pPr>
        <w:pStyle w:val="bdialogue"/>
        <w:rPr>
          <w:ins w:id="4124" w:author="Copy Editor" w:date="2026-10-06T13:48:00Z" w16du:dateUtc="2026-10-06T10:48:00Z"/>
        </w:rPr>
      </w:pPr>
      <w:r>
        <w:t xml:space="preserve">Harry was sitting up in bed with a cup of </w:t>
      </w:r>
      <w:r w:rsidR="0057702A">
        <w:t>tea,</w:t>
      </w:r>
      <w:r>
        <w:t xml:space="preserve"> and I was chatting to him when he asked me to hold his </w:t>
      </w:r>
      <w:r w:rsidR="0057702A">
        <w:t>tea.</w:t>
      </w:r>
    </w:p>
    <w:p w14:paraId="4E98FB71" w14:textId="77777777" w:rsidR="00CB7E43" w:rsidRPr="00CB7E43" w:rsidRDefault="00CB7E43">
      <w:pPr>
        <w:pStyle w:val="body"/>
        <w:rPr>
          <w:ins w:id="4125" w:author="Copy Editor" w:date="2026-10-06T13:49:00Z"/>
          <w:lang w:val="en-US"/>
        </w:rPr>
        <w:pPrChange w:id="4126" w:author="Copy Editor" w:date="2026-10-06T13:49:00Z" w16du:dateUtc="2026-10-06T10:49:00Z">
          <w:pPr>
            <w:pStyle w:val="bdialogue"/>
          </w:pPr>
        </w:pPrChange>
      </w:pPr>
      <w:ins w:id="4127" w:author="Copy Editor" w:date="2026-10-06T13:49:00Z">
        <w:r w:rsidRPr="00CB7E43">
          <w:rPr>
            <w:lang w:val="en-US"/>
          </w:rPr>
          <w:t>Richard takes the cup.</w:t>
        </w:r>
      </w:ins>
    </w:p>
    <w:p w14:paraId="5DF2F378" w14:textId="77777777" w:rsidR="00CB7E43" w:rsidRPr="00CB7E43" w:rsidRDefault="00CB7E43">
      <w:pPr>
        <w:pStyle w:val="body"/>
        <w:rPr>
          <w:ins w:id="4128" w:author="Copy Editor" w:date="2026-10-06T13:49:00Z"/>
          <w:lang w:val="en-US"/>
        </w:rPr>
        <w:pPrChange w:id="4129" w:author="Copy Editor" w:date="2026-10-06T13:49:00Z" w16du:dateUtc="2026-10-06T10:49:00Z">
          <w:pPr>
            <w:pStyle w:val="bdialogue"/>
          </w:pPr>
        </w:pPrChange>
      </w:pPr>
      <w:ins w:id="4130" w:author="Copy Editor" w:date="2026-10-06T13:49:00Z">
        <w:r w:rsidRPr="00CB7E43">
          <w:rPr>
            <w:lang w:val="en-US"/>
          </w:rPr>
          <w:t>Harry's eyes roll upward.</w:t>
        </w:r>
      </w:ins>
    </w:p>
    <w:p w14:paraId="4C731F21" w14:textId="77777777" w:rsidR="00CB7E43" w:rsidRPr="00CB7E43" w:rsidRDefault="00CB7E43">
      <w:pPr>
        <w:pStyle w:val="body"/>
        <w:rPr>
          <w:ins w:id="4131" w:author="Copy Editor" w:date="2026-10-06T13:49:00Z"/>
          <w:lang w:val="en-US"/>
        </w:rPr>
        <w:pPrChange w:id="4132" w:author="Copy Editor" w:date="2026-10-06T13:49:00Z" w16du:dateUtc="2026-10-06T10:49:00Z">
          <w:pPr>
            <w:pStyle w:val="bdialogue"/>
          </w:pPr>
        </w:pPrChange>
      </w:pPr>
      <w:ins w:id="4133" w:author="Copy Editor" w:date="2026-10-06T13:49:00Z">
        <w:r w:rsidRPr="00CB7E43">
          <w:rPr>
            <w:lang w:val="en-US"/>
          </w:rPr>
          <w:t>He goes still.</w:t>
        </w:r>
      </w:ins>
    </w:p>
    <w:p w14:paraId="777E1B56" w14:textId="77777777" w:rsidR="00CB7E43" w:rsidRPr="00CB7E43" w:rsidRDefault="00CB7E43">
      <w:pPr>
        <w:pStyle w:val="body"/>
        <w:rPr>
          <w:ins w:id="4134" w:author="Copy Editor" w:date="2026-10-06T13:49:00Z"/>
          <w:lang w:val="en-US"/>
        </w:rPr>
        <w:pPrChange w:id="4135" w:author="Copy Editor" w:date="2026-10-06T13:49:00Z" w16du:dateUtc="2026-10-06T10:49:00Z">
          <w:pPr>
            <w:pStyle w:val="bdialogue"/>
          </w:pPr>
        </w:pPrChange>
      </w:pPr>
      <w:ins w:id="4136" w:author="Copy Editor" w:date="2026-10-06T13:49:00Z">
        <w:r w:rsidRPr="00CB7E43">
          <w:rPr>
            <w:lang w:val="en-US"/>
          </w:rPr>
          <w:t>Richard stares at him.</w:t>
        </w:r>
      </w:ins>
    </w:p>
    <w:p w14:paraId="4B15597C" w14:textId="77777777" w:rsidR="00CB7E43" w:rsidRDefault="0057702A">
      <w:pPr>
        <w:pStyle w:val="body"/>
        <w:rPr>
          <w:ins w:id="4137" w:author="Copy Editor" w:date="2026-10-06T13:49:00Z" w16du:dateUtc="2026-10-06T10:49:00Z"/>
        </w:rPr>
        <w:pPrChange w:id="4138" w:author="Copy Editor" w:date="2026-10-06T13:49:00Z" w16du:dateUtc="2026-10-06T10:49:00Z">
          <w:pPr>
            <w:pStyle w:val="bdialogue"/>
          </w:pPr>
        </w:pPrChange>
      </w:pPr>
      <w:del w:id="4139" w:author="Copy Editor" w:date="2026-10-06T13:48:00Z" w16du:dateUtc="2026-10-06T10:48:00Z">
        <w:r w:rsidDel="00251681">
          <w:delText xml:space="preserve"> </w:delText>
        </w:r>
      </w:del>
    </w:p>
    <w:p w14:paraId="43D5158A" w14:textId="77777777" w:rsidR="00CB7E43" w:rsidRPr="00251681" w:rsidRDefault="00CB7E43" w:rsidP="00CB7E43">
      <w:pPr>
        <w:pStyle w:val="bCHARACTER"/>
        <w:rPr>
          <w:ins w:id="4140" w:author="Copy Editor" w:date="2026-10-06T13:49:00Z" w16du:dateUtc="2026-10-06T10:49:00Z"/>
        </w:rPr>
      </w:pPr>
      <w:ins w:id="4141" w:author="Copy Editor" w:date="2026-10-06T13:49:00Z" w16du:dateUtc="2026-10-06T10:49:00Z">
        <w:r w:rsidRPr="00251681">
          <w:lastRenderedPageBreak/>
          <w:t>RICHARD (V.O.)</w:t>
        </w:r>
      </w:ins>
    </w:p>
    <w:p w14:paraId="7A313812" w14:textId="77777777" w:rsidR="00CB7E43" w:rsidRDefault="007C0FF3">
      <w:pPr>
        <w:pStyle w:val="bbodybeforebeat"/>
        <w:rPr>
          <w:ins w:id="4142" w:author="Copy Editor" w:date="2026-10-06T13:49:00Z" w16du:dateUtc="2026-10-06T10:49:00Z"/>
        </w:rPr>
        <w:pPrChange w:id="4143" w:author="Copy Editor" w:date="2026-10-06T14:03:00Z" w16du:dateUtc="2026-10-06T11:03:00Z">
          <w:pPr>
            <w:pStyle w:val="bdialogue"/>
          </w:pPr>
        </w:pPrChange>
      </w:pPr>
      <w:r>
        <w:t xml:space="preserve">Then his eyes rolled </w:t>
      </w:r>
      <w:r w:rsidR="0057702A">
        <w:t>up,</w:t>
      </w:r>
      <w:r>
        <w:t xml:space="preserve"> and he was </w:t>
      </w:r>
      <w:r w:rsidR="0057702A">
        <w:t xml:space="preserve">gone. </w:t>
      </w:r>
    </w:p>
    <w:p w14:paraId="348CF73A" w14:textId="57AD9BB4" w:rsidR="002F78AD" w:rsidRDefault="00612921">
      <w:pPr>
        <w:pStyle w:val="baparenthisis"/>
        <w:rPr>
          <w:ins w:id="4144" w:author="Copy Editor" w:date="2026-10-06T13:49:00Z" w16du:dateUtc="2026-10-06T10:49:00Z"/>
        </w:rPr>
        <w:pPrChange w:id="4145" w:author="Copy Editor" w:date="2026-10-06T14:03:00Z" w16du:dateUtc="2026-10-06T11:03:00Z">
          <w:pPr>
            <w:pStyle w:val="bdialogue"/>
          </w:pPr>
        </w:pPrChange>
      </w:pPr>
      <w:ins w:id="4146" w:author="Copy Editor" w:date="2026-10-06T14:03:00Z" w16du:dateUtc="2026-10-06T11:03:00Z">
        <w:r>
          <w:t>(</w:t>
        </w:r>
      </w:ins>
      <w:ins w:id="4147" w:author="Copy Editor" w:date="2026-10-06T14:03:00Z">
        <w:r w:rsidRPr="00612921">
          <w:t>A beat.</w:t>
        </w:r>
      </w:ins>
      <w:ins w:id="4148" w:author="Copy Editor" w:date="2026-10-06T14:03:00Z" w16du:dateUtc="2026-10-06T11:03:00Z">
        <w:r>
          <w:t>)</w:t>
        </w:r>
      </w:ins>
    </w:p>
    <w:p w14:paraId="7E6C9955" w14:textId="77777777" w:rsidR="00612921" w:rsidRDefault="007C0FF3" w:rsidP="00251681">
      <w:pPr>
        <w:pStyle w:val="bdialogue"/>
        <w:rPr>
          <w:ins w:id="4149" w:author="Copy Editor" w:date="2026-10-06T14:03:00Z" w16du:dateUtc="2026-10-06T11:03:00Z"/>
        </w:rPr>
      </w:pPr>
      <w:r>
        <w:t xml:space="preserve">I was the last person he ever spoke </w:t>
      </w:r>
      <w:r w:rsidR="0057702A">
        <w:t xml:space="preserve">to. </w:t>
      </w:r>
    </w:p>
    <w:p w14:paraId="76E94BC1" w14:textId="77777777" w:rsidR="003579D8" w:rsidRPr="003579D8" w:rsidRDefault="003579D8">
      <w:pPr>
        <w:pStyle w:val="aSCENEHEAD"/>
        <w:rPr>
          <w:ins w:id="4150" w:author="Copy Editor" w:date="2026-10-06T14:03:00Z"/>
          <w:lang w:val="en-US"/>
        </w:rPr>
        <w:pPrChange w:id="4151" w:author="Copy Editor" w:date="2026-10-06T14:03:00Z" w16du:dateUtc="2026-10-06T11:03:00Z">
          <w:pPr>
            <w:pStyle w:val="body"/>
          </w:pPr>
        </w:pPrChange>
      </w:pPr>
      <w:ins w:id="4152" w:author="Copy Editor" w:date="2026-10-06T14:03:00Z">
        <w:r w:rsidRPr="003579D8">
          <w:rPr>
            <w:lang w:val="en-US"/>
          </w:rPr>
          <w:t>INT. FAMILY HOME – LATER</w:t>
        </w:r>
      </w:ins>
    </w:p>
    <w:p w14:paraId="6F0C277E" w14:textId="77777777" w:rsidR="003579D8" w:rsidRPr="003579D8" w:rsidRDefault="003579D8" w:rsidP="003579D8">
      <w:pPr>
        <w:pStyle w:val="body"/>
        <w:rPr>
          <w:ins w:id="4153" w:author="Copy Editor" w:date="2026-10-06T14:03:00Z"/>
          <w:lang w:val="en-US"/>
        </w:rPr>
      </w:pPr>
      <w:ins w:id="4154" w:author="Copy Editor" w:date="2026-10-06T14:03:00Z">
        <w:r w:rsidRPr="003579D8">
          <w:rPr>
            <w:lang w:val="en-US"/>
          </w:rPr>
          <w:t>The house is subdued.</w:t>
        </w:r>
      </w:ins>
    </w:p>
    <w:p w14:paraId="40540914" w14:textId="77777777" w:rsidR="003579D8" w:rsidRPr="003579D8" w:rsidRDefault="003579D8" w:rsidP="003579D8">
      <w:pPr>
        <w:pStyle w:val="body"/>
        <w:rPr>
          <w:ins w:id="4155" w:author="Copy Editor" w:date="2026-10-06T14:03:00Z"/>
          <w:lang w:val="en-US"/>
        </w:rPr>
      </w:pPr>
      <w:ins w:id="4156" w:author="Copy Editor" w:date="2026-10-06T14:03:00Z">
        <w:r w:rsidRPr="003579D8">
          <w:rPr>
            <w:lang w:val="en-US"/>
          </w:rPr>
          <w:t>Family members deal with the aftermath.</w:t>
        </w:r>
      </w:ins>
    </w:p>
    <w:p w14:paraId="72ED2B4A" w14:textId="77777777" w:rsidR="003579D8" w:rsidRDefault="003579D8" w:rsidP="003579D8">
      <w:pPr>
        <w:pStyle w:val="body"/>
        <w:rPr>
          <w:ins w:id="4157" w:author="Copy Editor" w:date="2026-10-06T14:03:00Z" w16du:dateUtc="2026-10-06T11:03:00Z"/>
          <w:lang w:val="en-US"/>
        </w:rPr>
      </w:pPr>
      <w:ins w:id="4158" w:author="Copy Editor" w:date="2026-10-06T14:03:00Z">
        <w:r w:rsidRPr="003579D8">
          <w:rPr>
            <w:lang w:val="en-US"/>
          </w:rPr>
          <w:t>Richard looks at the dowsing rods.</w:t>
        </w:r>
      </w:ins>
    </w:p>
    <w:p w14:paraId="431B0BE2" w14:textId="77777777" w:rsidR="003579D8" w:rsidRPr="00251681" w:rsidRDefault="003579D8" w:rsidP="003579D8">
      <w:pPr>
        <w:pStyle w:val="bCHARACTER"/>
        <w:rPr>
          <w:ins w:id="4159" w:author="Copy Editor" w:date="2026-10-06T14:03:00Z" w16du:dateUtc="2026-10-06T11:03:00Z"/>
        </w:rPr>
      </w:pPr>
      <w:ins w:id="4160" w:author="Copy Editor" w:date="2026-10-06T14:03:00Z" w16du:dateUtc="2026-10-06T11:03:00Z">
        <w:r w:rsidRPr="00251681">
          <w:t>RICHARD (V.O.)</w:t>
        </w:r>
      </w:ins>
    </w:p>
    <w:p w14:paraId="4AADEBFD" w14:textId="77777777" w:rsidR="003579D8" w:rsidRDefault="0057702A" w:rsidP="00251681">
      <w:pPr>
        <w:pStyle w:val="bdialogue"/>
        <w:rPr>
          <w:ins w:id="4161" w:author="Copy Editor" w:date="2026-10-06T14:04:00Z" w16du:dateUtc="2026-10-06T11:04:00Z"/>
        </w:rPr>
      </w:pPr>
      <w:r>
        <w:t>Obviously,</w:t>
      </w:r>
      <w:r w:rsidR="007C0FF3">
        <w:t xml:space="preserve"> there were a lot of things to sort </w:t>
      </w:r>
      <w:r>
        <w:t>out,</w:t>
      </w:r>
      <w:r w:rsidR="007C0FF3">
        <w:t xml:space="preserve"> but I kept the dowsing </w:t>
      </w:r>
      <w:r>
        <w:t xml:space="preserve">rods. </w:t>
      </w:r>
    </w:p>
    <w:p w14:paraId="1181033F" w14:textId="77777777" w:rsidR="00397F9F" w:rsidRDefault="007C0FF3" w:rsidP="00251681">
      <w:pPr>
        <w:pStyle w:val="bdialogue"/>
        <w:rPr>
          <w:ins w:id="4162" w:author="Copy Editor" w:date="2026-10-06T14:04:00Z" w16du:dateUtc="2026-10-06T11:04:00Z"/>
        </w:rPr>
      </w:pPr>
      <w:r>
        <w:t xml:space="preserve">I still have them and used them occasionally but tended to forget dowsing was </w:t>
      </w:r>
      <w:r w:rsidR="0057702A">
        <w:t>an</w:t>
      </w:r>
      <w:r>
        <w:t xml:space="preserve"> </w:t>
      </w:r>
      <w:r w:rsidR="0057702A">
        <w:t xml:space="preserve">option. </w:t>
      </w:r>
    </w:p>
    <w:p w14:paraId="66E49713" w14:textId="77777777" w:rsidR="00397F9F" w:rsidRPr="00397F9F" w:rsidRDefault="00397F9F">
      <w:pPr>
        <w:pStyle w:val="aSCENEHEAD"/>
        <w:rPr>
          <w:ins w:id="4163" w:author="Copy Editor" w:date="2026-10-06T14:04:00Z"/>
          <w:lang w:val="en-US"/>
        </w:rPr>
        <w:pPrChange w:id="4164" w:author="Copy Editor" w:date="2026-10-06T14:04:00Z" w16du:dateUtc="2026-10-06T11:04:00Z">
          <w:pPr>
            <w:pStyle w:val="body"/>
          </w:pPr>
        </w:pPrChange>
      </w:pPr>
      <w:ins w:id="4165" w:author="Copy Editor" w:date="2026-10-06T14:04:00Z">
        <w:r w:rsidRPr="00397F9F">
          <w:rPr>
            <w:lang w:val="en-US"/>
          </w:rPr>
          <w:t>NT. RICHARD'S SHED – DAY</w:t>
        </w:r>
      </w:ins>
    </w:p>
    <w:p w14:paraId="6A84A604" w14:textId="77777777" w:rsidR="00397F9F" w:rsidRDefault="00397F9F" w:rsidP="00397F9F">
      <w:pPr>
        <w:pStyle w:val="body"/>
        <w:rPr>
          <w:ins w:id="4166" w:author="Copy Editor" w:date="2026-10-06T14:04:00Z" w16du:dateUtc="2026-10-06T11:04:00Z"/>
          <w:lang w:val="en-US"/>
        </w:rPr>
      </w:pPr>
      <w:ins w:id="4167" w:author="Copy Editor" w:date="2026-10-06T14:04:00Z">
        <w:r w:rsidRPr="00397F9F">
          <w:rPr>
            <w:lang w:val="en-US"/>
          </w:rPr>
          <w:t>The dowsing rods hang from a wall.</w:t>
        </w:r>
      </w:ins>
    </w:p>
    <w:p w14:paraId="598A008C" w14:textId="77777777" w:rsidR="00397F9F" w:rsidRPr="00251681" w:rsidRDefault="00397F9F" w:rsidP="00397F9F">
      <w:pPr>
        <w:pStyle w:val="bCHARACTER"/>
        <w:rPr>
          <w:ins w:id="4168" w:author="Copy Editor" w:date="2026-10-06T14:04:00Z" w16du:dateUtc="2026-10-06T11:04:00Z"/>
        </w:rPr>
      </w:pPr>
      <w:ins w:id="4169" w:author="Copy Editor" w:date="2026-10-06T14:04:00Z" w16du:dateUtc="2026-10-06T11:04:00Z">
        <w:r w:rsidRPr="00251681">
          <w:t>RICHARD (V.O.)</w:t>
        </w:r>
      </w:ins>
    </w:p>
    <w:p w14:paraId="1D4D8579" w14:textId="77777777" w:rsidR="00397F9F" w:rsidRDefault="007C0FF3">
      <w:pPr>
        <w:pStyle w:val="bbodybeforebeat"/>
        <w:rPr>
          <w:ins w:id="4170" w:author="Copy Editor" w:date="2026-10-06T14:04:00Z" w16du:dateUtc="2026-10-06T11:04:00Z"/>
        </w:rPr>
        <w:pPrChange w:id="4171" w:author="Copy Editor" w:date="2026-10-06T14:05:00Z" w16du:dateUtc="2026-10-06T11:05:00Z">
          <w:pPr>
            <w:pStyle w:val="bdialogue"/>
          </w:pPr>
        </w:pPrChange>
      </w:pPr>
      <w:r>
        <w:t xml:space="preserve">Every time I see those rods hanging up in my </w:t>
      </w:r>
      <w:r w:rsidR="0057702A">
        <w:t>shed,</w:t>
      </w:r>
      <w:r>
        <w:t xml:space="preserve"> they remind me of Harry and the skill he passed on to me in the last 24 hours of his </w:t>
      </w:r>
      <w:r w:rsidR="0057702A">
        <w:t xml:space="preserve">life. </w:t>
      </w:r>
    </w:p>
    <w:p w14:paraId="53CBAB32" w14:textId="3E906BE0" w:rsidR="00397F9F" w:rsidRDefault="000A6084">
      <w:pPr>
        <w:pStyle w:val="baparenthisis"/>
        <w:rPr>
          <w:ins w:id="4172" w:author="Copy Editor" w:date="2026-10-06T14:04:00Z" w16du:dateUtc="2026-10-06T11:04:00Z"/>
        </w:rPr>
        <w:pPrChange w:id="4173" w:author="Copy Editor" w:date="2026-10-06T14:05:00Z" w16du:dateUtc="2026-10-06T11:05:00Z">
          <w:pPr>
            <w:pStyle w:val="bdialogue"/>
          </w:pPr>
        </w:pPrChange>
      </w:pPr>
      <w:ins w:id="4174" w:author="Copy Editor" w:date="2026-10-06T14:05:00Z" w16du:dateUtc="2026-10-06T11:05:00Z">
        <w:r>
          <w:t>(</w:t>
        </w:r>
      </w:ins>
      <w:ins w:id="4175" w:author="Copy Editor" w:date="2026-10-06T14:04:00Z">
        <w:r w:rsidRPr="000A6084">
          <w:t>A beat.</w:t>
        </w:r>
      </w:ins>
      <w:ins w:id="4176" w:author="Copy Editor" w:date="2026-10-06T14:04:00Z" w16du:dateUtc="2026-10-06T11:04:00Z">
        <w:r>
          <w:t>)</w:t>
        </w:r>
      </w:ins>
    </w:p>
    <w:p w14:paraId="5E4BDC8C" w14:textId="271460A0" w:rsidR="003439BF" w:rsidRDefault="007C0FF3">
      <w:pPr>
        <w:pStyle w:val="bdialogue"/>
        <w:pPrChange w:id="4177" w:author="Copy Editor" w:date="2026-10-06T13:48:00Z" w16du:dateUtc="2026-10-06T10:48:00Z">
          <w:pPr>
            <w:pStyle w:val="body"/>
          </w:pPr>
        </w:pPrChange>
      </w:pPr>
      <w:r>
        <w:t xml:space="preserve">Quite </w:t>
      </w:r>
      <w:r w:rsidR="0057702A">
        <w:t>surreal,</w:t>
      </w:r>
      <w:r>
        <w:t xml:space="preserve"> really.</w:t>
      </w:r>
    </w:p>
    <w:p w14:paraId="5E4BDC91" w14:textId="1AE6A4C4" w:rsidR="003439BF" w:rsidRDefault="00AD03A5" w:rsidP="00DB5909">
      <w:pPr>
        <w:pStyle w:val="aSCENEHEAD"/>
      </w:pPr>
      <w:r>
        <w:t>SCENE</w:t>
      </w:r>
      <w:r w:rsidR="00B07428">
        <w:t xml:space="preserve"> 11: FIND A JOB I LIKE. 1976 TO 1979</w:t>
      </w:r>
    </w:p>
    <w:p w14:paraId="22B7E832" w14:textId="77777777" w:rsidR="000B6B95" w:rsidRPr="000B6B95" w:rsidRDefault="000B6B95">
      <w:pPr>
        <w:pStyle w:val="aSCENEHEAD"/>
        <w:rPr>
          <w:ins w:id="4178" w:author="Copy Editor" w:date="2026-10-06T14:06:00Z"/>
          <w:lang w:val="en-US"/>
        </w:rPr>
        <w:pPrChange w:id="4179" w:author="Copy Editor" w:date="2026-10-06T14:06:00Z" w16du:dateUtc="2026-10-06T11:06:00Z">
          <w:pPr>
            <w:pStyle w:val="body"/>
          </w:pPr>
        </w:pPrChange>
      </w:pPr>
      <w:ins w:id="4180" w:author="Copy Editor" w:date="2026-10-06T14:06:00Z">
        <w:r w:rsidRPr="000B6B95">
          <w:rPr>
            <w:lang w:val="en-US"/>
          </w:rPr>
          <w:t>EXT. SOUTHAMPTON – DAY</w:t>
        </w:r>
      </w:ins>
    </w:p>
    <w:p w14:paraId="04537AFE" w14:textId="77777777" w:rsidR="000B6B95" w:rsidRPr="000B6B95" w:rsidRDefault="000B6B95" w:rsidP="000B6B95">
      <w:pPr>
        <w:pStyle w:val="body"/>
        <w:rPr>
          <w:ins w:id="4181" w:author="Copy Editor" w:date="2026-10-06T14:06:00Z"/>
          <w:lang w:val="en-US"/>
        </w:rPr>
      </w:pPr>
      <w:ins w:id="4182" w:author="Copy Editor" w:date="2026-10-06T14:06:00Z">
        <w:r w:rsidRPr="000B6B95">
          <w:rPr>
            <w:lang w:val="en-US"/>
          </w:rPr>
          <w:t>A bus travels through Southampton.</w:t>
        </w:r>
      </w:ins>
    </w:p>
    <w:p w14:paraId="11A217ED" w14:textId="77777777" w:rsidR="000B6B95" w:rsidRPr="000B6B95" w:rsidRDefault="000B6B95" w:rsidP="000B6B95">
      <w:pPr>
        <w:pStyle w:val="body"/>
        <w:rPr>
          <w:ins w:id="4183" w:author="Copy Editor" w:date="2026-10-06T14:06:00Z"/>
          <w:lang w:val="en-US"/>
        </w:rPr>
      </w:pPr>
      <w:ins w:id="4184" w:author="Copy Editor" w:date="2026-10-06T14:06:00Z">
        <w:r w:rsidRPr="000B6B95">
          <w:rPr>
            <w:lang w:val="en-US"/>
          </w:rPr>
          <w:t>Richard looks out of the window.</w:t>
        </w:r>
      </w:ins>
    </w:p>
    <w:p w14:paraId="127C94AD" w14:textId="77777777" w:rsidR="000B6B95" w:rsidRPr="000B6B95" w:rsidRDefault="000B6B95" w:rsidP="000B6B95">
      <w:pPr>
        <w:pStyle w:val="body"/>
        <w:rPr>
          <w:ins w:id="4185" w:author="Copy Editor" w:date="2026-10-06T14:06:00Z"/>
          <w:lang w:val="en-US"/>
        </w:rPr>
      </w:pPr>
      <w:ins w:id="4186" w:author="Copy Editor" w:date="2026-10-06T14:06:00Z">
        <w:r w:rsidRPr="000B6B95">
          <w:rPr>
            <w:lang w:val="en-US"/>
          </w:rPr>
          <w:t>He spots a DRILL HALL.</w:t>
        </w:r>
      </w:ins>
    </w:p>
    <w:p w14:paraId="193D082A" w14:textId="77777777" w:rsidR="000B6B95" w:rsidRPr="00251681" w:rsidRDefault="000B6B95" w:rsidP="000B6B95">
      <w:pPr>
        <w:pStyle w:val="bCHARACTER"/>
        <w:rPr>
          <w:ins w:id="4187" w:author="Copy Editor" w:date="2026-10-06T14:06:00Z" w16du:dateUtc="2026-10-06T11:06:00Z"/>
        </w:rPr>
      </w:pPr>
      <w:ins w:id="4188" w:author="Copy Editor" w:date="2026-10-06T14:06:00Z" w16du:dateUtc="2026-10-06T11:06:00Z">
        <w:r w:rsidRPr="00251681">
          <w:t>RICHARD (V.O.)</w:t>
        </w:r>
      </w:ins>
    </w:p>
    <w:p w14:paraId="216B095E" w14:textId="77777777" w:rsidR="000B6B95" w:rsidRDefault="000B6B95" w:rsidP="00B33299">
      <w:pPr>
        <w:pStyle w:val="body"/>
        <w:rPr>
          <w:ins w:id="4189" w:author="Copy Editor" w:date="2026-10-06T14:06:00Z" w16du:dateUtc="2026-10-06T11:06:00Z"/>
        </w:rPr>
      </w:pPr>
    </w:p>
    <w:p w14:paraId="276FD53F" w14:textId="77777777" w:rsidR="005A5B44" w:rsidRDefault="007C0FF3">
      <w:pPr>
        <w:pStyle w:val="bbodybeforebeat"/>
        <w:rPr>
          <w:ins w:id="4190" w:author="Copy Editor" w:date="2026-10-06T14:06:00Z" w16du:dateUtc="2026-10-06T11:06:00Z"/>
        </w:rPr>
        <w:pPrChange w:id="4191" w:author="Copy Editor" w:date="2026-10-06T14:07:00Z" w16du:dateUtc="2026-10-06T11:07:00Z">
          <w:pPr>
            <w:pStyle w:val="body"/>
          </w:pPr>
        </w:pPrChange>
      </w:pPr>
      <w:r>
        <w:lastRenderedPageBreak/>
        <w:t xml:space="preserve">Arriving in the </w:t>
      </w:r>
      <w:r w:rsidR="00F40038">
        <w:t>south,</w:t>
      </w:r>
      <w:r>
        <w:t xml:space="preserve"> I determined two </w:t>
      </w:r>
      <w:r w:rsidR="00F40038">
        <w:t xml:space="preserve">things. </w:t>
      </w:r>
    </w:p>
    <w:p w14:paraId="43916F89" w14:textId="77777777" w:rsidR="005A5B44" w:rsidRDefault="005A5B44" w:rsidP="005A5B44">
      <w:pPr>
        <w:pStyle w:val="baparenthisis"/>
        <w:rPr>
          <w:ins w:id="4192" w:author="Copy Editor" w:date="2026-10-06T14:07:00Z" w16du:dateUtc="2026-10-06T11:07:00Z"/>
        </w:rPr>
      </w:pPr>
      <w:ins w:id="4193" w:author="Copy Editor" w:date="2026-10-06T14:07:00Z" w16du:dateUtc="2026-10-06T11:07:00Z">
        <w:r>
          <w:t>(</w:t>
        </w:r>
        <w:r w:rsidRPr="000A6084">
          <w:t>A beat.</w:t>
        </w:r>
        <w:r>
          <w:t>)</w:t>
        </w:r>
      </w:ins>
    </w:p>
    <w:p w14:paraId="180A89A2" w14:textId="77777777" w:rsidR="00813070" w:rsidRDefault="00F40038" w:rsidP="00813070">
      <w:pPr>
        <w:pStyle w:val="bdialogue"/>
        <w:numPr>
          <w:ilvl w:val="0"/>
          <w:numId w:val="6"/>
        </w:numPr>
        <w:rPr>
          <w:ins w:id="4194" w:author="Copy Editor" w:date="2026-10-06T14:08:00Z" w16du:dateUtc="2026-10-06T11:08:00Z"/>
        </w:rPr>
      </w:pPr>
      <w:del w:id="4195" w:author="Copy Editor" w:date="2026-10-06T14:07:00Z" w16du:dateUtc="2026-10-06T11:07:00Z">
        <w:r w:rsidDel="005A5B44">
          <w:delText xml:space="preserve">1. </w:delText>
        </w:r>
      </w:del>
      <w:r>
        <w:t>Find</w:t>
      </w:r>
      <w:r w:rsidR="007C0FF3">
        <w:t xml:space="preserve"> another TA </w:t>
      </w:r>
      <w:r>
        <w:t xml:space="preserve">unit. </w:t>
      </w:r>
    </w:p>
    <w:p w14:paraId="777F4AE0" w14:textId="28BB979D" w:rsidR="005A5B44" w:rsidRDefault="00F40038">
      <w:pPr>
        <w:pStyle w:val="bdialogue"/>
        <w:numPr>
          <w:ilvl w:val="0"/>
          <w:numId w:val="6"/>
        </w:numPr>
        <w:rPr>
          <w:ins w:id="4196" w:author="Copy Editor" w:date="2026-10-06T14:07:00Z" w16du:dateUtc="2026-10-06T11:07:00Z"/>
        </w:rPr>
        <w:pPrChange w:id="4197" w:author="Copy Editor" w:date="2026-10-06T14:07:00Z" w16du:dateUtc="2026-10-06T11:07:00Z">
          <w:pPr>
            <w:pStyle w:val="body"/>
          </w:pPr>
        </w:pPrChange>
      </w:pPr>
      <w:del w:id="4198" w:author="Copy Editor" w:date="2026-10-06T14:08:00Z" w16du:dateUtc="2026-10-06T11:08:00Z">
        <w:r w:rsidDel="00813070">
          <w:delText xml:space="preserve">2. </w:delText>
        </w:r>
      </w:del>
      <w:r>
        <w:t>Get</w:t>
      </w:r>
      <w:r w:rsidR="007C0FF3">
        <w:t xml:space="preserve"> a job to see me through the </w:t>
      </w:r>
      <w:r>
        <w:t xml:space="preserve">week. </w:t>
      </w:r>
    </w:p>
    <w:p w14:paraId="730AC610" w14:textId="77777777" w:rsidR="00813070" w:rsidRPr="00251681" w:rsidRDefault="00813070">
      <w:pPr>
        <w:pStyle w:val="bCHARACTER"/>
        <w:rPr>
          <w:ins w:id="4199" w:author="Copy Editor" w:date="2026-10-06T14:08:00Z" w16du:dateUtc="2026-10-06T11:08:00Z"/>
        </w:rPr>
        <w:pPrChange w:id="4200" w:author="Copy Editor" w:date="2026-10-06T14:08:00Z" w16du:dateUtc="2026-10-06T11:08:00Z">
          <w:pPr>
            <w:pStyle w:val="bCHARACTER"/>
            <w:numPr>
              <w:numId w:val="6"/>
            </w:numPr>
            <w:ind w:left="2664" w:hanging="360"/>
          </w:pPr>
        </w:pPrChange>
      </w:pPr>
      <w:ins w:id="4201" w:author="Copy Editor" w:date="2026-10-06T14:08:00Z" w16du:dateUtc="2026-10-06T11:08:00Z">
        <w:r w:rsidRPr="00251681">
          <w:t>RICHARD (V.O.)</w:t>
        </w:r>
      </w:ins>
    </w:p>
    <w:p w14:paraId="417F837E" w14:textId="77777777" w:rsidR="00813070" w:rsidRDefault="007C0FF3">
      <w:pPr>
        <w:pStyle w:val="bdialogue"/>
        <w:rPr>
          <w:ins w:id="4202" w:author="Copy Editor" w:date="2026-10-06T14:08:00Z" w16du:dateUtc="2026-10-06T11:08:00Z"/>
        </w:rPr>
        <w:pPrChange w:id="4203" w:author="Copy Editor" w:date="2026-10-06T14:08:00Z" w16du:dateUtc="2026-10-06T11:08:00Z">
          <w:pPr>
            <w:pStyle w:val="body"/>
          </w:pPr>
        </w:pPrChange>
      </w:pPr>
      <w:r>
        <w:t xml:space="preserve">Sitting on a bus going through </w:t>
      </w:r>
      <w:r w:rsidR="00F40038">
        <w:t>Southampton,</w:t>
      </w:r>
      <w:r>
        <w:t xml:space="preserve"> I saw the Drill </w:t>
      </w:r>
      <w:r w:rsidR="00F40038">
        <w:t xml:space="preserve">Hall. </w:t>
      </w:r>
    </w:p>
    <w:p w14:paraId="380CB2FF" w14:textId="77777777" w:rsidR="0040604D" w:rsidRPr="0040604D" w:rsidRDefault="0040604D">
      <w:pPr>
        <w:pStyle w:val="aSCENEHEAD"/>
        <w:rPr>
          <w:ins w:id="4204" w:author="Copy Editor" w:date="2026-10-06T14:08:00Z"/>
          <w:lang w:val="en-US"/>
        </w:rPr>
        <w:pPrChange w:id="4205" w:author="Copy Editor" w:date="2026-10-06T14:08:00Z" w16du:dateUtc="2026-10-06T11:08:00Z">
          <w:pPr>
            <w:pStyle w:val="body"/>
          </w:pPr>
        </w:pPrChange>
      </w:pPr>
      <w:ins w:id="4206" w:author="Copy Editor" w:date="2026-10-06T14:08:00Z">
        <w:r w:rsidRPr="0040604D">
          <w:rPr>
            <w:lang w:val="en-US"/>
          </w:rPr>
          <w:t>INT. TA DRILL HALL – DAY</w:t>
        </w:r>
      </w:ins>
    </w:p>
    <w:p w14:paraId="5A3BA798" w14:textId="77777777" w:rsidR="0040604D" w:rsidRPr="0040604D" w:rsidRDefault="0040604D" w:rsidP="0040604D">
      <w:pPr>
        <w:pStyle w:val="body"/>
        <w:rPr>
          <w:ins w:id="4207" w:author="Copy Editor" w:date="2026-10-06T14:08:00Z"/>
          <w:lang w:val="en-US"/>
        </w:rPr>
      </w:pPr>
      <w:ins w:id="4208" w:author="Copy Editor" w:date="2026-10-06T14:08:00Z">
        <w:r w:rsidRPr="0040604D">
          <w:rPr>
            <w:lang w:val="en-US"/>
          </w:rPr>
          <w:t>Richard enters.</w:t>
        </w:r>
      </w:ins>
    </w:p>
    <w:p w14:paraId="3D994C95" w14:textId="77777777" w:rsidR="0040604D" w:rsidRPr="0040604D" w:rsidRDefault="0040604D" w:rsidP="0040604D">
      <w:pPr>
        <w:pStyle w:val="body"/>
        <w:rPr>
          <w:ins w:id="4209" w:author="Copy Editor" w:date="2026-10-06T14:08:00Z"/>
          <w:lang w:val="en-US"/>
        </w:rPr>
      </w:pPr>
      <w:ins w:id="4210" w:author="Copy Editor" w:date="2026-10-06T14:08:00Z">
        <w:r w:rsidRPr="0040604D">
          <w:rPr>
            <w:lang w:val="en-US"/>
          </w:rPr>
          <w:t>He looks around.</w:t>
        </w:r>
      </w:ins>
    </w:p>
    <w:p w14:paraId="4CE9C87C" w14:textId="77777777" w:rsidR="0040604D" w:rsidRPr="00251681" w:rsidRDefault="0040604D" w:rsidP="0040604D">
      <w:pPr>
        <w:pStyle w:val="bCHARACTER"/>
        <w:rPr>
          <w:ins w:id="4211" w:author="Copy Editor" w:date="2026-10-06T14:08:00Z" w16du:dateUtc="2026-10-06T11:08:00Z"/>
        </w:rPr>
      </w:pPr>
      <w:ins w:id="4212" w:author="Copy Editor" w:date="2026-10-06T14:08:00Z" w16du:dateUtc="2026-10-06T11:08:00Z">
        <w:r w:rsidRPr="00251681">
          <w:t>RICHARD (V.O.)</w:t>
        </w:r>
      </w:ins>
    </w:p>
    <w:p w14:paraId="37C9A836" w14:textId="77777777" w:rsidR="0040604D" w:rsidRDefault="007C0FF3">
      <w:pPr>
        <w:pStyle w:val="bdialogue"/>
        <w:rPr>
          <w:ins w:id="4213" w:author="Copy Editor" w:date="2026-10-06T14:08:00Z" w16du:dateUtc="2026-10-06T11:08:00Z"/>
        </w:rPr>
        <w:pPrChange w:id="4214" w:author="Copy Editor" w:date="2026-10-06T14:09:00Z" w16du:dateUtc="2026-10-06T11:09:00Z">
          <w:pPr>
            <w:pStyle w:val="body"/>
          </w:pPr>
        </w:pPrChange>
      </w:pPr>
      <w:r>
        <w:t xml:space="preserve">Within two weeks I called </w:t>
      </w:r>
      <w:r w:rsidR="00F40038">
        <w:t>in;</w:t>
      </w:r>
      <w:r>
        <w:t xml:space="preserve"> I was amazed with what I found</w:t>
      </w:r>
      <w:r w:rsidR="00F40038">
        <w:t xml:space="preserve">. </w:t>
      </w:r>
    </w:p>
    <w:p w14:paraId="7C56AFBD" w14:textId="4362A655" w:rsidR="00C1626A" w:rsidRDefault="00C1626A" w:rsidP="005A5B44">
      <w:pPr>
        <w:pStyle w:val="body"/>
        <w:rPr>
          <w:ins w:id="4215" w:author="Copy Editor" w:date="2026-10-06T14:09:00Z" w16du:dateUtc="2026-10-06T11:09:00Z"/>
        </w:rPr>
      </w:pPr>
      <w:ins w:id="4216" w:author="Copy Editor" w:date="2026-10-06T14:09:00Z">
        <w:r w:rsidRPr="00C1626A">
          <w:t>A member of the unit looks Richard over.</w:t>
        </w:r>
      </w:ins>
    </w:p>
    <w:p w14:paraId="4E7D26B7" w14:textId="77777777" w:rsidR="00C1626A" w:rsidRPr="00251681" w:rsidRDefault="00C1626A" w:rsidP="00C1626A">
      <w:pPr>
        <w:pStyle w:val="bCHARACTER"/>
        <w:rPr>
          <w:ins w:id="4217" w:author="Copy Editor" w:date="2026-10-06T14:09:00Z" w16du:dateUtc="2026-10-06T11:09:00Z"/>
        </w:rPr>
      </w:pPr>
      <w:ins w:id="4218" w:author="Copy Editor" w:date="2026-10-06T14:09:00Z" w16du:dateUtc="2026-10-06T11:09:00Z">
        <w:r w:rsidRPr="00251681">
          <w:t>RICHARD (V.O.)</w:t>
        </w:r>
      </w:ins>
    </w:p>
    <w:p w14:paraId="1C1ADE0F" w14:textId="77777777" w:rsidR="00C1626A" w:rsidRDefault="00F40038">
      <w:pPr>
        <w:pStyle w:val="bbodybeforebeat"/>
        <w:rPr>
          <w:ins w:id="4219" w:author="Copy Editor" w:date="2026-10-06T14:09:00Z" w16du:dateUtc="2026-10-06T11:09:00Z"/>
        </w:rPr>
        <w:pPrChange w:id="4220" w:author="Copy Editor" w:date="2026-10-06T14:09:00Z" w16du:dateUtc="2026-10-06T11:09:00Z">
          <w:pPr>
            <w:pStyle w:val="body"/>
          </w:pPr>
        </w:pPrChange>
      </w:pPr>
      <w:r>
        <w:t>They</w:t>
      </w:r>
      <w:r w:rsidR="007C0FF3">
        <w:t xml:space="preserve"> took one look at </w:t>
      </w:r>
      <w:r>
        <w:t>me,</w:t>
      </w:r>
      <w:r w:rsidR="007C0FF3">
        <w:t xml:space="preserve"> and I was </w:t>
      </w:r>
      <w:r>
        <w:t>in.</w:t>
      </w:r>
    </w:p>
    <w:p w14:paraId="3E44811F" w14:textId="77777777" w:rsidR="00C1626A" w:rsidRDefault="00C1626A" w:rsidP="00C1626A">
      <w:pPr>
        <w:pStyle w:val="baparenthisis"/>
        <w:rPr>
          <w:ins w:id="4221" w:author="Copy Editor" w:date="2026-10-06T14:09:00Z" w16du:dateUtc="2026-10-06T11:09:00Z"/>
        </w:rPr>
      </w:pPr>
      <w:ins w:id="4222" w:author="Copy Editor" w:date="2026-10-06T14:09:00Z" w16du:dateUtc="2026-10-06T11:09:00Z">
        <w:r>
          <w:t>(</w:t>
        </w:r>
        <w:r w:rsidRPr="000A6084">
          <w:t>A beat.</w:t>
        </w:r>
        <w:r>
          <w:t>)</w:t>
        </w:r>
      </w:ins>
    </w:p>
    <w:p w14:paraId="5E4BDC93" w14:textId="1B27FF8C" w:rsidR="003439BF" w:rsidRDefault="00F40038">
      <w:pPr>
        <w:pStyle w:val="bdialogue"/>
        <w:pPrChange w:id="4223" w:author="Copy Editor" w:date="2026-10-06T14:09:00Z" w16du:dateUtc="2026-10-06T11:09:00Z">
          <w:pPr>
            <w:pStyle w:val="body"/>
          </w:pPr>
        </w:pPrChange>
      </w:pPr>
      <w:del w:id="4224" w:author="Copy Editor" w:date="2026-10-06T14:09:00Z" w16du:dateUtc="2026-10-06T11:09:00Z">
        <w:r w:rsidDel="00C1626A">
          <w:delText xml:space="preserve"> </w:delText>
        </w:r>
      </w:del>
      <w:r w:rsidR="007C0FF3">
        <w:t>Sorted.</w:t>
      </w:r>
    </w:p>
    <w:p w14:paraId="3E3C9B61" w14:textId="77777777" w:rsidR="00745366" w:rsidRPr="00745366" w:rsidRDefault="00745366">
      <w:pPr>
        <w:pStyle w:val="aSCENEHEAD"/>
        <w:rPr>
          <w:ins w:id="4225" w:author="Copy Editor" w:date="2026-10-06T14:09:00Z"/>
          <w:lang w:val="en-US"/>
        </w:rPr>
        <w:pPrChange w:id="4226" w:author="Copy Editor" w:date="2026-10-06T14:10:00Z" w16du:dateUtc="2026-10-06T11:10:00Z">
          <w:pPr>
            <w:pStyle w:val="body"/>
          </w:pPr>
        </w:pPrChange>
      </w:pPr>
      <w:ins w:id="4227" w:author="Copy Editor" w:date="2026-10-06T14:09:00Z">
        <w:r w:rsidRPr="00745366">
          <w:rPr>
            <w:lang w:val="en-US"/>
          </w:rPr>
          <w:t>INT. CHICKEN-KILLING FACTORY – DAY</w:t>
        </w:r>
      </w:ins>
    </w:p>
    <w:p w14:paraId="3621A232" w14:textId="77777777" w:rsidR="00745366" w:rsidRPr="00745366" w:rsidRDefault="00745366" w:rsidP="00745366">
      <w:pPr>
        <w:pStyle w:val="body"/>
        <w:rPr>
          <w:ins w:id="4228" w:author="Copy Editor" w:date="2026-10-06T14:09:00Z"/>
          <w:lang w:val="en-US"/>
        </w:rPr>
      </w:pPr>
      <w:ins w:id="4229" w:author="Copy Editor" w:date="2026-10-06T14:09:00Z">
        <w:r w:rsidRPr="00745366">
          <w:rPr>
            <w:lang w:val="en-US"/>
          </w:rPr>
          <w:t>Richard works as a STOREMAN.</w:t>
        </w:r>
      </w:ins>
    </w:p>
    <w:p w14:paraId="4358165B" w14:textId="77777777" w:rsidR="00745366" w:rsidRPr="00745366" w:rsidRDefault="00745366" w:rsidP="00745366">
      <w:pPr>
        <w:pStyle w:val="body"/>
        <w:rPr>
          <w:ins w:id="4230" w:author="Copy Editor" w:date="2026-10-06T14:09:00Z"/>
          <w:lang w:val="en-US"/>
        </w:rPr>
      </w:pPr>
      <w:ins w:id="4231" w:author="Copy Editor" w:date="2026-10-06T14:09:00Z">
        <w:r w:rsidRPr="00745366">
          <w:rPr>
            <w:lang w:val="en-US"/>
          </w:rPr>
          <w:t>Crates and supplies surround him.</w:t>
        </w:r>
      </w:ins>
    </w:p>
    <w:p w14:paraId="5BB025F6" w14:textId="77777777" w:rsidR="00745366" w:rsidRPr="00251681" w:rsidRDefault="00745366" w:rsidP="00745366">
      <w:pPr>
        <w:pStyle w:val="bCHARACTER"/>
        <w:rPr>
          <w:ins w:id="4232" w:author="Copy Editor" w:date="2026-10-06T14:10:00Z" w16du:dateUtc="2026-10-06T11:10:00Z"/>
        </w:rPr>
      </w:pPr>
      <w:ins w:id="4233" w:author="Copy Editor" w:date="2026-10-06T14:10:00Z" w16du:dateUtc="2026-10-06T11:10:00Z">
        <w:r w:rsidRPr="00251681">
          <w:t>RICHARD (V.O.)</w:t>
        </w:r>
      </w:ins>
    </w:p>
    <w:p w14:paraId="5F9A1538" w14:textId="77777777" w:rsidR="00745366" w:rsidRDefault="007C0FF3">
      <w:pPr>
        <w:pStyle w:val="bdialogue"/>
        <w:rPr>
          <w:ins w:id="4234" w:author="Copy Editor" w:date="2026-10-06T14:10:00Z" w16du:dateUtc="2026-10-06T11:10:00Z"/>
        </w:rPr>
        <w:pPrChange w:id="4235" w:author="Copy Editor" w:date="2026-10-06T14:10:00Z" w16du:dateUtc="2026-10-06T11:10:00Z">
          <w:pPr>
            <w:pStyle w:val="body"/>
          </w:pPr>
        </w:pPrChange>
      </w:pPr>
      <w:r>
        <w:t xml:space="preserve">For a </w:t>
      </w:r>
      <w:r w:rsidR="00F40038">
        <w:t>job,</w:t>
      </w:r>
      <w:r>
        <w:t xml:space="preserve"> I started work as a storeman in a </w:t>
      </w:r>
      <w:r w:rsidR="00F40038">
        <w:t>chicken-killing</w:t>
      </w:r>
      <w:r>
        <w:t xml:space="preserve"> </w:t>
      </w:r>
      <w:r w:rsidR="00F40038">
        <w:t xml:space="preserve">factory. </w:t>
      </w:r>
    </w:p>
    <w:p w14:paraId="481FE207" w14:textId="1735FBB9" w:rsidR="00C8283A" w:rsidRDefault="00C8283A" w:rsidP="00B33299">
      <w:pPr>
        <w:pStyle w:val="body"/>
        <w:rPr>
          <w:ins w:id="4236" w:author="Copy Editor" w:date="2026-10-06T14:10:00Z" w16du:dateUtc="2026-10-06T11:10:00Z"/>
        </w:rPr>
      </w:pPr>
      <w:ins w:id="4237" w:author="Copy Editor" w:date="2026-10-06T14:10:00Z">
        <w:r w:rsidRPr="00C8283A">
          <w:t>Richard moves stock around the store.</w:t>
        </w:r>
      </w:ins>
    </w:p>
    <w:p w14:paraId="1CA6562C" w14:textId="77777777" w:rsidR="00C8283A" w:rsidRPr="00251681" w:rsidRDefault="00C8283A" w:rsidP="00C8283A">
      <w:pPr>
        <w:pStyle w:val="bCHARACTER"/>
        <w:rPr>
          <w:ins w:id="4238" w:author="Copy Editor" w:date="2026-10-06T14:10:00Z" w16du:dateUtc="2026-10-06T11:10:00Z"/>
        </w:rPr>
      </w:pPr>
      <w:ins w:id="4239" w:author="Copy Editor" w:date="2026-10-06T14:10:00Z" w16du:dateUtc="2026-10-06T11:10:00Z">
        <w:r w:rsidRPr="00251681">
          <w:t>RICHARD (V.O.)</w:t>
        </w:r>
      </w:ins>
    </w:p>
    <w:p w14:paraId="49CD5BF9" w14:textId="77777777" w:rsidR="00C8283A" w:rsidRDefault="007C0FF3" w:rsidP="00C8283A">
      <w:pPr>
        <w:pStyle w:val="bdialogue"/>
        <w:rPr>
          <w:ins w:id="4240" w:author="Copy Editor" w:date="2026-10-06T14:10:00Z" w16du:dateUtc="2026-10-06T11:10:00Z"/>
        </w:rPr>
      </w:pPr>
      <w:r>
        <w:t xml:space="preserve">Pretty </w:t>
      </w:r>
      <w:r w:rsidR="00F40038">
        <w:t>dull,</w:t>
      </w:r>
      <w:r>
        <w:t xml:space="preserve"> but it was a </w:t>
      </w:r>
      <w:r w:rsidR="00F40038">
        <w:t xml:space="preserve">job. </w:t>
      </w:r>
    </w:p>
    <w:p w14:paraId="3F94D615" w14:textId="01BEBFE4" w:rsidR="005A5DCF" w:rsidRPr="005A5DCF" w:rsidRDefault="005A5DCF" w:rsidP="005A5DCF">
      <w:pPr>
        <w:pStyle w:val="body"/>
        <w:rPr>
          <w:ins w:id="4241" w:author="Copy Editor" w:date="2026-10-06T14:11:00Z"/>
          <w:lang w:val="en-US"/>
        </w:rPr>
      </w:pPr>
      <w:ins w:id="4242" w:author="Copy Editor" w:date="2026-10-06T14:11:00Z">
        <w:r w:rsidRPr="005A5DCF">
          <w:rPr>
            <w:lang w:val="en-US"/>
          </w:rPr>
          <w:t>NINE MONTHS LATER</w:t>
        </w:r>
      </w:ins>
    </w:p>
    <w:p w14:paraId="4BE5A783" w14:textId="77777777" w:rsidR="005A5DCF" w:rsidRPr="005A5DCF" w:rsidRDefault="005A5DCF" w:rsidP="005A5DCF">
      <w:pPr>
        <w:pStyle w:val="body"/>
        <w:rPr>
          <w:ins w:id="4243" w:author="Copy Editor" w:date="2026-10-06T14:11:00Z"/>
          <w:lang w:val="en-US"/>
        </w:rPr>
      </w:pPr>
      <w:ins w:id="4244" w:author="Copy Editor" w:date="2026-10-06T14:11:00Z">
        <w:r w:rsidRPr="005A5DCF">
          <w:rPr>
            <w:lang w:val="en-US"/>
          </w:rPr>
          <w:t>INT. FAMILY HOME – DAY</w:t>
        </w:r>
      </w:ins>
    </w:p>
    <w:p w14:paraId="44583C28" w14:textId="77777777" w:rsidR="005A5DCF" w:rsidRPr="005A5DCF" w:rsidRDefault="005A5DCF" w:rsidP="005A5DCF">
      <w:pPr>
        <w:pStyle w:val="body"/>
        <w:rPr>
          <w:ins w:id="4245" w:author="Copy Editor" w:date="2026-10-06T14:11:00Z"/>
          <w:lang w:val="en-US"/>
        </w:rPr>
      </w:pPr>
      <w:ins w:id="4246" w:author="Copy Editor" w:date="2026-10-06T14:11:00Z">
        <w:r w:rsidRPr="005A5DCF">
          <w:rPr>
            <w:lang w:val="en-US"/>
          </w:rPr>
          <w:lastRenderedPageBreak/>
          <w:t>Richard studies RAF aircrew information.</w:t>
        </w:r>
      </w:ins>
    </w:p>
    <w:p w14:paraId="4FDA381A" w14:textId="77777777" w:rsidR="005A5DCF" w:rsidRPr="00251681" w:rsidRDefault="005A5DCF" w:rsidP="005A5DCF">
      <w:pPr>
        <w:pStyle w:val="bCHARACTER"/>
        <w:rPr>
          <w:ins w:id="4247" w:author="Copy Editor" w:date="2026-10-06T14:11:00Z" w16du:dateUtc="2026-10-06T11:11:00Z"/>
        </w:rPr>
      </w:pPr>
      <w:ins w:id="4248" w:author="Copy Editor" w:date="2026-10-06T14:11:00Z" w16du:dateUtc="2026-10-06T11:11:00Z">
        <w:r w:rsidRPr="00251681">
          <w:t>RICHARD (V.O.)</w:t>
        </w:r>
      </w:ins>
    </w:p>
    <w:p w14:paraId="2729E4CC" w14:textId="77777777" w:rsidR="00A1767B" w:rsidRDefault="007C0FF3" w:rsidP="00C8283A">
      <w:pPr>
        <w:pStyle w:val="bdialogue"/>
        <w:rPr>
          <w:ins w:id="4249" w:author="Copy Editor" w:date="2026-10-06T14:12:00Z" w16du:dateUtc="2026-10-06T11:12:00Z"/>
        </w:rPr>
      </w:pPr>
      <w:r>
        <w:t xml:space="preserve">After 9 months I had a mild flirtation with the idea of training as RAF aircrew and left the factory to concentrate on preparing for the entrance </w:t>
      </w:r>
      <w:r w:rsidR="00F40038">
        <w:t>exam</w:t>
      </w:r>
      <w:ins w:id="4250" w:author="Copy Editor" w:date="2026-10-06T14:12:00Z" w16du:dateUtc="2026-10-06T11:12:00Z">
        <w:r w:rsidR="00A1767B">
          <w:t>.</w:t>
        </w:r>
      </w:ins>
    </w:p>
    <w:p w14:paraId="568A47A9" w14:textId="77777777" w:rsidR="00285B98" w:rsidRPr="00285B98" w:rsidRDefault="00285B98" w:rsidP="00285B98">
      <w:pPr>
        <w:pStyle w:val="body"/>
        <w:rPr>
          <w:ins w:id="4251" w:author="Copy Editor" w:date="2026-10-06T14:13:00Z"/>
          <w:lang w:val="en-US"/>
        </w:rPr>
      </w:pPr>
      <w:ins w:id="4252" w:author="Copy Editor" w:date="2026-10-06T14:13:00Z">
        <w:r w:rsidRPr="00285B98">
          <w:rPr>
            <w:lang w:val="en-US"/>
          </w:rPr>
          <w:t>Richard studies.</w:t>
        </w:r>
      </w:ins>
    </w:p>
    <w:p w14:paraId="11EBF637" w14:textId="77777777" w:rsidR="00285B98" w:rsidRPr="00285B98" w:rsidRDefault="00285B98" w:rsidP="00285B98">
      <w:pPr>
        <w:pStyle w:val="body"/>
        <w:rPr>
          <w:ins w:id="4253" w:author="Copy Editor" w:date="2026-10-06T14:13:00Z"/>
          <w:lang w:val="en-US"/>
        </w:rPr>
      </w:pPr>
      <w:ins w:id="4254" w:author="Copy Editor" w:date="2026-10-06T14:13:00Z">
        <w:r w:rsidRPr="00285B98">
          <w:rPr>
            <w:lang w:val="en-US"/>
          </w:rPr>
          <w:t>His enthusiasm fades.</w:t>
        </w:r>
      </w:ins>
    </w:p>
    <w:p w14:paraId="60DD2445" w14:textId="77777777" w:rsidR="00285B98" w:rsidRPr="00251681" w:rsidRDefault="00285B98" w:rsidP="00285B98">
      <w:pPr>
        <w:pStyle w:val="bCHARACTER"/>
        <w:rPr>
          <w:ins w:id="4255" w:author="Copy Editor" w:date="2026-10-06T14:13:00Z" w16du:dateUtc="2026-10-06T11:13:00Z"/>
        </w:rPr>
      </w:pPr>
      <w:ins w:id="4256" w:author="Copy Editor" w:date="2026-10-06T14:13:00Z" w16du:dateUtc="2026-10-06T11:13:00Z">
        <w:r w:rsidRPr="00251681">
          <w:t>RICHARD (V.O.)</w:t>
        </w:r>
      </w:ins>
    </w:p>
    <w:p w14:paraId="7FB7011B" w14:textId="77777777" w:rsidR="00285B98" w:rsidRDefault="00285B98" w:rsidP="00C8283A">
      <w:pPr>
        <w:pStyle w:val="bdialogue"/>
        <w:rPr>
          <w:ins w:id="4257" w:author="Copy Editor" w:date="2026-10-06T14:13:00Z" w16du:dateUtc="2026-10-06T11:13:00Z"/>
        </w:rPr>
      </w:pPr>
      <w:ins w:id="4258" w:author="Copy Editor" w:date="2026-10-06T14:13:00Z" w16du:dateUtc="2026-10-06T11:13:00Z">
        <w:r>
          <w:t xml:space="preserve">But </w:t>
        </w:r>
      </w:ins>
      <w:del w:id="4259" w:author="Copy Editor" w:date="2026-10-06T14:12:00Z" w16du:dateUtc="2026-10-06T11:12:00Z">
        <w:r w:rsidR="00F40038" w:rsidDel="00A1767B">
          <w:delText>,</w:delText>
        </w:r>
        <w:r w:rsidR="007C0FF3" w:rsidDel="00A1767B">
          <w:delText xml:space="preserve"> but </w:delText>
        </w:r>
      </w:del>
      <w:r w:rsidR="007C0FF3">
        <w:t xml:space="preserve">my heart wasn’t really in </w:t>
      </w:r>
      <w:r w:rsidR="00F40038">
        <w:t>it,</w:t>
      </w:r>
      <w:r w:rsidR="007C0FF3">
        <w:t xml:space="preserve"> and I never took it any </w:t>
      </w:r>
      <w:r w:rsidR="004E0F34">
        <w:t xml:space="preserve">further. </w:t>
      </w:r>
    </w:p>
    <w:p w14:paraId="4411A7B7" w14:textId="77777777" w:rsidR="00907FF9" w:rsidRPr="00907FF9" w:rsidRDefault="00907FF9">
      <w:pPr>
        <w:pStyle w:val="aSCENEHEAD"/>
        <w:rPr>
          <w:ins w:id="4260" w:author="Copy Editor" w:date="2026-10-06T14:13:00Z"/>
          <w:lang w:val="en-US"/>
        </w:rPr>
        <w:pPrChange w:id="4261" w:author="Copy Editor" w:date="2026-10-06T14:13:00Z" w16du:dateUtc="2026-10-06T11:13:00Z">
          <w:pPr>
            <w:pStyle w:val="bdialogue"/>
          </w:pPr>
        </w:pPrChange>
      </w:pPr>
      <w:ins w:id="4262" w:author="Copy Editor" w:date="2026-10-06T14:13:00Z">
        <w:r w:rsidRPr="00907FF9">
          <w:rPr>
            <w:lang w:val="en-US"/>
          </w:rPr>
          <w:t>INT. HOME – DAY</w:t>
        </w:r>
      </w:ins>
    </w:p>
    <w:p w14:paraId="745BF3DD" w14:textId="77777777" w:rsidR="00907FF9" w:rsidRPr="00907FF9" w:rsidRDefault="00907FF9">
      <w:pPr>
        <w:pStyle w:val="body"/>
        <w:rPr>
          <w:ins w:id="4263" w:author="Copy Editor" w:date="2026-10-06T14:13:00Z"/>
          <w:lang w:val="en-US"/>
        </w:rPr>
        <w:pPrChange w:id="4264" w:author="Copy Editor" w:date="2026-10-06T14:13:00Z" w16du:dateUtc="2026-10-06T11:13:00Z">
          <w:pPr>
            <w:pStyle w:val="bdialogue"/>
          </w:pPr>
        </w:pPrChange>
      </w:pPr>
      <w:ins w:id="4265" w:author="Copy Editor" w:date="2026-10-06T14:13:00Z">
        <w:r w:rsidRPr="00907FF9">
          <w:rPr>
            <w:lang w:val="en-US"/>
          </w:rPr>
          <w:t>Richard looks through job advertisements.</w:t>
        </w:r>
      </w:ins>
    </w:p>
    <w:p w14:paraId="4E734944" w14:textId="77777777" w:rsidR="00907FF9" w:rsidRPr="00251681" w:rsidRDefault="00907FF9" w:rsidP="00907FF9">
      <w:pPr>
        <w:pStyle w:val="bCHARACTER"/>
        <w:rPr>
          <w:ins w:id="4266" w:author="Copy Editor" w:date="2026-10-06T14:13:00Z" w16du:dateUtc="2026-10-06T11:13:00Z"/>
        </w:rPr>
      </w:pPr>
      <w:ins w:id="4267" w:author="Copy Editor" w:date="2026-10-06T14:13:00Z" w16du:dateUtc="2026-10-06T11:13:00Z">
        <w:r w:rsidRPr="00251681">
          <w:t>RICHARD (V.O.)</w:t>
        </w:r>
      </w:ins>
    </w:p>
    <w:p w14:paraId="51863AA2" w14:textId="77777777" w:rsidR="00907FF9" w:rsidRDefault="007C0FF3" w:rsidP="00C8283A">
      <w:pPr>
        <w:pStyle w:val="bdialogue"/>
        <w:rPr>
          <w:ins w:id="4268" w:author="Copy Editor" w:date="2026-10-06T14:13:00Z" w16du:dateUtc="2026-10-06T11:13:00Z"/>
        </w:rPr>
      </w:pPr>
      <w:r>
        <w:t xml:space="preserve">Scouting round for another </w:t>
      </w:r>
      <w:r w:rsidR="004E0F34">
        <w:t>job,</w:t>
      </w:r>
      <w:r>
        <w:t xml:space="preserve"> I answered an advert for </w:t>
      </w:r>
      <w:r w:rsidR="004E0F34">
        <w:t xml:space="preserve">decorators. </w:t>
      </w:r>
    </w:p>
    <w:p w14:paraId="317E29DA" w14:textId="77777777" w:rsidR="00907FF9" w:rsidRPr="00907FF9" w:rsidRDefault="00907FF9" w:rsidP="00907FF9">
      <w:pPr>
        <w:pStyle w:val="body"/>
        <w:rPr>
          <w:ins w:id="4269" w:author="Copy Editor" w:date="2026-10-06T14:14:00Z"/>
          <w:lang w:val="en-US"/>
        </w:rPr>
      </w:pPr>
      <w:ins w:id="4270" w:author="Copy Editor" w:date="2026-10-06T14:14:00Z">
        <w:r w:rsidRPr="00907FF9">
          <w:rPr>
            <w:lang w:val="en-US"/>
          </w:rPr>
          <w:t>INT. HOTEL – DAY</w:t>
        </w:r>
      </w:ins>
    </w:p>
    <w:p w14:paraId="50186889" w14:textId="77777777" w:rsidR="00907FF9" w:rsidRPr="00907FF9" w:rsidRDefault="00907FF9" w:rsidP="00907FF9">
      <w:pPr>
        <w:pStyle w:val="body"/>
        <w:rPr>
          <w:ins w:id="4271" w:author="Copy Editor" w:date="2026-10-06T14:14:00Z"/>
          <w:lang w:val="en-US"/>
        </w:rPr>
      </w:pPr>
      <w:ins w:id="4272" w:author="Copy Editor" w:date="2026-10-06T14:14:00Z">
        <w:r w:rsidRPr="00907FF9">
          <w:rPr>
            <w:lang w:val="en-US"/>
          </w:rPr>
          <w:t>Richard paints and decorates a hotel room.</w:t>
        </w:r>
      </w:ins>
    </w:p>
    <w:p w14:paraId="18F72AAD" w14:textId="77777777" w:rsidR="00907FF9" w:rsidRPr="00251681" w:rsidRDefault="00907FF9" w:rsidP="00907FF9">
      <w:pPr>
        <w:pStyle w:val="bCHARACTER"/>
        <w:rPr>
          <w:ins w:id="4273" w:author="Copy Editor" w:date="2026-10-06T14:14:00Z" w16du:dateUtc="2026-10-06T11:14:00Z"/>
        </w:rPr>
      </w:pPr>
      <w:ins w:id="4274" w:author="Copy Editor" w:date="2026-10-06T14:14:00Z" w16du:dateUtc="2026-10-06T11:14:00Z">
        <w:r w:rsidRPr="00251681">
          <w:t>RICHARD (V.O.)</w:t>
        </w:r>
      </w:ins>
    </w:p>
    <w:p w14:paraId="3191D507" w14:textId="77777777" w:rsidR="00F43CD4" w:rsidRDefault="007C0FF3" w:rsidP="00C8283A">
      <w:pPr>
        <w:pStyle w:val="bdialogue"/>
        <w:rPr>
          <w:ins w:id="4275" w:author="Copy Editor" w:date="2026-10-06T14:14:00Z" w16du:dateUtc="2026-10-06T11:14:00Z"/>
        </w:rPr>
      </w:pPr>
      <w:r>
        <w:t xml:space="preserve">Once </w:t>
      </w:r>
      <w:r w:rsidR="004E0F34">
        <w:t>again,</w:t>
      </w:r>
      <w:r>
        <w:t xml:space="preserve"> the skills learnt in the </w:t>
      </w:r>
      <w:r w:rsidR="004E0F34">
        <w:t>paras’</w:t>
      </w:r>
      <w:r>
        <w:t xml:space="preserve"> paid </w:t>
      </w:r>
      <w:r w:rsidR="004E0F34">
        <w:t>dividends,</w:t>
      </w:r>
      <w:r>
        <w:t xml:space="preserve"> and I was </w:t>
      </w:r>
      <w:r w:rsidR="004E0F34">
        <w:t xml:space="preserve">accepted. </w:t>
      </w:r>
    </w:p>
    <w:p w14:paraId="5691D522" w14:textId="1ECD9163" w:rsidR="00F43CD4" w:rsidRDefault="00F43CD4">
      <w:pPr>
        <w:pStyle w:val="body"/>
        <w:rPr>
          <w:ins w:id="4276" w:author="Copy Editor" w:date="2026-10-06T14:14:00Z" w16du:dateUtc="2026-10-06T11:14:00Z"/>
        </w:rPr>
        <w:pPrChange w:id="4277" w:author="Copy Editor" w:date="2026-10-06T14:14:00Z" w16du:dateUtc="2026-10-06T11:14:00Z">
          <w:pPr>
            <w:pStyle w:val="bCHARACTER"/>
          </w:pPr>
        </w:pPrChange>
      </w:pPr>
      <w:ins w:id="4278" w:author="Copy Editor" w:date="2026-10-06T14:14:00Z">
        <w:r w:rsidRPr="00F43CD4">
          <w:t>The room is transformed.</w:t>
        </w:r>
      </w:ins>
    </w:p>
    <w:p w14:paraId="3D317EAB" w14:textId="3F7DC240" w:rsidR="00F43CD4" w:rsidRPr="00251681" w:rsidRDefault="00F43CD4" w:rsidP="00F43CD4">
      <w:pPr>
        <w:pStyle w:val="bCHARACTER"/>
        <w:rPr>
          <w:ins w:id="4279" w:author="Copy Editor" w:date="2026-10-06T14:14:00Z" w16du:dateUtc="2026-10-06T11:14:00Z"/>
        </w:rPr>
      </w:pPr>
      <w:ins w:id="4280" w:author="Copy Editor" w:date="2026-10-06T14:14:00Z" w16du:dateUtc="2026-10-06T11:14:00Z">
        <w:r w:rsidRPr="00251681">
          <w:t>RICHARD (V.O.)</w:t>
        </w:r>
      </w:ins>
    </w:p>
    <w:p w14:paraId="7FA60283" w14:textId="77777777" w:rsidR="00F43CD4" w:rsidRDefault="007C0FF3" w:rsidP="00C8283A">
      <w:pPr>
        <w:pStyle w:val="bdialogue"/>
        <w:rPr>
          <w:ins w:id="4281" w:author="Copy Editor" w:date="2026-10-06T14:14:00Z" w16du:dateUtc="2026-10-06T11:14:00Z"/>
        </w:rPr>
      </w:pPr>
      <w:r>
        <w:t xml:space="preserve">My boss had a contract in a </w:t>
      </w:r>
      <w:r w:rsidR="004E0F34">
        <w:t>five-star</w:t>
      </w:r>
      <w:r>
        <w:t xml:space="preserve"> </w:t>
      </w:r>
      <w:r w:rsidR="004E0F34">
        <w:t>hotel.</w:t>
      </w:r>
    </w:p>
    <w:p w14:paraId="275EC851" w14:textId="6F81107F" w:rsidR="0008239B" w:rsidRDefault="0008239B" w:rsidP="0008239B">
      <w:pPr>
        <w:pStyle w:val="body"/>
        <w:rPr>
          <w:ins w:id="4282" w:author="Copy Editor" w:date="2026-10-06T14:15:00Z" w16du:dateUtc="2026-10-06T11:15:00Z"/>
        </w:rPr>
      </w:pPr>
      <w:ins w:id="4283" w:author="Copy Editor" w:date="2026-10-06T14:15:00Z">
        <w:r w:rsidRPr="0008239B">
          <w:t>Richard carefully finishes the work.</w:t>
        </w:r>
      </w:ins>
      <w:del w:id="4284" w:author="Copy Editor" w:date="2026-10-06T14:14:00Z" w16du:dateUtc="2026-10-06T11:14:00Z">
        <w:r w:rsidR="004E0F34" w:rsidDel="00F43CD4">
          <w:delText xml:space="preserve"> </w:delText>
        </w:r>
      </w:del>
    </w:p>
    <w:p w14:paraId="0DC8B438" w14:textId="77777777" w:rsidR="0008239B" w:rsidRPr="00251681" w:rsidRDefault="0008239B" w:rsidP="0008239B">
      <w:pPr>
        <w:pStyle w:val="bCHARACTER"/>
        <w:rPr>
          <w:ins w:id="4285" w:author="Copy Editor" w:date="2026-10-06T14:15:00Z" w16du:dateUtc="2026-10-06T11:15:00Z"/>
        </w:rPr>
      </w:pPr>
      <w:ins w:id="4286" w:author="Copy Editor" w:date="2026-10-06T14:15:00Z" w16du:dateUtc="2026-10-06T11:15:00Z">
        <w:r w:rsidRPr="00251681">
          <w:t>RICHARD (V.O.)</w:t>
        </w:r>
      </w:ins>
    </w:p>
    <w:p w14:paraId="20F3DD4A" w14:textId="77777777" w:rsidR="0008239B" w:rsidRDefault="007C0FF3" w:rsidP="00C8283A">
      <w:pPr>
        <w:pStyle w:val="bdialogue"/>
        <w:rPr>
          <w:ins w:id="4287" w:author="Copy Editor" w:date="2026-10-06T14:15:00Z" w16du:dateUtc="2026-10-06T11:15:00Z"/>
        </w:rPr>
      </w:pPr>
      <w:r>
        <w:t xml:space="preserve">The standards were high, the conditions good, it was </w:t>
      </w:r>
      <w:r w:rsidR="00CB1EF2">
        <w:t>sociable,</w:t>
      </w:r>
      <w:r>
        <w:t xml:space="preserve"> and I enjoyed </w:t>
      </w:r>
      <w:r>
        <w:lastRenderedPageBreak/>
        <w:t xml:space="preserve">turning a shabby room into a very smart </w:t>
      </w:r>
      <w:r w:rsidR="00CB1EF2">
        <w:t xml:space="preserve">one. </w:t>
      </w:r>
    </w:p>
    <w:p w14:paraId="65E33D88" w14:textId="77777777" w:rsidR="00600F77" w:rsidRPr="00600F77" w:rsidRDefault="00600F77">
      <w:pPr>
        <w:pStyle w:val="aSCENEHEAD"/>
        <w:rPr>
          <w:ins w:id="4288" w:author="Copy Editor" w:date="2026-10-06T14:15:00Z"/>
          <w:lang w:val="en-US"/>
        </w:rPr>
        <w:pPrChange w:id="4289" w:author="Copy Editor" w:date="2026-10-06T14:15:00Z" w16du:dateUtc="2026-10-06T11:15:00Z">
          <w:pPr>
            <w:pStyle w:val="bdialogue"/>
          </w:pPr>
        </w:pPrChange>
      </w:pPr>
      <w:ins w:id="4290" w:author="Copy Editor" w:date="2026-10-06T14:15:00Z">
        <w:r w:rsidRPr="00600F77">
          <w:rPr>
            <w:lang w:val="en-US"/>
          </w:rPr>
          <w:t>INT. HOTEL ROOM – LATER</w:t>
        </w:r>
      </w:ins>
    </w:p>
    <w:p w14:paraId="59BC77BA" w14:textId="77777777" w:rsidR="00600F77" w:rsidRPr="00600F77" w:rsidRDefault="00600F77">
      <w:pPr>
        <w:pStyle w:val="body"/>
        <w:rPr>
          <w:ins w:id="4291" w:author="Copy Editor" w:date="2026-10-06T14:15:00Z"/>
          <w:lang w:val="en-US"/>
        </w:rPr>
        <w:pPrChange w:id="4292" w:author="Copy Editor" w:date="2026-10-06T14:15:00Z" w16du:dateUtc="2026-10-06T11:15:00Z">
          <w:pPr>
            <w:pStyle w:val="bdialogue"/>
          </w:pPr>
        </w:pPrChange>
      </w:pPr>
      <w:ins w:id="4293" w:author="Copy Editor" w:date="2026-10-06T14:15:00Z">
        <w:r w:rsidRPr="00600F77">
          <w:rPr>
            <w:lang w:val="en-US"/>
          </w:rPr>
          <w:t>Richard continues working.</w:t>
        </w:r>
      </w:ins>
    </w:p>
    <w:p w14:paraId="616797F9" w14:textId="66B389EB" w:rsidR="0008239B" w:rsidRDefault="00600F77">
      <w:pPr>
        <w:pStyle w:val="bCHARACTER"/>
        <w:rPr>
          <w:ins w:id="4294" w:author="Copy Editor" w:date="2026-10-06T14:15:00Z" w16du:dateUtc="2026-10-06T11:15:00Z"/>
        </w:rPr>
        <w:pPrChange w:id="4295" w:author="Copy Editor" w:date="2026-10-06T14:16:00Z" w16du:dateUtc="2026-10-06T11:16:00Z">
          <w:pPr>
            <w:pStyle w:val="bdialogue"/>
          </w:pPr>
        </w:pPrChange>
      </w:pPr>
      <w:ins w:id="4296" w:author="Copy Editor" w:date="2026-10-06T14:16:00Z">
        <w:r w:rsidRPr="00600F77">
          <w:t>RICHARD (V.O.)</w:t>
        </w:r>
      </w:ins>
    </w:p>
    <w:p w14:paraId="00B33C87" w14:textId="77777777" w:rsidR="00600F77" w:rsidRDefault="007C0FF3" w:rsidP="00C8283A">
      <w:pPr>
        <w:pStyle w:val="bdialogue"/>
        <w:rPr>
          <w:ins w:id="4297" w:author="Copy Editor" w:date="2026-10-06T14:16:00Z" w16du:dateUtc="2026-10-06T11:16:00Z"/>
        </w:rPr>
      </w:pPr>
      <w:r>
        <w:t xml:space="preserve">Settling </w:t>
      </w:r>
      <w:r w:rsidR="00CB1EF2">
        <w:t>into</w:t>
      </w:r>
      <w:r>
        <w:t xml:space="preserve"> the </w:t>
      </w:r>
      <w:r w:rsidR="00CB1EF2">
        <w:t>work,</w:t>
      </w:r>
      <w:r>
        <w:t xml:space="preserve"> I tried to learn as much as possible while having the </w:t>
      </w:r>
      <w:r w:rsidR="00CB1EF2">
        <w:t xml:space="preserve">chance. </w:t>
      </w:r>
    </w:p>
    <w:p w14:paraId="38123AC5" w14:textId="77777777" w:rsidR="00D46092" w:rsidRPr="00D46092" w:rsidRDefault="00D46092">
      <w:pPr>
        <w:pStyle w:val="aSCENEHEAD"/>
        <w:rPr>
          <w:ins w:id="4298" w:author="Copy Editor" w:date="2026-10-06T14:16:00Z"/>
          <w:lang w:val="en-US"/>
        </w:rPr>
        <w:pPrChange w:id="4299" w:author="Copy Editor" w:date="2026-10-06T14:16:00Z" w16du:dateUtc="2026-10-06T11:16:00Z">
          <w:pPr>
            <w:pStyle w:val="body"/>
          </w:pPr>
        </w:pPrChange>
      </w:pPr>
      <w:ins w:id="4300" w:author="Copy Editor" w:date="2026-10-06T14:16:00Z">
        <w:r w:rsidRPr="00D46092">
          <w:rPr>
            <w:lang w:val="en-US"/>
          </w:rPr>
          <w:t>EXT. MILITARY TRAINING AREA – DAY</w:t>
        </w:r>
      </w:ins>
    </w:p>
    <w:p w14:paraId="2E6568B7" w14:textId="77777777" w:rsidR="00D46092" w:rsidRPr="00D46092" w:rsidRDefault="00D46092" w:rsidP="00D46092">
      <w:pPr>
        <w:pStyle w:val="body"/>
        <w:rPr>
          <w:ins w:id="4301" w:author="Copy Editor" w:date="2026-10-06T14:16:00Z"/>
          <w:lang w:val="en-US"/>
        </w:rPr>
      </w:pPr>
      <w:ins w:id="4302" w:author="Copy Editor" w:date="2026-10-06T14:16:00Z">
        <w:r w:rsidRPr="00D46092">
          <w:rPr>
            <w:lang w:val="en-US"/>
          </w:rPr>
          <w:t>Richard joins a military exercise.</w:t>
        </w:r>
      </w:ins>
    </w:p>
    <w:p w14:paraId="17EE430F" w14:textId="77777777" w:rsidR="00D46092" w:rsidRDefault="00D46092" w:rsidP="00D46092">
      <w:pPr>
        <w:pStyle w:val="bCHARACTER"/>
        <w:rPr>
          <w:ins w:id="4303" w:author="Copy Editor" w:date="2026-10-06T14:16:00Z" w16du:dateUtc="2026-10-06T11:16:00Z"/>
        </w:rPr>
      </w:pPr>
      <w:ins w:id="4304" w:author="Copy Editor" w:date="2026-10-06T14:16:00Z" w16du:dateUtc="2026-10-06T11:16:00Z">
        <w:r w:rsidRPr="00600F77">
          <w:t>RICHARD (V.O.)</w:t>
        </w:r>
      </w:ins>
    </w:p>
    <w:p w14:paraId="3A3A82F3" w14:textId="77777777" w:rsidR="00D46092" w:rsidRDefault="007C0FF3" w:rsidP="00C8283A">
      <w:pPr>
        <w:pStyle w:val="bdialogue"/>
        <w:rPr>
          <w:ins w:id="4305" w:author="Copy Editor" w:date="2026-10-06T14:16:00Z" w16du:dateUtc="2026-10-06T11:16:00Z"/>
        </w:rPr>
      </w:pPr>
      <w:r>
        <w:t xml:space="preserve">We all believed that as soon as the contract </w:t>
      </w:r>
      <w:r w:rsidR="004E0F34">
        <w:t>was over</w:t>
      </w:r>
      <w:r w:rsidR="00CB1EF2">
        <w:t>, so were</w:t>
      </w:r>
      <w:r>
        <w:t xml:space="preserve"> our jobs, so I was allowed unlimited time off to go on </w:t>
      </w:r>
      <w:r w:rsidR="00CB1EF2">
        <w:t xml:space="preserve">exercises. </w:t>
      </w:r>
    </w:p>
    <w:p w14:paraId="3593A2EF" w14:textId="0BAD085C" w:rsidR="00D46092" w:rsidRDefault="00B65D03">
      <w:pPr>
        <w:pStyle w:val="body"/>
        <w:rPr>
          <w:ins w:id="4306" w:author="Copy Editor" w:date="2026-10-06T14:16:00Z" w16du:dateUtc="2026-10-06T11:16:00Z"/>
        </w:rPr>
        <w:pPrChange w:id="4307" w:author="Copy Editor" w:date="2026-10-06T14:16:00Z" w16du:dateUtc="2026-10-06T11:16:00Z">
          <w:pPr>
            <w:pStyle w:val="bCHARACTER"/>
          </w:pPr>
        </w:pPrChange>
      </w:pPr>
      <w:ins w:id="4308" w:author="Copy Editor" w:date="2026-10-06T14:16:00Z">
        <w:r w:rsidRPr="00B65D03">
          <w:t>Richard trains with his unit.</w:t>
        </w:r>
      </w:ins>
    </w:p>
    <w:p w14:paraId="0B322D66" w14:textId="772084CD" w:rsidR="00D46092" w:rsidRDefault="00D46092" w:rsidP="00D46092">
      <w:pPr>
        <w:pStyle w:val="bCHARACTER"/>
        <w:rPr>
          <w:ins w:id="4309" w:author="Copy Editor" w:date="2026-10-06T14:16:00Z" w16du:dateUtc="2026-10-06T11:16:00Z"/>
        </w:rPr>
      </w:pPr>
      <w:ins w:id="4310" w:author="Copy Editor" w:date="2026-10-06T14:16:00Z" w16du:dateUtc="2026-10-06T11:16:00Z">
        <w:r w:rsidRPr="00600F77">
          <w:t>RICHARD (V.O.)</w:t>
        </w:r>
      </w:ins>
    </w:p>
    <w:p w14:paraId="5E4BDC95" w14:textId="6F125C8D" w:rsidR="003439BF" w:rsidRDefault="007C0FF3">
      <w:pPr>
        <w:pStyle w:val="bdialogue"/>
        <w:pPrChange w:id="4311" w:author="Copy Editor" w:date="2026-10-06T14:10:00Z" w16du:dateUtc="2026-10-06T11:10:00Z">
          <w:pPr>
            <w:pStyle w:val="body"/>
          </w:pPr>
        </w:pPrChange>
      </w:pPr>
      <w:r>
        <w:t xml:space="preserve">It was </w:t>
      </w:r>
      <w:r w:rsidR="00CB1EF2">
        <w:t>great,</w:t>
      </w:r>
      <w:r>
        <w:t xml:space="preserve"> and the extra work kept </w:t>
      </w:r>
      <w:r w:rsidR="00CB1EF2">
        <w:t>coming,</w:t>
      </w:r>
      <w:r>
        <w:t xml:space="preserve"> so we never did get laid </w:t>
      </w:r>
      <w:r w:rsidR="00CB1EF2">
        <w:t>off,</w:t>
      </w:r>
      <w:r>
        <w:t xml:space="preserve"> and I had the best of both worlds.</w:t>
      </w:r>
    </w:p>
    <w:p w14:paraId="6E01B327" w14:textId="77777777" w:rsidR="00126FAB" w:rsidRDefault="007C0FF3" w:rsidP="00126FAB">
      <w:pPr>
        <w:pStyle w:val="bdialogue"/>
        <w:rPr>
          <w:ins w:id="4312" w:author="Copy Editor" w:date="2026-10-06T14:18:00Z" w16du:dateUtc="2026-10-06T11:18:00Z"/>
        </w:rPr>
      </w:pPr>
      <w:r>
        <w:t xml:space="preserve">The military skills I already had stood me in good stead with my new </w:t>
      </w:r>
      <w:r w:rsidR="004E0F34">
        <w:t>unit;</w:t>
      </w:r>
      <w:r>
        <w:t xml:space="preserve"> I was allowed to return to the </w:t>
      </w:r>
      <w:r w:rsidR="00CB1EF2">
        <w:t>ranks and</w:t>
      </w:r>
      <w:r>
        <w:t xml:space="preserve"> got on with serious </w:t>
      </w:r>
      <w:r w:rsidR="00CB1EF2">
        <w:t xml:space="preserve">soldiering. </w:t>
      </w:r>
      <w:r>
        <w:t xml:space="preserve">It was an odd group of </w:t>
      </w:r>
      <w:r w:rsidR="00CB1EF2">
        <w:t>people;</w:t>
      </w:r>
      <w:r>
        <w:t xml:space="preserve"> if you had something to </w:t>
      </w:r>
      <w:r w:rsidR="00CB1EF2">
        <w:t>offer,</w:t>
      </w:r>
      <w:r>
        <w:t xml:space="preserve"> you were </w:t>
      </w:r>
      <w:r w:rsidR="00CB1EF2">
        <w:t xml:space="preserve">appreciated. </w:t>
      </w:r>
      <w:r>
        <w:t xml:space="preserve">Not everybody was parachute </w:t>
      </w:r>
      <w:r w:rsidR="00CB1EF2">
        <w:t>trained;</w:t>
      </w:r>
      <w:r>
        <w:t xml:space="preserve"> they didn’t have to be, but a proportion </w:t>
      </w:r>
      <w:r w:rsidR="00CB1EF2">
        <w:t>were,</w:t>
      </w:r>
      <w:r>
        <w:t xml:space="preserve"> and we were the elite, getting all the hard exercises as well as the foreign </w:t>
      </w:r>
      <w:r w:rsidR="00CB1EF2">
        <w:t>trips.</w:t>
      </w:r>
    </w:p>
    <w:p w14:paraId="516D0093" w14:textId="77777777" w:rsidR="00126FAB" w:rsidRPr="00126FAB" w:rsidRDefault="00126FAB">
      <w:pPr>
        <w:pStyle w:val="aSCENEHEAD"/>
        <w:rPr>
          <w:ins w:id="4313" w:author="Copy Editor" w:date="2026-10-06T14:18:00Z"/>
          <w:lang w:val="en-US"/>
        </w:rPr>
        <w:pPrChange w:id="4314" w:author="Copy Editor" w:date="2026-10-06T14:18:00Z" w16du:dateUtc="2026-10-06T11:18:00Z">
          <w:pPr>
            <w:pStyle w:val="bdialogue"/>
          </w:pPr>
        </w:pPrChange>
      </w:pPr>
      <w:ins w:id="4315" w:author="Copy Editor" w:date="2026-10-06T14:18:00Z">
        <w:r w:rsidRPr="00126FAB">
          <w:rPr>
            <w:lang w:val="en-US"/>
          </w:rPr>
          <w:t>EXT. TA DRILL HALL – NIGHT</w:t>
        </w:r>
      </w:ins>
    </w:p>
    <w:p w14:paraId="5DBBEDFA" w14:textId="77777777" w:rsidR="00126FAB" w:rsidRPr="00126FAB" w:rsidRDefault="00126FAB">
      <w:pPr>
        <w:pStyle w:val="body"/>
        <w:rPr>
          <w:ins w:id="4316" w:author="Copy Editor" w:date="2026-10-06T14:18:00Z"/>
          <w:lang w:val="en-US"/>
        </w:rPr>
        <w:pPrChange w:id="4317" w:author="Copy Editor" w:date="2026-10-06T14:18:00Z" w16du:dateUtc="2026-10-06T11:18:00Z">
          <w:pPr>
            <w:pStyle w:val="bdialogue"/>
          </w:pPr>
        </w:pPrChange>
      </w:pPr>
      <w:ins w:id="4318" w:author="Copy Editor" w:date="2026-10-06T14:18:00Z">
        <w:r w:rsidRPr="00126FAB">
          <w:rPr>
            <w:lang w:val="en-US"/>
          </w:rPr>
          <w:t>The unit parades.</w:t>
        </w:r>
      </w:ins>
    </w:p>
    <w:p w14:paraId="0DA58337" w14:textId="77777777" w:rsidR="00126FAB" w:rsidRPr="00126FAB" w:rsidRDefault="00126FAB">
      <w:pPr>
        <w:pStyle w:val="body"/>
        <w:rPr>
          <w:ins w:id="4319" w:author="Copy Editor" w:date="2026-10-06T14:18:00Z"/>
          <w:lang w:val="en-US"/>
        </w:rPr>
        <w:pPrChange w:id="4320" w:author="Copy Editor" w:date="2026-10-06T14:18:00Z" w16du:dateUtc="2026-10-06T11:18:00Z">
          <w:pPr>
            <w:pStyle w:val="bdialogue"/>
          </w:pPr>
        </w:pPrChange>
      </w:pPr>
      <w:ins w:id="4321" w:author="Copy Editor" w:date="2026-10-06T14:18:00Z">
        <w:r w:rsidRPr="00126FAB">
          <w:rPr>
            <w:lang w:val="en-US"/>
          </w:rPr>
          <w:lastRenderedPageBreak/>
          <w:t>Weapons and equipment are issued.</w:t>
        </w:r>
      </w:ins>
    </w:p>
    <w:p w14:paraId="21A77DF8" w14:textId="77777777" w:rsidR="00126FAB" w:rsidRPr="00126FAB" w:rsidRDefault="00126FAB">
      <w:pPr>
        <w:pStyle w:val="aSCENEHEAD"/>
        <w:rPr>
          <w:ins w:id="4322" w:author="Copy Editor" w:date="2026-10-06T14:18:00Z"/>
          <w:lang w:val="en-US"/>
        </w:rPr>
        <w:pPrChange w:id="4323" w:author="Copy Editor" w:date="2026-10-06T14:18:00Z" w16du:dateUtc="2026-10-06T11:18:00Z">
          <w:pPr>
            <w:pStyle w:val="bdialogue"/>
          </w:pPr>
        </w:pPrChange>
      </w:pPr>
      <w:ins w:id="4324" w:author="Copy Editor" w:date="2026-10-06T14:18:00Z">
        <w:r w:rsidRPr="00126FAB">
          <w:rPr>
            <w:lang w:val="en-US"/>
          </w:rPr>
          <w:t>EXT. RAF LYNEHAM – NIGHT</w:t>
        </w:r>
      </w:ins>
    </w:p>
    <w:p w14:paraId="31985448" w14:textId="77777777" w:rsidR="00126FAB" w:rsidRPr="00126FAB" w:rsidRDefault="00126FAB">
      <w:pPr>
        <w:pStyle w:val="body"/>
        <w:rPr>
          <w:ins w:id="4325" w:author="Copy Editor" w:date="2026-10-06T14:18:00Z"/>
          <w:lang w:val="en-US"/>
        </w:rPr>
        <w:pPrChange w:id="4326" w:author="Copy Editor" w:date="2026-10-06T14:18:00Z" w16du:dateUtc="2026-10-06T11:18:00Z">
          <w:pPr>
            <w:pStyle w:val="bdialogue"/>
          </w:pPr>
        </w:pPrChange>
      </w:pPr>
      <w:ins w:id="4327" w:author="Copy Editor" w:date="2026-10-06T14:18:00Z">
        <w:r w:rsidRPr="00126FAB">
          <w:rPr>
            <w:lang w:val="en-US"/>
          </w:rPr>
          <w:t>The soldiers board an aircraft.</w:t>
        </w:r>
      </w:ins>
    </w:p>
    <w:p w14:paraId="3BE6290B" w14:textId="77777777" w:rsidR="00126FAB" w:rsidRPr="00126FAB" w:rsidRDefault="00126FAB">
      <w:pPr>
        <w:pStyle w:val="aSCENEHEAD"/>
        <w:rPr>
          <w:ins w:id="4328" w:author="Copy Editor" w:date="2026-10-06T14:18:00Z"/>
          <w:lang w:val="en-US"/>
        </w:rPr>
        <w:pPrChange w:id="4329" w:author="Copy Editor" w:date="2026-10-06T14:18:00Z" w16du:dateUtc="2026-10-06T11:18:00Z">
          <w:pPr>
            <w:pStyle w:val="bdialogue"/>
          </w:pPr>
        </w:pPrChange>
      </w:pPr>
      <w:ins w:id="4330" w:author="Copy Editor" w:date="2026-10-06T14:18:00Z">
        <w:r w:rsidRPr="00126FAB">
          <w:rPr>
            <w:lang w:val="en-US"/>
          </w:rPr>
          <w:t>EXT. DENMARK – PRE-DAWN</w:t>
        </w:r>
      </w:ins>
    </w:p>
    <w:p w14:paraId="07C17180" w14:textId="77777777" w:rsidR="00126FAB" w:rsidRPr="00126FAB" w:rsidRDefault="00126FAB">
      <w:pPr>
        <w:pStyle w:val="body"/>
        <w:rPr>
          <w:ins w:id="4331" w:author="Copy Editor" w:date="2026-10-06T14:18:00Z"/>
          <w:lang w:val="en-US"/>
        </w:rPr>
        <w:pPrChange w:id="4332" w:author="Copy Editor" w:date="2026-10-06T14:18:00Z" w16du:dateUtc="2026-10-06T11:18:00Z">
          <w:pPr>
            <w:pStyle w:val="bdialogue"/>
          </w:pPr>
        </w:pPrChange>
      </w:pPr>
      <w:ins w:id="4333" w:author="Copy Editor" w:date="2026-10-06T14:18:00Z">
        <w:r w:rsidRPr="00126FAB">
          <w:rPr>
            <w:lang w:val="en-US"/>
          </w:rPr>
          <w:t>Parachutists descend into darkness.</w:t>
        </w:r>
      </w:ins>
    </w:p>
    <w:p w14:paraId="40B4DB88" w14:textId="126831B0" w:rsidR="00B65D03" w:rsidRDefault="00CB1EF2" w:rsidP="00126FAB">
      <w:pPr>
        <w:pStyle w:val="bCHARACTER"/>
        <w:rPr>
          <w:ins w:id="4334" w:author="Copy Editor" w:date="2026-10-06T14:17:00Z" w16du:dateUtc="2026-10-06T11:17:00Z"/>
        </w:rPr>
      </w:pPr>
      <w:r>
        <w:t xml:space="preserve"> </w:t>
      </w:r>
      <w:ins w:id="4335" w:author="Copy Editor" w:date="2026-10-06T14:17:00Z" w16du:dateUtc="2026-10-06T11:17:00Z">
        <w:r w:rsidR="00B65D03" w:rsidRPr="00600F77">
          <w:t>RICHARD (V.O.)</w:t>
        </w:r>
      </w:ins>
    </w:p>
    <w:p w14:paraId="55165719" w14:textId="77777777" w:rsidR="00126FAB" w:rsidRDefault="007C0FF3" w:rsidP="00B65D03">
      <w:pPr>
        <w:pStyle w:val="bdialogue"/>
        <w:rPr>
          <w:ins w:id="4336" w:author="Copy Editor" w:date="2026-10-06T14:19:00Z" w16du:dateUtc="2026-10-06T11:19:00Z"/>
        </w:rPr>
      </w:pPr>
      <w:r>
        <w:t xml:space="preserve">Sometimes we would parade on Friday night, draw weapons and equipment, go to RAF Lyneham in Wiltshire, get on a plane, jump into Denmark before dawn at the start of an exercise to test their defence forces, and still be back at work on Monday </w:t>
      </w:r>
      <w:r w:rsidR="00CB1EF2">
        <w:t xml:space="preserve">morning. </w:t>
      </w:r>
    </w:p>
    <w:p w14:paraId="257FC1DF" w14:textId="77777777" w:rsidR="00350165" w:rsidRPr="00350165" w:rsidRDefault="00350165">
      <w:pPr>
        <w:pStyle w:val="aSCENEHEAD"/>
        <w:rPr>
          <w:ins w:id="4337" w:author="Copy Editor" w:date="2026-10-06T14:19:00Z"/>
          <w:lang w:val="en-US"/>
        </w:rPr>
        <w:pPrChange w:id="4338" w:author="Copy Editor" w:date="2026-10-06T14:19:00Z" w16du:dateUtc="2026-10-06T11:19:00Z">
          <w:pPr>
            <w:pStyle w:val="body"/>
          </w:pPr>
        </w:pPrChange>
      </w:pPr>
      <w:ins w:id="4339" w:author="Copy Editor" w:date="2026-10-06T14:19:00Z">
        <w:r w:rsidRPr="00350165">
          <w:rPr>
            <w:lang w:val="en-US"/>
          </w:rPr>
          <w:t>EXT. MILITARY TRAINING AREA – DAY</w:t>
        </w:r>
      </w:ins>
    </w:p>
    <w:p w14:paraId="313D5749" w14:textId="77777777" w:rsidR="00350165" w:rsidRPr="00350165" w:rsidRDefault="00350165" w:rsidP="00350165">
      <w:pPr>
        <w:pStyle w:val="body"/>
        <w:rPr>
          <w:ins w:id="4340" w:author="Copy Editor" w:date="2026-10-06T14:19:00Z"/>
          <w:lang w:val="en-US"/>
        </w:rPr>
      </w:pPr>
      <w:ins w:id="4341" w:author="Copy Editor" w:date="2026-10-06T14:19:00Z">
        <w:r w:rsidRPr="00350165">
          <w:rPr>
            <w:lang w:val="en-US"/>
          </w:rPr>
          <w:t>Richard trains with the unit.</w:t>
        </w:r>
      </w:ins>
    </w:p>
    <w:p w14:paraId="194A6C1B" w14:textId="77777777" w:rsidR="00350165" w:rsidRPr="00350165" w:rsidRDefault="00350165" w:rsidP="00350165">
      <w:pPr>
        <w:pStyle w:val="body"/>
        <w:rPr>
          <w:ins w:id="4342" w:author="Copy Editor" w:date="2026-10-06T14:19:00Z"/>
          <w:lang w:val="en-US"/>
        </w:rPr>
      </w:pPr>
      <w:ins w:id="4343" w:author="Copy Editor" w:date="2026-10-06T14:19:00Z">
        <w:r w:rsidRPr="00350165">
          <w:rPr>
            <w:lang w:val="en-US"/>
          </w:rPr>
          <w:t>The men work hard.</w:t>
        </w:r>
      </w:ins>
    </w:p>
    <w:p w14:paraId="57220074" w14:textId="77777777" w:rsidR="00350165" w:rsidRPr="00350165" w:rsidRDefault="00350165" w:rsidP="00350165">
      <w:pPr>
        <w:pStyle w:val="body"/>
        <w:rPr>
          <w:ins w:id="4344" w:author="Copy Editor" w:date="2026-10-06T14:19:00Z"/>
          <w:lang w:val="en-US"/>
        </w:rPr>
      </w:pPr>
      <w:ins w:id="4345" w:author="Copy Editor" w:date="2026-10-06T14:19:00Z">
        <w:r w:rsidRPr="00350165">
          <w:rPr>
            <w:lang w:val="en-US"/>
          </w:rPr>
          <w:t>Then they relax together.</w:t>
        </w:r>
      </w:ins>
    </w:p>
    <w:p w14:paraId="1D4C4140" w14:textId="77777777" w:rsidR="00350165" w:rsidRDefault="00350165" w:rsidP="00350165">
      <w:pPr>
        <w:pStyle w:val="bCHARACTER"/>
        <w:rPr>
          <w:ins w:id="4346" w:author="Copy Editor" w:date="2026-10-06T14:19:00Z" w16du:dateUtc="2026-10-06T11:19:00Z"/>
        </w:rPr>
      </w:pPr>
      <w:ins w:id="4347" w:author="Copy Editor" w:date="2026-10-06T14:19:00Z" w16du:dateUtc="2026-10-06T11:19:00Z">
        <w:r w:rsidRPr="00600F77">
          <w:t>RICHARD (V.O.)</w:t>
        </w:r>
      </w:ins>
    </w:p>
    <w:p w14:paraId="6CC6BF93" w14:textId="77777777" w:rsidR="00350165" w:rsidRDefault="007C0FF3" w:rsidP="00B65D03">
      <w:pPr>
        <w:pStyle w:val="bdialogue"/>
        <w:rPr>
          <w:ins w:id="4348" w:author="Copy Editor" w:date="2026-10-06T14:19:00Z" w16du:dateUtc="2026-10-06T11:19:00Z"/>
        </w:rPr>
      </w:pPr>
      <w:r>
        <w:t xml:space="preserve">We worked hard, played </w:t>
      </w:r>
      <w:r w:rsidR="00CB1EF2">
        <w:t>hard, and</w:t>
      </w:r>
      <w:r>
        <w:t xml:space="preserve"> made some excellent friends who I can still depend on today, and in many </w:t>
      </w:r>
      <w:r w:rsidR="00CB1EF2">
        <w:t>ways,</w:t>
      </w:r>
      <w:r>
        <w:t xml:space="preserve"> it was the best of </w:t>
      </w:r>
      <w:r w:rsidR="00CB1EF2">
        <w:t xml:space="preserve">times. </w:t>
      </w:r>
    </w:p>
    <w:p w14:paraId="3846C7CD" w14:textId="00D9B3D7" w:rsidR="00350165" w:rsidRDefault="007A0174" w:rsidP="007A0174">
      <w:pPr>
        <w:pStyle w:val="body"/>
        <w:rPr>
          <w:ins w:id="4349" w:author="Copy Editor" w:date="2026-10-06T14:19:00Z" w16du:dateUtc="2026-10-06T11:19:00Z"/>
        </w:rPr>
      </w:pPr>
      <w:ins w:id="4350" w:author="Copy Editor" w:date="2026-10-06T14:19:00Z">
        <w:r w:rsidRPr="007A0174">
          <w:t>SMALL GROUPS of soldiers move independently across the training area.</w:t>
        </w:r>
      </w:ins>
    </w:p>
    <w:p w14:paraId="4E86AD5D" w14:textId="77777777" w:rsidR="007A0174" w:rsidRDefault="007A0174" w:rsidP="007A0174">
      <w:pPr>
        <w:pStyle w:val="bCHARACTER"/>
        <w:rPr>
          <w:ins w:id="4351" w:author="Copy Editor" w:date="2026-10-06T14:19:00Z" w16du:dateUtc="2026-10-06T11:19:00Z"/>
        </w:rPr>
      </w:pPr>
      <w:ins w:id="4352" w:author="Copy Editor" w:date="2026-10-06T14:19:00Z" w16du:dateUtc="2026-10-06T11:19:00Z">
        <w:r w:rsidRPr="00600F77">
          <w:t>RICHARD (V.O.)</w:t>
        </w:r>
      </w:ins>
    </w:p>
    <w:p w14:paraId="5E4BDC97" w14:textId="7CA74674" w:rsidR="003439BF" w:rsidRDefault="00CB1EF2">
      <w:pPr>
        <w:pStyle w:val="bdialogue"/>
        <w:pPrChange w:id="4353" w:author="Copy Editor" w:date="2026-10-06T14:17:00Z" w16du:dateUtc="2026-10-06T11:17:00Z">
          <w:pPr>
            <w:pStyle w:val="body"/>
          </w:pPr>
        </w:pPrChange>
      </w:pPr>
      <w:r>
        <w:t>Also,</w:t>
      </w:r>
      <w:r w:rsidR="007C0FF3">
        <w:t xml:space="preserve"> the unit operated in small </w:t>
      </w:r>
      <w:r>
        <w:t>detachments,</w:t>
      </w:r>
      <w:r w:rsidR="007C0FF3">
        <w:t xml:space="preserve"> and that suited me far better than big groups of men.</w:t>
      </w:r>
    </w:p>
    <w:p w14:paraId="57F2E1AE" w14:textId="77777777" w:rsidR="007A0174" w:rsidRPr="007A0174" w:rsidRDefault="007A0174">
      <w:pPr>
        <w:pStyle w:val="aSCENEHEAD"/>
        <w:rPr>
          <w:ins w:id="4354" w:author="Copy Editor" w:date="2026-10-06T14:20:00Z"/>
          <w:lang w:val="en-US"/>
        </w:rPr>
        <w:pPrChange w:id="4355" w:author="Copy Editor" w:date="2026-10-06T14:20:00Z" w16du:dateUtc="2026-10-06T11:20:00Z">
          <w:pPr>
            <w:pStyle w:val="body"/>
          </w:pPr>
        </w:pPrChange>
      </w:pPr>
      <w:ins w:id="4356" w:author="Copy Editor" w:date="2026-10-06T14:20:00Z">
        <w:r w:rsidRPr="007A0174">
          <w:rPr>
            <w:lang w:val="en-US"/>
          </w:rPr>
          <w:t>EXT. MILITARY TRAINING AREA – DAY</w:t>
        </w:r>
      </w:ins>
    </w:p>
    <w:p w14:paraId="1BC8BB10" w14:textId="77777777" w:rsidR="007A0174" w:rsidRPr="007A0174" w:rsidRDefault="007A0174" w:rsidP="007A0174">
      <w:pPr>
        <w:pStyle w:val="body"/>
        <w:rPr>
          <w:ins w:id="4357" w:author="Copy Editor" w:date="2026-10-06T14:20:00Z"/>
          <w:lang w:val="en-US"/>
        </w:rPr>
      </w:pPr>
      <w:ins w:id="4358" w:author="Copy Editor" w:date="2026-10-06T14:20:00Z">
        <w:r w:rsidRPr="007A0174">
          <w:rPr>
            <w:lang w:val="en-US"/>
          </w:rPr>
          <w:t>Richard leads a group of recruits through training.</w:t>
        </w:r>
      </w:ins>
    </w:p>
    <w:p w14:paraId="496B5A8E" w14:textId="77777777" w:rsidR="007A0174" w:rsidRDefault="007A0174" w:rsidP="00B33299">
      <w:pPr>
        <w:pStyle w:val="body"/>
        <w:rPr>
          <w:ins w:id="4359" w:author="Copy Editor" w:date="2026-10-06T14:20:00Z" w16du:dateUtc="2026-10-06T11:20:00Z"/>
        </w:rPr>
      </w:pPr>
    </w:p>
    <w:p w14:paraId="480B183B" w14:textId="77777777" w:rsidR="007A0174" w:rsidRDefault="007A0174" w:rsidP="007A0174">
      <w:pPr>
        <w:pStyle w:val="bCHARACTER"/>
        <w:rPr>
          <w:ins w:id="4360" w:author="Copy Editor" w:date="2026-10-06T14:20:00Z" w16du:dateUtc="2026-10-06T11:20:00Z"/>
        </w:rPr>
      </w:pPr>
      <w:ins w:id="4361" w:author="Copy Editor" w:date="2026-10-06T14:20:00Z" w16du:dateUtc="2026-10-06T11:20:00Z">
        <w:r w:rsidRPr="00600F77">
          <w:lastRenderedPageBreak/>
          <w:t>RICHARD (V.O.)</w:t>
        </w:r>
      </w:ins>
    </w:p>
    <w:p w14:paraId="7D9769C3" w14:textId="77777777" w:rsidR="007A0174" w:rsidRDefault="007C0FF3">
      <w:pPr>
        <w:pStyle w:val="bdialogue"/>
        <w:rPr>
          <w:ins w:id="4362" w:author="Copy Editor" w:date="2026-10-06T14:20:00Z" w16du:dateUtc="2026-10-06T11:20:00Z"/>
        </w:rPr>
        <w:pPrChange w:id="4363" w:author="Copy Editor" w:date="2026-10-06T14:20:00Z" w16du:dateUtc="2026-10-06T11:20:00Z">
          <w:pPr>
            <w:pStyle w:val="body"/>
          </w:pPr>
        </w:pPrChange>
      </w:pPr>
      <w:r>
        <w:t xml:space="preserve">Before long I had acquired a reputation as a hard case, willing to volunteer for anything, yet appreciated as an </w:t>
      </w:r>
      <w:r w:rsidR="00CB1EF2">
        <w:t>instructor.</w:t>
      </w:r>
      <w:r>
        <w:t xml:space="preserve"> </w:t>
      </w:r>
    </w:p>
    <w:p w14:paraId="20084D5D" w14:textId="5D0F186D" w:rsidR="007A0174" w:rsidRDefault="00297B46" w:rsidP="00B33299">
      <w:pPr>
        <w:pStyle w:val="body"/>
        <w:rPr>
          <w:ins w:id="4364" w:author="Copy Editor" w:date="2026-10-06T14:20:00Z" w16du:dateUtc="2026-10-06T11:20:00Z"/>
        </w:rPr>
      </w:pPr>
      <w:ins w:id="4365" w:author="Copy Editor" w:date="2026-10-06T14:20:00Z">
        <w:r w:rsidRPr="00297B46">
          <w:t>Richard demonstrates an exercise.</w:t>
        </w:r>
      </w:ins>
    </w:p>
    <w:p w14:paraId="00F22EFA" w14:textId="77777777" w:rsidR="00297B46" w:rsidRDefault="00297B46" w:rsidP="00297B46">
      <w:pPr>
        <w:pStyle w:val="bCHARACTER"/>
        <w:rPr>
          <w:ins w:id="4366" w:author="Copy Editor" w:date="2026-10-06T14:20:00Z" w16du:dateUtc="2026-10-06T11:20:00Z"/>
        </w:rPr>
      </w:pPr>
      <w:ins w:id="4367" w:author="Copy Editor" w:date="2026-10-06T14:20:00Z" w16du:dateUtc="2026-10-06T11:20:00Z">
        <w:r w:rsidRPr="00600F77">
          <w:t>RICHARD (V.O.)</w:t>
        </w:r>
      </w:ins>
    </w:p>
    <w:p w14:paraId="52C49FAF" w14:textId="77777777" w:rsidR="00297B46" w:rsidRDefault="007C0FF3" w:rsidP="007A0174">
      <w:pPr>
        <w:pStyle w:val="bdialogue"/>
        <w:rPr>
          <w:ins w:id="4368" w:author="Copy Editor" w:date="2026-10-06T14:20:00Z" w16du:dateUtc="2026-10-06T11:20:00Z"/>
        </w:rPr>
      </w:pPr>
      <w:r>
        <w:t xml:space="preserve">I was soon back in my old job training </w:t>
      </w:r>
      <w:r w:rsidR="00CB1EF2">
        <w:t xml:space="preserve">recruits. </w:t>
      </w:r>
    </w:p>
    <w:p w14:paraId="388BD5B7" w14:textId="0E9448BC" w:rsidR="00297B46" w:rsidRDefault="00297B46" w:rsidP="00297B46">
      <w:pPr>
        <w:pStyle w:val="body"/>
        <w:rPr>
          <w:ins w:id="4369" w:author="Copy Editor" w:date="2026-10-06T14:21:00Z" w16du:dateUtc="2026-10-06T11:21:00Z"/>
        </w:rPr>
      </w:pPr>
      <w:ins w:id="4370" w:author="Copy Editor" w:date="2026-10-06T14:21:00Z">
        <w:r w:rsidRPr="00297B46">
          <w:t>The recruits struggle through the training.</w:t>
        </w:r>
      </w:ins>
    </w:p>
    <w:p w14:paraId="59CB2A8D" w14:textId="77777777" w:rsidR="00297B46" w:rsidRDefault="00297B46" w:rsidP="00297B46">
      <w:pPr>
        <w:pStyle w:val="bCHARACTER"/>
        <w:rPr>
          <w:ins w:id="4371" w:author="Copy Editor" w:date="2026-10-06T14:21:00Z" w16du:dateUtc="2026-10-06T11:21:00Z"/>
        </w:rPr>
      </w:pPr>
      <w:ins w:id="4372" w:author="Copy Editor" w:date="2026-10-06T14:21:00Z" w16du:dateUtc="2026-10-06T11:21:00Z">
        <w:r w:rsidRPr="00600F77">
          <w:t>RICHARD (V.O.)</w:t>
        </w:r>
      </w:ins>
    </w:p>
    <w:p w14:paraId="2436FA3A" w14:textId="77777777" w:rsidR="00297B46" w:rsidRDefault="007C0FF3" w:rsidP="007A0174">
      <w:pPr>
        <w:pStyle w:val="bdialogue"/>
        <w:rPr>
          <w:ins w:id="4373" w:author="Copy Editor" w:date="2026-10-06T14:21:00Z" w16du:dateUtc="2026-10-06T11:21:00Z"/>
        </w:rPr>
      </w:pPr>
      <w:r>
        <w:t xml:space="preserve">By the time I had finished with a squad, the men were either </w:t>
      </w:r>
      <w:r w:rsidR="00196AE7">
        <w:t>out of</w:t>
      </w:r>
      <w:r>
        <w:t xml:space="preserve"> the </w:t>
      </w:r>
      <w:r w:rsidR="00196AE7">
        <w:t>unit or</w:t>
      </w:r>
      <w:r>
        <w:t xml:space="preserve"> real </w:t>
      </w:r>
      <w:r w:rsidR="00196AE7">
        <w:t>soldiers.</w:t>
      </w:r>
    </w:p>
    <w:p w14:paraId="2D43AFFD" w14:textId="6B1E6359" w:rsidR="00297B46" w:rsidRDefault="00761981" w:rsidP="00297B46">
      <w:pPr>
        <w:pStyle w:val="body"/>
        <w:rPr>
          <w:ins w:id="4374" w:author="Copy Editor" w:date="2026-10-06T14:21:00Z" w16du:dateUtc="2026-10-06T11:21:00Z"/>
        </w:rPr>
      </w:pPr>
      <w:ins w:id="4375" w:author="Copy Editor" w:date="2026-10-06T14:21:00Z">
        <w:r w:rsidRPr="00761981">
          <w:t>The recruits improve.</w:t>
        </w:r>
      </w:ins>
      <w:del w:id="4376" w:author="Copy Editor" w:date="2026-10-06T14:21:00Z" w16du:dateUtc="2026-10-06T11:21:00Z">
        <w:r w:rsidR="00196AE7" w:rsidDel="00297B46">
          <w:delText xml:space="preserve"> </w:delText>
        </w:r>
      </w:del>
    </w:p>
    <w:p w14:paraId="78AD3ABB" w14:textId="77777777" w:rsidR="00761981" w:rsidRDefault="00761981" w:rsidP="00761981">
      <w:pPr>
        <w:pStyle w:val="bCHARACTER"/>
        <w:rPr>
          <w:ins w:id="4377" w:author="Copy Editor" w:date="2026-10-06T14:21:00Z" w16du:dateUtc="2026-10-06T11:21:00Z"/>
        </w:rPr>
      </w:pPr>
      <w:ins w:id="4378" w:author="Copy Editor" w:date="2026-10-06T14:21:00Z" w16du:dateUtc="2026-10-06T11:21:00Z">
        <w:r w:rsidRPr="00600F77">
          <w:t>RICHARD (V.O.)</w:t>
        </w:r>
      </w:ins>
    </w:p>
    <w:p w14:paraId="5E4BDC99" w14:textId="47E16745" w:rsidR="003439BF" w:rsidRDefault="007C0FF3">
      <w:pPr>
        <w:pStyle w:val="bdialogue"/>
        <w:pPrChange w:id="4379" w:author="Copy Editor" w:date="2026-10-06T14:20:00Z" w16du:dateUtc="2026-10-06T11:20:00Z">
          <w:pPr>
            <w:pStyle w:val="body"/>
          </w:pPr>
        </w:pPrChange>
      </w:pPr>
      <w:r>
        <w:t>Those who were soldiers knew I was on their side and would support them through thick and thin.</w:t>
      </w:r>
    </w:p>
    <w:p w14:paraId="0968D453" w14:textId="77777777" w:rsidR="00761981" w:rsidRPr="00761981" w:rsidRDefault="00761981">
      <w:pPr>
        <w:pStyle w:val="aSCENEHEAD"/>
        <w:rPr>
          <w:ins w:id="4380" w:author="Copy Editor" w:date="2026-10-06T14:22:00Z"/>
          <w:lang w:val="en-US"/>
        </w:rPr>
        <w:pPrChange w:id="4381" w:author="Copy Editor" w:date="2026-10-06T14:22:00Z" w16du:dateUtc="2026-10-06T11:22:00Z">
          <w:pPr>
            <w:pStyle w:val="body"/>
          </w:pPr>
        </w:pPrChange>
      </w:pPr>
      <w:ins w:id="4382" w:author="Copy Editor" w:date="2026-10-06T14:22:00Z">
        <w:r w:rsidRPr="00761981">
          <w:rPr>
            <w:lang w:val="en-US"/>
          </w:rPr>
          <w:t>EXT. MILITARY TRAINING AREA – DAY</w:t>
        </w:r>
      </w:ins>
    </w:p>
    <w:p w14:paraId="15A61832" w14:textId="77777777" w:rsidR="00761981" w:rsidRPr="00761981" w:rsidRDefault="00761981" w:rsidP="00761981">
      <w:pPr>
        <w:pStyle w:val="body"/>
        <w:rPr>
          <w:ins w:id="4383" w:author="Copy Editor" w:date="2026-10-06T14:22:00Z"/>
          <w:lang w:val="en-US"/>
        </w:rPr>
      </w:pPr>
      <w:ins w:id="4384" w:author="Copy Editor" w:date="2026-10-06T14:22:00Z">
        <w:r w:rsidRPr="00761981">
          <w:rPr>
            <w:lang w:val="en-US"/>
          </w:rPr>
          <w:t>A young soldier, BOB, trains with the others.</w:t>
        </w:r>
      </w:ins>
    </w:p>
    <w:p w14:paraId="53E57297" w14:textId="77777777" w:rsidR="00761981" w:rsidRDefault="00761981" w:rsidP="00761981">
      <w:pPr>
        <w:pStyle w:val="bCHARACTER"/>
        <w:rPr>
          <w:ins w:id="4385" w:author="Copy Editor" w:date="2026-10-06T14:22:00Z" w16du:dateUtc="2026-10-06T11:22:00Z"/>
        </w:rPr>
      </w:pPr>
      <w:ins w:id="4386" w:author="Copy Editor" w:date="2026-10-06T14:22:00Z" w16du:dateUtc="2026-10-06T11:22:00Z">
        <w:r w:rsidRPr="00600F77">
          <w:t>RICHARD (V.O.)</w:t>
        </w:r>
      </w:ins>
    </w:p>
    <w:p w14:paraId="6A4ACEA6" w14:textId="77777777" w:rsidR="00761981" w:rsidRDefault="007C0FF3" w:rsidP="00761981">
      <w:pPr>
        <w:pStyle w:val="bdialogue"/>
        <w:rPr>
          <w:ins w:id="4387" w:author="Copy Editor" w:date="2026-10-06T14:22:00Z" w16du:dateUtc="2026-10-06T11:22:00Z"/>
        </w:rPr>
      </w:pPr>
      <w:r>
        <w:t xml:space="preserve">One of the first men I trained was </w:t>
      </w:r>
      <w:r w:rsidR="00196AE7">
        <w:t xml:space="preserve">Bob. </w:t>
      </w:r>
    </w:p>
    <w:p w14:paraId="3EFEF594" w14:textId="0C19A2CD" w:rsidR="00434B2D" w:rsidRDefault="00434B2D" w:rsidP="00434B2D">
      <w:pPr>
        <w:pStyle w:val="body"/>
        <w:rPr>
          <w:ins w:id="4388" w:author="Copy Editor" w:date="2026-10-06T14:22:00Z" w16du:dateUtc="2026-10-06T11:22:00Z"/>
        </w:rPr>
      </w:pPr>
      <w:ins w:id="4389" w:author="Copy Editor" w:date="2026-10-06T14:22:00Z">
        <w:r w:rsidRPr="00434B2D">
          <w:t>Bob smiles as the others joke around.</w:t>
        </w:r>
      </w:ins>
    </w:p>
    <w:p w14:paraId="1F6671B8" w14:textId="77777777" w:rsidR="00434B2D" w:rsidRDefault="00434B2D" w:rsidP="00434B2D">
      <w:pPr>
        <w:pStyle w:val="bCHARACTER"/>
        <w:rPr>
          <w:ins w:id="4390" w:author="Copy Editor" w:date="2026-10-06T14:22:00Z" w16du:dateUtc="2026-10-06T11:22:00Z"/>
        </w:rPr>
      </w:pPr>
      <w:ins w:id="4391" w:author="Copy Editor" w:date="2026-10-06T14:22:00Z" w16du:dateUtc="2026-10-06T11:22:00Z">
        <w:r w:rsidRPr="00600F77">
          <w:t>RICHARD (V.O.)</w:t>
        </w:r>
      </w:ins>
    </w:p>
    <w:p w14:paraId="2F52FA28" w14:textId="77777777" w:rsidR="00434B2D" w:rsidRDefault="007C0FF3" w:rsidP="00761981">
      <w:pPr>
        <w:pStyle w:val="bdialogue"/>
        <w:rPr>
          <w:ins w:id="4392" w:author="Copy Editor" w:date="2026-10-06T14:23:00Z" w16du:dateUtc="2026-10-06T11:23:00Z"/>
        </w:rPr>
      </w:pPr>
      <w:r>
        <w:t xml:space="preserve">Damned nice bloke, quite a </w:t>
      </w:r>
      <w:r w:rsidR="00CB1EF2">
        <w:t>comedian</w:t>
      </w:r>
      <w:r>
        <w:t xml:space="preserve"> on the quiet, not absolutely </w:t>
      </w:r>
      <w:r w:rsidR="00196AE7">
        <w:t>five-star</w:t>
      </w:r>
      <w:r>
        <w:t xml:space="preserve"> but quite close and </w:t>
      </w:r>
      <w:del w:id="4393" w:author="Copy Editor" w:date="2026-10-06T14:22:00Z" w16du:dateUtc="2026-10-06T11:22:00Z">
        <w:r w:rsidDel="00761981">
          <w:delText>definitely an</w:delText>
        </w:r>
      </w:del>
      <w:ins w:id="4394" w:author="Copy Editor" w:date="2026-10-06T14:22:00Z" w16du:dateUtc="2026-10-06T11:22:00Z">
        <w:r w:rsidR="00761981">
          <w:t>an</w:t>
        </w:r>
      </w:ins>
      <w:r>
        <w:t xml:space="preserve"> </w:t>
      </w:r>
      <w:r w:rsidR="00196AE7">
        <w:t>asset to</w:t>
      </w:r>
      <w:r>
        <w:t xml:space="preserve"> the </w:t>
      </w:r>
      <w:r w:rsidR="00196AE7">
        <w:t xml:space="preserve">unit. </w:t>
      </w:r>
    </w:p>
    <w:p w14:paraId="0BBCA0A8" w14:textId="56EAAA02" w:rsidR="00434B2D" w:rsidRPr="00434B2D" w:rsidRDefault="00434B2D">
      <w:pPr>
        <w:pStyle w:val="body"/>
        <w:rPr>
          <w:ins w:id="4395" w:author="Copy Editor" w:date="2026-10-06T14:22:00Z" w16du:dateUtc="2026-10-06T11:22:00Z"/>
        </w:rPr>
        <w:pPrChange w:id="4396" w:author="Copy Editor" w:date="2026-10-06T14:23:00Z" w16du:dateUtc="2026-10-06T11:23:00Z">
          <w:pPr>
            <w:pStyle w:val="bdialogue"/>
          </w:pPr>
        </w:pPrChange>
      </w:pPr>
      <w:ins w:id="4397" w:author="Copy Editor" w:date="2026-10-06T14:23:00Z">
        <w:r w:rsidRPr="00434B2D">
          <w:t>Bob works hard during training.</w:t>
        </w:r>
      </w:ins>
    </w:p>
    <w:p w14:paraId="1B47CF9F" w14:textId="77777777" w:rsidR="00434B2D" w:rsidRDefault="00434B2D" w:rsidP="00434B2D">
      <w:pPr>
        <w:pStyle w:val="bCHARACTER"/>
        <w:rPr>
          <w:ins w:id="4398" w:author="Copy Editor" w:date="2026-10-06T14:22:00Z" w16du:dateUtc="2026-10-06T11:22:00Z"/>
        </w:rPr>
      </w:pPr>
      <w:ins w:id="4399" w:author="Copy Editor" w:date="2026-10-06T14:22:00Z" w16du:dateUtc="2026-10-06T11:22:00Z">
        <w:r w:rsidRPr="00600F77">
          <w:t>RICHARD (V.O.)</w:t>
        </w:r>
      </w:ins>
    </w:p>
    <w:p w14:paraId="670CE92C" w14:textId="77777777" w:rsidR="00434B2D" w:rsidRDefault="007C0FF3" w:rsidP="00761981">
      <w:pPr>
        <w:pStyle w:val="bdialogue"/>
        <w:rPr>
          <w:ins w:id="4400" w:author="Copy Editor" w:date="2026-10-06T14:23:00Z" w16du:dateUtc="2026-10-06T11:23:00Z"/>
        </w:rPr>
      </w:pPr>
      <w:r>
        <w:lastRenderedPageBreak/>
        <w:t xml:space="preserve">When he decided to become one of the </w:t>
      </w:r>
      <w:r w:rsidR="00196AE7">
        <w:t>parachute-trained</w:t>
      </w:r>
      <w:r>
        <w:t xml:space="preserve"> </w:t>
      </w:r>
      <w:r w:rsidR="00196AE7">
        <w:t>personnel,</w:t>
      </w:r>
      <w:r>
        <w:t xml:space="preserve"> he asked me to help him get fit enough to qualify for the </w:t>
      </w:r>
      <w:r w:rsidR="00196AE7">
        <w:t xml:space="preserve">course. </w:t>
      </w:r>
    </w:p>
    <w:p w14:paraId="5A1BD695" w14:textId="05B7A858" w:rsidR="007F3D3E" w:rsidRDefault="007F3D3E" w:rsidP="007F3D3E">
      <w:pPr>
        <w:pStyle w:val="body"/>
        <w:rPr>
          <w:ins w:id="4401" w:author="Copy Editor" w:date="2026-10-06T14:23:00Z" w16du:dateUtc="2026-10-06T11:23:00Z"/>
        </w:rPr>
      </w:pPr>
      <w:ins w:id="4402" w:author="Copy Editor" w:date="2026-10-06T14:23:00Z">
        <w:r w:rsidRPr="007F3D3E">
          <w:t>Richard trains alongside Bob.</w:t>
        </w:r>
      </w:ins>
    </w:p>
    <w:p w14:paraId="2B53D479" w14:textId="6CFCE2FB" w:rsidR="007F3D3E" w:rsidRDefault="007F3D3E">
      <w:pPr>
        <w:pStyle w:val="bCHARACTER"/>
        <w:rPr>
          <w:ins w:id="4403" w:author="Copy Editor" w:date="2026-10-06T14:23:00Z" w16du:dateUtc="2026-10-06T11:23:00Z"/>
        </w:rPr>
        <w:pPrChange w:id="4404" w:author="Copy Editor" w:date="2026-10-06T14:23:00Z" w16du:dateUtc="2026-10-06T11:23:00Z">
          <w:pPr>
            <w:pStyle w:val="bdialogue"/>
          </w:pPr>
        </w:pPrChange>
      </w:pPr>
      <w:ins w:id="4405" w:author="Copy Editor" w:date="2026-10-06T14:23:00Z">
        <w:r w:rsidRPr="007F3D3E">
          <w:t>RICHARD (V.O.)</w:t>
        </w:r>
      </w:ins>
    </w:p>
    <w:p w14:paraId="52F48A4A" w14:textId="77777777" w:rsidR="007F3D3E" w:rsidRDefault="007C0FF3" w:rsidP="00761981">
      <w:pPr>
        <w:pStyle w:val="bdialogue"/>
        <w:rPr>
          <w:ins w:id="4406" w:author="Copy Editor" w:date="2026-10-06T14:23:00Z" w16du:dateUtc="2026-10-06T11:23:00Z"/>
        </w:rPr>
      </w:pPr>
      <w:r>
        <w:t xml:space="preserve">I was chuffed to be </w:t>
      </w:r>
      <w:r w:rsidR="00196AE7">
        <w:t>asked and</w:t>
      </w:r>
      <w:r>
        <w:t xml:space="preserve"> did all I could to </w:t>
      </w:r>
      <w:r w:rsidR="00196AE7">
        <w:t xml:space="preserve">help. </w:t>
      </w:r>
    </w:p>
    <w:p w14:paraId="4D64C4F2" w14:textId="77777777" w:rsidR="00DA59A2" w:rsidRPr="00DA59A2" w:rsidRDefault="00DA59A2">
      <w:pPr>
        <w:pStyle w:val="aSCENEHEAD"/>
        <w:rPr>
          <w:ins w:id="4407" w:author="Copy Editor" w:date="2026-10-06T14:24:00Z"/>
          <w:lang w:val="en-US"/>
        </w:rPr>
        <w:pPrChange w:id="4408" w:author="Copy Editor" w:date="2026-10-06T14:24:00Z" w16du:dateUtc="2026-10-06T11:24:00Z">
          <w:pPr>
            <w:pStyle w:val="body"/>
          </w:pPr>
        </w:pPrChange>
      </w:pPr>
      <w:ins w:id="4409" w:author="Copy Editor" w:date="2026-10-06T14:24:00Z">
        <w:r w:rsidRPr="00DA59A2">
          <w:rPr>
            <w:lang w:val="en-US"/>
          </w:rPr>
          <w:t>INT. FAMILY HOME – DAY</w:t>
        </w:r>
      </w:ins>
    </w:p>
    <w:p w14:paraId="2DE458F3" w14:textId="77777777" w:rsidR="00DA59A2" w:rsidRPr="00DA59A2" w:rsidRDefault="00DA59A2" w:rsidP="00DA59A2">
      <w:pPr>
        <w:pStyle w:val="body"/>
        <w:rPr>
          <w:ins w:id="4410" w:author="Copy Editor" w:date="2026-10-06T14:24:00Z"/>
          <w:lang w:val="en-US"/>
        </w:rPr>
      </w:pPr>
      <w:ins w:id="4411" w:author="Copy Editor" w:date="2026-10-06T14:24:00Z">
        <w:r w:rsidRPr="00DA59A2">
          <w:rPr>
            <w:lang w:val="en-US"/>
          </w:rPr>
          <w:t>Richard talks with Bob about the demands of parachute training.</w:t>
        </w:r>
      </w:ins>
    </w:p>
    <w:p w14:paraId="3D9790CB" w14:textId="77777777" w:rsidR="00DA59A2" w:rsidRDefault="00DA59A2" w:rsidP="00DA59A2">
      <w:pPr>
        <w:pStyle w:val="bCHARACTER"/>
        <w:rPr>
          <w:ins w:id="4412" w:author="Copy Editor" w:date="2026-10-06T14:24:00Z" w16du:dateUtc="2026-10-06T11:24:00Z"/>
        </w:rPr>
      </w:pPr>
      <w:ins w:id="4413" w:author="Copy Editor" w:date="2026-10-06T14:24:00Z" w16du:dateUtc="2026-10-06T11:24:00Z">
        <w:r w:rsidRPr="007F3D3E">
          <w:t>RICHARD (V.O.)</w:t>
        </w:r>
      </w:ins>
    </w:p>
    <w:p w14:paraId="194AA25B" w14:textId="77777777" w:rsidR="00DA59A2" w:rsidRDefault="007C0FF3" w:rsidP="00761981">
      <w:pPr>
        <w:pStyle w:val="bdialogue"/>
        <w:rPr>
          <w:ins w:id="4414" w:author="Copy Editor" w:date="2026-10-06T14:24:00Z" w16du:dateUtc="2026-10-06T11:24:00Z"/>
        </w:rPr>
      </w:pPr>
      <w:r>
        <w:t xml:space="preserve">I discussed the effect this would have on his marriage, but his wife was in another TA unit and supported him completely. </w:t>
      </w:r>
    </w:p>
    <w:p w14:paraId="029E835B" w14:textId="30A8EDC7" w:rsidR="00DA59A2" w:rsidRDefault="00403E7D">
      <w:pPr>
        <w:pStyle w:val="body"/>
        <w:rPr>
          <w:ins w:id="4415" w:author="Copy Editor" w:date="2026-10-06T14:24:00Z" w16du:dateUtc="2026-10-06T11:24:00Z"/>
        </w:rPr>
        <w:pPrChange w:id="4416" w:author="Copy Editor" w:date="2026-10-06T14:25:00Z" w16du:dateUtc="2026-10-06T11:25:00Z">
          <w:pPr>
            <w:pStyle w:val="bdialogue"/>
          </w:pPr>
        </w:pPrChange>
      </w:pPr>
      <w:ins w:id="4417" w:author="Copy Editor" w:date="2026-10-06T14:25:00Z">
        <w:r w:rsidRPr="00403E7D">
          <w:t>Richard and Bob exchange a determined look.</w:t>
        </w:r>
      </w:ins>
    </w:p>
    <w:p w14:paraId="29DC3FDE" w14:textId="77777777" w:rsidR="00DA59A2" w:rsidRDefault="00DA59A2" w:rsidP="00DA59A2">
      <w:pPr>
        <w:pStyle w:val="bCHARACTER"/>
        <w:rPr>
          <w:ins w:id="4418" w:author="Copy Editor" w:date="2026-10-06T14:24:00Z" w16du:dateUtc="2026-10-06T11:24:00Z"/>
        </w:rPr>
      </w:pPr>
      <w:ins w:id="4419" w:author="Copy Editor" w:date="2026-10-06T14:24:00Z" w16du:dateUtc="2026-10-06T11:24:00Z">
        <w:r w:rsidRPr="007F3D3E">
          <w:t>RICHARD (V.O.)</w:t>
        </w:r>
      </w:ins>
    </w:p>
    <w:p w14:paraId="5E4BDC9B" w14:textId="71CA5817" w:rsidR="003439BF" w:rsidRDefault="007C0FF3">
      <w:pPr>
        <w:pStyle w:val="bdialogue"/>
        <w:pPrChange w:id="4420" w:author="Copy Editor" w:date="2026-10-06T14:22:00Z" w16du:dateUtc="2026-10-06T11:22:00Z">
          <w:pPr>
            <w:pStyle w:val="body"/>
          </w:pPr>
        </w:pPrChange>
      </w:pPr>
      <w:r>
        <w:t xml:space="preserve">The mission was on. </w:t>
      </w:r>
    </w:p>
    <w:p w14:paraId="5E4BDC9E" w14:textId="75842767" w:rsidR="003439BF" w:rsidRDefault="00AD03A5" w:rsidP="00DB5909">
      <w:pPr>
        <w:pStyle w:val="aSCENEHEAD"/>
      </w:pPr>
      <w:r>
        <w:t>SCENE</w:t>
      </w:r>
      <w:r w:rsidR="00B07428">
        <w:t xml:space="preserve"> 12: THE DANES AND FREEFALL</w:t>
      </w:r>
    </w:p>
    <w:p w14:paraId="5F74E335" w14:textId="77777777" w:rsidR="00403E7D" w:rsidRPr="00403E7D" w:rsidRDefault="00403E7D">
      <w:pPr>
        <w:pStyle w:val="aSCENEHEAD"/>
        <w:rPr>
          <w:ins w:id="4421" w:author="Copy Editor" w:date="2026-10-06T14:25:00Z"/>
          <w:lang w:val="en-US"/>
        </w:rPr>
        <w:pPrChange w:id="4422" w:author="Copy Editor" w:date="2026-10-06T14:25:00Z" w16du:dateUtc="2026-10-06T11:25:00Z">
          <w:pPr>
            <w:pStyle w:val="body"/>
          </w:pPr>
        </w:pPrChange>
      </w:pPr>
      <w:ins w:id="4423" w:author="Copy Editor" w:date="2026-10-06T14:25:00Z">
        <w:r w:rsidRPr="00403E7D">
          <w:rPr>
            <w:lang w:val="en-US"/>
          </w:rPr>
          <w:t>INT. TA DRILL HALL – EVENING</w:t>
        </w:r>
      </w:ins>
    </w:p>
    <w:p w14:paraId="223D4AC9" w14:textId="77777777" w:rsidR="00403E7D" w:rsidRPr="00403E7D" w:rsidRDefault="00403E7D" w:rsidP="00403E7D">
      <w:pPr>
        <w:pStyle w:val="body"/>
        <w:rPr>
          <w:ins w:id="4424" w:author="Copy Editor" w:date="2026-10-06T14:25:00Z"/>
          <w:lang w:val="en-US"/>
        </w:rPr>
      </w:pPr>
      <w:ins w:id="4425" w:author="Copy Editor" w:date="2026-10-06T14:25:00Z">
        <w:r w:rsidRPr="00403E7D">
          <w:rPr>
            <w:lang w:val="en-US"/>
          </w:rPr>
          <w:t>Richard's COMMANDING OFFICER addresses the unit.</w:t>
        </w:r>
      </w:ins>
    </w:p>
    <w:p w14:paraId="1D642C88" w14:textId="77777777" w:rsidR="00403E7D" w:rsidRDefault="00403E7D" w:rsidP="00403E7D">
      <w:pPr>
        <w:pStyle w:val="bCHARACTER"/>
        <w:rPr>
          <w:ins w:id="4426" w:author="Copy Editor" w:date="2026-10-06T14:25:00Z" w16du:dateUtc="2026-10-06T11:25:00Z"/>
        </w:rPr>
      </w:pPr>
      <w:ins w:id="4427" w:author="Copy Editor" w:date="2026-10-06T14:25:00Z" w16du:dateUtc="2026-10-06T11:25:00Z">
        <w:r w:rsidRPr="007F3D3E">
          <w:t>RICHARD (V.O.)</w:t>
        </w:r>
      </w:ins>
    </w:p>
    <w:p w14:paraId="152CB340" w14:textId="77777777" w:rsidR="00403E7D" w:rsidRDefault="00196AE7" w:rsidP="00403E7D">
      <w:pPr>
        <w:pStyle w:val="bdialogue"/>
        <w:rPr>
          <w:ins w:id="4428" w:author="Copy Editor" w:date="2026-10-06T14:25:00Z" w16du:dateUtc="2026-10-06T11:25:00Z"/>
        </w:rPr>
      </w:pPr>
      <w:r>
        <w:t xml:space="preserve">Meanwhile, our commanding officer at this time was an excellent bloke; apparently, he was marking time until his wife </w:t>
      </w:r>
      <w:r w:rsidRPr="00403E7D">
        <w:t>inherited</w:t>
      </w:r>
      <w:r>
        <w:t xml:space="preserve"> the family estate and he could retire. </w:t>
      </w:r>
    </w:p>
    <w:p w14:paraId="6A5E87B1" w14:textId="6EE13482" w:rsidR="00403E7D" w:rsidRDefault="008631C2">
      <w:pPr>
        <w:pStyle w:val="body"/>
        <w:rPr>
          <w:ins w:id="4429" w:author="Copy Editor" w:date="2026-10-06T14:25:00Z" w16du:dateUtc="2026-10-06T11:25:00Z"/>
        </w:rPr>
        <w:pPrChange w:id="4430" w:author="Copy Editor" w:date="2026-10-06T14:26:00Z" w16du:dateUtc="2026-10-06T11:26:00Z">
          <w:pPr>
            <w:pStyle w:val="bCHARACTER"/>
          </w:pPr>
        </w:pPrChange>
      </w:pPr>
      <w:ins w:id="4431" w:author="Copy Editor" w:date="2026-10-06T14:26:00Z">
        <w:r w:rsidRPr="008631C2">
          <w:t>The COMMANDING OFFICER moves through the unit.</w:t>
        </w:r>
      </w:ins>
    </w:p>
    <w:p w14:paraId="6816C2C1" w14:textId="4E59E978" w:rsidR="00403E7D" w:rsidRDefault="00403E7D" w:rsidP="00403E7D">
      <w:pPr>
        <w:pStyle w:val="bCHARACTER"/>
        <w:rPr>
          <w:ins w:id="4432" w:author="Copy Editor" w:date="2026-10-06T14:25:00Z" w16du:dateUtc="2026-10-06T11:25:00Z"/>
        </w:rPr>
      </w:pPr>
      <w:ins w:id="4433" w:author="Copy Editor" w:date="2026-10-06T14:25:00Z" w16du:dateUtc="2026-10-06T11:25:00Z">
        <w:r w:rsidRPr="007F3D3E">
          <w:t>RICHARD (V.O.)</w:t>
        </w:r>
      </w:ins>
    </w:p>
    <w:p w14:paraId="24C3D87C" w14:textId="77777777" w:rsidR="008631C2" w:rsidRDefault="00196AE7" w:rsidP="008631C2">
      <w:pPr>
        <w:pStyle w:val="bdialogue"/>
        <w:rPr>
          <w:ins w:id="4434" w:author="Copy Editor" w:date="2026-10-06T14:26:00Z" w16du:dateUtc="2026-10-06T11:26:00Z"/>
        </w:rPr>
      </w:pPr>
      <w:r>
        <w:t xml:space="preserve">Seemed to make sense; everywhere he went he had the ubiquitous black Labrador with him. </w:t>
      </w:r>
    </w:p>
    <w:p w14:paraId="02131583" w14:textId="6FD5232D" w:rsidR="008631C2" w:rsidRDefault="003D6AEB">
      <w:pPr>
        <w:pStyle w:val="body"/>
        <w:rPr>
          <w:ins w:id="4435" w:author="Copy Editor" w:date="2026-10-06T14:26:00Z" w16du:dateUtc="2026-10-06T11:26:00Z"/>
        </w:rPr>
        <w:pPrChange w:id="4436" w:author="Copy Editor" w:date="2026-10-06T14:26:00Z" w16du:dateUtc="2026-10-06T11:26:00Z">
          <w:pPr>
            <w:pStyle w:val="bCHARACTER"/>
          </w:pPr>
        </w:pPrChange>
      </w:pPr>
      <w:ins w:id="4437" w:author="Copy Editor" w:date="2026-10-06T14:26:00Z">
        <w:r w:rsidRPr="003D6AEB">
          <w:lastRenderedPageBreak/>
          <w:t>The black Labrador follows him across the drill hall.</w:t>
        </w:r>
      </w:ins>
    </w:p>
    <w:p w14:paraId="78BCC747" w14:textId="204B4141" w:rsidR="008631C2" w:rsidRDefault="008631C2" w:rsidP="008631C2">
      <w:pPr>
        <w:pStyle w:val="bCHARACTER"/>
        <w:rPr>
          <w:ins w:id="4438" w:author="Copy Editor" w:date="2026-10-06T14:26:00Z" w16du:dateUtc="2026-10-06T11:26:00Z"/>
        </w:rPr>
      </w:pPr>
      <w:ins w:id="4439" w:author="Copy Editor" w:date="2026-10-06T14:26:00Z" w16du:dateUtc="2026-10-06T11:26:00Z">
        <w:r w:rsidRPr="007F3D3E">
          <w:t>RICHARD (V.O.)</w:t>
        </w:r>
      </w:ins>
    </w:p>
    <w:p w14:paraId="6E2C1F55" w14:textId="77777777" w:rsidR="003D6AEB" w:rsidRDefault="00196AE7" w:rsidP="008631C2">
      <w:pPr>
        <w:pStyle w:val="bdialogue"/>
        <w:rPr>
          <w:ins w:id="4440" w:author="Copy Editor" w:date="2026-10-06T14:26:00Z" w16du:dateUtc="2026-10-06T11:26:00Z"/>
        </w:rPr>
      </w:pPr>
      <w:r>
        <w:t xml:space="preserve">He was a regular soldier himself but thought anyone who would give up their spare time to defend their country was the salt of the earth, and he couldn’t do enough for us. </w:t>
      </w:r>
    </w:p>
    <w:p w14:paraId="4AA0387F" w14:textId="77777777" w:rsidR="003D6AEB" w:rsidRPr="003D6AEB" w:rsidRDefault="003D6AEB">
      <w:pPr>
        <w:pStyle w:val="aSCENEHEAD"/>
        <w:rPr>
          <w:ins w:id="4441" w:author="Copy Editor" w:date="2026-10-06T14:26:00Z"/>
          <w:lang w:val="en-US"/>
        </w:rPr>
        <w:pPrChange w:id="4442" w:author="Copy Editor" w:date="2026-10-06T14:27:00Z" w16du:dateUtc="2026-10-06T11:27:00Z">
          <w:pPr>
            <w:pStyle w:val="bdialogue"/>
          </w:pPr>
        </w:pPrChange>
      </w:pPr>
      <w:ins w:id="4443" w:author="Copy Editor" w:date="2026-10-06T14:26:00Z">
        <w:r w:rsidRPr="003D6AEB">
          <w:rPr>
            <w:lang w:val="en-US"/>
          </w:rPr>
          <w:t>EXT. MILITARY TRAINING AREA – DAY</w:t>
        </w:r>
      </w:ins>
    </w:p>
    <w:p w14:paraId="7FA43687" w14:textId="77777777" w:rsidR="003D6AEB" w:rsidRPr="003D6AEB" w:rsidRDefault="003D6AEB">
      <w:pPr>
        <w:pStyle w:val="body"/>
        <w:rPr>
          <w:ins w:id="4444" w:author="Copy Editor" w:date="2026-10-06T14:26:00Z"/>
          <w:lang w:val="en-US"/>
        </w:rPr>
        <w:pPrChange w:id="4445" w:author="Copy Editor" w:date="2026-10-06T14:27:00Z" w16du:dateUtc="2026-10-06T11:27:00Z">
          <w:pPr>
            <w:pStyle w:val="bdialogue"/>
          </w:pPr>
        </w:pPrChange>
      </w:pPr>
      <w:ins w:id="4446" w:author="Copy Editor" w:date="2026-10-06T14:26:00Z">
        <w:r w:rsidRPr="003D6AEB">
          <w:rPr>
            <w:lang w:val="en-US"/>
          </w:rPr>
          <w:t>The unit trains.</w:t>
        </w:r>
      </w:ins>
    </w:p>
    <w:p w14:paraId="6AE30416" w14:textId="77777777" w:rsidR="003D6AEB" w:rsidRDefault="003D6AEB" w:rsidP="003D6AEB">
      <w:pPr>
        <w:pStyle w:val="bCHARACTER"/>
        <w:rPr>
          <w:ins w:id="4447" w:author="Copy Editor" w:date="2026-10-06T14:27:00Z" w16du:dateUtc="2026-10-06T11:27:00Z"/>
        </w:rPr>
      </w:pPr>
      <w:ins w:id="4448" w:author="Copy Editor" w:date="2026-10-06T14:27:00Z" w16du:dateUtc="2026-10-06T11:27:00Z">
        <w:r w:rsidRPr="007F3D3E">
          <w:t>RICHARD (V.O.)</w:t>
        </w:r>
      </w:ins>
    </w:p>
    <w:p w14:paraId="3A3BF9BA" w14:textId="77777777" w:rsidR="003D6AEB" w:rsidRDefault="00196AE7" w:rsidP="008631C2">
      <w:pPr>
        <w:pStyle w:val="bdialogue"/>
        <w:rPr>
          <w:ins w:id="4449" w:author="Copy Editor" w:date="2026-10-06T14:27:00Z" w16du:dateUtc="2026-10-06T11:27:00Z"/>
        </w:rPr>
      </w:pPr>
      <w:r>
        <w:t xml:space="preserve">He had a few contacts and would get us involved in any training or exercises he could. </w:t>
      </w:r>
    </w:p>
    <w:p w14:paraId="48D9572D" w14:textId="77777777" w:rsidR="00827756" w:rsidRPr="00827756" w:rsidRDefault="00827756">
      <w:pPr>
        <w:pStyle w:val="aSCENEHEAD"/>
        <w:rPr>
          <w:ins w:id="4450" w:author="Copy Editor" w:date="2026-10-06T14:27:00Z"/>
          <w:lang w:val="en-US"/>
        </w:rPr>
        <w:pPrChange w:id="4451" w:author="Copy Editor" w:date="2026-10-06T14:28:00Z" w16du:dateUtc="2026-10-06T11:28:00Z">
          <w:pPr>
            <w:pStyle w:val="bdialogue"/>
          </w:pPr>
        </w:pPrChange>
      </w:pPr>
      <w:ins w:id="4452" w:author="Copy Editor" w:date="2026-10-06T14:27:00Z">
        <w:r w:rsidRPr="00827756">
          <w:rPr>
            <w:lang w:val="en-US"/>
          </w:rPr>
          <w:t>INT. TA DRILL HALL – EVENING</w:t>
        </w:r>
      </w:ins>
    </w:p>
    <w:p w14:paraId="54F24325" w14:textId="77777777" w:rsidR="00827756" w:rsidRPr="00827756" w:rsidRDefault="00827756">
      <w:pPr>
        <w:pStyle w:val="body"/>
        <w:rPr>
          <w:ins w:id="4453" w:author="Copy Editor" w:date="2026-10-06T14:27:00Z"/>
          <w:lang w:val="en-US"/>
        </w:rPr>
        <w:pPrChange w:id="4454" w:author="Copy Editor" w:date="2026-10-06T14:27:00Z" w16du:dateUtc="2026-10-06T11:27:00Z">
          <w:pPr>
            <w:pStyle w:val="bdialogue"/>
          </w:pPr>
        </w:pPrChange>
      </w:pPr>
      <w:ins w:id="4455" w:author="Copy Editor" w:date="2026-10-06T14:27:00Z">
        <w:r w:rsidRPr="00827756">
          <w:rPr>
            <w:lang w:val="en-US"/>
          </w:rPr>
          <w:t>The unit stands on parade.</w:t>
        </w:r>
      </w:ins>
    </w:p>
    <w:p w14:paraId="6D06CE8F" w14:textId="77777777" w:rsidR="00827756" w:rsidRPr="00827756" w:rsidRDefault="00827756">
      <w:pPr>
        <w:pStyle w:val="body"/>
        <w:rPr>
          <w:ins w:id="4456" w:author="Copy Editor" w:date="2026-10-06T14:27:00Z"/>
          <w:lang w:val="en-US"/>
        </w:rPr>
        <w:pPrChange w:id="4457" w:author="Copy Editor" w:date="2026-10-06T14:27:00Z" w16du:dateUtc="2026-10-06T11:27:00Z">
          <w:pPr>
            <w:pStyle w:val="bdialogue"/>
          </w:pPr>
        </w:pPrChange>
      </w:pPr>
      <w:ins w:id="4458" w:author="Copy Editor" w:date="2026-10-06T14:27:00Z">
        <w:r w:rsidRPr="00827756">
          <w:rPr>
            <w:lang w:val="en-US"/>
          </w:rPr>
          <w:t>The COMMANDING OFFICER addresses them.</w:t>
        </w:r>
      </w:ins>
    </w:p>
    <w:p w14:paraId="4C171891" w14:textId="1925795E" w:rsidR="009864A6" w:rsidDel="00827756" w:rsidRDefault="00827756">
      <w:pPr>
        <w:pStyle w:val="bCHARACTER"/>
        <w:rPr>
          <w:del w:id="4459" w:author="Copy Editor" w:date="2026-10-06T14:28:00Z" w16du:dateUtc="2026-10-06T11:28:00Z"/>
        </w:rPr>
        <w:pPrChange w:id="4460" w:author="Copy Editor" w:date="2026-10-06T14:28:00Z" w16du:dateUtc="2026-10-06T11:28:00Z">
          <w:pPr>
            <w:pStyle w:val="body"/>
          </w:pPr>
        </w:pPrChange>
      </w:pPr>
      <w:ins w:id="4461" w:author="Copy Editor" w:date="2026-10-06T14:28:00Z">
        <w:r w:rsidRPr="00827756">
          <w:t>COMMANDING OFFICER</w:t>
        </w:r>
      </w:ins>
      <w:del w:id="4462" w:author="Copy Editor" w:date="2026-10-06T14:28:00Z" w16du:dateUtc="2026-10-06T11:28:00Z">
        <w:r w:rsidR="00196AE7" w:rsidDel="00827756">
          <w:delText xml:space="preserve">Because of this, on parade in 1979, </w:delText>
        </w:r>
      </w:del>
    </w:p>
    <w:p w14:paraId="3AE6A956" w14:textId="77777777" w:rsidR="00827756" w:rsidRDefault="00827756">
      <w:pPr>
        <w:pStyle w:val="bCHARACTER"/>
        <w:rPr>
          <w:ins w:id="4463" w:author="Copy Editor" w:date="2026-10-06T14:28:00Z" w16du:dateUtc="2026-10-06T11:28:00Z"/>
        </w:rPr>
        <w:pPrChange w:id="4464" w:author="Copy Editor" w:date="2026-10-06T14:28:00Z" w16du:dateUtc="2026-10-06T11:28:00Z">
          <w:pPr>
            <w:pStyle w:val="bdialogue"/>
          </w:pPr>
        </w:pPrChange>
      </w:pPr>
    </w:p>
    <w:p w14:paraId="5857A533" w14:textId="23465E39" w:rsidR="003502C2" w:rsidRDefault="00196AE7">
      <w:pPr>
        <w:pStyle w:val="bbodybeforebeat"/>
        <w:pPrChange w:id="4465" w:author="Copy Editor" w:date="2026-10-06T14:28:00Z" w16du:dateUtc="2026-10-06T11:28:00Z">
          <w:pPr>
            <w:pStyle w:val="bdialogue"/>
          </w:pPr>
        </w:pPrChange>
      </w:pPr>
      <w:del w:id="4466" w:author="Copy Editor" w:date="2026-10-06T14:28:00Z" w16du:dateUtc="2026-10-06T11:28:00Z">
        <w:r w:rsidDel="00827756">
          <w:delText>“</w:delText>
        </w:r>
      </w:del>
      <w:r>
        <w:t xml:space="preserve">I want a volunteer to do a free fall course with the Danish Jager </w:t>
      </w:r>
    </w:p>
    <w:p w14:paraId="6014DCA0" w14:textId="77777777" w:rsidR="003502C2" w:rsidRDefault="00196AE7">
      <w:pPr>
        <w:pStyle w:val="baparenthisis"/>
        <w:pPrChange w:id="4467" w:author="Copy Editor" w:date="2026-10-06T14:28:00Z" w16du:dateUtc="2026-10-06T11:28:00Z">
          <w:pPr>
            <w:pStyle w:val="bdialogue"/>
          </w:pPr>
        </w:pPrChange>
      </w:pPr>
      <w:r>
        <w:t>(Hunter)</w:t>
      </w:r>
    </w:p>
    <w:p w14:paraId="4CF7E4D0" w14:textId="2C129618" w:rsidR="009864A6" w:rsidRDefault="00196AE7" w:rsidP="004B3D80">
      <w:pPr>
        <w:pStyle w:val="bdialogue"/>
        <w:rPr>
          <w:ins w:id="4468" w:author="Copy Editor" w:date="2026-10-06T14:28:00Z" w16du:dateUtc="2026-10-06T11:28:00Z"/>
        </w:rPr>
      </w:pPr>
      <w:r>
        <w:t xml:space="preserve">Corps." </w:t>
      </w:r>
    </w:p>
    <w:p w14:paraId="27C13AAD" w14:textId="130AF6EC" w:rsidR="0006150D" w:rsidRDefault="0006150D">
      <w:pPr>
        <w:pStyle w:val="bCHARACTER"/>
        <w:pPrChange w:id="4469" w:author="Copy Editor" w:date="2026-10-06T14:28:00Z" w16du:dateUtc="2026-10-06T11:28:00Z">
          <w:pPr>
            <w:pStyle w:val="bdialogue"/>
          </w:pPr>
        </w:pPrChange>
      </w:pPr>
      <w:ins w:id="4470" w:author="Copy Editor" w:date="2026-10-06T14:28:00Z">
        <w:r w:rsidRPr="0006150D">
          <w:t>RICHARD (V.O.)</w:t>
        </w:r>
      </w:ins>
    </w:p>
    <w:p w14:paraId="10F0948B" w14:textId="77777777" w:rsidR="009864A6" w:rsidRDefault="00196AE7" w:rsidP="004B3D80">
      <w:pPr>
        <w:pStyle w:val="bdialogue"/>
      </w:pPr>
      <w:r>
        <w:t xml:space="preserve">“What the f**k!" </w:t>
      </w:r>
    </w:p>
    <w:p w14:paraId="3106B5BB" w14:textId="77777777" w:rsidR="0006150D" w:rsidRDefault="0006150D" w:rsidP="0006150D">
      <w:pPr>
        <w:pStyle w:val="bCHARACTER"/>
        <w:rPr>
          <w:ins w:id="4471" w:author="Copy Editor" w:date="2026-10-06T14:29:00Z" w16du:dateUtc="2026-10-06T11:29:00Z"/>
        </w:rPr>
      </w:pPr>
      <w:ins w:id="4472" w:author="Copy Editor" w:date="2026-10-06T14:29:00Z" w16du:dateUtc="2026-10-06T11:29:00Z">
        <w:r w:rsidRPr="0006150D">
          <w:t>RICHARD (V.O.)</w:t>
        </w:r>
      </w:ins>
    </w:p>
    <w:p w14:paraId="1C083299" w14:textId="77777777" w:rsidR="0006150D" w:rsidRDefault="00196AE7" w:rsidP="0006150D">
      <w:pPr>
        <w:pStyle w:val="bdialogue"/>
        <w:rPr>
          <w:ins w:id="4473" w:author="Copy Editor" w:date="2026-10-06T14:29:00Z" w16du:dateUtc="2026-10-06T11:29:00Z"/>
        </w:rPr>
      </w:pPr>
      <w:r>
        <w:t xml:space="preserve">I’d never considered doing free fall, but in for a penny, in for a pound. </w:t>
      </w:r>
    </w:p>
    <w:p w14:paraId="363294F2" w14:textId="68D30780" w:rsidR="0006150D" w:rsidRDefault="00BD64CA" w:rsidP="00BD64CA">
      <w:pPr>
        <w:pStyle w:val="body"/>
        <w:rPr>
          <w:ins w:id="4474" w:author="Copy Editor" w:date="2026-10-06T14:29:00Z" w16du:dateUtc="2026-10-06T11:29:00Z"/>
        </w:rPr>
      </w:pPr>
      <w:ins w:id="4475" w:author="Copy Editor" w:date="2026-10-06T14:29:00Z">
        <w:r w:rsidRPr="00BD64CA">
          <w:t>Two men step forward.</w:t>
        </w:r>
      </w:ins>
    </w:p>
    <w:p w14:paraId="5126F059" w14:textId="77777777" w:rsidR="00BD64CA" w:rsidRDefault="00BD64CA" w:rsidP="00BD64CA">
      <w:pPr>
        <w:pStyle w:val="bCHARACTER"/>
        <w:rPr>
          <w:ins w:id="4476" w:author="Copy Editor" w:date="2026-10-06T14:29:00Z" w16du:dateUtc="2026-10-06T11:29:00Z"/>
        </w:rPr>
      </w:pPr>
      <w:ins w:id="4477" w:author="Copy Editor" w:date="2026-10-06T14:29:00Z" w16du:dateUtc="2026-10-06T11:29:00Z">
        <w:r w:rsidRPr="0006150D">
          <w:t>RICHARD (V.O.)</w:t>
        </w:r>
      </w:ins>
    </w:p>
    <w:p w14:paraId="2C03E27E" w14:textId="77777777" w:rsidR="00BD64CA" w:rsidRDefault="00196AE7" w:rsidP="0006150D">
      <w:pPr>
        <w:pStyle w:val="bdialogue"/>
        <w:rPr>
          <w:ins w:id="4478" w:author="Copy Editor" w:date="2026-10-06T14:29:00Z" w16du:dateUtc="2026-10-06T11:29:00Z"/>
        </w:rPr>
      </w:pPr>
      <w:r>
        <w:t>There were only two of us who volunteered, and it was obvious who was going to be chosen.</w:t>
      </w:r>
    </w:p>
    <w:p w14:paraId="7F33847A" w14:textId="77777777" w:rsidR="00BD64CA" w:rsidRDefault="00196AE7" w:rsidP="0006150D">
      <w:pPr>
        <w:pStyle w:val="bdialogue"/>
        <w:rPr>
          <w:ins w:id="4479" w:author="Copy Editor" w:date="2026-10-06T14:29:00Z" w16du:dateUtc="2026-10-06T11:29:00Z"/>
        </w:rPr>
      </w:pPr>
      <w:del w:id="4480" w:author="Copy Editor" w:date="2026-10-06T14:29:00Z" w16du:dateUtc="2026-10-06T11:29:00Z">
        <w:r w:rsidDel="00BD64CA">
          <w:delText xml:space="preserve"> </w:delText>
        </w:r>
      </w:del>
    </w:p>
    <w:p w14:paraId="3AAE48FC" w14:textId="2D6972F9" w:rsidR="00BD64CA" w:rsidRDefault="00BD64CA" w:rsidP="00BD64CA">
      <w:pPr>
        <w:pStyle w:val="body"/>
        <w:rPr>
          <w:ins w:id="4481" w:author="Copy Editor" w:date="2026-10-06T14:29:00Z" w16du:dateUtc="2026-10-06T11:29:00Z"/>
        </w:rPr>
      </w:pPr>
      <w:ins w:id="4482" w:author="Copy Editor" w:date="2026-10-06T14:29:00Z">
        <w:r w:rsidRPr="00BD64CA">
          <w:lastRenderedPageBreak/>
          <w:t>Richard looks at the other volunteer.</w:t>
        </w:r>
      </w:ins>
    </w:p>
    <w:p w14:paraId="110BD8C4" w14:textId="77777777" w:rsidR="00BD64CA" w:rsidRDefault="00BD64CA" w:rsidP="00BD64CA">
      <w:pPr>
        <w:pStyle w:val="bCHARACTER"/>
        <w:rPr>
          <w:ins w:id="4483" w:author="Copy Editor" w:date="2026-10-06T14:29:00Z" w16du:dateUtc="2026-10-06T11:29:00Z"/>
        </w:rPr>
      </w:pPr>
      <w:ins w:id="4484" w:author="Copy Editor" w:date="2026-10-06T14:29:00Z" w16du:dateUtc="2026-10-06T11:29:00Z">
        <w:r w:rsidRPr="0006150D">
          <w:t>RICHARD (V.O.)</w:t>
        </w:r>
      </w:ins>
    </w:p>
    <w:p w14:paraId="5E4BDC9F" w14:textId="281B4EE4" w:rsidR="003439BF" w:rsidRDefault="00196AE7" w:rsidP="0006150D">
      <w:pPr>
        <w:pStyle w:val="bdialogue"/>
        <w:rPr>
          <w:ins w:id="4485" w:author="Copy Editor" w:date="2026-10-06T14:30:00Z" w16du:dateUtc="2026-10-06T11:30:00Z"/>
        </w:rPr>
      </w:pPr>
      <w:r>
        <w:t>He wasn’t going to take the chance of sending someone who might cause a diplomatic incident, so my chances were poor, to put it mildly.</w:t>
      </w:r>
    </w:p>
    <w:p w14:paraId="0318ED7B" w14:textId="77777777" w:rsidR="00B74891" w:rsidRPr="00B74891" w:rsidRDefault="00B74891" w:rsidP="00B74891">
      <w:pPr>
        <w:pStyle w:val="body"/>
        <w:rPr>
          <w:ins w:id="4486" w:author="Copy Editor" w:date="2026-10-06T14:30:00Z"/>
          <w:lang w:val="en-US"/>
        </w:rPr>
      </w:pPr>
      <w:ins w:id="4487" w:author="Copy Editor" w:date="2026-10-06T14:30:00Z">
        <w:r w:rsidRPr="00B74891">
          <w:rPr>
            <w:lang w:val="en-US"/>
          </w:rPr>
          <w:t>CUT TO:</w:t>
        </w:r>
      </w:ins>
    </w:p>
    <w:p w14:paraId="6E5B3084" w14:textId="77777777" w:rsidR="00B74891" w:rsidRPr="00B74891" w:rsidRDefault="00B74891">
      <w:pPr>
        <w:pStyle w:val="aSCENEHEAD"/>
        <w:rPr>
          <w:ins w:id="4488" w:author="Copy Editor" w:date="2026-10-06T14:30:00Z"/>
          <w:lang w:val="en-US"/>
        </w:rPr>
        <w:pPrChange w:id="4489" w:author="Copy Editor" w:date="2026-10-06T14:30:00Z" w16du:dateUtc="2026-10-06T11:30:00Z">
          <w:pPr>
            <w:pStyle w:val="body"/>
          </w:pPr>
        </w:pPrChange>
      </w:pPr>
      <w:ins w:id="4490" w:author="Copy Editor" w:date="2026-10-06T14:30:00Z">
        <w:r w:rsidRPr="00B74891">
          <w:rPr>
            <w:lang w:val="en-US"/>
          </w:rPr>
          <w:t>EXT. PORTLAND HARBOUR – DAY</w:t>
        </w:r>
      </w:ins>
    </w:p>
    <w:p w14:paraId="3B6137EF" w14:textId="77777777" w:rsidR="00B74891" w:rsidRPr="00B74891" w:rsidRDefault="00B74891" w:rsidP="00B74891">
      <w:pPr>
        <w:pStyle w:val="body"/>
        <w:rPr>
          <w:ins w:id="4491" w:author="Copy Editor" w:date="2026-10-06T14:30:00Z"/>
          <w:lang w:val="en-US"/>
        </w:rPr>
      </w:pPr>
      <w:ins w:id="4492" w:author="Copy Editor" w:date="2026-10-06T14:30:00Z">
        <w:r w:rsidRPr="00B74891">
          <w:rPr>
            <w:lang w:val="en-US"/>
          </w:rPr>
          <w:t>Richard moves through the area in civilian clothes.</w:t>
        </w:r>
      </w:ins>
    </w:p>
    <w:p w14:paraId="1BAB9FAC" w14:textId="77777777" w:rsidR="00B74891" w:rsidRPr="00B74891" w:rsidRDefault="00B74891">
      <w:pPr>
        <w:pStyle w:val="bCHARACTER"/>
        <w:rPr>
          <w:ins w:id="4493" w:author="Copy Editor" w:date="2026-10-06T14:30:00Z"/>
          <w:lang w:val="en-US"/>
        </w:rPr>
        <w:pPrChange w:id="4494" w:author="Copy Editor" w:date="2026-10-06T14:30:00Z" w16du:dateUtc="2026-10-06T11:30:00Z">
          <w:pPr>
            <w:pStyle w:val="body"/>
          </w:pPr>
        </w:pPrChange>
      </w:pPr>
      <w:ins w:id="4495" w:author="Copy Editor" w:date="2026-10-06T14:30:00Z">
        <w:r w:rsidRPr="00B74891">
          <w:rPr>
            <w:lang w:val="en-US"/>
          </w:rPr>
          <w:t>RICHARD (V.O.)</w:t>
        </w:r>
      </w:ins>
    </w:p>
    <w:p w14:paraId="125148EF" w14:textId="61D55522" w:rsidR="00B74891" w:rsidDel="00B74891" w:rsidRDefault="00B74891" w:rsidP="00B74891">
      <w:pPr>
        <w:pStyle w:val="body"/>
        <w:rPr>
          <w:del w:id="4496" w:author="Copy Editor" w:date="2026-10-06T14:30:00Z" w16du:dateUtc="2026-10-06T11:30:00Z"/>
        </w:rPr>
      </w:pPr>
    </w:p>
    <w:p w14:paraId="6D589255" w14:textId="77777777" w:rsidR="00B74891" w:rsidRDefault="007C0FF3" w:rsidP="00B74891">
      <w:pPr>
        <w:pStyle w:val="bdialogue"/>
        <w:rPr>
          <w:ins w:id="4497" w:author="Copy Editor" w:date="2026-10-06T14:30:00Z" w16du:dateUtc="2026-10-06T11:30:00Z"/>
        </w:rPr>
      </w:pPr>
      <w:r>
        <w:t xml:space="preserve">He had also got us places on a </w:t>
      </w:r>
      <w:r w:rsidR="00196AE7">
        <w:t>two-week</w:t>
      </w:r>
      <w:r>
        <w:t xml:space="preserve"> exercise with the Royal </w:t>
      </w:r>
      <w:r w:rsidR="00196AE7">
        <w:t xml:space="preserve">Marines. </w:t>
      </w:r>
    </w:p>
    <w:p w14:paraId="6FDAC864" w14:textId="06E46B56" w:rsidR="00B74891" w:rsidRDefault="00A5639C">
      <w:pPr>
        <w:pStyle w:val="body"/>
        <w:rPr>
          <w:ins w:id="4498" w:author="Copy Editor" w:date="2026-10-06T14:30:00Z" w16du:dateUtc="2026-10-06T11:30:00Z"/>
          <w:lang w:val="en-US"/>
        </w:rPr>
        <w:pPrChange w:id="4499" w:author="Copy Editor" w:date="2026-10-06T14:30:00Z" w16du:dateUtc="2026-10-06T11:30:00Z">
          <w:pPr>
            <w:pStyle w:val="bCHARACTER"/>
          </w:pPr>
        </w:pPrChange>
      </w:pPr>
      <w:ins w:id="4500" w:author="Copy Editor" w:date="2026-10-06T14:30:00Z">
        <w:r w:rsidRPr="00A5639C">
          <w:t>Richard observes the naval base.</w:t>
        </w:r>
      </w:ins>
    </w:p>
    <w:p w14:paraId="2B73B4DC" w14:textId="69E42134" w:rsidR="00B74891" w:rsidRPr="00B74891" w:rsidRDefault="00B74891" w:rsidP="00B74891">
      <w:pPr>
        <w:pStyle w:val="bCHARACTER"/>
        <w:rPr>
          <w:ins w:id="4501" w:author="Copy Editor" w:date="2026-10-06T14:30:00Z" w16du:dateUtc="2026-10-06T11:30:00Z"/>
          <w:lang w:val="en-US"/>
        </w:rPr>
      </w:pPr>
      <w:ins w:id="4502" w:author="Copy Editor" w:date="2026-10-06T14:30:00Z" w16du:dateUtc="2026-10-06T11:30:00Z">
        <w:r w:rsidRPr="00B74891">
          <w:rPr>
            <w:lang w:val="en-US"/>
          </w:rPr>
          <w:t>RICHARD (V.O.)</w:t>
        </w:r>
      </w:ins>
    </w:p>
    <w:p w14:paraId="388AC4F6" w14:textId="77777777" w:rsidR="00A5639C" w:rsidRDefault="007C0FF3" w:rsidP="00B74891">
      <w:pPr>
        <w:pStyle w:val="bdialogue"/>
        <w:rPr>
          <w:ins w:id="4503" w:author="Copy Editor" w:date="2026-10-06T14:30:00Z" w16du:dateUtc="2026-10-06T11:30:00Z"/>
        </w:rPr>
      </w:pPr>
      <w:r>
        <w:t xml:space="preserve">I had been dressed in civilian clothes acting as a terrorist and had broken into Portland Harbour naval base outside the exercise time window, discovered a lot of interesting things, and got out without being </w:t>
      </w:r>
      <w:r w:rsidR="00196AE7">
        <w:t xml:space="preserve">shot! </w:t>
      </w:r>
    </w:p>
    <w:p w14:paraId="732C6A42" w14:textId="77777777" w:rsidR="00317B7D" w:rsidRPr="00317B7D" w:rsidRDefault="00317B7D">
      <w:pPr>
        <w:pStyle w:val="body"/>
        <w:rPr>
          <w:ins w:id="4504" w:author="Copy Editor" w:date="2026-10-06T14:31:00Z"/>
          <w:lang w:val="en-US"/>
        </w:rPr>
        <w:pPrChange w:id="4505" w:author="Copy Editor" w:date="2026-10-06T14:31:00Z" w16du:dateUtc="2026-10-06T11:31:00Z">
          <w:pPr>
            <w:pStyle w:val="bdialogue"/>
          </w:pPr>
        </w:pPrChange>
      </w:pPr>
      <w:ins w:id="4506" w:author="Copy Editor" w:date="2026-10-06T14:31:00Z">
        <w:r w:rsidRPr="00317B7D">
          <w:rPr>
            <w:lang w:val="en-US"/>
          </w:rPr>
          <w:t>CUT TO:</w:t>
        </w:r>
      </w:ins>
    </w:p>
    <w:p w14:paraId="09F55865" w14:textId="77777777" w:rsidR="00317B7D" w:rsidRPr="00317B7D" w:rsidRDefault="00317B7D">
      <w:pPr>
        <w:pStyle w:val="aSCENEHEAD"/>
        <w:rPr>
          <w:ins w:id="4507" w:author="Copy Editor" w:date="2026-10-06T14:31:00Z"/>
          <w:rPrChange w:id="4508" w:author="Copy Editor" w:date="2026-10-06T14:31:00Z" w16du:dateUtc="2026-10-06T11:31:00Z">
            <w:rPr>
              <w:ins w:id="4509" w:author="Copy Editor" w:date="2026-10-06T14:31:00Z"/>
              <w:lang w:val="en-US"/>
            </w:rPr>
          </w:rPrChange>
        </w:rPr>
        <w:pPrChange w:id="4510" w:author="Copy Editor" w:date="2026-10-06T14:31:00Z" w16du:dateUtc="2026-10-06T11:31:00Z">
          <w:pPr>
            <w:pStyle w:val="bdialogue"/>
          </w:pPr>
        </w:pPrChange>
      </w:pPr>
      <w:ins w:id="4511" w:author="Copy Editor" w:date="2026-10-06T14:31:00Z">
        <w:r w:rsidRPr="00317B7D">
          <w:rPr>
            <w:lang w:val="en-US"/>
          </w:rPr>
          <w:t>INT. OFFICE – DAY</w:t>
        </w:r>
      </w:ins>
    </w:p>
    <w:p w14:paraId="244CDC41" w14:textId="77777777" w:rsidR="00317B7D" w:rsidRPr="00317B7D" w:rsidRDefault="00317B7D">
      <w:pPr>
        <w:pStyle w:val="body"/>
        <w:rPr>
          <w:ins w:id="4512" w:author="Copy Editor" w:date="2026-10-06T14:31:00Z"/>
          <w:lang w:val="en-US"/>
        </w:rPr>
        <w:pPrChange w:id="4513" w:author="Copy Editor" w:date="2026-10-06T14:31:00Z" w16du:dateUtc="2026-10-06T11:31:00Z">
          <w:pPr>
            <w:pStyle w:val="bdialogue"/>
          </w:pPr>
        </w:pPrChange>
      </w:pPr>
      <w:ins w:id="4514" w:author="Copy Editor" w:date="2026-10-06T14:31:00Z">
        <w:r w:rsidRPr="00317B7D">
          <w:rPr>
            <w:lang w:val="en-US"/>
          </w:rPr>
          <w:t>Richard is back at work.</w:t>
        </w:r>
      </w:ins>
    </w:p>
    <w:p w14:paraId="33AA80FB" w14:textId="77777777" w:rsidR="00317B7D" w:rsidRPr="00317B7D" w:rsidRDefault="00317B7D">
      <w:pPr>
        <w:pStyle w:val="body"/>
        <w:rPr>
          <w:ins w:id="4515" w:author="Copy Editor" w:date="2026-10-06T14:31:00Z"/>
          <w:lang w:val="en-US"/>
        </w:rPr>
        <w:pPrChange w:id="4516" w:author="Copy Editor" w:date="2026-10-06T14:31:00Z" w16du:dateUtc="2026-10-06T11:31:00Z">
          <w:pPr>
            <w:pStyle w:val="bdialogue"/>
          </w:pPr>
        </w:pPrChange>
      </w:pPr>
      <w:ins w:id="4517" w:author="Copy Editor" w:date="2026-10-06T14:31:00Z">
        <w:r w:rsidRPr="00317B7D">
          <w:rPr>
            <w:lang w:val="en-US"/>
          </w:rPr>
          <w:t>A RECEPTIONIST approaches him.</w:t>
        </w:r>
      </w:ins>
    </w:p>
    <w:p w14:paraId="2F22EF15" w14:textId="77777777" w:rsidR="00317B7D" w:rsidRPr="00317B7D" w:rsidRDefault="00317B7D">
      <w:pPr>
        <w:pStyle w:val="bCHARACTER"/>
        <w:rPr>
          <w:ins w:id="4518" w:author="Copy Editor" w:date="2026-10-06T14:31:00Z"/>
          <w:lang w:val="en-US"/>
        </w:rPr>
        <w:pPrChange w:id="4519" w:author="Copy Editor" w:date="2026-10-06T14:31:00Z" w16du:dateUtc="2026-10-06T11:31:00Z">
          <w:pPr>
            <w:pStyle w:val="bdialogue"/>
          </w:pPr>
        </w:pPrChange>
      </w:pPr>
      <w:ins w:id="4520" w:author="Copy Editor" w:date="2026-10-06T14:31:00Z">
        <w:r w:rsidRPr="00317B7D">
          <w:rPr>
            <w:lang w:val="en-US"/>
          </w:rPr>
          <w:t>RECEPTIONIST</w:t>
        </w:r>
      </w:ins>
    </w:p>
    <w:p w14:paraId="587DA360" w14:textId="3B84DD59" w:rsidR="005B0B70" w:rsidDel="00317B7D" w:rsidRDefault="007C0FF3">
      <w:pPr>
        <w:pStyle w:val="bdialogue"/>
        <w:rPr>
          <w:del w:id="4521" w:author="Copy Editor" w:date="2026-10-06T14:31:00Z" w16du:dateUtc="2026-10-06T11:31:00Z"/>
        </w:rPr>
        <w:pPrChange w:id="4522" w:author="Copy Editor" w:date="2026-10-06T14:30:00Z" w16du:dateUtc="2026-10-06T11:30:00Z">
          <w:pPr>
            <w:pStyle w:val="body"/>
          </w:pPr>
        </w:pPrChange>
      </w:pPr>
      <w:del w:id="4523" w:author="Copy Editor" w:date="2026-10-06T14:31:00Z" w16du:dateUtc="2026-10-06T11:31:00Z">
        <w:r w:rsidDel="00317B7D">
          <w:delText>I’d been back at work two days when a receptionist came and found me</w:delText>
        </w:r>
        <w:r w:rsidR="00196AE7" w:rsidDel="00317B7D">
          <w:delText xml:space="preserve">. </w:delText>
        </w:r>
      </w:del>
    </w:p>
    <w:p w14:paraId="231FA577" w14:textId="53B3392A" w:rsidR="005B0B70" w:rsidRDefault="00196AE7" w:rsidP="004B3D80">
      <w:pPr>
        <w:pStyle w:val="bdialogue"/>
      </w:pPr>
      <w:del w:id="4524" w:author="Copy Editor" w:date="2026-10-06T14:31:00Z" w16du:dateUtc="2026-10-06T11:31:00Z">
        <w:r w:rsidDel="00317B7D">
          <w:delText>"</w:delText>
        </w:r>
      </w:del>
      <w:r>
        <w:t>Could I phone my sergeant major as soon as possible?</w:t>
      </w:r>
      <w:del w:id="4525" w:author="Copy Editor" w:date="2026-10-06T14:31:00Z" w16du:dateUtc="2026-10-06T11:31:00Z">
        <w:r w:rsidDel="00317B7D">
          <w:delText>”.</w:delText>
        </w:r>
      </w:del>
      <w:r>
        <w:t xml:space="preserve"> </w:t>
      </w:r>
    </w:p>
    <w:p w14:paraId="4E99C87C" w14:textId="77777777" w:rsidR="006C2015" w:rsidRPr="006C2015" w:rsidRDefault="006C2015" w:rsidP="006C2015">
      <w:pPr>
        <w:pStyle w:val="body"/>
        <w:rPr>
          <w:ins w:id="4526" w:author="Copy Editor" w:date="2026-10-06T14:31:00Z"/>
          <w:lang w:val="en-US"/>
        </w:rPr>
      </w:pPr>
      <w:ins w:id="4527" w:author="Copy Editor" w:date="2026-10-06T14:31:00Z">
        <w:r w:rsidRPr="006C2015">
          <w:rPr>
            <w:lang w:val="en-US"/>
          </w:rPr>
          <w:t>Richard looks puzzled.</w:t>
        </w:r>
      </w:ins>
    </w:p>
    <w:p w14:paraId="7CAD0F2A" w14:textId="77777777" w:rsidR="006C2015" w:rsidRPr="006C2015" w:rsidRDefault="006C2015">
      <w:pPr>
        <w:pStyle w:val="aSCENEHEAD"/>
        <w:rPr>
          <w:ins w:id="4528" w:author="Copy Editor" w:date="2026-10-06T14:31:00Z"/>
          <w:lang w:val="en-US"/>
        </w:rPr>
        <w:pPrChange w:id="4529" w:author="Copy Editor" w:date="2026-10-06T14:31:00Z" w16du:dateUtc="2026-10-06T11:31:00Z">
          <w:pPr>
            <w:pStyle w:val="body"/>
          </w:pPr>
        </w:pPrChange>
      </w:pPr>
      <w:ins w:id="4530" w:author="Copy Editor" w:date="2026-10-06T14:31:00Z">
        <w:r w:rsidRPr="006C2015">
          <w:rPr>
            <w:lang w:val="en-US"/>
          </w:rPr>
          <w:t>INT. OFFICE – MOMENTS LATER</w:t>
        </w:r>
      </w:ins>
    </w:p>
    <w:p w14:paraId="162BC176" w14:textId="77777777" w:rsidR="006C2015" w:rsidRPr="006C2015" w:rsidRDefault="006C2015" w:rsidP="006C2015">
      <w:pPr>
        <w:pStyle w:val="body"/>
        <w:rPr>
          <w:ins w:id="4531" w:author="Copy Editor" w:date="2026-10-06T14:31:00Z"/>
          <w:lang w:val="en-US"/>
        </w:rPr>
      </w:pPr>
      <w:ins w:id="4532" w:author="Copy Editor" w:date="2026-10-06T14:31:00Z">
        <w:r w:rsidRPr="006C2015">
          <w:rPr>
            <w:lang w:val="en-US"/>
          </w:rPr>
          <w:t>Richard makes the call.</w:t>
        </w:r>
      </w:ins>
    </w:p>
    <w:p w14:paraId="226F156C" w14:textId="77777777" w:rsidR="006C2015" w:rsidRDefault="006C2015" w:rsidP="00B33299">
      <w:pPr>
        <w:pStyle w:val="body"/>
        <w:rPr>
          <w:ins w:id="4533" w:author="Copy Editor" w:date="2026-10-06T14:31:00Z" w16du:dateUtc="2026-10-06T11:31:00Z"/>
        </w:rPr>
      </w:pPr>
    </w:p>
    <w:p w14:paraId="263A3AE7" w14:textId="77777777" w:rsidR="006C2015" w:rsidRPr="00B74891" w:rsidRDefault="006C2015" w:rsidP="006C2015">
      <w:pPr>
        <w:pStyle w:val="bCHARACTER"/>
        <w:rPr>
          <w:ins w:id="4534" w:author="Copy Editor" w:date="2026-10-06T14:32:00Z" w16du:dateUtc="2026-10-06T11:32:00Z"/>
          <w:lang w:val="en-US"/>
        </w:rPr>
      </w:pPr>
      <w:ins w:id="4535" w:author="Copy Editor" w:date="2026-10-06T14:32:00Z" w16du:dateUtc="2026-10-06T11:32:00Z">
        <w:r w:rsidRPr="00B74891">
          <w:rPr>
            <w:lang w:val="en-US"/>
          </w:rPr>
          <w:lastRenderedPageBreak/>
          <w:t>RICHARD (V.O.)</w:t>
        </w:r>
      </w:ins>
    </w:p>
    <w:p w14:paraId="45F5AC09" w14:textId="77777777" w:rsidR="006C2015" w:rsidRDefault="007C0FF3">
      <w:pPr>
        <w:pStyle w:val="bdialogue"/>
        <w:rPr>
          <w:ins w:id="4536" w:author="Copy Editor" w:date="2026-10-06T14:32:00Z" w16du:dateUtc="2026-10-06T11:32:00Z"/>
        </w:rPr>
        <w:pPrChange w:id="4537" w:author="Copy Editor" w:date="2026-10-06T14:32:00Z" w16du:dateUtc="2026-10-06T11:32:00Z">
          <w:pPr>
            <w:pStyle w:val="body"/>
          </w:pPr>
        </w:pPrChange>
      </w:pPr>
      <w:r>
        <w:t xml:space="preserve">What had happened was that the Danes had changed the dates of the </w:t>
      </w:r>
      <w:r w:rsidR="00196AE7">
        <w:t>course</w:t>
      </w:r>
      <w:ins w:id="4538" w:author="Copy Editor" w:date="2026-10-06T14:32:00Z" w16du:dateUtc="2026-10-06T11:32:00Z">
        <w:r w:rsidR="006C2015">
          <w:t xml:space="preserve">. </w:t>
        </w:r>
      </w:ins>
    </w:p>
    <w:p w14:paraId="6BB6F0FC" w14:textId="77777777" w:rsidR="006C2015" w:rsidRDefault="006C2015" w:rsidP="006C2015">
      <w:pPr>
        <w:pStyle w:val="bdialogue"/>
        <w:rPr>
          <w:ins w:id="4539" w:author="Copy Editor" w:date="2026-10-06T14:32:00Z" w16du:dateUtc="2026-10-06T11:32:00Z"/>
        </w:rPr>
      </w:pPr>
      <w:ins w:id="4540" w:author="Copy Editor" w:date="2026-10-06T14:32:00Z" w16du:dateUtc="2026-10-06T11:32:00Z">
        <w:r>
          <w:t>T</w:t>
        </w:r>
      </w:ins>
      <w:del w:id="4541" w:author="Copy Editor" w:date="2026-10-06T14:32:00Z" w16du:dateUtc="2026-10-06T11:32:00Z">
        <w:r w:rsidR="00196AE7" w:rsidDel="006C2015">
          <w:delText>;</w:delText>
        </w:r>
        <w:r w:rsidR="007C0FF3" w:rsidDel="006C2015">
          <w:delText xml:space="preserve"> t</w:delText>
        </w:r>
      </w:del>
      <w:r w:rsidR="007C0FF3">
        <w:t xml:space="preserve">hey had told the British </w:t>
      </w:r>
      <w:r w:rsidR="00196AE7">
        <w:t>Embassy,</w:t>
      </w:r>
      <w:r w:rsidR="007C0FF3">
        <w:t xml:space="preserve"> who had told the Ministry </w:t>
      </w:r>
      <w:r w:rsidR="00196AE7">
        <w:t>of Defence,</w:t>
      </w:r>
      <w:r w:rsidR="007C0FF3">
        <w:t xml:space="preserve"> who had told the </w:t>
      </w:r>
      <w:r w:rsidR="00196AE7">
        <w:t>Regiment,</w:t>
      </w:r>
      <w:r w:rsidR="007C0FF3">
        <w:t xml:space="preserve"> who were sending the four other participants, but they hadn’t told my </w:t>
      </w:r>
      <w:r w:rsidR="00783732">
        <w:t xml:space="preserve">unit. </w:t>
      </w:r>
    </w:p>
    <w:p w14:paraId="51167DB3" w14:textId="29AF2927" w:rsidR="00366CA8" w:rsidRDefault="00366CA8" w:rsidP="00366CA8">
      <w:pPr>
        <w:pStyle w:val="body"/>
        <w:rPr>
          <w:ins w:id="4542" w:author="Copy Editor" w:date="2026-10-06T14:33:00Z" w16du:dateUtc="2026-10-06T11:33:00Z"/>
        </w:rPr>
      </w:pPr>
      <w:ins w:id="4543" w:author="Copy Editor" w:date="2026-10-06T14:33:00Z">
        <w:r w:rsidRPr="00366CA8">
          <w:t>Richard listens.</w:t>
        </w:r>
      </w:ins>
    </w:p>
    <w:p w14:paraId="011B9D3D" w14:textId="77777777" w:rsidR="00366CA8" w:rsidRPr="00B74891" w:rsidRDefault="00366CA8" w:rsidP="00366CA8">
      <w:pPr>
        <w:pStyle w:val="bCHARACTER"/>
        <w:rPr>
          <w:ins w:id="4544" w:author="Copy Editor" w:date="2026-10-06T14:33:00Z" w16du:dateUtc="2026-10-06T11:33:00Z"/>
          <w:lang w:val="en-US"/>
        </w:rPr>
      </w:pPr>
      <w:ins w:id="4545" w:author="Copy Editor" w:date="2026-10-06T14:33:00Z" w16du:dateUtc="2026-10-06T11:33:00Z">
        <w:r w:rsidRPr="00B74891">
          <w:rPr>
            <w:lang w:val="en-US"/>
          </w:rPr>
          <w:t>RICHARD (V.O.)</w:t>
        </w:r>
      </w:ins>
    </w:p>
    <w:p w14:paraId="2DC43FB8" w14:textId="77777777" w:rsidR="00B85C99" w:rsidRDefault="007C0FF3" w:rsidP="006C2015">
      <w:pPr>
        <w:pStyle w:val="bdialogue"/>
        <w:rPr>
          <w:ins w:id="4546" w:author="Copy Editor" w:date="2026-10-06T14:34:00Z" w16du:dateUtc="2026-10-06T11:34:00Z"/>
        </w:rPr>
      </w:pPr>
      <w:r>
        <w:t xml:space="preserve">The course started that </w:t>
      </w:r>
      <w:r w:rsidR="00783732">
        <w:t>weekend,</w:t>
      </w:r>
      <w:r>
        <w:t xml:space="preserve"> and could I make it?  </w:t>
      </w:r>
    </w:p>
    <w:p w14:paraId="1B8732A5" w14:textId="368CABA7" w:rsidR="007F112F" w:rsidRDefault="007F112F">
      <w:pPr>
        <w:pStyle w:val="body"/>
        <w:rPr>
          <w:ins w:id="4547" w:author="Copy Editor" w:date="2026-10-06T14:34:00Z" w16du:dateUtc="2026-10-06T11:34:00Z"/>
          <w:lang w:val="en-US"/>
        </w:rPr>
        <w:pPrChange w:id="4548" w:author="Copy Editor" w:date="2026-10-06T14:34:00Z" w16du:dateUtc="2026-10-06T11:34:00Z">
          <w:pPr>
            <w:pStyle w:val="bCHARACTER"/>
          </w:pPr>
        </w:pPrChange>
      </w:pPr>
      <w:ins w:id="4549" w:author="Copy Editor" w:date="2026-10-06T14:34:00Z">
        <w:r w:rsidRPr="007F112F">
          <w:t>Richard grins.</w:t>
        </w:r>
      </w:ins>
    </w:p>
    <w:p w14:paraId="0DB3FDE2" w14:textId="21DC4D1E" w:rsidR="007F112F" w:rsidRPr="00B74891" w:rsidRDefault="007F112F" w:rsidP="007F112F">
      <w:pPr>
        <w:pStyle w:val="bCHARACTER"/>
        <w:rPr>
          <w:ins w:id="4550" w:author="Copy Editor" w:date="2026-10-06T14:34:00Z" w16du:dateUtc="2026-10-06T11:34:00Z"/>
          <w:lang w:val="en-US"/>
        </w:rPr>
      </w:pPr>
      <w:ins w:id="4551" w:author="Copy Editor" w:date="2026-10-06T14:34:00Z" w16du:dateUtc="2026-10-06T11:34:00Z">
        <w:r w:rsidRPr="00B74891">
          <w:rPr>
            <w:lang w:val="en-US"/>
          </w:rPr>
          <w:t>RICHARD (V.O.)</w:t>
        </w:r>
      </w:ins>
    </w:p>
    <w:p w14:paraId="5E4BDCA0" w14:textId="6F03961B" w:rsidR="003439BF" w:rsidRDefault="007C0FF3">
      <w:pPr>
        <w:pStyle w:val="bdialogue"/>
        <w:pPrChange w:id="4552" w:author="Copy Editor" w:date="2026-10-06T14:32:00Z" w16du:dateUtc="2026-10-06T11:32:00Z">
          <w:pPr>
            <w:pStyle w:val="body"/>
          </w:pPr>
        </w:pPrChange>
      </w:pPr>
      <w:r>
        <w:t xml:space="preserve">Damned right I could make it!  </w:t>
      </w:r>
    </w:p>
    <w:p w14:paraId="129CA24D" w14:textId="77777777" w:rsidR="002C560E" w:rsidRPr="002C560E" w:rsidRDefault="002C560E" w:rsidP="002C560E">
      <w:pPr>
        <w:pStyle w:val="body"/>
        <w:rPr>
          <w:ins w:id="4553" w:author="Copy Editor" w:date="2026-10-06T14:35:00Z"/>
          <w:lang w:val="en-US"/>
        </w:rPr>
      </w:pPr>
      <w:ins w:id="4554" w:author="Copy Editor" w:date="2026-10-06T14:35:00Z">
        <w:r w:rsidRPr="002C560E">
          <w:rPr>
            <w:lang w:val="en-US"/>
          </w:rPr>
          <w:t>CUT TO:</w:t>
        </w:r>
      </w:ins>
    </w:p>
    <w:p w14:paraId="1E0B1D85" w14:textId="77777777" w:rsidR="002C560E" w:rsidRPr="002C560E" w:rsidRDefault="002C560E">
      <w:pPr>
        <w:pStyle w:val="aSCENEHEAD"/>
        <w:rPr>
          <w:ins w:id="4555" w:author="Copy Editor" w:date="2026-10-06T14:35:00Z"/>
          <w:lang w:val="en-US"/>
        </w:rPr>
        <w:pPrChange w:id="4556" w:author="Copy Editor" w:date="2026-10-06T14:35:00Z" w16du:dateUtc="2026-10-06T11:35:00Z">
          <w:pPr>
            <w:pStyle w:val="body"/>
          </w:pPr>
        </w:pPrChange>
      </w:pPr>
      <w:ins w:id="4557" w:author="Copy Editor" w:date="2026-10-06T14:35:00Z">
        <w:r w:rsidRPr="002C560E">
          <w:rPr>
            <w:lang w:val="en-US"/>
          </w:rPr>
          <w:t>INT. WORKPLACE – DAY</w:t>
        </w:r>
      </w:ins>
    </w:p>
    <w:p w14:paraId="2B783DFA" w14:textId="77777777" w:rsidR="002C560E" w:rsidRPr="002C560E" w:rsidRDefault="002C560E" w:rsidP="002C560E">
      <w:pPr>
        <w:pStyle w:val="body"/>
        <w:rPr>
          <w:ins w:id="4558" w:author="Copy Editor" w:date="2026-10-06T14:35:00Z"/>
          <w:lang w:val="en-US"/>
        </w:rPr>
      </w:pPr>
      <w:ins w:id="4559" w:author="Copy Editor" w:date="2026-10-06T14:35:00Z">
        <w:r w:rsidRPr="002C560E">
          <w:rPr>
            <w:lang w:val="en-US"/>
          </w:rPr>
          <w:t>Richard's BOSS confronts him.</w:t>
        </w:r>
      </w:ins>
    </w:p>
    <w:p w14:paraId="3EEE5E50" w14:textId="77777777" w:rsidR="002C560E" w:rsidRPr="002C560E" w:rsidRDefault="002C560E" w:rsidP="002C560E">
      <w:pPr>
        <w:pStyle w:val="body"/>
        <w:rPr>
          <w:ins w:id="4560" w:author="Copy Editor" w:date="2026-10-06T14:35:00Z"/>
          <w:lang w:val="en-US"/>
        </w:rPr>
      </w:pPr>
      <w:ins w:id="4561" w:author="Copy Editor" w:date="2026-10-06T14:35:00Z">
        <w:r w:rsidRPr="002C560E">
          <w:rPr>
            <w:lang w:val="en-US"/>
          </w:rPr>
          <w:t>He is furious.</w:t>
        </w:r>
      </w:ins>
    </w:p>
    <w:p w14:paraId="11FDDEF3" w14:textId="663AA6DD" w:rsidR="007F112F" w:rsidRPr="00B74891" w:rsidRDefault="007F112F" w:rsidP="007F112F">
      <w:pPr>
        <w:pStyle w:val="bCHARACTER"/>
        <w:rPr>
          <w:ins w:id="4562" w:author="Copy Editor" w:date="2026-10-06T14:34:00Z" w16du:dateUtc="2026-10-06T11:34:00Z"/>
          <w:lang w:val="en-US"/>
        </w:rPr>
      </w:pPr>
      <w:ins w:id="4563" w:author="Copy Editor" w:date="2026-10-06T14:34:00Z" w16du:dateUtc="2026-10-06T11:34:00Z">
        <w:r w:rsidRPr="00B74891">
          <w:rPr>
            <w:lang w:val="en-US"/>
          </w:rPr>
          <w:t>RICHARD (V.O.)</w:t>
        </w:r>
      </w:ins>
    </w:p>
    <w:p w14:paraId="05A4722E" w14:textId="2D95546C" w:rsidR="005B0B70" w:rsidRDefault="007C0FF3" w:rsidP="007F112F">
      <w:pPr>
        <w:pStyle w:val="bdialogue"/>
        <w:rPr>
          <w:ins w:id="4564" w:author="Copy Editor" w:date="2026-10-06T14:35:00Z" w16du:dateUtc="2026-10-06T11:35:00Z"/>
        </w:rPr>
      </w:pPr>
      <w:r>
        <w:t xml:space="preserve">My boss was apoplectic and threatened to sack me there and </w:t>
      </w:r>
      <w:r w:rsidR="00783732">
        <w:t xml:space="preserve">then. </w:t>
      </w:r>
    </w:p>
    <w:p w14:paraId="7D6B1CEE" w14:textId="0B2E3DE5" w:rsidR="002C560E" w:rsidRDefault="002C560E">
      <w:pPr>
        <w:pStyle w:val="bCHARACTER"/>
        <w:pPrChange w:id="4565" w:author="Copy Editor" w:date="2026-10-06T14:35:00Z" w16du:dateUtc="2026-10-06T11:35:00Z">
          <w:pPr>
            <w:pStyle w:val="body"/>
          </w:pPr>
        </w:pPrChange>
      </w:pPr>
      <w:ins w:id="4566" w:author="Copy Editor" w:date="2026-10-06T14:35:00Z" w16du:dateUtc="2026-10-06T11:35:00Z">
        <w:r w:rsidRPr="00B74891">
          <w:rPr>
            <w:lang w:val="en-US"/>
          </w:rPr>
          <w:t>RICHARD</w:t>
        </w:r>
      </w:ins>
    </w:p>
    <w:p w14:paraId="3F430F03" w14:textId="61FB5162" w:rsidR="005B0B70" w:rsidRDefault="007C0FF3" w:rsidP="004B3D80">
      <w:pPr>
        <w:pStyle w:val="bdialogue"/>
        <w:rPr>
          <w:ins w:id="4567" w:author="Copy Editor" w:date="2026-10-06T14:35:00Z" w16du:dateUtc="2026-10-06T11:35:00Z"/>
        </w:rPr>
      </w:pPr>
      <w:del w:id="4568" w:author="Copy Editor" w:date="2026-10-06T14:35:00Z" w16du:dateUtc="2026-10-06T11:35:00Z">
        <w:r w:rsidDel="002C560E">
          <w:delText>“</w:delText>
        </w:r>
      </w:del>
      <w:r>
        <w:t xml:space="preserve">Do what you </w:t>
      </w:r>
      <w:r w:rsidR="00783732">
        <w:t>like;</w:t>
      </w:r>
      <w:r>
        <w:t xml:space="preserve"> I’m </w:t>
      </w:r>
      <w:r w:rsidR="00783732">
        <w:t>going</w:t>
      </w:r>
      <w:del w:id="4569" w:author="Copy Editor" w:date="2026-10-06T14:35:00Z" w16du:dateUtc="2026-10-06T11:35:00Z">
        <w:r w:rsidR="00783732" w:rsidDel="002C560E">
          <w:delText>,"</w:delText>
        </w:r>
        <w:r w:rsidDel="002C560E">
          <w:delText xml:space="preserve"> </w:delText>
        </w:r>
      </w:del>
    </w:p>
    <w:p w14:paraId="61CBF551" w14:textId="12FDF063" w:rsidR="002C560E" w:rsidDel="009835B2" w:rsidRDefault="002C560E" w:rsidP="004B3D80">
      <w:pPr>
        <w:pStyle w:val="bdialogue"/>
        <w:rPr>
          <w:del w:id="4570" w:author="Copy Editor" w:date="2026-10-06T14:36:00Z" w16du:dateUtc="2026-10-06T11:36:00Z"/>
        </w:rPr>
      </w:pPr>
    </w:p>
    <w:p w14:paraId="1622F4EC" w14:textId="08145413" w:rsidR="009835B2" w:rsidRDefault="007C0FF3" w:rsidP="00B33299">
      <w:pPr>
        <w:pStyle w:val="body"/>
        <w:rPr>
          <w:ins w:id="4571" w:author="Copy Editor" w:date="2026-10-06T14:36:00Z" w16du:dateUtc="2026-10-06T11:36:00Z"/>
        </w:rPr>
      </w:pPr>
      <w:del w:id="4572" w:author="Copy Editor" w:date="2026-10-06T14:36:00Z" w16du:dateUtc="2026-10-06T11:36:00Z">
        <w:r w:rsidDel="009835B2">
          <w:delText>with a huge</w:delText>
        </w:r>
      </w:del>
      <w:ins w:id="4573" w:author="Copy Editor" w:date="2026-10-06T14:36:00Z" w16du:dateUtc="2026-10-06T11:36:00Z">
        <w:r w:rsidR="009835B2">
          <w:t>Richard</w:t>
        </w:r>
      </w:ins>
      <w:r>
        <w:t xml:space="preserve"> grin</w:t>
      </w:r>
      <w:ins w:id="4574" w:author="Copy Editor" w:date="2026-10-06T14:36:00Z" w16du:dateUtc="2026-10-06T11:36:00Z">
        <w:r w:rsidR="009835B2">
          <w:t>s</w:t>
        </w:r>
      </w:ins>
      <w:del w:id="4575" w:author="Copy Editor" w:date="2026-10-06T14:36:00Z" w16du:dateUtc="2026-10-06T11:36:00Z">
        <w:r w:rsidDel="009835B2">
          <w:delText xml:space="preserve"> on my </w:delText>
        </w:r>
        <w:r w:rsidR="00783732" w:rsidDel="009835B2">
          <w:delText>face</w:delText>
        </w:r>
      </w:del>
      <w:r w:rsidR="00783732">
        <w:t>.</w:t>
      </w:r>
    </w:p>
    <w:p w14:paraId="3B90DCF9" w14:textId="77777777" w:rsidR="009835B2" w:rsidRPr="00B74891" w:rsidRDefault="009835B2" w:rsidP="009835B2">
      <w:pPr>
        <w:pStyle w:val="bCHARACTER"/>
        <w:rPr>
          <w:ins w:id="4576" w:author="Copy Editor" w:date="2026-10-06T14:36:00Z" w16du:dateUtc="2026-10-06T11:36:00Z"/>
          <w:lang w:val="en-US"/>
        </w:rPr>
      </w:pPr>
      <w:ins w:id="4577" w:author="Copy Editor" w:date="2026-10-06T14:36:00Z" w16du:dateUtc="2026-10-06T11:36:00Z">
        <w:r w:rsidRPr="00B74891">
          <w:rPr>
            <w:lang w:val="en-US"/>
          </w:rPr>
          <w:t>RICHARD (V.O.)</w:t>
        </w:r>
      </w:ins>
    </w:p>
    <w:p w14:paraId="5B31F5FC" w14:textId="77777777" w:rsidR="009835B2" w:rsidRDefault="00783732" w:rsidP="009835B2">
      <w:pPr>
        <w:pStyle w:val="bdialogue"/>
        <w:rPr>
          <w:ins w:id="4578" w:author="Copy Editor" w:date="2026-10-06T14:36:00Z" w16du:dateUtc="2026-10-06T11:36:00Z"/>
        </w:rPr>
      </w:pPr>
      <w:del w:id="4579" w:author="Copy Editor" w:date="2026-10-06T14:36:00Z" w16du:dateUtc="2026-10-06T11:36:00Z">
        <w:r w:rsidDel="009835B2">
          <w:delText xml:space="preserve"> </w:delText>
        </w:r>
      </w:del>
      <w:r w:rsidR="007C0FF3">
        <w:t xml:space="preserve">He didn’t sack me, </w:t>
      </w:r>
      <w:r>
        <w:t>well,</w:t>
      </w:r>
      <w:r w:rsidR="007C0FF3">
        <w:t xml:space="preserve"> not then </w:t>
      </w:r>
      <w:r>
        <w:t xml:space="preserve">anyway. </w:t>
      </w:r>
    </w:p>
    <w:p w14:paraId="63962E7F" w14:textId="77777777" w:rsidR="00564A3B" w:rsidRPr="00564A3B" w:rsidRDefault="00564A3B">
      <w:pPr>
        <w:pStyle w:val="body"/>
        <w:rPr>
          <w:ins w:id="4580" w:author="Copy Editor" w:date="2026-10-06T14:38:00Z"/>
          <w:lang w:val="en-US"/>
        </w:rPr>
        <w:pPrChange w:id="4581" w:author="Copy Editor" w:date="2026-10-06T14:38:00Z" w16du:dateUtc="2026-10-06T11:38:00Z">
          <w:pPr>
            <w:pStyle w:val="bdialogue"/>
          </w:pPr>
        </w:pPrChange>
      </w:pPr>
      <w:ins w:id="4582" w:author="Copy Editor" w:date="2026-10-06T14:38:00Z">
        <w:r w:rsidRPr="00564A3B">
          <w:rPr>
            <w:lang w:val="en-US"/>
          </w:rPr>
          <w:t>CUT TO:</w:t>
        </w:r>
      </w:ins>
    </w:p>
    <w:p w14:paraId="1382A8FD" w14:textId="77777777" w:rsidR="00564A3B" w:rsidRPr="00564A3B" w:rsidRDefault="00564A3B">
      <w:pPr>
        <w:pStyle w:val="aSCENEHEAD"/>
        <w:rPr>
          <w:ins w:id="4583" w:author="Copy Editor" w:date="2026-10-06T14:38:00Z"/>
          <w:lang w:val="en-US"/>
        </w:rPr>
        <w:pPrChange w:id="4584" w:author="Copy Editor" w:date="2026-10-06T14:38:00Z" w16du:dateUtc="2026-10-06T11:38:00Z">
          <w:pPr>
            <w:pStyle w:val="bdialogue"/>
          </w:pPr>
        </w:pPrChange>
      </w:pPr>
      <w:ins w:id="4585" w:author="Copy Editor" w:date="2026-10-06T14:38:00Z">
        <w:r w:rsidRPr="00564A3B">
          <w:rPr>
            <w:lang w:val="en-US"/>
          </w:rPr>
          <w:t>EXT. NORTH SEA FERRY – DAY</w:t>
        </w:r>
      </w:ins>
    </w:p>
    <w:p w14:paraId="1699B486" w14:textId="77777777" w:rsidR="00564A3B" w:rsidRPr="00564A3B" w:rsidRDefault="00564A3B">
      <w:pPr>
        <w:pStyle w:val="body"/>
        <w:rPr>
          <w:ins w:id="4586" w:author="Copy Editor" w:date="2026-10-06T14:38:00Z"/>
          <w:lang w:val="en-US"/>
        </w:rPr>
        <w:pPrChange w:id="4587" w:author="Copy Editor" w:date="2026-10-06T14:38:00Z" w16du:dateUtc="2026-10-06T11:38:00Z">
          <w:pPr>
            <w:pStyle w:val="bdialogue"/>
          </w:pPr>
        </w:pPrChange>
      </w:pPr>
      <w:ins w:id="4588" w:author="Copy Editor" w:date="2026-10-06T14:38:00Z">
        <w:r w:rsidRPr="00564A3B">
          <w:rPr>
            <w:lang w:val="en-US"/>
          </w:rPr>
          <w:t>Richard and the other participants travel by ferry.</w:t>
        </w:r>
      </w:ins>
    </w:p>
    <w:p w14:paraId="21AF3E84" w14:textId="77777777" w:rsidR="00564A3B" w:rsidRPr="00564A3B" w:rsidRDefault="00564A3B">
      <w:pPr>
        <w:pStyle w:val="body"/>
        <w:rPr>
          <w:ins w:id="4589" w:author="Copy Editor" w:date="2026-10-06T14:38:00Z"/>
          <w:lang w:val="en-US"/>
        </w:rPr>
        <w:pPrChange w:id="4590" w:author="Copy Editor" w:date="2026-10-06T14:38:00Z" w16du:dateUtc="2026-10-06T11:38:00Z">
          <w:pPr>
            <w:pStyle w:val="bdialogue"/>
          </w:pPr>
        </w:pPrChange>
      </w:pPr>
      <w:ins w:id="4591" w:author="Copy Editor" w:date="2026-10-06T14:38:00Z">
        <w:r w:rsidRPr="00564A3B">
          <w:rPr>
            <w:lang w:val="en-US"/>
          </w:rPr>
          <w:lastRenderedPageBreak/>
          <w:t>CUT TO:</w:t>
        </w:r>
      </w:ins>
    </w:p>
    <w:p w14:paraId="5AFE0C84" w14:textId="77777777" w:rsidR="00564A3B" w:rsidRPr="00564A3B" w:rsidRDefault="00564A3B">
      <w:pPr>
        <w:pStyle w:val="aSCENEHEAD"/>
        <w:rPr>
          <w:ins w:id="4592" w:author="Copy Editor" w:date="2026-10-06T14:38:00Z"/>
          <w:lang w:val="en-US"/>
        </w:rPr>
        <w:pPrChange w:id="4593" w:author="Copy Editor" w:date="2026-10-06T14:38:00Z" w16du:dateUtc="2026-10-06T11:38:00Z">
          <w:pPr>
            <w:pStyle w:val="bdialogue"/>
          </w:pPr>
        </w:pPrChange>
      </w:pPr>
      <w:ins w:id="4594" w:author="Copy Editor" w:date="2026-10-06T14:38:00Z">
        <w:r w:rsidRPr="00564A3B">
          <w:rPr>
            <w:lang w:val="en-US"/>
          </w:rPr>
          <w:t>INT. TRAIN – DAY</w:t>
        </w:r>
      </w:ins>
    </w:p>
    <w:p w14:paraId="5F33177E" w14:textId="77777777" w:rsidR="00564A3B" w:rsidRPr="00564A3B" w:rsidRDefault="00564A3B">
      <w:pPr>
        <w:pStyle w:val="body"/>
        <w:rPr>
          <w:ins w:id="4595" w:author="Copy Editor" w:date="2026-10-06T14:38:00Z"/>
          <w:lang w:val="en-US"/>
        </w:rPr>
        <w:pPrChange w:id="4596" w:author="Copy Editor" w:date="2026-10-06T14:38:00Z" w16du:dateUtc="2026-10-06T11:38:00Z">
          <w:pPr>
            <w:pStyle w:val="bdialogue"/>
          </w:pPr>
        </w:pPrChange>
      </w:pPr>
      <w:ins w:id="4597" w:author="Copy Editor" w:date="2026-10-06T14:38:00Z">
        <w:r w:rsidRPr="00564A3B">
          <w:rPr>
            <w:lang w:val="en-US"/>
          </w:rPr>
          <w:t>The group travels north through Denmark.</w:t>
        </w:r>
      </w:ins>
    </w:p>
    <w:p w14:paraId="46191A0F" w14:textId="77777777" w:rsidR="00564A3B" w:rsidRPr="00564A3B" w:rsidRDefault="00564A3B">
      <w:pPr>
        <w:pStyle w:val="body"/>
        <w:rPr>
          <w:ins w:id="4598" w:author="Copy Editor" w:date="2026-10-06T14:38:00Z"/>
          <w:lang w:val="en-US"/>
        </w:rPr>
        <w:pPrChange w:id="4599" w:author="Copy Editor" w:date="2026-10-06T14:38:00Z" w16du:dateUtc="2026-10-06T11:38:00Z">
          <w:pPr>
            <w:pStyle w:val="bdialogue"/>
          </w:pPr>
        </w:pPrChange>
      </w:pPr>
      <w:ins w:id="4600" w:author="Copy Editor" w:date="2026-10-06T14:38:00Z">
        <w:r w:rsidRPr="00564A3B">
          <w:rPr>
            <w:lang w:val="en-US"/>
          </w:rPr>
          <w:t>CUT TO:</w:t>
        </w:r>
      </w:ins>
    </w:p>
    <w:p w14:paraId="4C0990C2" w14:textId="77777777" w:rsidR="00564A3B" w:rsidRPr="00564A3B" w:rsidRDefault="00564A3B">
      <w:pPr>
        <w:pStyle w:val="aSCENEHEAD"/>
        <w:rPr>
          <w:ins w:id="4601" w:author="Copy Editor" w:date="2026-10-06T14:38:00Z"/>
          <w:lang w:val="en-US"/>
        </w:rPr>
        <w:pPrChange w:id="4602" w:author="Copy Editor" w:date="2026-10-06T14:38:00Z" w16du:dateUtc="2026-10-06T11:38:00Z">
          <w:pPr>
            <w:pStyle w:val="bdialogue"/>
          </w:pPr>
        </w:pPrChange>
      </w:pPr>
      <w:ins w:id="4603" w:author="Copy Editor" w:date="2026-10-06T14:38:00Z">
        <w:r w:rsidRPr="00564A3B">
          <w:rPr>
            <w:lang w:val="en-US"/>
          </w:rPr>
          <w:t>EXT. DANISH MILITARY BARRACKS – DAY</w:t>
        </w:r>
      </w:ins>
    </w:p>
    <w:p w14:paraId="26033E1E" w14:textId="77777777" w:rsidR="00564A3B" w:rsidRPr="00564A3B" w:rsidRDefault="00564A3B">
      <w:pPr>
        <w:pStyle w:val="body"/>
        <w:rPr>
          <w:ins w:id="4604" w:author="Copy Editor" w:date="2026-10-06T14:38:00Z"/>
          <w:lang w:val="en-US"/>
        </w:rPr>
        <w:pPrChange w:id="4605" w:author="Copy Editor" w:date="2026-10-06T14:38:00Z" w16du:dateUtc="2026-10-06T11:38:00Z">
          <w:pPr>
            <w:pStyle w:val="bdialogue"/>
          </w:pPr>
        </w:pPrChange>
      </w:pPr>
      <w:ins w:id="4606" w:author="Copy Editor" w:date="2026-10-06T14:38:00Z">
        <w:r w:rsidRPr="00564A3B">
          <w:rPr>
            <w:lang w:val="en-US"/>
          </w:rPr>
          <w:t>The British participants arrive and settle in.</w:t>
        </w:r>
      </w:ins>
    </w:p>
    <w:p w14:paraId="6572BDFE" w14:textId="77777777" w:rsidR="00564A3B" w:rsidRPr="00564A3B" w:rsidRDefault="00564A3B">
      <w:pPr>
        <w:pStyle w:val="aSCENEHEAD"/>
        <w:rPr>
          <w:ins w:id="4607" w:author="Copy Editor" w:date="2026-10-06T14:38:00Z"/>
          <w:lang w:val="en-US"/>
        </w:rPr>
        <w:pPrChange w:id="4608" w:author="Copy Editor" w:date="2026-10-06T14:38:00Z" w16du:dateUtc="2026-10-06T11:38:00Z">
          <w:pPr>
            <w:pStyle w:val="bdialogue"/>
          </w:pPr>
        </w:pPrChange>
      </w:pPr>
      <w:ins w:id="4609" w:author="Copy Editor" w:date="2026-10-06T14:38:00Z">
        <w:r w:rsidRPr="00564A3B">
          <w:rPr>
            <w:lang w:val="en-US"/>
          </w:rPr>
          <w:t>INT. DANISH BARRACKS – DAY</w:t>
        </w:r>
      </w:ins>
    </w:p>
    <w:p w14:paraId="7DEFA2D8" w14:textId="77777777" w:rsidR="00564A3B" w:rsidRPr="00564A3B" w:rsidRDefault="00564A3B">
      <w:pPr>
        <w:pStyle w:val="body"/>
        <w:rPr>
          <w:ins w:id="4610" w:author="Copy Editor" w:date="2026-10-06T14:38:00Z"/>
          <w:lang w:val="en-US"/>
        </w:rPr>
        <w:pPrChange w:id="4611" w:author="Copy Editor" w:date="2026-10-06T14:38:00Z" w16du:dateUtc="2026-10-06T11:38:00Z">
          <w:pPr>
            <w:pStyle w:val="bdialogue"/>
          </w:pPr>
        </w:pPrChange>
      </w:pPr>
      <w:ins w:id="4612" w:author="Copy Editor" w:date="2026-10-06T14:38:00Z">
        <w:r w:rsidRPr="00564A3B">
          <w:rPr>
            <w:lang w:val="en-US"/>
          </w:rPr>
          <w:t>Parachutes are laid out before the group.</w:t>
        </w:r>
      </w:ins>
    </w:p>
    <w:p w14:paraId="5E4BDCA1" w14:textId="0742EE47" w:rsidR="003439BF" w:rsidRDefault="001D4C42">
      <w:pPr>
        <w:pStyle w:val="bCHARACTER"/>
        <w:pPrChange w:id="4613" w:author="Copy Editor" w:date="2026-10-06T14:38:00Z" w16du:dateUtc="2026-10-06T11:38:00Z">
          <w:pPr>
            <w:pStyle w:val="body"/>
          </w:pPr>
        </w:pPrChange>
      </w:pPr>
      <w:ins w:id="4614" w:author="Copy Editor" w:date="2026-10-06T14:38:00Z">
        <w:r w:rsidRPr="001D4C42">
          <w:t>RICHARD (V.O.)</w:t>
        </w:r>
      </w:ins>
      <w:del w:id="4615" w:author="Copy Editor" w:date="2026-10-06T14:38:00Z" w16du:dateUtc="2026-10-06T11:38:00Z">
        <w:r w:rsidR="007C0FF3" w:rsidDel="00564A3B">
          <w:delText xml:space="preserve">We travelled on a North Sea </w:delText>
        </w:r>
        <w:r w:rsidR="00783732" w:rsidDel="00564A3B">
          <w:delText>ferry,</w:delText>
        </w:r>
        <w:r w:rsidR="007C0FF3" w:rsidDel="00564A3B">
          <w:delText xml:space="preserve"> then the </w:delText>
        </w:r>
        <w:r w:rsidR="00783732" w:rsidDel="00564A3B">
          <w:delText>train</w:delText>
        </w:r>
        <w:r w:rsidR="007C0FF3" w:rsidDel="00564A3B">
          <w:delText xml:space="preserve"> to Northern Denmark, and settled into their </w:delText>
        </w:r>
        <w:r w:rsidR="00783732" w:rsidDel="00564A3B">
          <w:delText>barracks.</w:delText>
        </w:r>
      </w:del>
    </w:p>
    <w:p w14:paraId="2695A8D6" w14:textId="77777777" w:rsidR="001D4C42" w:rsidRDefault="007C0FF3">
      <w:pPr>
        <w:pStyle w:val="bdialogue"/>
        <w:rPr>
          <w:ins w:id="4616" w:author="Copy Editor" w:date="2026-10-06T14:38:00Z" w16du:dateUtc="2026-10-06T11:38:00Z"/>
        </w:rPr>
        <w:pPrChange w:id="4617" w:author="Copy Editor" w:date="2026-10-06T14:38:00Z" w16du:dateUtc="2026-10-06T11:38:00Z">
          <w:pPr>
            <w:pStyle w:val="body"/>
          </w:pPr>
        </w:pPrChange>
      </w:pPr>
      <w:r>
        <w:t xml:space="preserve">The first day we were shown our </w:t>
      </w:r>
      <w:r w:rsidR="00783732">
        <w:t>parachutes</w:t>
      </w:r>
      <w:ins w:id="4618" w:author="Copy Editor" w:date="2026-10-06T14:38:00Z" w16du:dateUtc="2026-10-06T11:38:00Z">
        <w:r w:rsidR="001D4C42">
          <w:t>.</w:t>
        </w:r>
      </w:ins>
    </w:p>
    <w:p w14:paraId="0AA3CB55" w14:textId="463B258C" w:rsidR="001D4C42" w:rsidRDefault="001D4C42" w:rsidP="00B33299">
      <w:pPr>
        <w:pStyle w:val="body"/>
        <w:rPr>
          <w:ins w:id="4619" w:author="Copy Editor" w:date="2026-10-06T14:39:00Z" w16du:dateUtc="2026-10-06T11:39:00Z"/>
        </w:rPr>
      </w:pPr>
      <w:ins w:id="4620" w:author="Copy Editor" w:date="2026-10-06T14:38:00Z">
        <w:r w:rsidRPr="001D4C42">
          <w:t>Richard examines the equipment.</w:t>
        </w:r>
      </w:ins>
    </w:p>
    <w:p w14:paraId="3B47302F" w14:textId="77777777" w:rsidR="001D4C42" w:rsidRDefault="001D4C42" w:rsidP="001D4C42">
      <w:pPr>
        <w:pStyle w:val="bCHARACTER"/>
        <w:rPr>
          <w:ins w:id="4621" w:author="Copy Editor" w:date="2026-10-06T14:39:00Z" w16du:dateUtc="2026-10-06T11:39:00Z"/>
        </w:rPr>
      </w:pPr>
      <w:ins w:id="4622" w:author="Copy Editor" w:date="2026-10-06T14:39:00Z" w16du:dateUtc="2026-10-06T11:39:00Z">
        <w:r w:rsidRPr="001D4C42">
          <w:t>RICHARD (V.O.)</w:t>
        </w:r>
      </w:ins>
    </w:p>
    <w:p w14:paraId="13106ACB" w14:textId="77777777" w:rsidR="001D4C42" w:rsidRDefault="00783732" w:rsidP="001D4C42">
      <w:pPr>
        <w:pStyle w:val="bdialogue"/>
        <w:rPr>
          <w:ins w:id="4623" w:author="Copy Editor" w:date="2026-10-06T14:39:00Z" w16du:dateUtc="2026-10-06T11:39:00Z"/>
        </w:rPr>
      </w:pPr>
      <w:del w:id="4624" w:author="Copy Editor" w:date="2026-10-06T14:38:00Z" w16du:dateUtc="2026-10-06T11:38:00Z">
        <w:r w:rsidDel="001D4C42">
          <w:delText>;</w:delText>
        </w:r>
        <w:r w:rsidR="007C0FF3" w:rsidDel="001D4C42">
          <w:delText xml:space="preserve"> n</w:delText>
        </w:r>
      </w:del>
      <w:ins w:id="4625" w:author="Copy Editor" w:date="2026-10-06T14:38:00Z" w16du:dateUtc="2026-10-06T11:38:00Z">
        <w:r w:rsidR="001D4C42">
          <w:t>N</w:t>
        </w:r>
      </w:ins>
      <w:r w:rsidR="007C0FF3">
        <w:t xml:space="preserve">ow, I was used to static line jumping, generally from 800 feet, and from that height, if something goes wrong, there’s no time to mess </w:t>
      </w:r>
      <w:r>
        <w:t xml:space="preserve">about. </w:t>
      </w:r>
    </w:p>
    <w:p w14:paraId="5399612F" w14:textId="77777777" w:rsidR="001D4C42" w:rsidRDefault="007C0FF3">
      <w:pPr>
        <w:pStyle w:val="bbodybeforebeat"/>
        <w:rPr>
          <w:ins w:id="4626" w:author="Copy Editor" w:date="2026-10-06T14:39:00Z" w16du:dateUtc="2026-10-06T11:39:00Z"/>
        </w:rPr>
        <w:pPrChange w:id="4627" w:author="Copy Editor" w:date="2026-10-06T14:39:00Z" w16du:dateUtc="2026-10-06T11:39:00Z">
          <w:pPr>
            <w:pStyle w:val="bdialogue"/>
          </w:pPr>
        </w:pPrChange>
      </w:pPr>
      <w:r>
        <w:t xml:space="preserve">If your canopy </w:t>
      </w:r>
      <w:r w:rsidR="00783732">
        <w:t>malfunctions,</w:t>
      </w:r>
      <w:r>
        <w:t xml:space="preserve"> you immediately deploy your </w:t>
      </w:r>
      <w:r w:rsidR="00783732">
        <w:t xml:space="preserve">reserve. </w:t>
      </w:r>
    </w:p>
    <w:p w14:paraId="26C1759E" w14:textId="3EDFEAEB" w:rsidR="001D4C42" w:rsidRDefault="001D4C42">
      <w:pPr>
        <w:pStyle w:val="baparenthisis"/>
        <w:rPr>
          <w:ins w:id="4628" w:author="Copy Editor" w:date="2026-10-06T14:39:00Z" w16du:dateUtc="2026-10-06T11:39:00Z"/>
        </w:rPr>
        <w:pPrChange w:id="4629" w:author="Copy Editor" w:date="2026-10-06T14:39:00Z" w16du:dateUtc="2026-10-06T11:39:00Z">
          <w:pPr>
            <w:pStyle w:val="bdialogue"/>
          </w:pPr>
        </w:pPrChange>
      </w:pPr>
      <w:ins w:id="4630" w:author="Copy Editor" w:date="2026-10-06T14:39:00Z" w16du:dateUtc="2026-10-06T11:39:00Z">
        <w:r>
          <w:t>(A beat.)</w:t>
        </w:r>
      </w:ins>
    </w:p>
    <w:p w14:paraId="0B184AEF" w14:textId="77777777" w:rsidR="001D4C42" w:rsidRDefault="007C0FF3" w:rsidP="001D4C42">
      <w:pPr>
        <w:pStyle w:val="bdialogue"/>
        <w:rPr>
          <w:ins w:id="4631" w:author="Copy Editor" w:date="2026-10-06T14:39:00Z" w16du:dateUtc="2026-10-06T11:39:00Z"/>
        </w:rPr>
      </w:pPr>
      <w:r>
        <w:t xml:space="preserve">It was designed and packed to go up the outside of a malfunctioned </w:t>
      </w:r>
      <w:r w:rsidR="00783732">
        <w:t>canopy;</w:t>
      </w:r>
      <w:r>
        <w:t xml:space="preserve"> inside wouldn’t have been much </w:t>
      </w:r>
      <w:r w:rsidR="00783732">
        <w:t xml:space="preserve">use. </w:t>
      </w:r>
    </w:p>
    <w:p w14:paraId="10CB1D23" w14:textId="77777777" w:rsidR="001D4C42" w:rsidRDefault="005D1E7A" w:rsidP="001D4C42">
      <w:pPr>
        <w:pStyle w:val="bdialogue"/>
        <w:rPr>
          <w:ins w:id="4632" w:author="Copy Editor" w:date="2026-10-06T14:39:00Z" w16du:dateUtc="2026-10-06T11:39:00Z"/>
        </w:rPr>
      </w:pPr>
      <w:r>
        <w:t>Generally,</w:t>
      </w:r>
      <w:r w:rsidR="007C0FF3">
        <w:t xml:space="preserve"> with free fall you are at about 3000 feet when you deploy your </w:t>
      </w:r>
      <w:r w:rsidR="00783732">
        <w:t>parachute,</w:t>
      </w:r>
      <w:r w:rsidR="007C0FF3">
        <w:t xml:space="preserve"> so there’s time to cut away your main canopy before you deploy your </w:t>
      </w:r>
      <w:r w:rsidR="00783732">
        <w:t xml:space="preserve">reserve. </w:t>
      </w:r>
    </w:p>
    <w:p w14:paraId="33302DD5" w14:textId="76CEA122" w:rsidR="001D4C42" w:rsidRDefault="00BF1A30" w:rsidP="00BF1A30">
      <w:pPr>
        <w:pStyle w:val="body"/>
        <w:rPr>
          <w:ins w:id="4633" w:author="Copy Editor" w:date="2026-10-06T14:40:00Z" w16du:dateUtc="2026-10-06T11:40:00Z"/>
        </w:rPr>
      </w:pPr>
      <w:ins w:id="4634" w:author="Copy Editor" w:date="2026-10-06T14:39:00Z">
        <w:r w:rsidRPr="00BF1A30">
          <w:t>The British participants listen to the Danish instructors.</w:t>
        </w:r>
      </w:ins>
    </w:p>
    <w:p w14:paraId="10D43915" w14:textId="77777777" w:rsidR="00BF1A30" w:rsidRDefault="00BF1A30" w:rsidP="00BF1A30">
      <w:pPr>
        <w:pStyle w:val="bCHARACTER"/>
        <w:rPr>
          <w:ins w:id="4635" w:author="Copy Editor" w:date="2026-10-06T14:40:00Z" w16du:dateUtc="2026-10-06T11:40:00Z"/>
        </w:rPr>
      </w:pPr>
      <w:ins w:id="4636" w:author="Copy Editor" w:date="2026-10-06T14:40:00Z" w16du:dateUtc="2026-10-06T11:40:00Z">
        <w:r w:rsidRPr="001D4C42">
          <w:t>RICHARD (V.O.)</w:t>
        </w:r>
      </w:ins>
    </w:p>
    <w:p w14:paraId="5E4BDCA2" w14:textId="417EA942" w:rsidR="003439BF" w:rsidRDefault="007C0FF3">
      <w:pPr>
        <w:pStyle w:val="bdialogue"/>
        <w:pPrChange w:id="4637" w:author="Copy Editor" w:date="2026-10-06T14:39:00Z" w16du:dateUtc="2026-10-06T11:39:00Z">
          <w:pPr>
            <w:pStyle w:val="body"/>
          </w:pPr>
        </w:pPrChange>
      </w:pPr>
      <w:r>
        <w:t xml:space="preserve">As we were not used to that </w:t>
      </w:r>
      <w:r w:rsidR="005D1E7A">
        <w:t>procedure,</w:t>
      </w:r>
      <w:r>
        <w:t xml:space="preserve"> the drogue chutes </w:t>
      </w:r>
      <w:r>
        <w:lastRenderedPageBreak/>
        <w:t xml:space="preserve">were removed from our reserves so we could deploy them without having to cut away, and reserves were never mentioned </w:t>
      </w:r>
      <w:r w:rsidR="00F43818">
        <w:t>again.</w:t>
      </w:r>
    </w:p>
    <w:p w14:paraId="6C72372A" w14:textId="0924F9EE" w:rsidR="00BF1A30" w:rsidRPr="00BF1A30" w:rsidRDefault="00BF1A30" w:rsidP="00BF1A30">
      <w:pPr>
        <w:pStyle w:val="body"/>
        <w:rPr>
          <w:ins w:id="4638" w:author="Copy Editor" w:date="2026-10-06T14:40:00Z"/>
          <w:lang w:val="en-US"/>
        </w:rPr>
      </w:pPr>
      <w:ins w:id="4639" w:author="Copy Editor" w:date="2026-10-06T14:40:00Z">
        <w:r w:rsidRPr="00BF1A30">
          <w:rPr>
            <w:lang w:val="en-US"/>
          </w:rPr>
          <w:t>FOUR DAYS LATER</w:t>
        </w:r>
      </w:ins>
    </w:p>
    <w:p w14:paraId="74BB396B" w14:textId="77777777" w:rsidR="00BF1A30" w:rsidRPr="00BF1A30" w:rsidRDefault="00BF1A30">
      <w:pPr>
        <w:pStyle w:val="aSCENEHEAD"/>
        <w:rPr>
          <w:ins w:id="4640" w:author="Copy Editor" w:date="2026-10-06T14:40:00Z"/>
          <w:lang w:val="en-US"/>
        </w:rPr>
        <w:pPrChange w:id="4641" w:author="Copy Editor" w:date="2026-10-06T14:40:00Z" w16du:dateUtc="2026-10-06T11:40:00Z">
          <w:pPr>
            <w:pStyle w:val="body"/>
          </w:pPr>
        </w:pPrChange>
      </w:pPr>
      <w:ins w:id="4642" w:author="Copy Editor" w:date="2026-10-06T14:40:00Z">
        <w:r w:rsidRPr="00BF1A30">
          <w:rPr>
            <w:lang w:val="en-US"/>
          </w:rPr>
          <w:t>EXT. DANISH AIRFIELD – DAY</w:t>
        </w:r>
      </w:ins>
    </w:p>
    <w:p w14:paraId="4D96C51E" w14:textId="77777777" w:rsidR="00BF1A30" w:rsidRPr="00BF1A30" w:rsidRDefault="00BF1A30" w:rsidP="00BF1A30">
      <w:pPr>
        <w:pStyle w:val="body"/>
        <w:rPr>
          <w:ins w:id="4643" w:author="Copy Editor" w:date="2026-10-06T14:40:00Z"/>
          <w:lang w:val="en-US"/>
        </w:rPr>
      </w:pPr>
      <w:ins w:id="4644" w:author="Copy Editor" w:date="2026-10-06T14:40:00Z">
        <w:r w:rsidRPr="00BF1A30">
          <w:rPr>
            <w:lang w:val="en-US"/>
          </w:rPr>
          <w:t>The participants prepare for their first jump.</w:t>
        </w:r>
      </w:ins>
    </w:p>
    <w:p w14:paraId="21C79C73" w14:textId="77777777" w:rsidR="00BF1A30" w:rsidRDefault="00BF1A30" w:rsidP="00BF1A30">
      <w:pPr>
        <w:pStyle w:val="bCHARACTER"/>
        <w:rPr>
          <w:ins w:id="4645" w:author="Copy Editor" w:date="2026-10-06T14:40:00Z" w16du:dateUtc="2026-10-06T11:40:00Z"/>
        </w:rPr>
      </w:pPr>
      <w:ins w:id="4646" w:author="Copy Editor" w:date="2026-10-06T14:40:00Z" w16du:dateUtc="2026-10-06T11:40:00Z">
        <w:r w:rsidRPr="001D4C42">
          <w:t>RICHARD (V.O.)</w:t>
        </w:r>
      </w:ins>
    </w:p>
    <w:p w14:paraId="4B93C6C9" w14:textId="77777777" w:rsidR="00BF1A30" w:rsidRDefault="007C0FF3" w:rsidP="00BF1A30">
      <w:pPr>
        <w:pStyle w:val="bdialogue"/>
        <w:rPr>
          <w:ins w:id="4647" w:author="Copy Editor" w:date="2026-10-06T14:40:00Z" w16du:dateUtc="2026-10-06T11:40:00Z"/>
        </w:rPr>
      </w:pPr>
      <w:r>
        <w:t xml:space="preserve">After 4 days we did our first </w:t>
      </w:r>
      <w:r w:rsidR="00FD569D">
        <w:t xml:space="preserve">jump. </w:t>
      </w:r>
    </w:p>
    <w:p w14:paraId="7C5AAEF1" w14:textId="77777777" w:rsidR="00950CB3" w:rsidRPr="00950CB3" w:rsidRDefault="00950CB3" w:rsidP="00950CB3">
      <w:pPr>
        <w:pStyle w:val="body"/>
        <w:rPr>
          <w:ins w:id="4648" w:author="Copy Editor" w:date="2026-10-06T14:41:00Z"/>
          <w:lang w:val="en-US"/>
        </w:rPr>
      </w:pPr>
      <w:ins w:id="4649" w:author="Copy Editor" w:date="2026-10-06T14:41:00Z">
        <w:r w:rsidRPr="00950CB3">
          <w:rPr>
            <w:lang w:val="en-US"/>
          </w:rPr>
          <w:t>Richard looks around.</w:t>
        </w:r>
      </w:ins>
    </w:p>
    <w:p w14:paraId="3DF654F4" w14:textId="77777777" w:rsidR="00950CB3" w:rsidRPr="00950CB3" w:rsidRDefault="00950CB3" w:rsidP="00950CB3">
      <w:pPr>
        <w:pStyle w:val="body"/>
        <w:rPr>
          <w:ins w:id="4650" w:author="Copy Editor" w:date="2026-10-06T14:41:00Z"/>
          <w:lang w:val="en-US"/>
        </w:rPr>
      </w:pPr>
      <w:ins w:id="4651" w:author="Copy Editor" w:date="2026-10-06T14:41:00Z">
        <w:r w:rsidRPr="00950CB3">
          <w:rPr>
            <w:lang w:val="en-US"/>
          </w:rPr>
          <w:t>American personnel prepare an aircraft.</w:t>
        </w:r>
      </w:ins>
    </w:p>
    <w:p w14:paraId="2E25E2CB" w14:textId="77777777" w:rsidR="00950CB3" w:rsidRPr="00950CB3" w:rsidRDefault="00950CB3" w:rsidP="00950CB3">
      <w:pPr>
        <w:pStyle w:val="body"/>
        <w:rPr>
          <w:ins w:id="4652" w:author="Copy Editor" w:date="2026-10-06T14:41:00Z"/>
          <w:lang w:val="en-US"/>
        </w:rPr>
      </w:pPr>
      <w:ins w:id="4653" w:author="Copy Editor" w:date="2026-10-06T14:41:00Z">
        <w:r w:rsidRPr="00950CB3">
          <w:rPr>
            <w:lang w:val="en-US"/>
          </w:rPr>
          <w:t>Danish instructors prepare the parachutes.</w:t>
        </w:r>
      </w:ins>
    </w:p>
    <w:p w14:paraId="6C553BFE" w14:textId="77777777" w:rsidR="00BF1A30" w:rsidRDefault="00BF1A30" w:rsidP="00BF1A30">
      <w:pPr>
        <w:pStyle w:val="bCHARACTER"/>
        <w:rPr>
          <w:ins w:id="4654" w:author="Copy Editor" w:date="2026-10-06T14:41:00Z" w16du:dateUtc="2026-10-06T11:41:00Z"/>
        </w:rPr>
      </w:pPr>
      <w:ins w:id="4655" w:author="Copy Editor" w:date="2026-10-06T14:41:00Z" w16du:dateUtc="2026-10-06T11:41:00Z">
        <w:r w:rsidRPr="001D4C42">
          <w:t>RICHARD (V.O.)</w:t>
        </w:r>
      </w:ins>
    </w:p>
    <w:p w14:paraId="19611ECF" w14:textId="77777777" w:rsidR="00950CB3" w:rsidRDefault="007C0FF3" w:rsidP="00BF1A30">
      <w:pPr>
        <w:pStyle w:val="bdialogue"/>
        <w:rPr>
          <w:ins w:id="4656" w:author="Copy Editor" w:date="2026-10-06T14:41:00Z" w16du:dateUtc="2026-10-06T11:41:00Z"/>
        </w:rPr>
      </w:pPr>
      <w:r>
        <w:t xml:space="preserve">This was where we learnt what was going on behind the </w:t>
      </w:r>
      <w:r w:rsidR="00FD569D">
        <w:t xml:space="preserve">scenes. </w:t>
      </w:r>
    </w:p>
    <w:p w14:paraId="4C17BA20" w14:textId="77777777" w:rsidR="00950CB3" w:rsidRDefault="00950CB3" w:rsidP="00950CB3">
      <w:pPr>
        <w:pStyle w:val="bCHARACTER"/>
        <w:rPr>
          <w:ins w:id="4657" w:author="Copy Editor" w:date="2026-10-06T14:41:00Z" w16du:dateUtc="2026-10-06T11:41:00Z"/>
        </w:rPr>
      </w:pPr>
      <w:ins w:id="4658" w:author="Copy Editor" w:date="2026-10-06T14:41:00Z" w16du:dateUtc="2026-10-06T11:41:00Z">
        <w:r w:rsidRPr="001D4C42">
          <w:t>RICHARD (V.O.)</w:t>
        </w:r>
      </w:ins>
    </w:p>
    <w:p w14:paraId="51CE231E" w14:textId="3E6F7658" w:rsidR="005B0B70" w:rsidRDefault="007C0FF3">
      <w:pPr>
        <w:pStyle w:val="bbodybeforebeat"/>
        <w:pPrChange w:id="4659" w:author="Copy Editor" w:date="2026-10-06T14:41:00Z" w16du:dateUtc="2026-10-06T11:41:00Z">
          <w:pPr>
            <w:pStyle w:val="body"/>
          </w:pPr>
        </w:pPrChange>
      </w:pPr>
      <w:r>
        <w:t xml:space="preserve">The parachutes and training were Danish, the aircraft </w:t>
      </w:r>
    </w:p>
    <w:p w14:paraId="0C47AB0D" w14:textId="0300F07A" w:rsidR="005B0B70" w:rsidRDefault="007C0FF3" w:rsidP="00816AB1">
      <w:pPr>
        <w:pStyle w:val="baparenthisis"/>
      </w:pPr>
      <w:r>
        <w:t xml:space="preserve">(a </w:t>
      </w:r>
      <w:r w:rsidRPr="00120D2B">
        <w:t>Chinook</w:t>
      </w:r>
      <w:r>
        <w:t xml:space="preserve"> helicopte</w:t>
      </w:r>
      <w:r w:rsidR="00A34C83">
        <w:t>r)</w:t>
      </w:r>
    </w:p>
    <w:p w14:paraId="56199CD4" w14:textId="77777777" w:rsidR="00950CB3" w:rsidRDefault="007C0FF3" w:rsidP="00950CB3">
      <w:pPr>
        <w:pStyle w:val="bdialogue"/>
        <w:rPr>
          <w:ins w:id="4660" w:author="Copy Editor" w:date="2026-10-06T14:41:00Z" w16du:dateUtc="2026-10-06T11:41:00Z"/>
        </w:rPr>
      </w:pPr>
      <w:r>
        <w:t xml:space="preserve">was American, the dispatcher was </w:t>
      </w:r>
      <w:r w:rsidR="00FD569D">
        <w:t>American,</w:t>
      </w:r>
      <w:r>
        <w:t xml:space="preserve"> and we were the </w:t>
      </w:r>
      <w:r w:rsidR="00FD569D">
        <w:t xml:space="preserve">British. </w:t>
      </w:r>
    </w:p>
    <w:p w14:paraId="17B530ED" w14:textId="05ED5A57" w:rsidR="00950CB3" w:rsidRDefault="006809E3" w:rsidP="006809E3">
      <w:pPr>
        <w:pStyle w:val="body"/>
        <w:rPr>
          <w:ins w:id="4661" w:author="Copy Editor" w:date="2026-10-06T14:42:00Z" w16du:dateUtc="2026-10-06T11:42:00Z"/>
        </w:rPr>
      </w:pPr>
      <w:ins w:id="4662" w:author="Copy Editor" w:date="2026-10-06T14:42:00Z">
        <w:r w:rsidRPr="006809E3">
          <w:t>A CHINOOK helicopter waits nearby.</w:t>
        </w:r>
      </w:ins>
    </w:p>
    <w:p w14:paraId="1BCCC7B5" w14:textId="77777777" w:rsidR="006809E3" w:rsidRDefault="006809E3" w:rsidP="006809E3">
      <w:pPr>
        <w:pStyle w:val="bCHARACTER"/>
        <w:rPr>
          <w:ins w:id="4663" w:author="Copy Editor" w:date="2026-10-06T14:42:00Z" w16du:dateUtc="2026-10-06T11:42:00Z"/>
        </w:rPr>
      </w:pPr>
      <w:ins w:id="4664" w:author="Copy Editor" w:date="2026-10-06T14:42:00Z" w16du:dateUtc="2026-10-06T11:42:00Z">
        <w:r w:rsidRPr="001D4C42">
          <w:t>RICHARD (V.O.)</w:t>
        </w:r>
      </w:ins>
    </w:p>
    <w:p w14:paraId="7B6343C8" w14:textId="77777777" w:rsidR="006809E3" w:rsidRDefault="007C0FF3" w:rsidP="00950CB3">
      <w:pPr>
        <w:pStyle w:val="bdialogue"/>
        <w:rPr>
          <w:ins w:id="4665" w:author="Copy Editor" w:date="2026-10-06T14:42:00Z" w16du:dateUtc="2026-10-06T11:42:00Z"/>
        </w:rPr>
      </w:pPr>
      <w:r>
        <w:t xml:space="preserve">The Americans based at Bad Tolst in Southern Germany were on the flight path into </w:t>
      </w:r>
      <w:r w:rsidR="00FD569D">
        <w:t>Munich,</w:t>
      </w:r>
      <w:r>
        <w:t xml:space="preserve"> and getting clear airspace to </w:t>
      </w:r>
      <w:r w:rsidR="00FD569D">
        <w:t>practise</w:t>
      </w:r>
      <w:r>
        <w:t xml:space="preserve"> free fall was very </w:t>
      </w:r>
      <w:r w:rsidR="00FD569D">
        <w:t>difficult</w:t>
      </w:r>
      <w:ins w:id="4666" w:author="Copy Editor" w:date="2026-10-06T14:42:00Z" w16du:dateUtc="2026-10-06T11:42:00Z">
        <w:r w:rsidR="006809E3">
          <w:t>.</w:t>
        </w:r>
      </w:ins>
    </w:p>
    <w:p w14:paraId="5E4BDCA3" w14:textId="375B94F0" w:rsidR="003439BF" w:rsidRDefault="00FD569D">
      <w:pPr>
        <w:pStyle w:val="bdialogue"/>
        <w:pPrChange w:id="4667" w:author="Copy Editor" w:date="2026-10-06T14:41:00Z" w16du:dateUtc="2026-10-06T11:41:00Z">
          <w:pPr>
            <w:pStyle w:val="body"/>
            <w:spacing w:before="0"/>
          </w:pPr>
        </w:pPrChange>
      </w:pPr>
      <w:del w:id="4668" w:author="Copy Editor" w:date="2026-10-06T14:42:00Z" w16du:dateUtc="2026-10-06T11:42:00Z">
        <w:r w:rsidDel="006809E3">
          <w:delText>,</w:delText>
        </w:r>
        <w:r w:rsidR="007C0FF3" w:rsidDel="006809E3">
          <w:delText xml:space="preserve"> s</w:delText>
        </w:r>
        <w:r w:rsidR="007C0FF3" w:rsidDel="00901277">
          <w:delText>o</w:delText>
        </w:r>
      </w:del>
      <w:ins w:id="4669" w:author="Copy Editor" w:date="2026-10-06T14:42:00Z" w16du:dateUtc="2026-10-06T11:42:00Z">
        <w:r w:rsidR="00901277">
          <w:t>So,</w:t>
        </w:r>
      </w:ins>
      <w:r w:rsidR="007C0FF3">
        <w:t xml:space="preserve"> they simply loaded their aircraft with all their gear and flew to Northern </w:t>
      </w:r>
      <w:r>
        <w:t>Denmark,</w:t>
      </w:r>
      <w:r w:rsidR="007C0FF3">
        <w:t xml:space="preserve"> where they could spend all day going up and down like yo-yos.  </w:t>
      </w:r>
    </w:p>
    <w:p w14:paraId="52F3B07C" w14:textId="77777777" w:rsidR="00901277" w:rsidRPr="00901277" w:rsidRDefault="00901277" w:rsidP="00901277">
      <w:pPr>
        <w:pStyle w:val="body"/>
        <w:rPr>
          <w:ins w:id="4670" w:author="Copy Editor" w:date="2026-10-06T14:42:00Z"/>
          <w:lang w:val="en-US"/>
        </w:rPr>
      </w:pPr>
      <w:ins w:id="4671" w:author="Copy Editor" w:date="2026-10-06T14:42:00Z">
        <w:r w:rsidRPr="00901277">
          <w:rPr>
            <w:lang w:val="en-US"/>
          </w:rPr>
          <w:lastRenderedPageBreak/>
          <w:t>INT. DANISH MESS – EVENING</w:t>
        </w:r>
      </w:ins>
    </w:p>
    <w:p w14:paraId="69C66E8B" w14:textId="77777777" w:rsidR="00901277" w:rsidRPr="00901277" w:rsidRDefault="00901277" w:rsidP="00901277">
      <w:pPr>
        <w:pStyle w:val="body"/>
        <w:rPr>
          <w:ins w:id="4672" w:author="Copy Editor" w:date="2026-10-06T14:42:00Z"/>
          <w:lang w:val="en-US"/>
        </w:rPr>
      </w:pPr>
      <w:ins w:id="4673" w:author="Copy Editor" w:date="2026-10-06T14:42:00Z">
        <w:r w:rsidRPr="00901277">
          <w:rPr>
            <w:lang w:val="en-US"/>
          </w:rPr>
          <w:t>The British, Danish and American participants sit together.</w:t>
        </w:r>
      </w:ins>
    </w:p>
    <w:p w14:paraId="7EF48256" w14:textId="77777777" w:rsidR="00901277" w:rsidRDefault="00901277" w:rsidP="00901277">
      <w:pPr>
        <w:pStyle w:val="bCHARACTER"/>
        <w:rPr>
          <w:ins w:id="4674" w:author="Copy Editor" w:date="2026-10-06T14:42:00Z" w16du:dateUtc="2026-10-06T11:42:00Z"/>
        </w:rPr>
      </w:pPr>
      <w:ins w:id="4675" w:author="Copy Editor" w:date="2026-10-06T14:42:00Z" w16du:dateUtc="2026-10-06T11:42:00Z">
        <w:r w:rsidRPr="001D4C42">
          <w:t>RICHARD (V.O.)</w:t>
        </w:r>
      </w:ins>
    </w:p>
    <w:p w14:paraId="52BE0BEB" w14:textId="77777777" w:rsidR="00901277" w:rsidRDefault="00EF25D1" w:rsidP="00901277">
      <w:pPr>
        <w:pStyle w:val="bdialogue"/>
        <w:rPr>
          <w:ins w:id="4676" w:author="Copy Editor" w:date="2026-10-06T14:42:00Z" w16du:dateUtc="2026-10-06T11:42:00Z"/>
        </w:rPr>
      </w:pPr>
      <w:r>
        <w:t>So,</w:t>
      </w:r>
      <w:r w:rsidR="007C0FF3">
        <w:t xml:space="preserve"> we had a good mixture of </w:t>
      </w:r>
      <w:r w:rsidR="00B668C2">
        <w:t>nationalities,</w:t>
      </w:r>
      <w:r w:rsidR="007C0FF3">
        <w:t xml:space="preserve"> and we simply selected </w:t>
      </w:r>
      <w:r>
        <w:t>whatever</w:t>
      </w:r>
      <w:r w:rsidR="007C0FF3">
        <w:t xml:space="preserve"> countries regulations best suited us at the time.  </w:t>
      </w:r>
    </w:p>
    <w:p w14:paraId="52E9A511" w14:textId="640C204B" w:rsidR="00901277" w:rsidRDefault="0002187D">
      <w:pPr>
        <w:pStyle w:val="body"/>
        <w:rPr>
          <w:ins w:id="4677" w:author="Copy Editor" w:date="2026-10-06T14:43:00Z" w16du:dateUtc="2026-10-06T11:43:00Z"/>
        </w:rPr>
        <w:pPrChange w:id="4678" w:author="Copy Editor" w:date="2026-10-06T14:43:00Z" w16du:dateUtc="2026-10-06T11:43:00Z">
          <w:pPr>
            <w:pStyle w:val="bdialogue"/>
          </w:pPr>
        </w:pPrChange>
      </w:pPr>
      <w:ins w:id="4679" w:author="Copy Editor" w:date="2026-10-06T14:43:00Z">
        <w:r w:rsidRPr="0002187D">
          <w:t>Richard smiles.</w:t>
        </w:r>
      </w:ins>
    </w:p>
    <w:p w14:paraId="399D862D" w14:textId="77777777" w:rsidR="00901277" w:rsidRDefault="00901277" w:rsidP="00901277">
      <w:pPr>
        <w:pStyle w:val="bCHARACTER"/>
        <w:rPr>
          <w:ins w:id="4680" w:author="Copy Editor" w:date="2026-10-06T14:43:00Z" w16du:dateUtc="2026-10-06T11:43:00Z"/>
        </w:rPr>
      </w:pPr>
      <w:ins w:id="4681" w:author="Copy Editor" w:date="2026-10-06T14:43:00Z" w16du:dateUtc="2026-10-06T11:43:00Z">
        <w:r w:rsidRPr="001D4C42">
          <w:t>RICHARD (V.O.)</w:t>
        </w:r>
      </w:ins>
    </w:p>
    <w:p w14:paraId="1C57EE6B" w14:textId="77777777" w:rsidR="0002187D" w:rsidRDefault="00EF25D1">
      <w:pPr>
        <w:pStyle w:val="bbodybeforebeat"/>
        <w:rPr>
          <w:ins w:id="4682" w:author="Copy Editor" w:date="2026-10-06T14:43:00Z" w16du:dateUtc="2026-10-06T11:43:00Z"/>
        </w:rPr>
        <w:pPrChange w:id="4683" w:author="Copy Editor" w:date="2026-10-06T14:43:00Z" w16du:dateUtc="2026-10-06T11:43:00Z">
          <w:pPr>
            <w:pStyle w:val="bdialogue"/>
          </w:pPr>
        </w:pPrChange>
      </w:pPr>
      <w:r>
        <w:t>Also,</w:t>
      </w:r>
      <w:r w:rsidR="007C0FF3">
        <w:t xml:space="preserve"> we lied and said there was no limit to how many jumps we could do in one day. </w:t>
      </w:r>
    </w:p>
    <w:p w14:paraId="4A23F760" w14:textId="61CCD754" w:rsidR="0002187D" w:rsidRDefault="0002187D">
      <w:pPr>
        <w:pStyle w:val="baparenthisis"/>
        <w:rPr>
          <w:ins w:id="4684" w:author="Copy Editor" w:date="2026-10-06T14:43:00Z" w16du:dateUtc="2026-10-06T11:43:00Z"/>
        </w:rPr>
        <w:pPrChange w:id="4685" w:author="Copy Editor" w:date="2026-10-06T14:43:00Z" w16du:dateUtc="2026-10-06T11:43:00Z">
          <w:pPr>
            <w:pStyle w:val="bdialogue"/>
          </w:pPr>
        </w:pPrChange>
      </w:pPr>
      <w:ins w:id="4686" w:author="Copy Editor" w:date="2026-10-06T14:43:00Z" w16du:dateUtc="2026-10-06T11:43:00Z">
        <w:r>
          <w:t>(A beat.)</w:t>
        </w:r>
      </w:ins>
    </w:p>
    <w:p w14:paraId="00A00241" w14:textId="77777777" w:rsidR="0002187D" w:rsidRDefault="007C0FF3" w:rsidP="00901277">
      <w:pPr>
        <w:pStyle w:val="bdialogue"/>
        <w:rPr>
          <w:ins w:id="4687" w:author="Copy Editor" w:date="2026-10-06T14:43:00Z" w16du:dateUtc="2026-10-06T11:43:00Z"/>
        </w:rPr>
      </w:pPr>
      <w:del w:id="4688" w:author="Copy Editor" w:date="2026-10-06T14:43:00Z" w16du:dateUtc="2026-10-06T11:43:00Z">
        <w:r w:rsidDel="0002187D">
          <w:delText xml:space="preserve"> </w:delText>
        </w:r>
      </w:del>
      <w:r>
        <w:t xml:space="preserve">The reality was we were restricted to three jumps a day though on </w:t>
      </w:r>
      <w:r w:rsidR="004838EC">
        <w:t>a few</w:t>
      </w:r>
      <w:r>
        <w:t xml:space="preserve"> occasions, if we were ballooning and there were some parachutes left over, the Drop Zone safety officer would allow us to do a fourth.  </w:t>
      </w:r>
    </w:p>
    <w:p w14:paraId="7B49C2F5" w14:textId="4FA662C7" w:rsidR="0002187D" w:rsidRDefault="00712549" w:rsidP="00712549">
      <w:pPr>
        <w:pStyle w:val="body"/>
        <w:rPr>
          <w:ins w:id="4689" w:author="Copy Editor" w:date="2026-10-06T14:44:00Z" w16du:dateUtc="2026-10-06T11:44:00Z"/>
        </w:rPr>
      </w:pPr>
      <w:ins w:id="4690" w:author="Copy Editor" w:date="2026-10-06T14:44:00Z">
        <w:r w:rsidRPr="00712549">
          <w:t>Richard laughs at the memory.</w:t>
        </w:r>
      </w:ins>
    </w:p>
    <w:p w14:paraId="4F4BA7BE" w14:textId="77777777" w:rsidR="00712549" w:rsidRDefault="00712549" w:rsidP="00712549">
      <w:pPr>
        <w:pStyle w:val="bCHARACTER"/>
        <w:rPr>
          <w:ins w:id="4691" w:author="Copy Editor" w:date="2026-10-06T14:44:00Z" w16du:dateUtc="2026-10-06T11:44:00Z"/>
        </w:rPr>
      </w:pPr>
      <w:ins w:id="4692" w:author="Copy Editor" w:date="2026-10-06T14:44:00Z" w16du:dateUtc="2026-10-06T11:44:00Z">
        <w:r w:rsidRPr="001D4C42">
          <w:t>RICHARD (V.O.)</w:t>
        </w:r>
      </w:ins>
    </w:p>
    <w:p w14:paraId="1D42CF46" w14:textId="77777777" w:rsidR="00712549" w:rsidRDefault="007C0FF3">
      <w:pPr>
        <w:pStyle w:val="bbodybeforebeat"/>
        <w:rPr>
          <w:ins w:id="4693" w:author="Copy Editor" w:date="2026-10-06T14:44:00Z" w16du:dateUtc="2026-10-06T11:44:00Z"/>
        </w:rPr>
        <w:pPrChange w:id="4694" w:author="Copy Editor" w:date="2026-10-06T14:44:00Z" w16du:dateUtc="2026-10-06T11:44:00Z">
          <w:pPr>
            <w:pStyle w:val="bdialogue"/>
          </w:pPr>
        </w:pPrChange>
      </w:pPr>
      <w:r>
        <w:t xml:space="preserve">I recall once I did a fourth jump three times.  </w:t>
      </w:r>
    </w:p>
    <w:p w14:paraId="0C81A4D9" w14:textId="15E9648D" w:rsidR="00712549" w:rsidRDefault="00712549">
      <w:pPr>
        <w:pStyle w:val="bbodybeforebeat"/>
        <w:rPr>
          <w:ins w:id="4695" w:author="Copy Editor" w:date="2026-10-06T14:44:00Z" w16du:dateUtc="2026-10-06T11:44:00Z"/>
        </w:rPr>
        <w:pPrChange w:id="4696" w:author="Copy Editor" w:date="2026-10-06T14:44:00Z" w16du:dateUtc="2026-10-06T11:44:00Z">
          <w:pPr>
            <w:pStyle w:val="bdialogue"/>
          </w:pPr>
        </w:pPrChange>
      </w:pPr>
      <w:ins w:id="4697" w:author="Copy Editor" w:date="2026-10-06T14:44:00Z" w16du:dateUtc="2026-10-06T11:44:00Z">
        <w:r>
          <w:t>(A beat.)</w:t>
        </w:r>
      </w:ins>
    </w:p>
    <w:p w14:paraId="788A0873" w14:textId="77777777" w:rsidR="00712549" w:rsidRDefault="007C0FF3" w:rsidP="00901277">
      <w:pPr>
        <w:pStyle w:val="bdialogue"/>
        <w:rPr>
          <w:ins w:id="4698" w:author="Copy Editor" w:date="2026-10-06T14:44:00Z" w16du:dateUtc="2026-10-06T11:44:00Z"/>
        </w:rPr>
      </w:pPr>
      <w:r>
        <w:t xml:space="preserve">I got a right chewing out for that when the manifests went back to HQ. and they totted up the number of jumps I’d done.  </w:t>
      </w:r>
    </w:p>
    <w:p w14:paraId="7EEF6039" w14:textId="43B23DF3" w:rsidR="00712549" w:rsidRDefault="00A31D46" w:rsidP="00A31D46">
      <w:pPr>
        <w:pStyle w:val="body"/>
        <w:rPr>
          <w:ins w:id="4699" w:author="Copy Editor" w:date="2026-10-06T14:45:00Z" w16du:dateUtc="2026-10-06T11:45:00Z"/>
        </w:rPr>
      </w:pPr>
      <w:ins w:id="4700" w:author="Copy Editor" w:date="2026-10-06T14:44:00Z">
        <w:r w:rsidRPr="00A31D46">
          <w:t>Richard shrugs</w:t>
        </w:r>
      </w:ins>
    </w:p>
    <w:p w14:paraId="26A02CEF" w14:textId="77777777" w:rsidR="00A31D46" w:rsidRDefault="00A31D46" w:rsidP="00A31D46">
      <w:pPr>
        <w:pStyle w:val="bCHARACTER"/>
        <w:rPr>
          <w:ins w:id="4701" w:author="Copy Editor" w:date="2026-10-06T14:45:00Z" w16du:dateUtc="2026-10-06T11:45:00Z"/>
        </w:rPr>
      </w:pPr>
      <w:ins w:id="4702" w:author="Copy Editor" w:date="2026-10-06T14:45:00Z" w16du:dateUtc="2026-10-06T11:45:00Z">
        <w:r w:rsidRPr="001D4C42">
          <w:t>RICHARD (V.O.)</w:t>
        </w:r>
      </w:ins>
    </w:p>
    <w:p w14:paraId="7EFC6782" w14:textId="77777777" w:rsidR="00A31D46" w:rsidRDefault="007C0FF3" w:rsidP="00901277">
      <w:pPr>
        <w:pStyle w:val="bdialogue"/>
        <w:rPr>
          <w:ins w:id="4703" w:author="Copy Editor" w:date="2026-10-06T14:45:00Z" w16du:dateUtc="2026-10-06T11:45:00Z"/>
        </w:rPr>
      </w:pPr>
      <w:r>
        <w:t xml:space="preserve">I didn’t care, I’d done the jumps and they couldn’t take that away from me.  </w:t>
      </w:r>
    </w:p>
    <w:p w14:paraId="76B12AA4" w14:textId="77777777" w:rsidR="00A31D46" w:rsidRDefault="00A31D46" w:rsidP="00A31D46">
      <w:pPr>
        <w:pStyle w:val="bCHARACTER"/>
        <w:rPr>
          <w:ins w:id="4704" w:author="Copy Editor" w:date="2026-10-06T14:45:00Z" w16du:dateUtc="2026-10-06T11:45:00Z"/>
        </w:rPr>
      </w:pPr>
      <w:ins w:id="4705" w:author="Copy Editor" w:date="2026-10-06T14:45:00Z" w16du:dateUtc="2026-10-06T11:45:00Z">
        <w:r w:rsidRPr="001D4C42">
          <w:t>RICHARD (V.O.)</w:t>
        </w:r>
      </w:ins>
    </w:p>
    <w:p w14:paraId="289567BD" w14:textId="77777777" w:rsidR="00A31D46" w:rsidRDefault="007C0FF3" w:rsidP="00901277">
      <w:pPr>
        <w:pStyle w:val="bdialogue"/>
        <w:rPr>
          <w:ins w:id="4706" w:author="Copy Editor" w:date="2026-10-06T14:45:00Z" w16du:dateUtc="2026-10-06T11:45:00Z"/>
        </w:rPr>
      </w:pPr>
      <w:r>
        <w:t xml:space="preserve">If we were lying about our regulations, who else was lying? </w:t>
      </w:r>
    </w:p>
    <w:p w14:paraId="6EEE86DD" w14:textId="77777777" w:rsidR="00A31D46" w:rsidRDefault="00A31D46" w:rsidP="00A31D46">
      <w:pPr>
        <w:pStyle w:val="bCHARACTER"/>
        <w:rPr>
          <w:ins w:id="4707" w:author="Copy Editor" w:date="2026-10-06T14:45:00Z" w16du:dateUtc="2026-10-06T11:45:00Z"/>
        </w:rPr>
      </w:pPr>
      <w:ins w:id="4708" w:author="Copy Editor" w:date="2026-10-06T14:45:00Z" w16du:dateUtc="2026-10-06T11:45:00Z">
        <w:r w:rsidRPr="001D4C42">
          <w:lastRenderedPageBreak/>
          <w:t>RICHARD (V.O.)</w:t>
        </w:r>
      </w:ins>
    </w:p>
    <w:p w14:paraId="5E4BDCA4" w14:textId="73318F3A" w:rsidR="003439BF" w:rsidRDefault="007C0FF3">
      <w:pPr>
        <w:pStyle w:val="bdialogue"/>
        <w:pPrChange w:id="4709" w:author="Copy Editor" w:date="2026-10-06T14:42:00Z" w16du:dateUtc="2026-10-06T11:42:00Z">
          <w:pPr>
            <w:pStyle w:val="body"/>
          </w:pPr>
        </w:pPrChange>
      </w:pPr>
      <w:del w:id="4710" w:author="Copy Editor" w:date="2026-10-06T14:45:00Z" w16du:dateUtc="2026-10-06T11:45:00Z">
        <w:r w:rsidDel="00A31D46">
          <w:delText xml:space="preserve"> </w:delText>
        </w:r>
      </w:del>
      <w:r>
        <w:t>We’ll never know!</w:t>
      </w:r>
    </w:p>
    <w:p w14:paraId="4E633503" w14:textId="77777777" w:rsidR="00F71A94" w:rsidRPr="00F71A94" w:rsidRDefault="00F71A94" w:rsidP="00F71A94">
      <w:pPr>
        <w:pStyle w:val="body"/>
        <w:rPr>
          <w:ins w:id="4711" w:author="Copy Editor" w:date="2026-10-06T14:45:00Z"/>
          <w:lang w:val="en-US"/>
        </w:rPr>
      </w:pPr>
      <w:ins w:id="4712" w:author="Copy Editor" w:date="2026-10-06T14:45:00Z">
        <w:r w:rsidRPr="00F71A94">
          <w:rPr>
            <w:lang w:val="en-US"/>
          </w:rPr>
          <w:t>CUT TO:</w:t>
        </w:r>
      </w:ins>
    </w:p>
    <w:p w14:paraId="4EF58DA1" w14:textId="77777777" w:rsidR="00F71A94" w:rsidRPr="00F71A94" w:rsidRDefault="00F71A94">
      <w:pPr>
        <w:pStyle w:val="aSCENEHEAD"/>
        <w:rPr>
          <w:ins w:id="4713" w:author="Copy Editor" w:date="2026-10-06T14:45:00Z"/>
          <w:lang w:val="en-US"/>
        </w:rPr>
        <w:pPrChange w:id="4714" w:author="Copy Editor" w:date="2026-10-06T14:45:00Z" w16du:dateUtc="2026-10-06T11:45:00Z">
          <w:pPr>
            <w:pStyle w:val="body"/>
          </w:pPr>
        </w:pPrChange>
      </w:pPr>
      <w:ins w:id="4715" w:author="Copy Editor" w:date="2026-10-06T14:45:00Z">
        <w:r w:rsidRPr="00F71A94">
          <w:rPr>
            <w:lang w:val="en-US"/>
          </w:rPr>
          <w:t>EXT. DANISH AIRFIELD – DAY</w:t>
        </w:r>
      </w:ins>
    </w:p>
    <w:p w14:paraId="3D474409" w14:textId="77777777" w:rsidR="00F71A94" w:rsidRPr="00F71A94" w:rsidRDefault="00F71A94" w:rsidP="00F71A94">
      <w:pPr>
        <w:pStyle w:val="body"/>
        <w:rPr>
          <w:ins w:id="4716" w:author="Copy Editor" w:date="2026-10-06T14:45:00Z"/>
          <w:lang w:val="en-US"/>
        </w:rPr>
      </w:pPr>
      <w:ins w:id="4717" w:author="Copy Editor" w:date="2026-10-06T14:45:00Z">
        <w:r w:rsidRPr="00F71A94">
          <w:rPr>
            <w:lang w:val="en-US"/>
          </w:rPr>
          <w:t>Richard and the others prepare for their first free-fall jump.</w:t>
        </w:r>
      </w:ins>
    </w:p>
    <w:p w14:paraId="2EF3F14D" w14:textId="77777777" w:rsidR="00F71A94" w:rsidRDefault="00F71A94" w:rsidP="00F71A94">
      <w:pPr>
        <w:pStyle w:val="bCHARACTER"/>
        <w:rPr>
          <w:ins w:id="4718" w:author="Copy Editor" w:date="2026-10-06T14:46:00Z" w16du:dateUtc="2026-10-06T11:46:00Z"/>
        </w:rPr>
      </w:pPr>
      <w:ins w:id="4719" w:author="Copy Editor" w:date="2026-10-06T14:46:00Z" w16du:dateUtc="2026-10-06T11:46:00Z">
        <w:r w:rsidRPr="001D4C42">
          <w:t>RICHARD (V.O.)</w:t>
        </w:r>
      </w:ins>
    </w:p>
    <w:p w14:paraId="4B36075C" w14:textId="77777777" w:rsidR="007C4058" w:rsidRDefault="007C0FF3" w:rsidP="00F71A94">
      <w:pPr>
        <w:pStyle w:val="bdialogue"/>
        <w:rPr>
          <w:ins w:id="4720" w:author="Copy Editor" w:date="2026-10-06T14:46:00Z" w16du:dateUtc="2026-10-06T11:46:00Z"/>
        </w:rPr>
      </w:pPr>
      <w:r>
        <w:t>The first jump was a static line just to get us used to parachuting again</w:t>
      </w:r>
      <w:ins w:id="4721" w:author="Copy Editor" w:date="2026-10-06T14:46:00Z" w16du:dateUtc="2026-10-06T11:46:00Z">
        <w:r w:rsidR="007C4058">
          <w:t>.</w:t>
        </w:r>
      </w:ins>
    </w:p>
    <w:p w14:paraId="7DDAAD0C" w14:textId="77777777" w:rsidR="007C4058" w:rsidRPr="007C4058" w:rsidRDefault="007C4058">
      <w:pPr>
        <w:pStyle w:val="body"/>
        <w:rPr>
          <w:ins w:id="4722" w:author="Copy Editor" w:date="2026-10-06T14:46:00Z"/>
          <w:lang w:val="en-US"/>
        </w:rPr>
        <w:pPrChange w:id="4723" w:author="Copy Editor" w:date="2026-10-06T14:46:00Z" w16du:dateUtc="2026-10-06T11:46:00Z">
          <w:pPr>
            <w:pStyle w:val="bdialogue"/>
          </w:pPr>
        </w:pPrChange>
      </w:pPr>
      <w:ins w:id="4724" w:author="Copy Editor" w:date="2026-10-06T14:46:00Z">
        <w:r w:rsidRPr="007C4058">
          <w:rPr>
            <w:lang w:val="en-US"/>
          </w:rPr>
          <w:t>Richard boards the aircraft.</w:t>
        </w:r>
      </w:ins>
    </w:p>
    <w:p w14:paraId="492D9347" w14:textId="77777777" w:rsidR="007C4058" w:rsidRPr="007C4058" w:rsidRDefault="007C4058">
      <w:pPr>
        <w:pStyle w:val="body"/>
        <w:rPr>
          <w:ins w:id="4725" w:author="Copy Editor" w:date="2026-10-06T14:46:00Z"/>
          <w:lang w:val="en-US"/>
        </w:rPr>
        <w:pPrChange w:id="4726" w:author="Copy Editor" w:date="2026-10-06T14:46:00Z" w16du:dateUtc="2026-10-06T11:46:00Z">
          <w:pPr>
            <w:pStyle w:val="bdialogue"/>
          </w:pPr>
        </w:pPrChange>
      </w:pPr>
      <w:ins w:id="4727" w:author="Copy Editor" w:date="2026-10-06T14:46:00Z">
        <w:r w:rsidRPr="007C4058">
          <w:rPr>
            <w:lang w:val="en-US"/>
          </w:rPr>
          <w:t>CUT TO:</w:t>
        </w:r>
      </w:ins>
    </w:p>
    <w:p w14:paraId="7477F69D" w14:textId="77777777" w:rsidR="007C4058" w:rsidRPr="007C4058" w:rsidRDefault="007C4058">
      <w:pPr>
        <w:pStyle w:val="aSCENEHEAD"/>
        <w:rPr>
          <w:ins w:id="4728" w:author="Copy Editor" w:date="2026-10-06T14:46:00Z"/>
          <w:lang w:val="en-US"/>
        </w:rPr>
        <w:pPrChange w:id="4729" w:author="Copy Editor" w:date="2026-10-06T14:46:00Z" w16du:dateUtc="2026-10-06T11:46:00Z">
          <w:pPr>
            <w:pStyle w:val="bdialogue"/>
          </w:pPr>
        </w:pPrChange>
      </w:pPr>
      <w:ins w:id="4730" w:author="Copy Editor" w:date="2026-10-06T14:46:00Z">
        <w:r w:rsidRPr="007C4058">
          <w:rPr>
            <w:lang w:val="en-US"/>
          </w:rPr>
          <w:t>EXT. SKY – DAY</w:t>
        </w:r>
      </w:ins>
    </w:p>
    <w:p w14:paraId="393CCD7C" w14:textId="77777777" w:rsidR="007C4058" w:rsidRPr="007C4058" w:rsidRDefault="007C4058">
      <w:pPr>
        <w:pStyle w:val="body"/>
        <w:rPr>
          <w:ins w:id="4731" w:author="Copy Editor" w:date="2026-10-06T14:46:00Z"/>
          <w:lang w:val="en-US"/>
        </w:rPr>
        <w:pPrChange w:id="4732" w:author="Copy Editor" w:date="2026-10-06T14:46:00Z" w16du:dateUtc="2026-10-06T11:46:00Z">
          <w:pPr>
            <w:pStyle w:val="bdialogue"/>
          </w:pPr>
        </w:pPrChange>
      </w:pPr>
      <w:ins w:id="4733" w:author="Copy Editor" w:date="2026-10-06T14:46:00Z">
        <w:r w:rsidRPr="007C4058">
          <w:rPr>
            <w:lang w:val="en-US"/>
          </w:rPr>
          <w:t>The aircraft flies at altitude.</w:t>
        </w:r>
      </w:ins>
    </w:p>
    <w:p w14:paraId="6CA3EFFA" w14:textId="77777777" w:rsidR="007C4058" w:rsidRPr="007C4058" w:rsidRDefault="007C4058">
      <w:pPr>
        <w:pStyle w:val="body"/>
        <w:rPr>
          <w:ins w:id="4734" w:author="Copy Editor" w:date="2026-10-06T14:46:00Z"/>
          <w:lang w:val="en-US"/>
        </w:rPr>
        <w:pPrChange w:id="4735" w:author="Copy Editor" w:date="2026-10-06T14:46:00Z" w16du:dateUtc="2026-10-06T11:46:00Z">
          <w:pPr>
            <w:pStyle w:val="bdialogue"/>
          </w:pPr>
        </w:pPrChange>
      </w:pPr>
      <w:ins w:id="4736" w:author="Copy Editor" w:date="2026-10-06T14:46:00Z">
        <w:r w:rsidRPr="007C4058">
          <w:rPr>
            <w:lang w:val="en-US"/>
          </w:rPr>
          <w:t>Richard prepares to jump.</w:t>
        </w:r>
      </w:ins>
    </w:p>
    <w:p w14:paraId="46F98398" w14:textId="1C9AE496" w:rsidR="007C4058" w:rsidRDefault="0079413E">
      <w:pPr>
        <w:pStyle w:val="bCHARACTER"/>
        <w:rPr>
          <w:ins w:id="4737" w:author="Copy Editor" w:date="2026-10-06T14:46:00Z" w16du:dateUtc="2026-10-06T11:46:00Z"/>
        </w:rPr>
        <w:pPrChange w:id="4738" w:author="Copy Editor" w:date="2026-10-06T14:46:00Z" w16du:dateUtc="2026-10-06T11:46:00Z">
          <w:pPr>
            <w:pStyle w:val="bdialogue"/>
          </w:pPr>
        </w:pPrChange>
      </w:pPr>
      <w:ins w:id="4739" w:author="Copy Editor" w:date="2026-10-06T14:46:00Z">
        <w:r w:rsidRPr="0079413E">
          <w:t>RICHARD (V.O.)</w:t>
        </w:r>
      </w:ins>
    </w:p>
    <w:p w14:paraId="6EDC7553" w14:textId="77777777" w:rsidR="0079413E" w:rsidRDefault="007C4058" w:rsidP="00F71A94">
      <w:pPr>
        <w:pStyle w:val="bdialogue"/>
        <w:rPr>
          <w:ins w:id="4740" w:author="Copy Editor" w:date="2026-10-06T14:46:00Z" w16du:dateUtc="2026-10-06T11:46:00Z"/>
        </w:rPr>
      </w:pPr>
      <w:ins w:id="4741" w:author="Copy Editor" w:date="2026-10-06T14:46:00Z" w16du:dateUtc="2026-10-06T11:46:00Z">
        <w:r>
          <w:t>T</w:t>
        </w:r>
      </w:ins>
      <w:del w:id="4742" w:author="Copy Editor" w:date="2026-10-06T14:46:00Z" w16du:dateUtc="2026-10-06T11:46:00Z">
        <w:r w:rsidR="007C0FF3" w:rsidDel="007C4058">
          <w:delText xml:space="preserve"> t</w:delText>
        </w:r>
      </w:del>
      <w:r w:rsidR="007C0FF3">
        <w:t xml:space="preserve">hen we went for the first free fall.  </w:t>
      </w:r>
    </w:p>
    <w:p w14:paraId="64EFBEB4" w14:textId="3046DBB7" w:rsidR="0079413E" w:rsidRPr="0079413E" w:rsidRDefault="0079413E">
      <w:pPr>
        <w:pStyle w:val="body"/>
        <w:rPr>
          <w:ins w:id="4743" w:author="Copy Editor" w:date="2026-10-06T14:47:00Z"/>
          <w:lang w:val="en-US"/>
        </w:rPr>
        <w:pPrChange w:id="4744" w:author="Copy Editor" w:date="2026-10-06T14:47:00Z" w16du:dateUtc="2026-10-06T11:47:00Z">
          <w:pPr>
            <w:pStyle w:val="bdialogue"/>
          </w:pPr>
        </w:pPrChange>
      </w:pPr>
      <w:ins w:id="4745" w:author="Copy Editor" w:date="2026-10-06T14:47:00Z">
        <w:r w:rsidRPr="0079413E">
          <w:rPr>
            <w:lang w:val="en-US"/>
          </w:rPr>
          <w:t>10,000 FEET</w:t>
        </w:r>
      </w:ins>
    </w:p>
    <w:p w14:paraId="5C73DBA0" w14:textId="77777777" w:rsidR="0079413E" w:rsidRPr="0079413E" w:rsidRDefault="0079413E">
      <w:pPr>
        <w:pStyle w:val="body"/>
        <w:rPr>
          <w:ins w:id="4746" w:author="Copy Editor" w:date="2026-10-06T14:47:00Z"/>
          <w:lang w:val="en-US"/>
        </w:rPr>
        <w:pPrChange w:id="4747" w:author="Copy Editor" w:date="2026-10-06T14:47:00Z" w16du:dateUtc="2026-10-06T11:47:00Z">
          <w:pPr>
            <w:pStyle w:val="bdialogue"/>
          </w:pPr>
        </w:pPrChange>
      </w:pPr>
      <w:ins w:id="4748" w:author="Copy Editor" w:date="2026-10-06T14:47:00Z">
        <w:r w:rsidRPr="0079413E">
          <w:rPr>
            <w:lang w:val="en-US"/>
          </w:rPr>
          <w:t>Richard stands at the tailgate of the CHINOOK.</w:t>
        </w:r>
      </w:ins>
    </w:p>
    <w:p w14:paraId="473F2BB6" w14:textId="77777777" w:rsidR="0079413E" w:rsidRDefault="0079413E" w:rsidP="0079413E">
      <w:pPr>
        <w:pStyle w:val="bCHARACTER"/>
        <w:rPr>
          <w:ins w:id="4749" w:author="Copy Editor" w:date="2026-10-06T14:47:00Z" w16du:dateUtc="2026-10-06T11:47:00Z"/>
        </w:rPr>
      </w:pPr>
      <w:ins w:id="4750" w:author="Copy Editor" w:date="2026-10-06T14:47:00Z" w16du:dateUtc="2026-10-06T11:47:00Z">
        <w:r w:rsidRPr="0079413E">
          <w:t>RICHARD (V.O.)</w:t>
        </w:r>
      </w:ins>
    </w:p>
    <w:p w14:paraId="2B82E91D" w14:textId="77777777" w:rsidR="0079413E" w:rsidRDefault="007C0FF3" w:rsidP="00F71A94">
      <w:pPr>
        <w:pStyle w:val="bdialogue"/>
        <w:rPr>
          <w:ins w:id="4751" w:author="Copy Editor" w:date="2026-10-06T14:47:00Z" w16du:dateUtc="2026-10-06T11:47:00Z"/>
        </w:rPr>
      </w:pPr>
      <w:r>
        <w:t xml:space="preserve">10,000 feet, with a parachute I’d packed myself without supervision, and I was on my own.  </w:t>
      </w:r>
    </w:p>
    <w:p w14:paraId="4134B8AA" w14:textId="00713C0E" w:rsidR="000107AB" w:rsidRDefault="000107AB">
      <w:pPr>
        <w:pStyle w:val="body"/>
        <w:rPr>
          <w:ins w:id="4752" w:author="Copy Editor" w:date="2026-10-06T14:47:00Z" w16du:dateUtc="2026-10-06T11:47:00Z"/>
        </w:rPr>
        <w:pPrChange w:id="4753" w:author="Copy Editor" w:date="2026-10-06T14:47:00Z" w16du:dateUtc="2026-10-06T11:47:00Z">
          <w:pPr>
            <w:pStyle w:val="bdialogue"/>
          </w:pPr>
        </w:pPrChange>
      </w:pPr>
      <w:ins w:id="4754" w:author="Copy Editor" w:date="2026-10-06T14:47:00Z">
        <w:r w:rsidRPr="000107AB">
          <w:t>A Danish instructor follows behind him.</w:t>
        </w:r>
      </w:ins>
    </w:p>
    <w:p w14:paraId="6407AE0D" w14:textId="77777777" w:rsidR="000107AB" w:rsidRDefault="000107AB" w:rsidP="000107AB">
      <w:pPr>
        <w:pStyle w:val="bCHARACTER"/>
        <w:rPr>
          <w:ins w:id="4755" w:author="Copy Editor" w:date="2026-10-06T14:47:00Z" w16du:dateUtc="2026-10-06T11:47:00Z"/>
        </w:rPr>
      </w:pPr>
      <w:ins w:id="4756" w:author="Copy Editor" w:date="2026-10-06T14:47:00Z" w16du:dateUtc="2026-10-06T11:47:00Z">
        <w:r w:rsidRPr="0079413E">
          <w:t>RICHARD (V.O.)</w:t>
        </w:r>
      </w:ins>
    </w:p>
    <w:p w14:paraId="3C09D68F" w14:textId="77777777" w:rsidR="000107AB" w:rsidRDefault="007C0FF3" w:rsidP="00F71A94">
      <w:pPr>
        <w:pStyle w:val="bdialogue"/>
        <w:rPr>
          <w:ins w:id="4757" w:author="Copy Editor" w:date="2026-10-06T14:47:00Z" w16du:dateUtc="2026-10-06T11:47:00Z"/>
        </w:rPr>
      </w:pPr>
      <w:r>
        <w:t xml:space="preserve">There was a Danish instructor following me </w:t>
      </w:r>
      <w:r w:rsidR="00F52756">
        <w:t>down,</w:t>
      </w:r>
      <w:r>
        <w:t xml:space="preserve"> but I never saw </w:t>
      </w:r>
      <w:r w:rsidR="00F52756">
        <w:t xml:space="preserve">him. </w:t>
      </w:r>
    </w:p>
    <w:p w14:paraId="42FEC067" w14:textId="77777777" w:rsidR="000107AB" w:rsidRPr="000107AB" w:rsidRDefault="000107AB">
      <w:pPr>
        <w:pStyle w:val="body"/>
        <w:rPr>
          <w:ins w:id="4758" w:author="Copy Editor" w:date="2026-10-06T14:47:00Z"/>
          <w:lang w:val="en-US"/>
        </w:rPr>
        <w:pPrChange w:id="4759" w:author="Copy Editor" w:date="2026-10-06T14:48:00Z" w16du:dateUtc="2026-10-06T11:48:00Z">
          <w:pPr>
            <w:pStyle w:val="bdialogue"/>
          </w:pPr>
        </w:pPrChange>
      </w:pPr>
      <w:ins w:id="4760" w:author="Copy Editor" w:date="2026-10-06T14:47:00Z">
        <w:r w:rsidRPr="000107AB">
          <w:rPr>
            <w:lang w:val="en-US"/>
          </w:rPr>
          <w:t>Richard reaches the tailgate.</w:t>
        </w:r>
      </w:ins>
    </w:p>
    <w:p w14:paraId="42280A3B" w14:textId="77777777" w:rsidR="000107AB" w:rsidRPr="000107AB" w:rsidRDefault="000107AB">
      <w:pPr>
        <w:pStyle w:val="body"/>
        <w:rPr>
          <w:ins w:id="4761" w:author="Copy Editor" w:date="2026-10-06T14:47:00Z"/>
          <w:lang w:val="en-US"/>
        </w:rPr>
        <w:pPrChange w:id="4762" w:author="Copy Editor" w:date="2026-10-06T14:48:00Z" w16du:dateUtc="2026-10-06T11:48:00Z">
          <w:pPr>
            <w:pStyle w:val="bdialogue"/>
          </w:pPr>
        </w:pPrChange>
      </w:pPr>
      <w:ins w:id="4763" w:author="Copy Editor" w:date="2026-10-06T14:47:00Z">
        <w:r w:rsidRPr="000107AB">
          <w:rPr>
            <w:lang w:val="en-US"/>
          </w:rPr>
          <w:t>He rotates on the ball of his foot.</w:t>
        </w:r>
      </w:ins>
    </w:p>
    <w:p w14:paraId="151D58F8" w14:textId="77777777" w:rsidR="000107AB" w:rsidRPr="000107AB" w:rsidRDefault="000107AB">
      <w:pPr>
        <w:pStyle w:val="body"/>
        <w:rPr>
          <w:ins w:id="4764" w:author="Copy Editor" w:date="2026-10-06T14:47:00Z"/>
          <w:lang w:val="en-US"/>
        </w:rPr>
        <w:pPrChange w:id="4765" w:author="Copy Editor" w:date="2026-10-06T14:48:00Z" w16du:dateUtc="2026-10-06T11:48:00Z">
          <w:pPr>
            <w:pStyle w:val="bdialogue"/>
          </w:pPr>
        </w:pPrChange>
      </w:pPr>
      <w:ins w:id="4766" w:author="Copy Editor" w:date="2026-10-06T14:47:00Z">
        <w:r w:rsidRPr="000107AB">
          <w:rPr>
            <w:lang w:val="en-US"/>
          </w:rPr>
          <w:t>Then goes backward into open air.</w:t>
        </w:r>
      </w:ins>
    </w:p>
    <w:p w14:paraId="4C065876" w14:textId="77777777" w:rsidR="00A11C0C" w:rsidRDefault="00A11C0C" w:rsidP="00A11C0C">
      <w:pPr>
        <w:pStyle w:val="bCHARACTER"/>
        <w:rPr>
          <w:ins w:id="4767" w:author="Copy Editor" w:date="2026-10-06T14:48:00Z" w16du:dateUtc="2026-10-06T11:48:00Z"/>
        </w:rPr>
      </w:pPr>
      <w:ins w:id="4768" w:author="Copy Editor" w:date="2026-10-06T14:48:00Z" w16du:dateUtc="2026-10-06T11:48:00Z">
        <w:r w:rsidRPr="0079413E">
          <w:lastRenderedPageBreak/>
          <w:t>RICHARD (V.O.)</w:t>
        </w:r>
      </w:ins>
    </w:p>
    <w:p w14:paraId="6EC1D844" w14:textId="77777777" w:rsidR="00A11C0C" w:rsidRDefault="007C0FF3" w:rsidP="00F71A94">
      <w:pPr>
        <w:pStyle w:val="bdialogue"/>
        <w:rPr>
          <w:ins w:id="4769" w:author="Copy Editor" w:date="2026-10-06T14:48:00Z" w16du:dateUtc="2026-10-06T11:48:00Z"/>
        </w:rPr>
      </w:pPr>
      <w:r>
        <w:t xml:space="preserve">Anyway, I remember walking to the tailgate of the chopper, rotating on the ball of my </w:t>
      </w:r>
      <w:r w:rsidR="00F52756">
        <w:t>foot,</w:t>
      </w:r>
      <w:r>
        <w:t xml:space="preserve"> and going off backwards as </w:t>
      </w:r>
      <w:r w:rsidR="00F52756">
        <w:t xml:space="preserve">instructed. </w:t>
      </w:r>
    </w:p>
    <w:p w14:paraId="1E311E92" w14:textId="77777777" w:rsidR="00FD4B15" w:rsidRPr="00FD4B15" w:rsidRDefault="00FD4B15">
      <w:pPr>
        <w:pStyle w:val="body"/>
        <w:rPr>
          <w:ins w:id="4770" w:author="Copy Editor" w:date="2026-10-06T14:48:00Z"/>
          <w:lang w:val="en-US"/>
        </w:rPr>
        <w:pPrChange w:id="4771" w:author="Copy Editor" w:date="2026-10-06T14:49:00Z" w16du:dateUtc="2026-10-06T11:49:00Z">
          <w:pPr>
            <w:pStyle w:val="bdialogue"/>
          </w:pPr>
        </w:pPrChange>
      </w:pPr>
      <w:ins w:id="4772" w:author="Copy Editor" w:date="2026-10-06T14:48:00Z">
        <w:r w:rsidRPr="00FD4B15">
          <w:rPr>
            <w:lang w:val="en-US"/>
          </w:rPr>
          <w:t>Richard falls.</w:t>
        </w:r>
      </w:ins>
    </w:p>
    <w:p w14:paraId="5D6E7C89" w14:textId="77777777" w:rsidR="00FD4B15" w:rsidRPr="00FD4B15" w:rsidRDefault="00FD4B15">
      <w:pPr>
        <w:pStyle w:val="body"/>
        <w:rPr>
          <w:ins w:id="4773" w:author="Copy Editor" w:date="2026-10-06T14:48:00Z"/>
          <w:lang w:val="en-US"/>
        </w:rPr>
        <w:pPrChange w:id="4774" w:author="Copy Editor" w:date="2026-10-06T14:49:00Z" w16du:dateUtc="2026-10-06T11:49:00Z">
          <w:pPr>
            <w:pStyle w:val="bdialogue"/>
          </w:pPr>
        </w:pPrChange>
      </w:pPr>
      <w:ins w:id="4775" w:author="Copy Editor" w:date="2026-10-06T14:48:00Z">
        <w:r w:rsidRPr="00FD4B15">
          <w:rPr>
            <w:lang w:val="en-US"/>
          </w:rPr>
          <w:t>There is no immediate opening of the canopy.</w:t>
        </w:r>
      </w:ins>
    </w:p>
    <w:p w14:paraId="336536EA" w14:textId="77777777" w:rsidR="00FD4B15" w:rsidRDefault="00FD4B15" w:rsidP="00FD4B15">
      <w:pPr>
        <w:pStyle w:val="bCHARACTER"/>
        <w:rPr>
          <w:ins w:id="4776" w:author="Copy Editor" w:date="2026-10-06T14:49:00Z" w16du:dateUtc="2026-10-06T11:49:00Z"/>
        </w:rPr>
      </w:pPr>
      <w:ins w:id="4777" w:author="Copy Editor" w:date="2026-10-06T14:49:00Z" w16du:dateUtc="2026-10-06T11:49:00Z">
        <w:r w:rsidRPr="0079413E">
          <w:t>RICHARD (V.O.)</w:t>
        </w:r>
      </w:ins>
    </w:p>
    <w:p w14:paraId="0500DAC2" w14:textId="77777777" w:rsidR="00FD4B15" w:rsidRDefault="007C0FF3" w:rsidP="00F71A94">
      <w:pPr>
        <w:pStyle w:val="bdialogue"/>
        <w:rPr>
          <w:ins w:id="4778" w:author="Copy Editor" w:date="2026-10-06T14:49:00Z" w16du:dateUtc="2026-10-06T11:49:00Z"/>
        </w:rPr>
      </w:pPr>
      <w:r>
        <w:t xml:space="preserve">It was odd not to feel a canopy deploy a few seconds </w:t>
      </w:r>
      <w:r w:rsidR="00F52756">
        <w:t>later,</w:t>
      </w:r>
      <w:r>
        <w:t xml:space="preserve"> but it wasn’t meant </w:t>
      </w:r>
      <w:r w:rsidR="00F52756">
        <w:t>to,</w:t>
      </w:r>
      <w:r>
        <w:t xml:space="preserve"> so that was </w:t>
      </w:r>
      <w:r w:rsidR="00F52756">
        <w:t xml:space="preserve">OK. </w:t>
      </w:r>
    </w:p>
    <w:p w14:paraId="6DB8EC09" w14:textId="23D1E854" w:rsidR="00FD4B15" w:rsidRDefault="00FD4B15" w:rsidP="00FD4B15">
      <w:pPr>
        <w:pStyle w:val="body"/>
        <w:rPr>
          <w:ins w:id="4779" w:author="Copy Editor" w:date="2026-10-06T14:49:00Z" w16du:dateUtc="2026-10-06T11:49:00Z"/>
        </w:rPr>
      </w:pPr>
      <w:ins w:id="4780" w:author="Copy Editor" w:date="2026-10-06T14:49:00Z">
        <w:r w:rsidRPr="00FD4B15">
          <w:t>The wind builds.</w:t>
        </w:r>
      </w:ins>
    </w:p>
    <w:p w14:paraId="7FD938A1" w14:textId="77777777" w:rsidR="00FD4B15" w:rsidRDefault="00FD4B15" w:rsidP="00FD4B15">
      <w:pPr>
        <w:pStyle w:val="bCHARACTER"/>
        <w:rPr>
          <w:ins w:id="4781" w:author="Copy Editor" w:date="2026-10-06T14:49:00Z" w16du:dateUtc="2026-10-06T11:49:00Z"/>
        </w:rPr>
      </w:pPr>
      <w:ins w:id="4782" w:author="Copy Editor" w:date="2026-10-06T14:49:00Z" w16du:dateUtc="2026-10-06T11:49:00Z">
        <w:r w:rsidRPr="0079413E">
          <w:t>RICHARD (V.O.)</w:t>
        </w:r>
      </w:ins>
    </w:p>
    <w:p w14:paraId="482D0428" w14:textId="77777777" w:rsidR="00FD4B15" w:rsidRDefault="007C0FF3" w:rsidP="00F71A94">
      <w:pPr>
        <w:pStyle w:val="bdialogue"/>
        <w:rPr>
          <w:ins w:id="4783" w:author="Copy Editor" w:date="2026-10-06T14:49:00Z" w16du:dateUtc="2026-10-06T11:49:00Z"/>
        </w:rPr>
      </w:pPr>
      <w:r>
        <w:t xml:space="preserve">Soon there was an incredible roaring in my ears as gravity took over and I hurtled towards the ground at 120 miles per </w:t>
      </w:r>
      <w:r w:rsidR="00F52756">
        <w:t xml:space="preserve">hour. </w:t>
      </w:r>
    </w:p>
    <w:p w14:paraId="53FA7959" w14:textId="77777777" w:rsidR="003735C5" w:rsidRPr="003735C5" w:rsidRDefault="003735C5">
      <w:pPr>
        <w:pStyle w:val="body"/>
        <w:rPr>
          <w:ins w:id="4784" w:author="Copy Editor" w:date="2026-10-06T14:49:00Z"/>
          <w:lang w:val="en-US"/>
        </w:rPr>
        <w:pPrChange w:id="4785" w:author="Copy Editor" w:date="2026-10-06T14:49:00Z" w16du:dateUtc="2026-10-06T11:49:00Z">
          <w:pPr>
            <w:pStyle w:val="bdialogue"/>
          </w:pPr>
        </w:pPrChange>
      </w:pPr>
      <w:ins w:id="4786" w:author="Copy Editor" w:date="2026-10-06T14:49:00Z">
        <w:r w:rsidRPr="003735C5">
          <w:rPr>
            <w:lang w:val="en-US"/>
          </w:rPr>
          <w:t>Richard falls through the blue sky.</w:t>
        </w:r>
      </w:ins>
    </w:p>
    <w:p w14:paraId="4B0E1E34" w14:textId="77777777" w:rsidR="003735C5" w:rsidRPr="003735C5" w:rsidRDefault="003735C5">
      <w:pPr>
        <w:pStyle w:val="body"/>
        <w:rPr>
          <w:ins w:id="4787" w:author="Copy Editor" w:date="2026-10-06T14:49:00Z"/>
          <w:lang w:val="en-US"/>
        </w:rPr>
        <w:pPrChange w:id="4788" w:author="Copy Editor" w:date="2026-10-06T14:49:00Z" w16du:dateUtc="2026-10-06T11:49:00Z">
          <w:pPr>
            <w:pStyle w:val="bdialogue"/>
          </w:pPr>
        </w:pPrChange>
      </w:pPr>
      <w:ins w:id="4789" w:author="Copy Editor" w:date="2026-10-06T14:49:00Z">
        <w:r w:rsidRPr="003735C5">
          <w:rPr>
            <w:lang w:val="en-US"/>
          </w:rPr>
          <w:t>He loses stability.</w:t>
        </w:r>
      </w:ins>
    </w:p>
    <w:p w14:paraId="77A986AE" w14:textId="77777777" w:rsidR="003735C5" w:rsidRPr="003735C5" w:rsidRDefault="003735C5">
      <w:pPr>
        <w:pStyle w:val="bCHARACTER"/>
        <w:rPr>
          <w:ins w:id="4790" w:author="Copy Editor" w:date="2026-10-06T14:49:00Z"/>
          <w:lang w:val="en-US"/>
        </w:rPr>
        <w:pPrChange w:id="4791" w:author="Copy Editor" w:date="2026-10-06T14:49:00Z" w16du:dateUtc="2026-10-06T11:49:00Z">
          <w:pPr>
            <w:pStyle w:val="bdialogue"/>
          </w:pPr>
        </w:pPrChange>
      </w:pPr>
      <w:ins w:id="4792" w:author="Copy Editor" w:date="2026-10-06T14:49:00Z">
        <w:r w:rsidRPr="003735C5">
          <w:rPr>
            <w:lang w:val="en-US"/>
          </w:rPr>
          <w:t>RICHARD (V.O.)</w:t>
        </w:r>
      </w:ins>
    </w:p>
    <w:p w14:paraId="6545E781" w14:textId="77777777" w:rsidR="003735C5" w:rsidRDefault="007C0FF3" w:rsidP="00F71A94">
      <w:pPr>
        <w:pStyle w:val="bdialogue"/>
        <w:rPr>
          <w:ins w:id="4793" w:author="Copy Editor" w:date="2026-10-06T14:50:00Z" w16du:dateUtc="2026-10-06T11:50:00Z"/>
        </w:rPr>
      </w:pPr>
      <w:r>
        <w:t>I mostly managed to keep stable, lost it once</w:t>
      </w:r>
      <w:r w:rsidR="00F52756">
        <w:t>, and</w:t>
      </w:r>
      <w:r>
        <w:t xml:space="preserve"> took up the “stable delta” position we had been </w:t>
      </w:r>
      <w:r w:rsidR="00F52756">
        <w:t>taught</w:t>
      </w:r>
      <w:ins w:id="4794" w:author="Copy Editor" w:date="2026-10-06T14:50:00Z" w16du:dateUtc="2026-10-06T11:50:00Z">
        <w:r w:rsidR="003735C5">
          <w:t>.</w:t>
        </w:r>
      </w:ins>
    </w:p>
    <w:p w14:paraId="5AAB9BE0" w14:textId="77777777" w:rsidR="00A4632D" w:rsidRPr="00A4632D" w:rsidRDefault="00A4632D">
      <w:pPr>
        <w:pStyle w:val="body"/>
        <w:rPr>
          <w:ins w:id="4795" w:author="Copy Editor" w:date="2026-10-06T14:50:00Z"/>
          <w:lang w:val="en-US"/>
        </w:rPr>
        <w:pPrChange w:id="4796" w:author="Copy Editor" w:date="2026-10-06T14:50:00Z" w16du:dateUtc="2026-10-06T11:50:00Z">
          <w:pPr>
            <w:pStyle w:val="bdialogue"/>
          </w:pPr>
        </w:pPrChange>
      </w:pPr>
      <w:ins w:id="4797" w:author="Copy Editor" w:date="2026-10-06T14:50:00Z">
        <w:r w:rsidRPr="00A4632D">
          <w:rPr>
            <w:lang w:val="en-US"/>
          </w:rPr>
          <w:t>Richard regains control.</w:t>
        </w:r>
      </w:ins>
    </w:p>
    <w:p w14:paraId="0487D4E4" w14:textId="77777777" w:rsidR="00A4632D" w:rsidRPr="00A4632D" w:rsidRDefault="00A4632D">
      <w:pPr>
        <w:pStyle w:val="body"/>
        <w:rPr>
          <w:ins w:id="4798" w:author="Copy Editor" w:date="2026-10-06T14:50:00Z"/>
          <w:lang w:val="en-US"/>
        </w:rPr>
        <w:pPrChange w:id="4799" w:author="Copy Editor" w:date="2026-10-06T14:50:00Z" w16du:dateUtc="2026-10-06T11:50:00Z">
          <w:pPr>
            <w:pStyle w:val="bdialogue"/>
          </w:pPr>
        </w:pPrChange>
      </w:pPr>
      <w:ins w:id="4800" w:author="Copy Editor" w:date="2026-10-06T14:50:00Z">
        <w:r w:rsidRPr="00A4632D">
          <w:rPr>
            <w:lang w:val="en-US"/>
          </w:rPr>
          <w:t>His view is suddenly of green ground below.</w:t>
        </w:r>
      </w:ins>
    </w:p>
    <w:p w14:paraId="680BBB0A" w14:textId="77777777" w:rsidR="00A4632D" w:rsidRPr="003735C5" w:rsidRDefault="00A4632D" w:rsidP="00A4632D">
      <w:pPr>
        <w:pStyle w:val="bCHARACTER"/>
        <w:rPr>
          <w:ins w:id="4801" w:author="Copy Editor" w:date="2026-10-06T14:50:00Z" w16du:dateUtc="2026-10-06T11:50:00Z"/>
          <w:lang w:val="en-US"/>
        </w:rPr>
      </w:pPr>
      <w:ins w:id="4802" w:author="Copy Editor" w:date="2026-10-06T14:50:00Z" w16du:dateUtc="2026-10-06T11:50:00Z">
        <w:r w:rsidRPr="003735C5">
          <w:rPr>
            <w:lang w:val="en-US"/>
          </w:rPr>
          <w:t>RICHARD (V.O.)</w:t>
        </w:r>
      </w:ins>
    </w:p>
    <w:p w14:paraId="5E4BDCA5" w14:textId="59AD5053" w:rsidR="003439BF" w:rsidRDefault="00F52756">
      <w:pPr>
        <w:pStyle w:val="bdialogue"/>
        <w:pPrChange w:id="4803" w:author="Copy Editor" w:date="2026-10-06T14:46:00Z" w16du:dateUtc="2026-10-06T11:46:00Z">
          <w:pPr>
            <w:pStyle w:val="body"/>
          </w:pPr>
        </w:pPrChange>
      </w:pPr>
      <w:del w:id="4804" w:author="Copy Editor" w:date="2026-10-06T14:50:00Z" w16du:dateUtc="2026-10-06T11:50:00Z">
        <w:r w:rsidDel="003735C5">
          <w:delText>,</w:delText>
        </w:r>
        <w:r w:rsidR="007C0FF3" w:rsidDel="003735C5">
          <w:delText xml:space="preserve"> and </w:delText>
        </w:r>
      </w:del>
      <w:r w:rsidR="007C0FF3">
        <w:t xml:space="preserve">I was delighted when the blue scenery suddenly turned green as I was face down </w:t>
      </w:r>
      <w:r>
        <w:t>again.</w:t>
      </w:r>
    </w:p>
    <w:p w14:paraId="137D35A7" w14:textId="7C66F8A2" w:rsidR="00A4632D" w:rsidRDefault="00A4632D" w:rsidP="00B33299">
      <w:pPr>
        <w:pStyle w:val="body"/>
        <w:rPr>
          <w:ins w:id="4805" w:author="Copy Editor" w:date="2026-10-06T14:50:00Z" w16du:dateUtc="2026-10-06T11:50:00Z"/>
        </w:rPr>
      </w:pPr>
      <w:ins w:id="4806" w:author="Copy Editor" w:date="2026-10-06T14:50:00Z">
        <w:r w:rsidRPr="00A4632D">
          <w:t>Richard checks his altimeter.</w:t>
        </w:r>
      </w:ins>
    </w:p>
    <w:p w14:paraId="720D8DEC" w14:textId="77777777" w:rsidR="00A4632D" w:rsidRPr="003735C5" w:rsidRDefault="00A4632D" w:rsidP="00A4632D">
      <w:pPr>
        <w:pStyle w:val="bCHARACTER"/>
        <w:rPr>
          <w:ins w:id="4807" w:author="Copy Editor" w:date="2026-10-06T14:50:00Z" w16du:dateUtc="2026-10-06T11:50:00Z"/>
          <w:lang w:val="en-US"/>
        </w:rPr>
      </w:pPr>
      <w:ins w:id="4808" w:author="Copy Editor" w:date="2026-10-06T14:50:00Z" w16du:dateUtc="2026-10-06T11:50:00Z">
        <w:r w:rsidRPr="003735C5">
          <w:rPr>
            <w:lang w:val="en-US"/>
          </w:rPr>
          <w:t>RICHARD (V.O.)</w:t>
        </w:r>
      </w:ins>
    </w:p>
    <w:p w14:paraId="472A3D76" w14:textId="77777777" w:rsidR="00A4632D" w:rsidRDefault="007C0FF3">
      <w:pPr>
        <w:pStyle w:val="bdialogue"/>
        <w:rPr>
          <w:ins w:id="4809" w:author="Copy Editor" w:date="2026-10-06T14:50:00Z" w16du:dateUtc="2026-10-06T11:50:00Z"/>
        </w:rPr>
        <w:pPrChange w:id="4810" w:author="Copy Editor" w:date="2026-10-06T14:50:00Z" w16du:dateUtc="2026-10-06T11:50:00Z">
          <w:pPr>
            <w:pStyle w:val="body"/>
          </w:pPr>
        </w:pPrChange>
      </w:pPr>
      <w:r>
        <w:lastRenderedPageBreak/>
        <w:t xml:space="preserve">I checked my </w:t>
      </w:r>
      <w:r w:rsidR="00F52756">
        <w:t>altimeter;</w:t>
      </w:r>
      <w:r>
        <w:t xml:space="preserve"> I was at three thousand feet</w:t>
      </w:r>
      <w:r w:rsidR="00F52756">
        <w:t>, so I</w:t>
      </w:r>
      <w:r>
        <w:t xml:space="preserve"> pulled my rip </w:t>
      </w:r>
      <w:r w:rsidR="00F52756">
        <w:t xml:space="preserve">cord. </w:t>
      </w:r>
    </w:p>
    <w:p w14:paraId="68F29815" w14:textId="63F66653" w:rsidR="00712992" w:rsidRDefault="00712992" w:rsidP="00B33299">
      <w:pPr>
        <w:pStyle w:val="body"/>
        <w:rPr>
          <w:ins w:id="4811" w:author="Copy Editor" w:date="2026-10-06T14:51:00Z" w16du:dateUtc="2026-10-06T11:51:00Z"/>
        </w:rPr>
      </w:pPr>
      <w:ins w:id="4812" w:author="Copy Editor" w:date="2026-10-06T14:51:00Z">
        <w:r w:rsidRPr="00712992">
          <w:t>Richard reaches for the handle.</w:t>
        </w:r>
      </w:ins>
    </w:p>
    <w:p w14:paraId="219CC809" w14:textId="3BFA371E" w:rsidR="00712992" w:rsidRDefault="00712992">
      <w:pPr>
        <w:pStyle w:val="bCHARACTER"/>
        <w:rPr>
          <w:ins w:id="4813" w:author="Copy Editor" w:date="2026-10-06T14:51:00Z" w16du:dateUtc="2026-10-06T11:51:00Z"/>
        </w:rPr>
        <w:pPrChange w:id="4814" w:author="Copy Editor" w:date="2026-10-06T14:51:00Z" w16du:dateUtc="2026-10-06T11:51:00Z">
          <w:pPr>
            <w:pStyle w:val="body"/>
          </w:pPr>
        </w:pPrChange>
      </w:pPr>
      <w:ins w:id="4815" w:author="Copy Editor" w:date="2026-10-06T14:51:00Z">
        <w:r w:rsidRPr="00712992">
          <w:t>RICHARD (V.O.)</w:t>
        </w:r>
      </w:ins>
    </w:p>
    <w:p w14:paraId="4F96ABA7" w14:textId="77777777" w:rsidR="00712992" w:rsidRDefault="007C0FF3">
      <w:pPr>
        <w:pStyle w:val="bbodybeforebeat"/>
        <w:rPr>
          <w:ins w:id="4816" w:author="Copy Editor" w:date="2026-10-06T14:51:00Z" w16du:dateUtc="2026-10-06T11:51:00Z"/>
        </w:rPr>
        <w:pPrChange w:id="4817" w:author="Copy Editor" w:date="2026-10-06T14:51:00Z" w16du:dateUtc="2026-10-06T11:51:00Z">
          <w:pPr>
            <w:pStyle w:val="bdialogue"/>
          </w:pPr>
        </w:pPrChange>
      </w:pPr>
      <w:r>
        <w:t xml:space="preserve">Now, we had been taught to bring our right hand in to grasp the handle, bringing in our left hand at the same time to stay </w:t>
      </w:r>
      <w:r w:rsidR="00F52756">
        <w:t xml:space="preserve">balanced. </w:t>
      </w:r>
    </w:p>
    <w:p w14:paraId="797AF9C9" w14:textId="541B3C20" w:rsidR="00712992" w:rsidRDefault="00712992">
      <w:pPr>
        <w:pStyle w:val="baparenthisis"/>
        <w:rPr>
          <w:ins w:id="4818" w:author="Copy Editor" w:date="2026-10-06T14:51:00Z" w16du:dateUtc="2026-10-06T11:51:00Z"/>
        </w:rPr>
        <w:pPrChange w:id="4819" w:author="Copy Editor" w:date="2026-10-06T14:51:00Z" w16du:dateUtc="2026-10-06T11:51:00Z">
          <w:pPr>
            <w:pStyle w:val="bdialogue"/>
          </w:pPr>
        </w:pPrChange>
      </w:pPr>
      <w:ins w:id="4820" w:author="Copy Editor" w:date="2026-10-06T14:51:00Z" w16du:dateUtc="2026-10-06T11:51:00Z">
        <w:r>
          <w:t>(</w:t>
        </w:r>
      </w:ins>
      <w:ins w:id="4821" w:author="Copy Editor" w:date="2026-10-06T14:51:00Z">
        <w:r w:rsidRPr="00712992">
          <w:t>A beat.</w:t>
        </w:r>
      </w:ins>
      <w:ins w:id="4822" w:author="Copy Editor" w:date="2026-10-06T14:51:00Z" w16du:dateUtc="2026-10-06T11:51:00Z">
        <w:r>
          <w:t>)</w:t>
        </w:r>
      </w:ins>
    </w:p>
    <w:p w14:paraId="50306AEB" w14:textId="77777777" w:rsidR="00712992" w:rsidRDefault="007C0FF3" w:rsidP="00712992">
      <w:pPr>
        <w:pStyle w:val="bdialogue"/>
        <w:rPr>
          <w:ins w:id="4823" w:author="Copy Editor" w:date="2026-10-06T14:51:00Z" w16du:dateUtc="2026-10-06T11:51:00Z"/>
        </w:rPr>
      </w:pPr>
      <w:r>
        <w:t xml:space="preserve">Ahem, that’s not what </w:t>
      </w:r>
      <w:r w:rsidR="00F52756">
        <w:t xml:space="preserve">happened. </w:t>
      </w:r>
    </w:p>
    <w:p w14:paraId="3DCEDEE0" w14:textId="77777777" w:rsidR="00265D55" w:rsidRPr="00265D55" w:rsidRDefault="00265D55" w:rsidP="00265D55">
      <w:pPr>
        <w:pStyle w:val="body"/>
        <w:rPr>
          <w:ins w:id="4824" w:author="Copy Editor" w:date="2026-10-06T14:52:00Z"/>
          <w:lang w:val="en-US"/>
        </w:rPr>
      </w:pPr>
      <w:ins w:id="4825" w:author="Copy Editor" w:date="2026-10-06T14:52:00Z">
        <w:r w:rsidRPr="00265D55">
          <w:rPr>
            <w:lang w:val="en-US"/>
          </w:rPr>
          <w:t>Richard reaches for the handle.</w:t>
        </w:r>
      </w:ins>
    </w:p>
    <w:p w14:paraId="44490334" w14:textId="77777777" w:rsidR="00265D55" w:rsidRPr="00265D55" w:rsidRDefault="00265D55" w:rsidP="00265D55">
      <w:pPr>
        <w:pStyle w:val="body"/>
        <w:rPr>
          <w:ins w:id="4826" w:author="Copy Editor" w:date="2026-10-06T14:52:00Z"/>
          <w:lang w:val="en-US"/>
        </w:rPr>
      </w:pPr>
      <w:ins w:id="4827" w:author="Copy Editor" w:date="2026-10-06T14:52:00Z">
        <w:r w:rsidRPr="00265D55">
          <w:rPr>
            <w:lang w:val="en-US"/>
          </w:rPr>
          <w:t>His right arm catches the air.</w:t>
        </w:r>
      </w:ins>
    </w:p>
    <w:p w14:paraId="400CB4D6" w14:textId="77777777" w:rsidR="00265D55" w:rsidRPr="00265D55" w:rsidRDefault="00265D55" w:rsidP="00265D55">
      <w:pPr>
        <w:pStyle w:val="body"/>
        <w:rPr>
          <w:ins w:id="4828" w:author="Copy Editor" w:date="2026-10-06T14:52:00Z"/>
          <w:lang w:val="en-US"/>
        </w:rPr>
      </w:pPr>
      <w:ins w:id="4829" w:author="Copy Editor" w:date="2026-10-06T14:52:00Z">
        <w:r w:rsidRPr="00265D55">
          <w:rPr>
            <w:lang w:val="en-US"/>
          </w:rPr>
          <w:t>He flips onto his back.</w:t>
        </w:r>
      </w:ins>
    </w:p>
    <w:p w14:paraId="5A42C877" w14:textId="5D7A5D6D" w:rsidR="00712992" w:rsidRDefault="00712992" w:rsidP="00712992">
      <w:pPr>
        <w:pStyle w:val="bCHARACTER"/>
        <w:rPr>
          <w:ins w:id="4830" w:author="Copy Editor" w:date="2026-10-06T14:51:00Z" w16du:dateUtc="2026-10-06T11:51:00Z"/>
        </w:rPr>
      </w:pPr>
      <w:ins w:id="4831" w:author="Copy Editor" w:date="2026-10-06T14:51:00Z" w16du:dateUtc="2026-10-06T11:51:00Z">
        <w:r w:rsidRPr="00712992">
          <w:t>RICHARD (V.O.)</w:t>
        </w:r>
      </w:ins>
    </w:p>
    <w:p w14:paraId="6F1DBE14" w14:textId="77777777" w:rsidR="00265D55" w:rsidRDefault="007C0FF3" w:rsidP="00712992">
      <w:pPr>
        <w:pStyle w:val="bdialogue"/>
        <w:rPr>
          <w:ins w:id="4832" w:author="Copy Editor" w:date="2026-10-06T14:52:00Z" w16du:dateUtc="2026-10-06T11:52:00Z"/>
        </w:rPr>
      </w:pPr>
      <w:r>
        <w:t xml:space="preserve">The motto of the British Parachute Training School </w:t>
      </w:r>
      <w:r w:rsidR="00A81CC5">
        <w:t>is” Knowledge</w:t>
      </w:r>
      <w:r>
        <w:t xml:space="preserve"> Dispels </w:t>
      </w:r>
      <w:r w:rsidR="00F52756">
        <w:t>Fear,"</w:t>
      </w:r>
      <w:r>
        <w:t xml:space="preserve"> but all the instructors think “Fear Dispels Knowledge” would be a lot more </w:t>
      </w:r>
      <w:r w:rsidR="00F52756">
        <w:t>appropriate.</w:t>
      </w:r>
    </w:p>
    <w:p w14:paraId="6AD87430" w14:textId="77777777" w:rsidR="00265D55" w:rsidRDefault="00F52756" w:rsidP="00712992">
      <w:pPr>
        <w:pStyle w:val="bdialogue"/>
        <w:rPr>
          <w:ins w:id="4833" w:author="Copy Editor" w:date="2026-10-06T14:52:00Z" w16du:dateUtc="2026-10-06T11:52:00Z"/>
        </w:rPr>
      </w:pPr>
      <w:del w:id="4834" w:author="Copy Editor" w:date="2026-10-06T14:52:00Z" w16du:dateUtc="2026-10-06T11:52:00Z">
        <w:r w:rsidDel="00265D55">
          <w:delText xml:space="preserve"> </w:delText>
        </w:r>
      </w:del>
      <w:r w:rsidR="007C0FF3">
        <w:t xml:space="preserve">It certainly would have been in my </w:t>
      </w:r>
      <w:r>
        <w:t xml:space="preserve">case. </w:t>
      </w:r>
    </w:p>
    <w:p w14:paraId="77482D6D" w14:textId="410E2C76" w:rsidR="00265D55" w:rsidRDefault="00265D55" w:rsidP="00265D55">
      <w:pPr>
        <w:pStyle w:val="body"/>
        <w:rPr>
          <w:ins w:id="4835" w:author="Copy Editor" w:date="2026-10-06T14:52:00Z" w16du:dateUtc="2026-10-06T11:52:00Z"/>
        </w:rPr>
      </w:pPr>
      <w:ins w:id="4836" w:author="Copy Editor" w:date="2026-10-06T14:52:00Z">
        <w:r w:rsidRPr="00265D55">
          <w:t>Richard grabs the handle.</w:t>
        </w:r>
      </w:ins>
    </w:p>
    <w:p w14:paraId="33C01CDC" w14:textId="77777777" w:rsidR="00265D55" w:rsidRDefault="00265D55" w:rsidP="00265D55">
      <w:pPr>
        <w:pStyle w:val="bCHARACTER"/>
        <w:rPr>
          <w:ins w:id="4837" w:author="Copy Editor" w:date="2026-10-06T14:52:00Z" w16du:dateUtc="2026-10-06T11:52:00Z"/>
        </w:rPr>
      </w:pPr>
      <w:ins w:id="4838" w:author="Copy Editor" w:date="2026-10-06T14:52:00Z" w16du:dateUtc="2026-10-06T11:52:00Z">
        <w:r w:rsidRPr="00712992">
          <w:t>RICHARD (V.O.)</w:t>
        </w:r>
      </w:ins>
    </w:p>
    <w:p w14:paraId="5E4BDCA6" w14:textId="6A19B52B" w:rsidR="003439BF" w:rsidRDefault="007C0FF3">
      <w:pPr>
        <w:pStyle w:val="bdialogue"/>
        <w:pPrChange w:id="4839" w:author="Copy Editor" w:date="2026-10-06T14:51:00Z" w16du:dateUtc="2026-10-06T11:51:00Z">
          <w:pPr>
            <w:pStyle w:val="body"/>
          </w:pPr>
        </w:pPrChange>
      </w:pPr>
      <w:r>
        <w:t xml:space="preserve">I grabbed my handle </w:t>
      </w:r>
      <w:r w:rsidR="00F52756">
        <w:t>and,</w:t>
      </w:r>
      <w:r>
        <w:t xml:space="preserve"> with a great </w:t>
      </w:r>
      <w:r w:rsidR="00F52756">
        <w:t>"yippee,"</w:t>
      </w:r>
      <w:r>
        <w:t xml:space="preserve"> extended my arm to deploy my </w:t>
      </w:r>
      <w:r w:rsidR="00F52756">
        <w:t>chute.</w:t>
      </w:r>
    </w:p>
    <w:p w14:paraId="186042DF" w14:textId="77777777" w:rsidR="00566CCA" w:rsidRPr="00566CCA" w:rsidRDefault="00566CCA" w:rsidP="00566CCA">
      <w:pPr>
        <w:pStyle w:val="body"/>
        <w:rPr>
          <w:ins w:id="4840" w:author="Copy Editor" w:date="2026-10-06T14:52:00Z"/>
          <w:lang w:val="en-US"/>
        </w:rPr>
      </w:pPr>
      <w:ins w:id="4841" w:author="Copy Editor" w:date="2026-10-06T14:52:00Z">
        <w:r w:rsidRPr="00566CCA">
          <w:rPr>
            <w:lang w:val="en-US"/>
          </w:rPr>
          <w:t>His arm catches the air.</w:t>
        </w:r>
      </w:ins>
    </w:p>
    <w:p w14:paraId="3FF22D05" w14:textId="77777777" w:rsidR="00566CCA" w:rsidRPr="00566CCA" w:rsidRDefault="00566CCA" w:rsidP="00566CCA">
      <w:pPr>
        <w:pStyle w:val="body"/>
        <w:rPr>
          <w:ins w:id="4842" w:author="Copy Editor" w:date="2026-10-06T14:52:00Z"/>
          <w:lang w:val="en-US"/>
        </w:rPr>
      </w:pPr>
      <w:ins w:id="4843" w:author="Copy Editor" w:date="2026-10-06T14:52:00Z">
        <w:r w:rsidRPr="00566CCA">
          <w:rPr>
            <w:lang w:val="en-US"/>
          </w:rPr>
          <w:t>Richard flips violently onto his back.</w:t>
        </w:r>
      </w:ins>
    </w:p>
    <w:p w14:paraId="48B5E1A6" w14:textId="77777777" w:rsidR="00566CCA" w:rsidRPr="00566CCA" w:rsidRDefault="00566CCA" w:rsidP="00566CCA">
      <w:pPr>
        <w:pStyle w:val="body"/>
        <w:rPr>
          <w:ins w:id="4844" w:author="Copy Editor" w:date="2026-10-06T14:52:00Z"/>
          <w:lang w:val="en-US"/>
        </w:rPr>
      </w:pPr>
      <w:ins w:id="4845" w:author="Copy Editor" w:date="2026-10-06T14:52:00Z">
        <w:r w:rsidRPr="00566CCA">
          <w:rPr>
            <w:lang w:val="en-US"/>
          </w:rPr>
          <w:t>A RED AND WHITE PARACHUTE appears between his legs.</w:t>
        </w:r>
      </w:ins>
    </w:p>
    <w:p w14:paraId="049E6610" w14:textId="77777777" w:rsidR="00566CCA" w:rsidRPr="00566CCA" w:rsidRDefault="00566CCA" w:rsidP="00566CCA">
      <w:pPr>
        <w:pStyle w:val="body"/>
        <w:rPr>
          <w:ins w:id="4846" w:author="Copy Editor" w:date="2026-10-06T14:52:00Z"/>
          <w:lang w:val="en-US"/>
        </w:rPr>
      </w:pPr>
      <w:ins w:id="4847" w:author="Copy Editor" w:date="2026-10-06T14:52:00Z">
        <w:r w:rsidRPr="00566CCA">
          <w:rPr>
            <w:lang w:val="en-US"/>
          </w:rPr>
          <w:t>BANG.</w:t>
        </w:r>
      </w:ins>
    </w:p>
    <w:p w14:paraId="4BBE3599" w14:textId="77777777" w:rsidR="00566CCA" w:rsidRPr="00566CCA" w:rsidRDefault="00566CCA" w:rsidP="00566CCA">
      <w:pPr>
        <w:pStyle w:val="body"/>
        <w:rPr>
          <w:ins w:id="4848" w:author="Copy Editor" w:date="2026-10-06T14:52:00Z"/>
          <w:lang w:val="en-US"/>
        </w:rPr>
      </w:pPr>
      <w:ins w:id="4849" w:author="Copy Editor" w:date="2026-10-06T14:52:00Z">
        <w:r w:rsidRPr="00566CCA">
          <w:rPr>
            <w:lang w:val="en-US"/>
          </w:rPr>
          <w:t>The canopy inflates.</w:t>
        </w:r>
      </w:ins>
    </w:p>
    <w:p w14:paraId="5B1B1ADA" w14:textId="77777777" w:rsidR="00566CCA" w:rsidRPr="00566CCA" w:rsidRDefault="00566CCA" w:rsidP="00566CCA">
      <w:pPr>
        <w:pStyle w:val="body"/>
        <w:rPr>
          <w:ins w:id="4850" w:author="Copy Editor" w:date="2026-10-06T14:52:00Z"/>
          <w:lang w:val="en-US"/>
        </w:rPr>
      </w:pPr>
      <w:ins w:id="4851" w:author="Copy Editor" w:date="2026-10-06T14:52:00Z">
        <w:r w:rsidRPr="00566CCA">
          <w:rPr>
            <w:lang w:val="en-US"/>
          </w:rPr>
          <w:t>Richard is thrown around.</w:t>
        </w:r>
      </w:ins>
    </w:p>
    <w:p w14:paraId="64971474" w14:textId="77777777" w:rsidR="00566CCA" w:rsidRDefault="00566CCA" w:rsidP="00B33299">
      <w:pPr>
        <w:pStyle w:val="body"/>
        <w:rPr>
          <w:ins w:id="4852" w:author="Copy Editor" w:date="2026-10-06T14:52:00Z" w16du:dateUtc="2026-10-06T11:52:00Z"/>
        </w:rPr>
      </w:pPr>
    </w:p>
    <w:p w14:paraId="7AA0DC6D" w14:textId="77777777" w:rsidR="00566CCA" w:rsidRDefault="00566CCA" w:rsidP="00566CCA">
      <w:pPr>
        <w:pStyle w:val="bCHARACTER"/>
        <w:rPr>
          <w:ins w:id="4853" w:author="Copy Editor" w:date="2026-10-06T14:53:00Z" w16du:dateUtc="2026-10-06T11:53:00Z"/>
        </w:rPr>
      </w:pPr>
      <w:ins w:id="4854" w:author="Copy Editor" w:date="2026-10-06T14:53:00Z" w16du:dateUtc="2026-10-06T11:53:00Z">
        <w:r w:rsidRPr="00712992">
          <w:t>RICHARD (V.O.)</w:t>
        </w:r>
      </w:ins>
    </w:p>
    <w:p w14:paraId="047C6F9D" w14:textId="77777777" w:rsidR="00566CCA" w:rsidRDefault="007C0FF3" w:rsidP="00566CCA">
      <w:pPr>
        <w:pStyle w:val="bdialogue"/>
        <w:rPr>
          <w:ins w:id="4855" w:author="Copy Editor" w:date="2026-10-06T14:53:00Z" w16du:dateUtc="2026-10-06T11:53:00Z"/>
        </w:rPr>
      </w:pPr>
      <w:r>
        <w:t xml:space="preserve">My right arm caught the </w:t>
      </w:r>
      <w:r w:rsidR="00F52756">
        <w:t>air,</w:t>
      </w:r>
      <w:r>
        <w:t xml:space="preserve"> and I immediately flipped onto my </w:t>
      </w:r>
      <w:r w:rsidR="00F52756">
        <w:t xml:space="preserve">back. </w:t>
      </w:r>
    </w:p>
    <w:p w14:paraId="0265B7E1" w14:textId="77777777" w:rsidR="00566CCA" w:rsidRDefault="007C0FF3" w:rsidP="00566CCA">
      <w:pPr>
        <w:pStyle w:val="bdialogue"/>
        <w:rPr>
          <w:ins w:id="4856" w:author="Copy Editor" w:date="2026-10-06T14:53:00Z" w16du:dateUtc="2026-10-06T11:53:00Z"/>
        </w:rPr>
      </w:pPr>
      <w:r>
        <w:t>I remember a blur of red and white coming up between my legs</w:t>
      </w:r>
      <w:ins w:id="4857" w:author="Copy Editor" w:date="2026-10-06T14:53:00Z" w16du:dateUtc="2026-10-06T11:53:00Z">
        <w:r w:rsidR="00566CCA">
          <w:t>.</w:t>
        </w:r>
      </w:ins>
    </w:p>
    <w:p w14:paraId="4E92B00B" w14:textId="77777777" w:rsidR="00566CCA" w:rsidRDefault="007C0FF3" w:rsidP="00566CCA">
      <w:pPr>
        <w:pStyle w:val="bdialogue"/>
        <w:rPr>
          <w:ins w:id="4858" w:author="Copy Editor" w:date="2026-10-06T14:53:00Z" w16du:dateUtc="2026-10-06T11:53:00Z"/>
        </w:rPr>
      </w:pPr>
      <w:del w:id="4859" w:author="Copy Editor" w:date="2026-10-06T14:53:00Z" w16du:dateUtc="2026-10-06T11:53:00Z">
        <w:r w:rsidDel="00566CCA">
          <w:delText>, t</w:delText>
        </w:r>
      </w:del>
      <w:ins w:id="4860" w:author="Copy Editor" w:date="2026-10-06T14:53:00Z" w16du:dateUtc="2026-10-06T11:53:00Z">
        <w:r w:rsidR="00566CCA">
          <w:t>T</w:t>
        </w:r>
      </w:ins>
      <w:r>
        <w:t xml:space="preserve">here as a bang as it </w:t>
      </w:r>
      <w:r w:rsidR="00F52756">
        <w:t>inflated.</w:t>
      </w:r>
      <w:r>
        <w:t xml:space="preserve"> </w:t>
      </w:r>
    </w:p>
    <w:p w14:paraId="5D106ACC" w14:textId="77777777" w:rsidR="001A473E" w:rsidRPr="001A473E" w:rsidRDefault="001A473E">
      <w:pPr>
        <w:pStyle w:val="body"/>
        <w:rPr>
          <w:ins w:id="4861" w:author="Copy Editor" w:date="2026-10-06T14:53:00Z"/>
          <w:lang w:val="en-US"/>
        </w:rPr>
        <w:pPrChange w:id="4862" w:author="Copy Editor" w:date="2026-10-06T14:53:00Z" w16du:dateUtc="2026-10-06T11:53:00Z">
          <w:pPr>
            <w:pStyle w:val="bdialogue"/>
          </w:pPr>
        </w:pPrChange>
      </w:pPr>
      <w:ins w:id="4863" w:author="Copy Editor" w:date="2026-10-06T14:53:00Z">
        <w:r w:rsidRPr="001A473E">
          <w:rPr>
            <w:lang w:val="en-US"/>
          </w:rPr>
          <w:t>Richard sees stars.</w:t>
        </w:r>
      </w:ins>
    </w:p>
    <w:p w14:paraId="59DE01E1" w14:textId="77777777" w:rsidR="001A473E" w:rsidRPr="001A473E" w:rsidRDefault="001A473E">
      <w:pPr>
        <w:pStyle w:val="body"/>
        <w:rPr>
          <w:ins w:id="4864" w:author="Copy Editor" w:date="2026-10-06T14:53:00Z"/>
          <w:lang w:val="en-US"/>
        </w:rPr>
        <w:pPrChange w:id="4865" w:author="Copy Editor" w:date="2026-10-06T14:53:00Z" w16du:dateUtc="2026-10-06T11:53:00Z">
          <w:pPr>
            <w:pStyle w:val="bdialogue"/>
          </w:pPr>
        </w:pPrChange>
      </w:pPr>
      <w:ins w:id="4866" w:author="Copy Editor" w:date="2026-10-06T14:53:00Z">
        <w:r w:rsidRPr="001A473E">
          <w:rPr>
            <w:lang w:val="en-US"/>
          </w:rPr>
          <w:t>His body twists beneath the canopy.</w:t>
        </w:r>
      </w:ins>
    </w:p>
    <w:p w14:paraId="490F04CF" w14:textId="77777777" w:rsidR="00566CCA" w:rsidRDefault="00566CCA" w:rsidP="00566CCA">
      <w:pPr>
        <w:pStyle w:val="bCHARACTER"/>
        <w:rPr>
          <w:ins w:id="4867" w:author="Copy Editor" w:date="2026-10-06T14:53:00Z" w16du:dateUtc="2026-10-06T11:53:00Z"/>
        </w:rPr>
      </w:pPr>
      <w:ins w:id="4868" w:author="Copy Editor" w:date="2026-10-06T14:53:00Z" w16du:dateUtc="2026-10-06T11:53:00Z">
        <w:r w:rsidRPr="00712992">
          <w:t>RICHARD (V.O.)</w:t>
        </w:r>
      </w:ins>
    </w:p>
    <w:p w14:paraId="2D33CFEA" w14:textId="00BF8660" w:rsidR="00AF6EE6" w:rsidRDefault="007C0FF3" w:rsidP="00566CCA">
      <w:pPr>
        <w:pStyle w:val="bdialogue"/>
        <w:rPr>
          <w:ins w:id="4869" w:author="Copy Editor" w:date="2026-10-06T14:54:00Z" w16du:dateUtc="2026-10-06T11:54:00Z"/>
        </w:rPr>
      </w:pPr>
      <w:r>
        <w:t xml:space="preserve">I was seeing stars, had a friction burn behind one knee, was in twists </w:t>
      </w:r>
    </w:p>
    <w:p w14:paraId="4E87F83F" w14:textId="38F98714" w:rsidR="001A473E" w:rsidRDefault="00503D62">
      <w:pPr>
        <w:pStyle w:val="body"/>
        <w:rPr>
          <w:ins w:id="4870" w:author="Copy Editor" w:date="2026-10-06T14:54:00Z" w16du:dateUtc="2026-10-06T11:54:00Z"/>
        </w:rPr>
        <w:pPrChange w:id="4871" w:author="Copy Editor" w:date="2026-10-06T14:54:00Z" w16du:dateUtc="2026-10-06T11:54:00Z">
          <w:pPr>
            <w:pStyle w:val="bdialogue"/>
          </w:pPr>
        </w:pPrChange>
      </w:pPr>
      <w:ins w:id="4872" w:author="Copy Editor" w:date="2026-10-06T14:54:00Z">
        <w:r w:rsidRPr="00503D62">
          <w:t>The parachute lines are tangled from the deployment.</w:t>
        </w:r>
      </w:ins>
    </w:p>
    <w:p w14:paraId="3E6F34D5" w14:textId="77777777" w:rsidR="001A473E" w:rsidRDefault="001A473E" w:rsidP="001A473E">
      <w:pPr>
        <w:pStyle w:val="bCHARACTER"/>
        <w:rPr>
          <w:ins w:id="4873" w:author="Copy Editor" w:date="2026-10-06T14:54:00Z" w16du:dateUtc="2026-10-06T11:54:00Z"/>
        </w:rPr>
      </w:pPr>
      <w:ins w:id="4874" w:author="Copy Editor" w:date="2026-10-06T14:54:00Z" w16du:dateUtc="2026-10-06T11:54:00Z">
        <w:r w:rsidRPr="00712992">
          <w:t>RICHARD (V.O.)</w:t>
        </w:r>
      </w:ins>
    </w:p>
    <w:p w14:paraId="7DCC046E" w14:textId="2C9431A1" w:rsidR="001A473E" w:rsidDel="001A473E" w:rsidRDefault="001A473E">
      <w:pPr>
        <w:pStyle w:val="bdialogue"/>
        <w:rPr>
          <w:del w:id="4875" w:author="Copy Editor" w:date="2026-10-06T14:54:00Z" w16du:dateUtc="2026-10-06T11:54:00Z"/>
        </w:rPr>
        <w:pPrChange w:id="4876" w:author="Copy Editor" w:date="2026-10-06T14:53:00Z" w16du:dateUtc="2026-10-06T11:53:00Z">
          <w:pPr>
            <w:pStyle w:val="body"/>
          </w:pPr>
        </w:pPrChange>
      </w:pPr>
    </w:p>
    <w:p w14:paraId="6E5EEE9B" w14:textId="1E92F782" w:rsidR="00AF6EE6" w:rsidRDefault="007C0FF3" w:rsidP="00816AB1">
      <w:pPr>
        <w:pStyle w:val="baparenthisis"/>
        <w:rPr>
          <w:ins w:id="4877" w:author="Copy Editor" w:date="2026-10-06T14:54:00Z" w16du:dateUtc="2026-10-06T11:54:00Z"/>
        </w:rPr>
      </w:pPr>
      <w:del w:id="4878" w:author="Copy Editor" w:date="2026-10-06T14:54:00Z" w16du:dateUtc="2026-10-06T11:54:00Z">
        <w:r w:rsidDel="00503D62">
          <w:delText>(</w:delText>
        </w:r>
      </w:del>
      <w:ins w:id="4879" w:author="Copy Editor" w:date="2026-10-06T14:54:00Z" w16du:dateUtc="2026-10-06T11:54:00Z">
        <w:r w:rsidR="00503D62">
          <w:t>-</w:t>
        </w:r>
      </w:ins>
      <w:r>
        <w:t xml:space="preserve">the parachute had spun as it </w:t>
      </w:r>
      <w:r w:rsidR="00F52756">
        <w:t>deployed,</w:t>
      </w:r>
      <w:r>
        <w:t xml:space="preserve"> so my rigging lines were like a child’s swing when it </w:t>
      </w:r>
      <w:r w:rsidR="00F52756">
        <w:t>rotates</w:t>
      </w:r>
      <w:ins w:id="4880" w:author="Copy Editor" w:date="2026-10-06T14:54:00Z" w16du:dateUtc="2026-10-06T11:54:00Z">
        <w:r w:rsidR="00503D62">
          <w:t>-</w:t>
        </w:r>
      </w:ins>
      <w:del w:id="4881" w:author="Copy Editor" w:date="2026-10-06T14:54:00Z" w16du:dateUtc="2026-10-06T11:54:00Z">
        <w:r w:rsidR="00F52756" w:rsidDel="00503D62">
          <w:delText>)</w:delText>
        </w:r>
      </w:del>
    </w:p>
    <w:p w14:paraId="2DF9CB56" w14:textId="77777777" w:rsidR="00503D62" w:rsidRDefault="00503D62" w:rsidP="00816AB1">
      <w:pPr>
        <w:pStyle w:val="baparenthisis"/>
        <w:rPr>
          <w:ins w:id="4882" w:author="Copy Editor" w:date="2026-10-06T14:55:00Z" w16du:dateUtc="2026-10-06T11:55:00Z"/>
        </w:rPr>
      </w:pPr>
    </w:p>
    <w:p w14:paraId="699F3D10" w14:textId="37EC93AE" w:rsidR="00037A0A" w:rsidRDefault="00037A0A">
      <w:pPr>
        <w:pStyle w:val="body"/>
        <w:rPr>
          <w:ins w:id="4883" w:author="Copy Editor" w:date="2026-10-06T14:54:00Z" w16du:dateUtc="2026-10-06T11:54:00Z"/>
        </w:rPr>
        <w:pPrChange w:id="4884" w:author="Copy Editor" w:date="2026-10-06T14:55:00Z" w16du:dateUtc="2026-10-06T11:55:00Z">
          <w:pPr>
            <w:pStyle w:val="baparenthisis"/>
          </w:pPr>
        </w:pPrChange>
      </w:pPr>
      <w:ins w:id="4885" w:author="Copy Editor" w:date="2026-10-06T14:55:00Z">
        <w:r w:rsidRPr="00037A0A">
          <w:t>Richard discovers one leg caught through the rigging lines.</w:t>
        </w:r>
      </w:ins>
    </w:p>
    <w:p w14:paraId="573F4EA8" w14:textId="77777777" w:rsidR="00503D62" w:rsidRDefault="00503D62" w:rsidP="00503D62">
      <w:pPr>
        <w:pStyle w:val="bCHARACTER"/>
        <w:rPr>
          <w:ins w:id="4886" w:author="Copy Editor" w:date="2026-10-06T14:55:00Z" w16du:dateUtc="2026-10-06T11:55:00Z"/>
        </w:rPr>
      </w:pPr>
      <w:ins w:id="4887" w:author="Copy Editor" w:date="2026-10-06T14:55:00Z" w16du:dateUtc="2026-10-06T11:55:00Z">
        <w:r w:rsidRPr="00712992">
          <w:t>RICHARD (V.O.)</w:t>
        </w:r>
      </w:ins>
    </w:p>
    <w:p w14:paraId="192DDA57" w14:textId="1BBA57D1" w:rsidR="00503D62" w:rsidDel="00503D62" w:rsidRDefault="00503D62" w:rsidP="00816AB1">
      <w:pPr>
        <w:pStyle w:val="baparenthisis"/>
        <w:rPr>
          <w:del w:id="4888" w:author="Copy Editor" w:date="2026-10-06T14:55:00Z" w16du:dateUtc="2026-10-06T11:55:00Z"/>
        </w:rPr>
      </w:pPr>
    </w:p>
    <w:p w14:paraId="08076CEA" w14:textId="77777777" w:rsidR="00037A0A" w:rsidRDefault="007C0FF3" w:rsidP="00503D62">
      <w:pPr>
        <w:pStyle w:val="bdialogue"/>
        <w:rPr>
          <w:ins w:id="4889" w:author="Copy Editor" w:date="2026-10-06T14:55:00Z" w16du:dateUtc="2026-10-06T11:55:00Z"/>
        </w:rPr>
      </w:pPr>
      <w:r>
        <w:t xml:space="preserve">and was on my back with one leg through the rigging </w:t>
      </w:r>
      <w:r w:rsidR="00F52756">
        <w:t xml:space="preserve">lines. </w:t>
      </w:r>
    </w:p>
    <w:p w14:paraId="7AD16335" w14:textId="77777777" w:rsidR="00037A0A" w:rsidRPr="00037A0A" w:rsidRDefault="00037A0A" w:rsidP="00037A0A">
      <w:pPr>
        <w:pStyle w:val="body"/>
        <w:rPr>
          <w:ins w:id="4890" w:author="Copy Editor" w:date="2026-10-06T14:55:00Z"/>
          <w:lang w:val="en-US"/>
        </w:rPr>
      </w:pPr>
      <w:ins w:id="4891" w:author="Copy Editor" w:date="2026-10-06T14:55:00Z">
        <w:r w:rsidRPr="00037A0A">
          <w:rPr>
            <w:lang w:val="en-US"/>
          </w:rPr>
          <w:t>Richard uses his free foot to push the lines away.</w:t>
        </w:r>
      </w:ins>
    </w:p>
    <w:p w14:paraId="4DD7EC5A" w14:textId="77777777" w:rsidR="00037A0A" w:rsidRPr="00037A0A" w:rsidRDefault="00037A0A" w:rsidP="00037A0A">
      <w:pPr>
        <w:pStyle w:val="body"/>
        <w:rPr>
          <w:ins w:id="4892" w:author="Copy Editor" w:date="2026-10-06T14:55:00Z"/>
          <w:lang w:val="en-US"/>
        </w:rPr>
      </w:pPr>
      <w:ins w:id="4893" w:author="Copy Editor" w:date="2026-10-06T14:55:00Z">
        <w:r w:rsidRPr="00037A0A">
          <w:rPr>
            <w:lang w:val="en-US"/>
          </w:rPr>
          <w:t>Slowly, he frees himself.</w:t>
        </w:r>
      </w:ins>
    </w:p>
    <w:p w14:paraId="7FAADB4F" w14:textId="77777777" w:rsidR="00037A0A" w:rsidRDefault="00037A0A" w:rsidP="00037A0A">
      <w:pPr>
        <w:pStyle w:val="bCHARACTER"/>
        <w:rPr>
          <w:ins w:id="4894" w:author="Copy Editor" w:date="2026-10-06T14:55:00Z" w16du:dateUtc="2026-10-06T11:55:00Z"/>
        </w:rPr>
      </w:pPr>
      <w:ins w:id="4895" w:author="Copy Editor" w:date="2026-10-06T14:55:00Z" w16du:dateUtc="2026-10-06T11:55:00Z">
        <w:r w:rsidRPr="00712992">
          <w:t>RICHARD (V.O.)</w:t>
        </w:r>
      </w:ins>
    </w:p>
    <w:p w14:paraId="74F2FCE6" w14:textId="77777777" w:rsidR="00037A0A" w:rsidRDefault="007C0FF3" w:rsidP="00503D62">
      <w:pPr>
        <w:pStyle w:val="bdialogue"/>
        <w:rPr>
          <w:ins w:id="4896" w:author="Copy Editor" w:date="2026-10-06T14:55:00Z" w16du:dateUtc="2026-10-06T11:55:00Z"/>
        </w:rPr>
      </w:pPr>
      <w:r>
        <w:t xml:space="preserve">I used the other foot to push the lines </w:t>
      </w:r>
      <w:r w:rsidR="00F52756">
        <w:t>free</w:t>
      </w:r>
      <w:ins w:id="4897" w:author="Copy Editor" w:date="2026-10-06T14:55:00Z" w16du:dateUtc="2026-10-06T11:55:00Z">
        <w:r w:rsidR="00037A0A">
          <w:t>.</w:t>
        </w:r>
      </w:ins>
    </w:p>
    <w:p w14:paraId="42A84367" w14:textId="3065E7FE" w:rsidR="00037A0A" w:rsidRDefault="00037A0A" w:rsidP="00037A0A">
      <w:pPr>
        <w:pStyle w:val="body"/>
        <w:rPr>
          <w:ins w:id="4898" w:author="Copy Editor" w:date="2026-10-06T14:56:00Z" w16du:dateUtc="2026-10-06T11:56:00Z"/>
        </w:rPr>
      </w:pPr>
      <w:ins w:id="4899" w:author="Copy Editor" w:date="2026-10-06T14:55:00Z">
        <w:r w:rsidRPr="00037A0A">
          <w:t>Richard settles beneath the canopy.</w:t>
        </w:r>
      </w:ins>
    </w:p>
    <w:p w14:paraId="4CB1A412" w14:textId="77777777" w:rsidR="00037A0A" w:rsidRDefault="00037A0A" w:rsidP="00037A0A">
      <w:pPr>
        <w:pStyle w:val="bCHARACTER"/>
        <w:rPr>
          <w:ins w:id="4900" w:author="Copy Editor" w:date="2026-10-06T14:56:00Z" w16du:dateUtc="2026-10-06T11:56:00Z"/>
        </w:rPr>
      </w:pPr>
      <w:ins w:id="4901" w:author="Copy Editor" w:date="2026-10-06T14:56:00Z" w16du:dateUtc="2026-10-06T11:56:00Z">
        <w:r w:rsidRPr="00712992">
          <w:t>RICHARD (V.O.)</w:t>
        </w:r>
      </w:ins>
    </w:p>
    <w:p w14:paraId="2313B9E9" w14:textId="77777777" w:rsidR="00037A0A" w:rsidRDefault="00F52756" w:rsidP="00503D62">
      <w:pPr>
        <w:pStyle w:val="bdialogue"/>
        <w:rPr>
          <w:ins w:id="4902" w:author="Copy Editor" w:date="2026-10-06T14:56:00Z" w16du:dateUtc="2026-10-06T11:56:00Z"/>
        </w:rPr>
      </w:pPr>
      <w:del w:id="4903" w:author="Copy Editor" w:date="2026-10-06T14:55:00Z" w16du:dateUtc="2026-10-06T11:55:00Z">
        <w:r w:rsidDel="00037A0A">
          <w:lastRenderedPageBreak/>
          <w:delText>,</w:delText>
        </w:r>
        <w:r w:rsidR="007C0FF3" w:rsidDel="00037A0A">
          <w:delText xml:space="preserve"> a</w:delText>
        </w:r>
      </w:del>
      <w:ins w:id="4904" w:author="Copy Editor" w:date="2026-10-06T14:55:00Z" w16du:dateUtc="2026-10-06T11:55:00Z">
        <w:r w:rsidR="00037A0A">
          <w:t>A</w:t>
        </w:r>
      </w:ins>
      <w:r w:rsidR="007C0FF3">
        <w:t xml:space="preserve">nd then I was hanging below the canopy, kicked out of twists, and prepared for the </w:t>
      </w:r>
      <w:r>
        <w:t xml:space="preserve">landing. </w:t>
      </w:r>
    </w:p>
    <w:p w14:paraId="258405A0" w14:textId="77777777" w:rsidR="00CA71E4" w:rsidRPr="00CA71E4" w:rsidRDefault="00CA71E4" w:rsidP="00CA71E4">
      <w:pPr>
        <w:pStyle w:val="body"/>
        <w:rPr>
          <w:ins w:id="4905" w:author="Copy Editor" w:date="2026-10-06T14:56:00Z"/>
          <w:lang w:val="en-US"/>
        </w:rPr>
      </w:pPr>
      <w:ins w:id="4906" w:author="Copy Editor" w:date="2026-10-06T14:56:00Z">
        <w:r w:rsidRPr="00CA71E4">
          <w:rPr>
            <w:lang w:val="en-US"/>
          </w:rPr>
          <w:t>CUT TO:</w:t>
        </w:r>
      </w:ins>
    </w:p>
    <w:p w14:paraId="54D8A44A" w14:textId="77777777" w:rsidR="00CA71E4" w:rsidRPr="00CA71E4" w:rsidRDefault="00CA71E4">
      <w:pPr>
        <w:pStyle w:val="aSCENEHEAD"/>
        <w:rPr>
          <w:ins w:id="4907" w:author="Copy Editor" w:date="2026-10-06T14:56:00Z"/>
          <w:lang w:val="en-US"/>
        </w:rPr>
        <w:pPrChange w:id="4908" w:author="Copy Editor" w:date="2026-10-06T14:56:00Z" w16du:dateUtc="2026-10-06T11:56:00Z">
          <w:pPr>
            <w:pStyle w:val="body"/>
          </w:pPr>
        </w:pPrChange>
      </w:pPr>
      <w:ins w:id="4909" w:author="Copy Editor" w:date="2026-10-06T14:56:00Z">
        <w:r w:rsidRPr="00CA71E4">
          <w:rPr>
            <w:lang w:val="en-US"/>
          </w:rPr>
          <w:t>INT. DANISH MESS – EVENING</w:t>
        </w:r>
      </w:ins>
    </w:p>
    <w:p w14:paraId="16238A92" w14:textId="77777777" w:rsidR="00CA71E4" w:rsidRPr="00CA71E4" w:rsidRDefault="00CA71E4" w:rsidP="00CA71E4">
      <w:pPr>
        <w:pStyle w:val="body"/>
        <w:rPr>
          <w:ins w:id="4910" w:author="Copy Editor" w:date="2026-10-06T14:56:00Z"/>
          <w:lang w:val="en-US"/>
        </w:rPr>
      </w:pPr>
      <w:ins w:id="4911" w:author="Copy Editor" w:date="2026-10-06T14:56:00Z">
        <w:r w:rsidRPr="00CA71E4">
          <w:rPr>
            <w:lang w:val="en-US"/>
          </w:rPr>
          <w:t>Richard sits with several experienced AMERICAN PARACHUTISTS.</w:t>
        </w:r>
      </w:ins>
    </w:p>
    <w:p w14:paraId="6C87B4CA" w14:textId="77777777" w:rsidR="00CA71E4" w:rsidRPr="00CA71E4" w:rsidRDefault="00CA71E4" w:rsidP="00CA71E4">
      <w:pPr>
        <w:pStyle w:val="body"/>
        <w:rPr>
          <w:ins w:id="4912" w:author="Copy Editor" w:date="2026-10-06T14:56:00Z"/>
          <w:lang w:val="en-US"/>
        </w:rPr>
      </w:pPr>
      <w:ins w:id="4913" w:author="Copy Editor" w:date="2026-10-06T14:56:00Z">
        <w:r w:rsidRPr="00CA71E4">
          <w:rPr>
            <w:lang w:val="en-US"/>
          </w:rPr>
          <w:t>He recounts the jump.</w:t>
        </w:r>
      </w:ins>
    </w:p>
    <w:p w14:paraId="2D2F9A9A" w14:textId="77777777" w:rsidR="00CA71E4" w:rsidRPr="00CA71E4" w:rsidRDefault="00CA71E4" w:rsidP="00CA71E4">
      <w:pPr>
        <w:pStyle w:val="body"/>
        <w:rPr>
          <w:ins w:id="4914" w:author="Copy Editor" w:date="2026-10-06T14:56:00Z"/>
          <w:lang w:val="en-US"/>
        </w:rPr>
      </w:pPr>
      <w:ins w:id="4915" w:author="Copy Editor" w:date="2026-10-06T14:56:00Z">
        <w:r w:rsidRPr="00CA71E4">
          <w:rPr>
            <w:lang w:val="en-US"/>
          </w:rPr>
          <w:t>One American listens carefully.</w:t>
        </w:r>
      </w:ins>
    </w:p>
    <w:p w14:paraId="264703DF" w14:textId="0E04F45D" w:rsidR="00037A0A" w:rsidRDefault="00CA71E4">
      <w:pPr>
        <w:pStyle w:val="bCHARACTER"/>
        <w:rPr>
          <w:ins w:id="4916" w:author="Copy Editor" w:date="2026-10-06T14:56:00Z" w16du:dateUtc="2026-10-06T11:56:00Z"/>
        </w:rPr>
        <w:pPrChange w:id="4917" w:author="Copy Editor" w:date="2026-10-06T14:56:00Z" w16du:dateUtc="2026-10-06T11:56:00Z">
          <w:pPr>
            <w:pStyle w:val="bdialogue"/>
          </w:pPr>
        </w:pPrChange>
      </w:pPr>
      <w:ins w:id="4918" w:author="Copy Editor" w:date="2026-10-06T14:56:00Z">
        <w:r w:rsidRPr="00CA71E4">
          <w:t>RICHARD (V.O.)</w:t>
        </w:r>
      </w:ins>
    </w:p>
    <w:p w14:paraId="1DA27BD4" w14:textId="77777777" w:rsidR="00CA71E4" w:rsidRDefault="007C0FF3" w:rsidP="00503D62">
      <w:pPr>
        <w:pStyle w:val="bdialogue"/>
        <w:rPr>
          <w:ins w:id="4919" w:author="Copy Editor" w:date="2026-10-06T14:56:00Z" w16du:dateUtc="2026-10-06T11:56:00Z"/>
        </w:rPr>
      </w:pPr>
      <w:r>
        <w:t xml:space="preserve">Talking with the experienced Americans in the mess that </w:t>
      </w:r>
      <w:r w:rsidR="00F52756">
        <w:t>evening,</w:t>
      </w:r>
      <w:r>
        <w:t xml:space="preserve"> one of them told me he was </w:t>
      </w:r>
      <w:r w:rsidR="00F52756">
        <w:t>very,</w:t>
      </w:r>
      <w:r>
        <w:t xml:space="preserve"> very surprised that my parachute had not malfunctioned after my unusual attitude when it </w:t>
      </w:r>
      <w:r w:rsidR="00F52756">
        <w:t xml:space="preserve">deployed. </w:t>
      </w:r>
    </w:p>
    <w:p w14:paraId="6BF737FB" w14:textId="390296F1" w:rsidR="00DC3AB1" w:rsidRDefault="00DC3AB1" w:rsidP="00DC3AB1">
      <w:pPr>
        <w:pStyle w:val="body"/>
        <w:rPr>
          <w:ins w:id="4920" w:author="Copy Editor" w:date="2026-10-06T14:57:00Z" w16du:dateUtc="2026-10-06T11:57:00Z"/>
        </w:rPr>
      </w:pPr>
      <w:ins w:id="4921" w:author="Copy Editor" w:date="2026-10-06T14:56:00Z">
        <w:r w:rsidRPr="00DC3AB1">
          <w:t>Richard considers this</w:t>
        </w:r>
      </w:ins>
    </w:p>
    <w:p w14:paraId="557C9CCB" w14:textId="77777777" w:rsidR="00DC3AB1" w:rsidRDefault="00DC3AB1" w:rsidP="00DC3AB1">
      <w:pPr>
        <w:pStyle w:val="bCHARACTER"/>
        <w:rPr>
          <w:ins w:id="4922" w:author="Copy Editor" w:date="2026-10-06T14:57:00Z" w16du:dateUtc="2026-10-06T11:57:00Z"/>
        </w:rPr>
      </w:pPr>
      <w:ins w:id="4923" w:author="Copy Editor" w:date="2026-10-06T14:57:00Z" w16du:dateUtc="2026-10-06T11:57:00Z">
        <w:r w:rsidRPr="00CA71E4">
          <w:t>RICHARD (V.O.)</w:t>
        </w:r>
      </w:ins>
    </w:p>
    <w:p w14:paraId="5E4BDCA7" w14:textId="5A0F7258" w:rsidR="003439BF" w:rsidRDefault="007C0FF3">
      <w:pPr>
        <w:pStyle w:val="bdialogue"/>
        <w:pPrChange w:id="4924" w:author="Copy Editor" w:date="2026-10-06T14:55:00Z" w16du:dateUtc="2026-10-06T11:55:00Z">
          <w:pPr>
            <w:pStyle w:val="body"/>
            <w:spacing w:before="0"/>
          </w:pPr>
        </w:pPrChange>
      </w:pPr>
      <w:r>
        <w:t xml:space="preserve">My guardian </w:t>
      </w:r>
      <w:r w:rsidR="00F52756">
        <w:t>angel</w:t>
      </w:r>
      <w:r>
        <w:t xml:space="preserve"> must have had me in her sights as usual.</w:t>
      </w:r>
    </w:p>
    <w:p w14:paraId="5E4BDCA8" w14:textId="5A2215D0" w:rsidR="003439BF" w:rsidRDefault="00372BEA" w:rsidP="00DB5909">
      <w:pPr>
        <w:pStyle w:val="aSCENEHEAD"/>
        <w:rPr>
          <w:ins w:id="4925" w:author="Copy Editor" w:date="2026-10-06T14:57:00Z" w16du:dateUtc="2026-10-06T11:57:00Z"/>
        </w:rPr>
      </w:pPr>
      <w:r>
        <w:t>SCENE 13: TERROR AND TRIUMPH</w:t>
      </w:r>
    </w:p>
    <w:p w14:paraId="2658BEE1" w14:textId="5F7F3AEA" w:rsidR="009E4C3C" w:rsidRDefault="009E4C3C" w:rsidP="009E4C3C">
      <w:pPr>
        <w:pStyle w:val="aSCENEHEAD"/>
        <w:rPr>
          <w:ins w:id="4926" w:author="Copy Editor" w:date="2026-10-06T14:57:00Z" w16du:dateUtc="2026-10-06T11:57:00Z"/>
        </w:rPr>
      </w:pPr>
      <w:ins w:id="4927" w:author="Copy Editor" w:date="2026-10-06T14:57:00Z">
        <w:r w:rsidRPr="009E4C3C">
          <w:t>EXT. DANISH DROP ZONE – DAY</w:t>
        </w:r>
      </w:ins>
    </w:p>
    <w:p w14:paraId="6ACA4AA2" w14:textId="77777777" w:rsidR="009E4C3C" w:rsidRPr="009E4C3C" w:rsidRDefault="009E4C3C" w:rsidP="009E4C3C">
      <w:pPr>
        <w:pStyle w:val="body"/>
        <w:rPr>
          <w:ins w:id="4928" w:author="Copy Editor" w:date="2026-10-06T14:57:00Z"/>
          <w:lang w:val="en-US"/>
        </w:rPr>
      </w:pPr>
      <w:ins w:id="4929" w:author="Copy Editor" w:date="2026-10-06T14:57:00Z">
        <w:r w:rsidRPr="009E4C3C">
          <w:rPr>
            <w:lang w:val="en-US"/>
          </w:rPr>
          <w:t>Parachutes descend.</w:t>
        </w:r>
      </w:ins>
    </w:p>
    <w:p w14:paraId="6D9E1A11" w14:textId="77777777" w:rsidR="009E4C3C" w:rsidRPr="009E4C3C" w:rsidRDefault="009E4C3C" w:rsidP="009E4C3C">
      <w:pPr>
        <w:pStyle w:val="body"/>
        <w:rPr>
          <w:ins w:id="4930" w:author="Copy Editor" w:date="2026-10-06T14:57:00Z"/>
          <w:lang w:val="en-US"/>
        </w:rPr>
      </w:pPr>
      <w:ins w:id="4931" w:author="Copy Editor" w:date="2026-10-06T14:57:00Z">
        <w:r w:rsidRPr="009E4C3C">
          <w:rPr>
            <w:lang w:val="en-US"/>
          </w:rPr>
          <w:t>Richard and the other free-fallers land, gather their equipment, and prepare for another jump.</w:t>
        </w:r>
      </w:ins>
    </w:p>
    <w:p w14:paraId="466BAAD3" w14:textId="77777777" w:rsidR="009E4C3C" w:rsidRDefault="009E4C3C" w:rsidP="009E4C3C">
      <w:pPr>
        <w:pStyle w:val="bCHARACTER"/>
        <w:rPr>
          <w:ins w:id="4932" w:author="Copy Editor" w:date="2026-10-06T14:57:00Z" w16du:dateUtc="2026-10-06T11:57:00Z"/>
        </w:rPr>
      </w:pPr>
      <w:ins w:id="4933" w:author="Copy Editor" w:date="2026-10-06T14:57:00Z" w16du:dateUtc="2026-10-06T11:57:00Z">
        <w:r w:rsidRPr="00CA71E4">
          <w:t>RICHARD (V.O.)</w:t>
        </w:r>
      </w:ins>
    </w:p>
    <w:p w14:paraId="35BA2559" w14:textId="30558316" w:rsidR="009E4C3C" w:rsidRPr="009E4C3C" w:rsidDel="009E4C3C" w:rsidRDefault="009E4C3C">
      <w:pPr>
        <w:pStyle w:val="body"/>
        <w:rPr>
          <w:del w:id="4934" w:author="Copy Editor" w:date="2026-10-06T14:57:00Z" w16du:dateUtc="2026-10-06T11:57:00Z"/>
        </w:rPr>
        <w:pPrChange w:id="4935" w:author="Copy Editor" w:date="2026-10-06T14:57:00Z" w16du:dateUtc="2026-10-06T11:57:00Z">
          <w:pPr>
            <w:pStyle w:val="aSCENEHEAD"/>
          </w:pPr>
        </w:pPrChange>
      </w:pPr>
    </w:p>
    <w:p w14:paraId="33CC93BA" w14:textId="77777777" w:rsidR="009E4C3C" w:rsidRDefault="00F52756" w:rsidP="009E4C3C">
      <w:pPr>
        <w:pStyle w:val="bdialogue"/>
        <w:rPr>
          <w:ins w:id="4936" w:author="Copy Editor" w:date="2026-10-06T14:58:00Z" w16du:dateUtc="2026-10-06T11:58:00Z"/>
        </w:rPr>
      </w:pPr>
      <w:r>
        <w:t xml:space="preserve">So, the pattern of our days became jumping, packing chutes, relaxing, and jumping again. </w:t>
      </w:r>
    </w:p>
    <w:p w14:paraId="17B58548" w14:textId="77777777" w:rsidR="0049243F" w:rsidRPr="0049243F" w:rsidRDefault="0049243F" w:rsidP="0049243F">
      <w:pPr>
        <w:pStyle w:val="body"/>
        <w:rPr>
          <w:ins w:id="4937" w:author="Copy Editor" w:date="2026-10-06T14:58:00Z"/>
          <w:lang w:val="en-US"/>
        </w:rPr>
      </w:pPr>
      <w:ins w:id="4938" w:author="Copy Editor" w:date="2026-10-06T14:58:00Z">
        <w:r w:rsidRPr="0049243F">
          <w:rPr>
            <w:lang w:val="en-US"/>
          </w:rPr>
          <w:t>CUT TO:</w:t>
        </w:r>
      </w:ins>
    </w:p>
    <w:p w14:paraId="29C6CEA2" w14:textId="77777777" w:rsidR="0049243F" w:rsidRPr="0049243F" w:rsidRDefault="0049243F">
      <w:pPr>
        <w:pStyle w:val="aSCENEHEAD"/>
        <w:rPr>
          <w:ins w:id="4939" w:author="Copy Editor" w:date="2026-10-06T14:58:00Z"/>
          <w:lang w:val="en-US"/>
        </w:rPr>
        <w:pPrChange w:id="4940" w:author="Copy Editor" w:date="2026-10-06T14:58:00Z" w16du:dateUtc="2026-10-06T11:58:00Z">
          <w:pPr>
            <w:pStyle w:val="body"/>
          </w:pPr>
        </w:pPrChange>
      </w:pPr>
      <w:ins w:id="4941" w:author="Copy Editor" w:date="2026-10-06T14:58:00Z">
        <w:r w:rsidRPr="0049243F">
          <w:rPr>
            <w:lang w:val="en-US"/>
          </w:rPr>
          <w:t>EXT. SKY – DAY</w:t>
        </w:r>
      </w:ins>
    </w:p>
    <w:p w14:paraId="4AF1EE86" w14:textId="77777777" w:rsidR="0049243F" w:rsidRPr="0049243F" w:rsidRDefault="0049243F" w:rsidP="0049243F">
      <w:pPr>
        <w:pStyle w:val="body"/>
        <w:rPr>
          <w:ins w:id="4942" w:author="Copy Editor" w:date="2026-10-06T14:58:00Z"/>
          <w:lang w:val="en-US"/>
        </w:rPr>
      </w:pPr>
      <w:ins w:id="4943" w:author="Copy Editor" w:date="2026-10-06T14:58:00Z">
        <w:r w:rsidRPr="0049243F">
          <w:rPr>
            <w:lang w:val="en-US"/>
          </w:rPr>
          <w:t>Richard exits the aircraft at high altitude.</w:t>
        </w:r>
      </w:ins>
    </w:p>
    <w:p w14:paraId="3E586412" w14:textId="1CA8412E" w:rsidR="0049243F" w:rsidRPr="0049243F" w:rsidRDefault="0049243F" w:rsidP="0049243F">
      <w:pPr>
        <w:pStyle w:val="body"/>
        <w:rPr>
          <w:ins w:id="4944" w:author="Copy Editor" w:date="2026-10-06T14:58:00Z"/>
          <w:lang w:val="en-US"/>
        </w:rPr>
      </w:pPr>
      <w:ins w:id="4945" w:author="Copy Editor" w:date="2026-10-06T14:58:00Z">
        <w:r w:rsidRPr="0049243F">
          <w:rPr>
            <w:lang w:val="en-US"/>
          </w:rPr>
          <w:lastRenderedPageBreak/>
          <w:t>15,000 FEET</w:t>
        </w:r>
      </w:ins>
    </w:p>
    <w:p w14:paraId="6003D4C3" w14:textId="77777777" w:rsidR="0049243F" w:rsidRPr="0049243F" w:rsidRDefault="0049243F" w:rsidP="0049243F">
      <w:pPr>
        <w:pStyle w:val="body"/>
        <w:rPr>
          <w:ins w:id="4946" w:author="Copy Editor" w:date="2026-10-06T14:58:00Z"/>
          <w:lang w:val="en-US"/>
        </w:rPr>
      </w:pPr>
      <w:ins w:id="4947" w:author="Copy Editor" w:date="2026-10-06T14:58:00Z">
        <w:r w:rsidRPr="0049243F">
          <w:rPr>
            <w:lang w:val="en-US"/>
          </w:rPr>
          <w:t>He looks down.</w:t>
        </w:r>
      </w:ins>
    </w:p>
    <w:p w14:paraId="0E062EF6" w14:textId="77777777" w:rsidR="0049243F" w:rsidRPr="0049243F" w:rsidRDefault="0049243F" w:rsidP="0049243F">
      <w:pPr>
        <w:pStyle w:val="body"/>
        <w:rPr>
          <w:ins w:id="4948" w:author="Copy Editor" w:date="2026-10-06T14:58:00Z"/>
          <w:lang w:val="en-US"/>
        </w:rPr>
      </w:pPr>
      <w:ins w:id="4949" w:author="Copy Editor" w:date="2026-10-06T14:58:00Z">
        <w:r w:rsidRPr="0049243F">
          <w:rPr>
            <w:lang w:val="en-US"/>
          </w:rPr>
          <w:t>Far below, the landscape stretches out beneath him.</w:t>
        </w:r>
      </w:ins>
    </w:p>
    <w:p w14:paraId="70922892" w14:textId="77777777" w:rsidR="0049243F" w:rsidRDefault="0049243F" w:rsidP="0049243F">
      <w:pPr>
        <w:pStyle w:val="bCHARACTER"/>
        <w:rPr>
          <w:ins w:id="4950" w:author="Copy Editor" w:date="2026-10-06T14:58:00Z" w16du:dateUtc="2026-10-06T11:58:00Z"/>
        </w:rPr>
      </w:pPr>
      <w:ins w:id="4951" w:author="Copy Editor" w:date="2026-10-06T14:58:00Z" w16du:dateUtc="2026-10-06T11:58:00Z">
        <w:r w:rsidRPr="00CA71E4">
          <w:t>RICHARD (V.O.)</w:t>
        </w:r>
      </w:ins>
    </w:p>
    <w:p w14:paraId="48499297" w14:textId="77777777" w:rsidR="0049243F" w:rsidRDefault="00F52756" w:rsidP="009E4C3C">
      <w:pPr>
        <w:pStyle w:val="bdialogue"/>
        <w:rPr>
          <w:ins w:id="4952" w:author="Copy Editor" w:date="2026-10-06T14:58:00Z" w16du:dateUtc="2026-10-06T11:58:00Z"/>
        </w:rPr>
      </w:pPr>
      <w:r>
        <w:t xml:space="preserve">I remember my first jump from 15,000 feet. </w:t>
      </w:r>
    </w:p>
    <w:p w14:paraId="2BE65B4B" w14:textId="555F85BB" w:rsidR="0049243F" w:rsidRDefault="0049243F" w:rsidP="0049243F">
      <w:pPr>
        <w:pStyle w:val="body"/>
        <w:rPr>
          <w:ins w:id="4953" w:author="Copy Editor" w:date="2026-10-06T14:58:00Z" w16du:dateUtc="2026-10-06T11:58:00Z"/>
        </w:rPr>
      </w:pPr>
      <w:ins w:id="4954" w:author="Copy Editor" w:date="2026-10-06T14:58:00Z" w16du:dateUtc="2026-10-06T11:58:00Z">
        <w:r>
          <w:t>Richard looks down.</w:t>
        </w:r>
      </w:ins>
    </w:p>
    <w:p w14:paraId="0C3D2033" w14:textId="77777777" w:rsidR="0049243F" w:rsidRDefault="0049243F" w:rsidP="0049243F">
      <w:pPr>
        <w:pStyle w:val="bCHARACTER"/>
        <w:rPr>
          <w:ins w:id="4955" w:author="Copy Editor" w:date="2026-10-06T14:58:00Z" w16du:dateUtc="2026-10-06T11:58:00Z"/>
        </w:rPr>
      </w:pPr>
      <w:ins w:id="4956" w:author="Copy Editor" w:date="2026-10-06T14:58:00Z" w16du:dateUtc="2026-10-06T11:58:00Z">
        <w:r w:rsidRPr="00CA71E4">
          <w:t>RICHARD (V.O.)</w:t>
        </w:r>
      </w:ins>
    </w:p>
    <w:p w14:paraId="4C1DF387" w14:textId="77777777" w:rsidR="0049243F" w:rsidRDefault="00F52756" w:rsidP="009E4C3C">
      <w:pPr>
        <w:pStyle w:val="bdialogue"/>
        <w:rPr>
          <w:ins w:id="4957" w:author="Copy Editor" w:date="2026-10-06T14:58:00Z" w16du:dateUtc="2026-10-06T11:58:00Z"/>
        </w:rPr>
      </w:pPr>
      <w:r>
        <w:t xml:space="preserve">I cleared the aircraft and looked down. </w:t>
      </w:r>
    </w:p>
    <w:p w14:paraId="098CF7BE" w14:textId="724E127E" w:rsidR="0049243F" w:rsidRDefault="00C27A93" w:rsidP="00C27A93">
      <w:pPr>
        <w:pStyle w:val="body"/>
        <w:rPr>
          <w:ins w:id="4958" w:author="Copy Editor" w:date="2026-10-06T14:59:00Z" w16du:dateUtc="2026-10-06T11:59:00Z"/>
        </w:rPr>
      </w:pPr>
      <w:ins w:id="4959" w:author="Copy Editor" w:date="2026-10-06T14:59:00Z">
        <w:r w:rsidRPr="00C27A93">
          <w:t>His eyes move across the horizon.</w:t>
        </w:r>
      </w:ins>
    </w:p>
    <w:p w14:paraId="1EEA56E7" w14:textId="77777777" w:rsidR="00C27A93" w:rsidRDefault="00C27A93" w:rsidP="00C27A93">
      <w:pPr>
        <w:pStyle w:val="bCHARACTER"/>
        <w:rPr>
          <w:ins w:id="4960" w:author="Copy Editor" w:date="2026-10-06T14:59:00Z" w16du:dateUtc="2026-10-06T11:59:00Z"/>
        </w:rPr>
      </w:pPr>
      <w:ins w:id="4961" w:author="Copy Editor" w:date="2026-10-06T14:59:00Z" w16du:dateUtc="2026-10-06T11:59:00Z">
        <w:r w:rsidRPr="00CA71E4">
          <w:t>RICHARD (V.O.)</w:t>
        </w:r>
      </w:ins>
    </w:p>
    <w:p w14:paraId="0185185A" w14:textId="77777777" w:rsidR="00C27A93" w:rsidRDefault="00F52756" w:rsidP="009E4C3C">
      <w:pPr>
        <w:pStyle w:val="bdialogue"/>
        <w:rPr>
          <w:ins w:id="4962" w:author="Copy Editor" w:date="2026-10-06T14:59:00Z" w16du:dateUtc="2026-10-06T11:59:00Z"/>
        </w:rPr>
      </w:pPr>
      <w:r>
        <w:t>The blue bit over there is the North Sea, the blue bit on the other side was the Baltic, and the little green bit in the middle was Denmark.</w:t>
      </w:r>
    </w:p>
    <w:p w14:paraId="0427878C" w14:textId="4FCAF962" w:rsidR="002517B9" w:rsidRDefault="00C27A93" w:rsidP="00C27A93">
      <w:pPr>
        <w:pStyle w:val="body"/>
        <w:rPr>
          <w:ins w:id="4963" w:author="Copy Editor" w:date="2026-10-06T14:59:00Z" w16du:dateUtc="2026-10-06T11:59:00Z"/>
        </w:rPr>
      </w:pPr>
      <w:ins w:id="4964" w:author="Copy Editor" w:date="2026-10-06T14:59:00Z">
        <w:r w:rsidRPr="00C27A93">
          <w:t>Richard looks at the tiny strip of land below.</w:t>
        </w:r>
      </w:ins>
      <w:r w:rsidR="00F52756">
        <w:t xml:space="preserve"> </w:t>
      </w:r>
    </w:p>
    <w:p w14:paraId="37CB993E" w14:textId="64AC5F85" w:rsidR="00C27A93" w:rsidRDefault="00C27A93" w:rsidP="00C27A93">
      <w:pPr>
        <w:pStyle w:val="bCHARACTER"/>
        <w:rPr>
          <w:ins w:id="4965" w:author="Copy Editor" w:date="2026-10-06T14:59:00Z" w16du:dateUtc="2026-10-06T11:59:00Z"/>
        </w:rPr>
      </w:pPr>
      <w:ins w:id="4966" w:author="Copy Editor" w:date="2026-10-06T14:59:00Z" w16du:dateUtc="2026-10-06T11:59:00Z">
        <w:r w:rsidRPr="00CA71E4">
          <w:t>RICHARD</w:t>
        </w:r>
      </w:ins>
    </w:p>
    <w:p w14:paraId="49D25677" w14:textId="368DF50A" w:rsidR="00C27A93" w:rsidDel="00C27A93" w:rsidRDefault="00C27A93" w:rsidP="00C27A93">
      <w:pPr>
        <w:pStyle w:val="body"/>
        <w:rPr>
          <w:del w:id="4967" w:author="Copy Editor" w:date="2026-10-06T14:59:00Z" w16du:dateUtc="2026-10-06T11:59:00Z"/>
        </w:rPr>
      </w:pPr>
    </w:p>
    <w:p w14:paraId="5E4BDCA9" w14:textId="5E35F50D" w:rsidR="003439BF" w:rsidRDefault="00F52756" w:rsidP="004B3D80">
      <w:pPr>
        <w:pStyle w:val="bdialogue"/>
      </w:pPr>
      <w:del w:id="4968" w:author="Copy Editor" w:date="2026-10-06T14:59:00Z" w16du:dateUtc="2026-10-06T11:59:00Z">
        <w:r w:rsidDel="00C27A93">
          <w:delText>“</w:delText>
        </w:r>
      </w:del>
      <w:r>
        <w:t>Strewth, I hope I hit the green bit!</w:t>
      </w:r>
      <w:del w:id="4969" w:author="Copy Editor" w:date="2026-10-06T14:59:00Z" w16du:dateUtc="2026-10-06T11:59:00Z">
        <w:r w:rsidDel="00C27A93">
          <w:delText>"</w:delText>
        </w:r>
      </w:del>
    </w:p>
    <w:p w14:paraId="10FC7DBD" w14:textId="77777777" w:rsidR="00303AA6" w:rsidRPr="00303AA6" w:rsidRDefault="00303AA6" w:rsidP="00303AA6">
      <w:pPr>
        <w:pStyle w:val="body"/>
        <w:rPr>
          <w:ins w:id="4970" w:author="Copy Editor" w:date="2026-10-06T14:59:00Z"/>
          <w:lang w:val="en-US"/>
        </w:rPr>
      </w:pPr>
      <w:ins w:id="4971" w:author="Copy Editor" w:date="2026-10-06T14:59:00Z">
        <w:r w:rsidRPr="00303AA6">
          <w:rPr>
            <w:lang w:val="en-US"/>
          </w:rPr>
          <w:t>CUT TO:</w:t>
        </w:r>
      </w:ins>
    </w:p>
    <w:p w14:paraId="417069BE" w14:textId="77777777" w:rsidR="00303AA6" w:rsidRPr="00303AA6" w:rsidRDefault="00303AA6">
      <w:pPr>
        <w:pStyle w:val="aSCENEHEAD"/>
        <w:rPr>
          <w:ins w:id="4972" w:author="Copy Editor" w:date="2026-10-06T14:59:00Z"/>
          <w:lang w:val="en-US"/>
        </w:rPr>
        <w:pPrChange w:id="4973" w:author="Copy Editor" w:date="2026-10-06T15:00:00Z" w16du:dateUtc="2026-10-06T12:00:00Z">
          <w:pPr>
            <w:pStyle w:val="body"/>
          </w:pPr>
        </w:pPrChange>
      </w:pPr>
      <w:ins w:id="4974" w:author="Copy Editor" w:date="2026-10-06T14:59:00Z">
        <w:r w:rsidRPr="00303AA6">
          <w:rPr>
            <w:lang w:val="en-US"/>
          </w:rPr>
          <w:t>EXT. SKY – DAY</w:t>
        </w:r>
      </w:ins>
    </w:p>
    <w:p w14:paraId="10956CB4" w14:textId="77777777" w:rsidR="00303AA6" w:rsidRPr="00303AA6" w:rsidRDefault="00303AA6" w:rsidP="00303AA6">
      <w:pPr>
        <w:pStyle w:val="body"/>
        <w:rPr>
          <w:ins w:id="4975" w:author="Copy Editor" w:date="2026-10-06T14:59:00Z"/>
          <w:lang w:val="en-US"/>
        </w:rPr>
      </w:pPr>
      <w:ins w:id="4976" w:author="Copy Editor" w:date="2026-10-06T14:59:00Z">
        <w:r w:rsidRPr="00303AA6">
          <w:rPr>
            <w:lang w:val="en-US"/>
          </w:rPr>
          <w:t>Richard performs a BACK LOOP.</w:t>
        </w:r>
      </w:ins>
    </w:p>
    <w:p w14:paraId="4F77DE3A" w14:textId="77777777" w:rsidR="00303AA6" w:rsidRPr="00303AA6" w:rsidRDefault="00303AA6" w:rsidP="00303AA6">
      <w:pPr>
        <w:pStyle w:val="body"/>
        <w:rPr>
          <w:ins w:id="4977" w:author="Copy Editor" w:date="2026-10-06T14:59:00Z"/>
          <w:lang w:val="en-US"/>
        </w:rPr>
      </w:pPr>
      <w:ins w:id="4978" w:author="Copy Editor" w:date="2026-10-06T14:59:00Z">
        <w:r w:rsidRPr="00303AA6">
          <w:rPr>
            <w:lang w:val="en-US"/>
          </w:rPr>
          <w:t>He stabilizes.</w:t>
        </w:r>
      </w:ins>
    </w:p>
    <w:p w14:paraId="449530AF" w14:textId="77777777" w:rsidR="00303AA6" w:rsidRPr="00303AA6" w:rsidRDefault="00303AA6" w:rsidP="00303AA6">
      <w:pPr>
        <w:pStyle w:val="body"/>
        <w:rPr>
          <w:ins w:id="4979" w:author="Copy Editor" w:date="2026-10-06T14:59:00Z"/>
          <w:lang w:val="en-US"/>
        </w:rPr>
      </w:pPr>
      <w:ins w:id="4980" w:author="Copy Editor" w:date="2026-10-06T14:59:00Z">
        <w:r w:rsidRPr="00303AA6">
          <w:rPr>
            <w:lang w:val="en-US"/>
          </w:rPr>
          <w:t>A FORWARD LOOP.</w:t>
        </w:r>
      </w:ins>
    </w:p>
    <w:p w14:paraId="2A798CB5" w14:textId="77777777" w:rsidR="00303AA6" w:rsidRPr="00303AA6" w:rsidRDefault="00303AA6" w:rsidP="00303AA6">
      <w:pPr>
        <w:pStyle w:val="body"/>
        <w:rPr>
          <w:ins w:id="4981" w:author="Copy Editor" w:date="2026-10-06T14:59:00Z"/>
          <w:lang w:val="en-US"/>
        </w:rPr>
      </w:pPr>
      <w:ins w:id="4982" w:author="Copy Editor" w:date="2026-10-06T14:59:00Z">
        <w:r w:rsidRPr="00303AA6">
          <w:rPr>
            <w:lang w:val="en-US"/>
          </w:rPr>
          <w:t>He stabilizes again.</w:t>
        </w:r>
      </w:ins>
    </w:p>
    <w:p w14:paraId="1417BB25" w14:textId="77777777" w:rsidR="00303AA6" w:rsidRPr="00303AA6" w:rsidRDefault="00303AA6" w:rsidP="00303AA6">
      <w:pPr>
        <w:pStyle w:val="body"/>
        <w:rPr>
          <w:ins w:id="4983" w:author="Copy Editor" w:date="2026-10-06T14:59:00Z"/>
          <w:lang w:val="en-US"/>
        </w:rPr>
      </w:pPr>
      <w:ins w:id="4984" w:author="Copy Editor" w:date="2026-10-06T14:59:00Z">
        <w:r w:rsidRPr="00303AA6">
          <w:rPr>
            <w:lang w:val="en-US"/>
          </w:rPr>
          <w:t>A BARREL ROLL.</w:t>
        </w:r>
      </w:ins>
    </w:p>
    <w:p w14:paraId="09FBF1DB" w14:textId="07FDD7D6" w:rsidR="00303AA6" w:rsidRDefault="00303AA6">
      <w:pPr>
        <w:pStyle w:val="bCHARACTER"/>
        <w:rPr>
          <w:ins w:id="4985" w:author="Copy Editor" w:date="2026-10-06T14:59:00Z" w16du:dateUtc="2026-10-06T11:59:00Z"/>
        </w:rPr>
        <w:pPrChange w:id="4986" w:author="Copy Editor" w:date="2026-10-06T15:00:00Z" w16du:dateUtc="2026-10-06T12:00:00Z">
          <w:pPr>
            <w:pStyle w:val="body"/>
          </w:pPr>
        </w:pPrChange>
      </w:pPr>
      <w:ins w:id="4987" w:author="Copy Editor" w:date="2026-10-06T15:00:00Z">
        <w:r w:rsidRPr="00303AA6">
          <w:t>RICHARD (V.O.)</w:t>
        </w:r>
      </w:ins>
    </w:p>
    <w:p w14:paraId="7D35DC82" w14:textId="77777777" w:rsidR="00303AA6" w:rsidRDefault="007C0FF3" w:rsidP="00303AA6">
      <w:pPr>
        <w:pStyle w:val="bdialogue"/>
        <w:rPr>
          <w:ins w:id="4988" w:author="Copy Editor" w:date="2026-10-06T15:00:00Z" w16du:dateUtc="2026-10-06T12:00:00Z"/>
        </w:rPr>
      </w:pPr>
      <w:r>
        <w:t xml:space="preserve">To gain confidence we </w:t>
      </w:r>
      <w:r w:rsidR="003E1977">
        <w:t>learned</w:t>
      </w:r>
      <w:r>
        <w:t xml:space="preserve"> to perform back loops, forward </w:t>
      </w:r>
      <w:r w:rsidR="003E1977">
        <w:t>loops,</w:t>
      </w:r>
      <w:r>
        <w:t xml:space="preserve"> and barrel rolls as we descended so </w:t>
      </w:r>
      <w:r w:rsidR="003E1977">
        <w:t>regardless,</w:t>
      </w:r>
      <w:r>
        <w:t xml:space="preserve"> we could always get stable, face </w:t>
      </w:r>
      <w:r>
        <w:lastRenderedPageBreak/>
        <w:t xml:space="preserve">down, again very quickly if </w:t>
      </w:r>
      <w:r w:rsidR="003E1977">
        <w:t xml:space="preserve">required. </w:t>
      </w:r>
    </w:p>
    <w:p w14:paraId="1E0BD92F" w14:textId="50913BAD" w:rsidR="00303AA6" w:rsidRDefault="00753E5F">
      <w:pPr>
        <w:pStyle w:val="body"/>
        <w:rPr>
          <w:ins w:id="4989" w:author="Copy Editor" w:date="2026-10-06T15:00:00Z" w16du:dateUtc="2026-10-06T12:00:00Z"/>
        </w:rPr>
        <w:pPrChange w:id="4990" w:author="Copy Editor" w:date="2026-10-06T15:00:00Z" w16du:dateUtc="2026-10-06T12:00:00Z">
          <w:pPr>
            <w:pStyle w:val="bCHARACTER"/>
          </w:pPr>
        </w:pPrChange>
      </w:pPr>
      <w:ins w:id="4991" w:author="Copy Editor" w:date="2026-10-06T15:00:00Z">
        <w:r w:rsidRPr="00753E5F">
          <w:t>Richard continues through the training.</w:t>
        </w:r>
      </w:ins>
    </w:p>
    <w:p w14:paraId="2BD4D5D7" w14:textId="43BBFDFE" w:rsidR="00303AA6" w:rsidRDefault="00303AA6">
      <w:pPr>
        <w:pStyle w:val="bCHARACTER"/>
        <w:rPr>
          <w:ins w:id="4992" w:author="Copy Editor" w:date="2026-10-06T15:00:00Z" w16du:dateUtc="2026-10-06T12:00:00Z"/>
        </w:rPr>
        <w:pPrChange w:id="4993" w:author="Copy Editor" w:date="2026-10-06T15:00:00Z" w16du:dateUtc="2026-10-06T12:00:00Z">
          <w:pPr>
            <w:pStyle w:val="bdialogue"/>
          </w:pPr>
        </w:pPrChange>
      </w:pPr>
      <w:ins w:id="4994" w:author="Copy Editor" w:date="2026-10-06T15:00:00Z">
        <w:r w:rsidRPr="00303AA6">
          <w:t>RICHARD (V.O.)</w:t>
        </w:r>
      </w:ins>
    </w:p>
    <w:p w14:paraId="7A7DC323" w14:textId="77777777" w:rsidR="00753E5F" w:rsidRDefault="007C0FF3" w:rsidP="00303AA6">
      <w:pPr>
        <w:pStyle w:val="bdialogue"/>
        <w:rPr>
          <w:ins w:id="4995" w:author="Copy Editor" w:date="2026-10-06T15:01:00Z" w16du:dateUtc="2026-10-06T12:01:00Z"/>
        </w:rPr>
      </w:pPr>
      <w:r>
        <w:t xml:space="preserve">I was making </w:t>
      </w:r>
      <w:r w:rsidR="003E1977">
        <w:t>steady,</w:t>
      </w:r>
      <w:r>
        <w:t xml:space="preserve"> though not </w:t>
      </w:r>
      <w:r w:rsidR="003E1977">
        <w:t>spectacular,</w:t>
      </w:r>
      <w:r>
        <w:t xml:space="preserve"> progress</w:t>
      </w:r>
      <w:ins w:id="4996" w:author="Copy Editor" w:date="2026-10-06T15:00:00Z" w16du:dateUtc="2026-10-06T12:00:00Z">
        <w:r w:rsidR="00753E5F">
          <w:t>.</w:t>
        </w:r>
      </w:ins>
    </w:p>
    <w:p w14:paraId="0A48B777" w14:textId="77777777" w:rsidR="00753E5F" w:rsidRPr="00753E5F" w:rsidRDefault="00753E5F" w:rsidP="00753E5F">
      <w:pPr>
        <w:pStyle w:val="body"/>
        <w:rPr>
          <w:ins w:id="4997" w:author="Copy Editor" w:date="2026-10-06T15:01:00Z"/>
          <w:lang w:val="en-US"/>
        </w:rPr>
      </w:pPr>
      <w:ins w:id="4998" w:author="Copy Editor" w:date="2026-10-06T15:01:00Z">
        <w:r w:rsidRPr="00753E5F">
          <w:rPr>
            <w:lang w:val="en-US"/>
          </w:rPr>
          <w:t>CUT TO:</w:t>
        </w:r>
      </w:ins>
    </w:p>
    <w:p w14:paraId="22B30E7F" w14:textId="77777777" w:rsidR="00753E5F" w:rsidRPr="00753E5F" w:rsidRDefault="00753E5F">
      <w:pPr>
        <w:pStyle w:val="aSCENEHEAD"/>
        <w:rPr>
          <w:ins w:id="4999" w:author="Copy Editor" w:date="2026-10-06T15:01:00Z"/>
          <w:lang w:val="en-US"/>
        </w:rPr>
        <w:pPrChange w:id="5000" w:author="Copy Editor" w:date="2026-10-06T15:01:00Z" w16du:dateUtc="2026-10-06T12:01:00Z">
          <w:pPr>
            <w:pStyle w:val="body"/>
          </w:pPr>
        </w:pPrChange>
      </w:pPr>
      <w:ins w:id="5001" w:author="Copy Editor" w:date="2026-10-06T15:01:00Z">
        <w:r w:rsidRPr="00753E5F">
          <w:rPr>
            <w:lang w:val="en-US"/>
          </w:rPr>
          <w:t>EXT. SKY – DAY</w:t>
        </w:r>
      </w:ins>
    </w:p>
    <w:p w14:paraId="4A3FF5CD" w14:textId="77777777" w:rsidR="00753E5F" w:rsidRPr="00753E5F" w:rsidRDefault="00753E5F" w:rsidP="00753E5F">
      <w:pPr>
        <w:pStyle w:val="body"/>
        <w:rPr>
          <w:ins w:id="5002" w:author="Copy Editor" w:date="2026-10-06T15:01:00Z"/>
          <w:lang w:val="en-US"/>
        </w:rPr>
      </w:pPr>
      <w:ins w:id="5003" w:author="Copy Editor" w:date="2026-10-06T15:01:00Z">
        <w:r w:rsidRPr="00753E5F">
          <w:rPr>
            <w:lang w:val="en-US"/>
          </w:rPr>
          <w:t>RICHARD'S TWELFTH JUMP.</w:t>
        </w:r>
      </w:ins>
    </w:p>
    <w:p w14:paraId="12C5A73F" w14:textId="77777777" w:rsidR="00753E5F" w:rsidRPr="00753E5F" w:rsidRDefault="00753E5F" w:rsidP="00753E5F">
      <w:pPr>
        <w:pStyle w:val="body"/>
        <w:rPr>
          <w:ins w:id="5004" w:author="Copy Editor" w:date="2026-10-06T15:01:00Z"/>
          <w:lang w:val="en-US"/>
        </w:rPr>
      </w:pPr>
      <w:ins w:id="5005" w:author="Copy Editor" w:date="2026-10-06T15:01:00Z">
        <w:r w:rsidRPr="00753E5F">
          <w:rPr>
            <w:lang w:val="en-US"/>
          </w:rPr>
          <w:t>Richard deploys his parachute.</w:t>
        </w:r>
      </w:ins>
    </w:p>
    <w:p w14:paraId="43ADD355" w14:textId="77777777" w:rsidR="00753E5F" w:rsidRPr="00753E5F" w:rsidRDefault="00753E5F" w:rsidP="00753E5F">
      <w:pPr>
        <w:pStyle w:val="body"/>
        <w:rPr>
          <w:ins w:id="5006" w:author="Copy Editor" w:date="2026-10-06T15:01:00Z"/>
          <w:lang w:val="en-US"/>
        </w:rPr>
      </w:pPr>
      <w:ins w:id="5007" w:author="Copy Editor" w:date="2026-10-06T15:01:00Z">
        <w:r w:rsidRPr="00753E5F">
          <w:rPr>
            <w:lang w:val="en-US"/>
          </w:rPr>
          <w:t>He looks up.</w:t>
        </w:r>
      </w:ins>
    </w:p>
    <w:p w14:paraId="7E914D99" w14:textId="77777777" w:rsidR="00753E5F" w:rsidRPr="00753E5F" w:rsidRDefault="00753E5F" w:rsidP="00753E5F">
      <w:pPr>
        <w:pStyle w:val="body"/>
        <w:rPr>
          <w:ins w:id="5008" w:author="Copy Editor" w:date="2026-10-06T15:01:00Z"/>
          <w:lang w:val="en-US"/>
        </w:rPr>
      </w:pPr>
      <w:ins w:id="5009" w:author="Copy Editor" w:date="2026-10-06T15:01:00Z">
        <w:r w:rsidRPr="00753E5F">
          <w:rPr>
            <w:lang w:val="en-US"/>
          </w:rPr>
          <w:t>His expression changes.</w:t>
        </w:r>
      </w:ins>
    </w:p>
    <w:p w14:paraId="275AF21A" w14:textId="77777777" w:rsidR="00753E5F" w:rsidRPr="00753E5F" w:rsidRDefault="00753E5F" w:rsidP="00753E5F">
      <w:pPr>
        <w:pStyle w:val="body"/>
        <w:rPr>
          <w:ins w:id="5010" w:author="Copy Editor" w:date="2026-10-06T15:01:00Z"/>
          <w:lang w:val="en-US"/>
        </w:rPr>
      </w:pPr>
      <w:ins w:id="5011" w:author="Copy Editor" w:date="2026-10-06T15:01:00Z">
        <w:r w:rsidRPr="00753E5F">
          <w:rPr>
            <w:lang w:val="en-US"/>
          </w:rPr>
          <w:t>Instead of a red-and-white canopy, a tangled mass hangs above him.</w:t>
        </w:r>
      </w:ins>
    </w:p>
    <w:p w14:paraId="6AA1F787" w14:textId="77777777" w:rsidR="00753E5F" w:rsidRDefault="00753E5F" w:rsidP="00753E5F">
      <w:pPr>
        <w:pStyle w:val="bCHARACTER"/>
        <w:rPr>
          <w:ins w:id="5012" w:author="Copy Editor" w:date="2026-10-06T15:01:00Z" w16du:dateUtc="2026-10-06T12:01:00Z"/>
        </w:rPr>
      </w:pPr>
      <w:ins w:id="5013" w:author="Copy Editor" w:date="2026-10-06T15:01:00Z" w16du:dateUtc="2026-10-06T12:01:00Z">
        <w:r w:rsidRPr="00303AA6">
          <w:t>RICHARD (V.O.)</w:t>
        </w:r>
      </w:ins>
    </w:p>
    <w:p w14:paraId="0BC56C86" w14:textId="77777777" w:rsidR="00753E5F" w:rsidRDefault="007C0FF3" w:rsidP="00303AA6">
      <w:pPr>
        <w:pStyle w:val="bdialogue"/>
        <w:rPr>
          <w:ins w:id="5014" w:author="Copy Editor" w:date="2026-10-06T15:01:00Z" w16du:dateUtc="2026-10-06T12:01:00Z"/>
        </w:rPr>
      </w:pPr>
      <w:del w:id="5015" w:author="Copy Editor" w:date="2026-10-06T15:00:00Z" w16du:dateUtc="2026-10-06T12:00:00Z">
        <w:r w:rsidDel="00753E5F">
          <w:delText xml:space="preserve"> w</w:delText>
        </w:r>
      </w:del>
      <w:ins w:id="5016" w:author="Copy Editor" w:date="2026-10-06T15:00:00Z" w16du:dateUtc="2026-10-06T12:00:00Z">
        <w:r w:rsidR="00753E5F">
          <w:t>T</w:t>
        </w:r>
      </w:ins>
      <w:r>
        <w:t xml:space="preserve">hen on the 12th </w:t>
      </w:r>
      <w:r w:rsidR="003E1977">
        <w:t>jump,</w:t>
      </w:r>
      <w:r>
        <w:t xml:space="preserve"> I pulled the handle and looked up to check my </w:t>
      </w:r>
      <w:r w:rsidR="003E1977">
        <w:t>canopy.</w:t>
      </w:r>
    </w:p>
    <w:p w14:paraId="059A730A" w14:textId="0603DD62" w:rsidR="00753E5F" w:rsidRDefault="007071D2">
      <w:pPr>
        <w:pStyle w:val="body"/>
        <w:rPr>
          <w:ins w:id="5017" w:author="Copy Editor" w:date="2026-10-06T15:01:00Z" w16du:dateUtc="2026-10-06T12:01:00Z"/>
        </w:rPr>
        <w:pPrChange w:id="5018" w:author="Copy Editor" w:date="2026-10-06T15:01:00Z" w16du:dateUtc="2026-10-06T12:01:00Z">
          <w:pPr>
            <w:pStyle w:val="bCHARACTER"/>
          </w:pPr>
        </w:pPrChange>
      </w:pPr>
      <w:ins w:id="5019" w:author="Copy Editor" w:date="2026-10-06T15:01:00Z">
        <w:r w:rsidRPr="007071D2">
          <w:t>Richard stares at the parachute.</w:t>
        </w:r>
      </w:ins>
    </w:p>
    <w:p w14:paraId="76D7285E" w14:textId="102C1125" w:rsidR="00753E5F" w:rsidRDefault="00753E5F" w:rsidP="00753E5F">
      <w:pPr>
        <w:pStyle w:val="bCHARACTER"/>
        <w:rPr>
          <w:ins w:id="5020" w:author="Copy Editor" w:date="2026-10-06T15:01:00Z" w16du:dateUtc="2026-10-06T12:01:00Z"/>
        </w:rPr>
      </w:pPr>
      <w:ins w:id="5021" w:author="Copy Editor" w:date="2026-10-06T15:01:00Z" w16du:dateUtc="2026-10-06T12:01:00Z">
        <w:r w:rsidRPr="00303AA6">
          <w:t>RICHARD (V.O.)</w:t>
        </w:r>
      </w:ins>
    </w:p>
    <w:p w14:paraId="62F4439B" w14:textId="77777777" w:rsidR="007071D2" w:rsidRDefault="003E1977" w:rsidP="00303AA6">
      <w:pPr>
        <w:pStyle w:val="bdialogue"/>
        <w:rPr>
          <w:ins w:id="5022" w:author="Copy Editor" w:date="2026-10-06T15:01:00Z" w16du:dateUtc="2026-10-06T12:01:00Z"/>
        </w:rPr>
      </w:pPr>
      <w:del w:id="5023" w:author="Copy Editor" w:date="2026-10-06T15:01:00Z" w16du:dateUtc="2026-10-06T12:01:00Z">
        <w:r w:rsidDel="00753E5F">
          <w:delText xml:space="preserve"> </w:delText>
        </w:r>
      </w:del>
      <w:r w:rsidR="007C0FF3">
        <w:t xml:space="preserve">What should have been a red and white disc was what looked like a pile of </w:t>
      </w:r>
      <w:r>
        <w:t xml:space="preserve">washing. </w:t>
      </w:r>
    </w:p>
    <w:p w14:paraId="1F1EFE0C" w14:textId="39F29903" w:rsidR="007071D2" w:rsidRDefault="007071D2" w:rsidP="007071D2">
      <w:pPr>
        <w:pStyle w:val="body"/>
        <w:rPr>
          <w:ins w:id="5024" w:author="Copy Editor" w:date="2026-10-06T15:02:00Z" w16du:dateUtc="2026-10-06T12:02:00Z"/>
        </w:rPr>
      </w:pPr>
      <w:ins w:id="5025" w:author="Copy Editor" w:date="2026-10-06T15:01:00Z">
        <w:r w:rsidRPr="007071D2">
          <w:t>His face freezes.</w:t>
        </w:r>
      </w:ins>
    </w:p>
    <w:p w14:paraId="741EEA46" w14:textId="77777777" w:rsidR="007071D2" w:rsidRDefault="007071D2" w:rsidP="007071D2">
      <w:pPr>
        <w:pStyle w:val="bCHARACTER"/>
        <w:rPr>
          <w:ins w:id="5026" w:author="Copy Editor" w:date="2026-10-06T15:02:00Z" w16du:dateUtc="2026-10-06T12:02:00Z"/>
        </w:rPr>
      </w:pPr>
      <w:ins w:id="5027" w:author="Copy Editor" w:date="2026-10-06T15:02:00Z" w16du:dateUtc="2026-10-06T12:02:00Z">
        <w:r w:rsidRPr="00303AA6">
          <w:t>RICHARD (V.O.)</w:t>
        </w:r>
      </w:ins>
    </w:p>
    <w:p w14:paraId="2BAC5723" w14:textId="77777777" w:rsidR="007071D2" w:rsidRDefault="007C0FF3" w:rsidP="00303AA6">
      <w:pPr>
        <w:pStyle w:val="bdialogue"/>
        <w:rPr>
          <w:ins w:id="5028" w:author="Copy Editor" w:date="2026-10-06T15:02:00Z" w16du:dateUtc="2026-10-06T12:02:00Z"/>
        </w:rPr>
      </w:pPr>
      <w:r>
        <w:t xml:space="preserve">I froze in pure unadulterated terror and tried to remember if I was supposed to cut away before deploying my </w:t>
      </w:r>
      <w:r w:rsidR="003E1977">
        <w:t xml:space="preserve">reserve. </w:t>
      </w:r>
    </w:p>
    <w:p w14:paraId="71126A18" w14:textId="41AB3866" w:rsidR="006476BF" w:rsidRDefault="006476BF" w:rsidP="006476BF">
      <w:pPr>
        <w:pStyle w:val="body"/>
        <w:rPr>
          <w:ins w:id="5029" w:author="Copy Editor" w:date="2026-10-06T15:02:00Z" w16du:dateUtc="2026-10-06T12:02:00Z"/>
        </w:rPr>
      </w:pPr>
      <w:ins w:id="5030" w:author="Copy Editor" w:date="2026-10-06T15:02:00Z">
        <w:r w:rsidRPr="006476BF">
          <w:t>Richard struggles to remember.</w:t>
        </w:r>
      </w:ins>
    </w:p>
    <w:p w14:paraId="57AAAB28" w14:textId="77777777" w:rsidR="006476BF" w:rsidRDefault="006476BF" w:rsidP="006476BF">
      <w:pPr>
        <w:pStyle w:val="bCHARACTER"/>
        <w:rPr>
          <w:ins w:id="5031" w:author="Copy Editor" w:date="2026-10-06T15:02:00Z" w16du:dateUtc="2026-10-06T12:02:00Z"/>
        </w:rPr>
      </w:pPr>
      <w:ins w:id="5032" w:author="Copy Editor" w:date="2026-10-06T15:02:00Z" w16du:dateUtc="2026-10-06T12:02:00Z">
        <w:r w:rsidRPr="00303AA6">
          <w:t>RICHARD (V.O.)</w:t>
        </w:r>
      </w:ins>
    </w:p>
    <w:p w14:paraId="5E4BDCAA" w14:textId="3CFA8022" w:rsidR="003439BF" w:rsidRDefault="007C0FF3">
      <w:pPr>
        <w:pStyle w:val="bdialogue"/>
        <w:pPrChange w:id="5033" w:author="Copy Editor" w:date="2026-10-06T15:00:00Z" w16du:dateUtc="2026-10-06T12:00:00Z">
          <w:pPr>
            <w:pStyle w:val="body"/>
          </w:pPr>
        </w:pPrChange>
      </w:pPr>
      <w:r>
        <w:t xml:space="preserve">It had not been </w:t>
      </w:r>
      <w:r w:rsidR="003E1977">
        <w:t>practiced,</w:t>
      </w:r>
      <w:r>
        <w:t xml:space="preserve"> and I feel it </w:t>
      </w:r>
      <w:r w:rsidR="003E1977">
        <w:t>should</w:t>
      </w:r>
      <w:r>
        <w:t xml:space="preserve"> have </w:t>
      </w:r>
      <w:r w:rsidR="003E1977">
        <w:t>been.</w:t>
      </w:r>
    </w:p>
    <w:p w14:paraId="691A7288" w14:textId="77777777" w:rsidR="006476BF" w:rsidRDefault="006476BF" w:rsidP="00B33299">
      <w:pPr>
        <w:pStyle w:val="body"/>
        <w:rPr>
          <w:ins w:id="5034" w:author="Copy Editor" w:date="2026-10-06T15:02:00Z" w16du:dateUtc="2026-10-06T12:02:00Z"/>
        </w:rPr>
      </w:pPr>
    </w:p>
    <w:p w14:paraId="73D83283" w14:textId="77777777" w:rsidR="006476BF" w:rsidRDefault="006476BF" w:rsidP="00B33299">
      <w:pPr>
        <w:pStyle w:val="body"/>
        <w:rPr>
          <w:ins w:id="5035" w:author="Copy Editor" w:date="2026-10-06T15:02:00Z" w16du:dateUtc="2026-10-06T12:02:00Z"/>
        </w:rPr>
      </w:pPr>
    </w:p>
    <w:p w14:paraId="74C22E0B" w14:textId="77777777" w:rsidR="006D3381" w:rsidRPr="006D3381" w:rsidRDefault="006D3381" w:rsidP="006D3381">
      <w:pPr>
        <w:pStyle w:val="body"/>
        <w:rPr>
          <w:ins w:id="5036" w:author="Copy Editor" w:date="2026-10-06T15:03:00Z"/>
          <w:lang w:val="en-US"/>
        </w:rPr>
      </w:pPr>
      <w:ins w:id="5037" w:author="Copy Editor" w:date="2026-10-06T15:03:00Z">
        <w:r w:rsidRPr="006D3381">
          <w:rPr>
            <w:lang w:val="en-US"/>
          </w:rPr>
          <w:t>A moment passes.</w:t>
        </w:r>
      </w:ins>
    </w:p>
    <w:p w14:paraId="586D5BAC" w14:textId="77777777" w:rsidR="006D3381" w:rsidRPr="006D3381" w:rsidRDefault="006D3381" w:rsidP="006D3381">
      <w:pPr>
        <w:pStyle w:val="body"/>
        <w:rPr>
          <w:ins w:id="5038" w:author="Copy Editor" w:date="2026-10-06T15:03:00Z"/>
          <w:lang w:val="en-US"/>
        </w:rPr>
      </w:pPr>
      <w:ins w:id="5039" w:author="Copy Editor" w:date="2026-10-06T15:03:00Z">
        <w:r w:rsidRPr="006D3381">
          <w:rPr>
            <w:lang w:val="en-US"/>
          </w:rPr>
          <w:t>Part of the parachute suddenly catches air.</w:t>
        </w:r>
      </w:ins>
    </w:p>
    <w:p w14:paraId="10712308" w14:textId="74847B48" w:rsidR="00380563" w:rsidRDefault="007C0FF3">
      <w:pPr>
        <w:pStyle w:val="bCHARACTER"/>
        <w:pPrChange w:id="5040" w:author="Copy Editor" w:date="2026-10-06T15:03:00Z" w16du:dateUtc="2026-10-06T12:03:00Z">
          <w:pPr>
            <w:pStyle w:val="body"/>
          </w:pPr>
        </w:pPrChange>
      </w:pPr>
      <w:del w:id="5041" w:author="Copy Editor" w:date="2026-10-06T15:03:00Z" w16du:dateUtc="2026-10-06T12:03:00Z">
        <w:r w:rsidDel="006D3381">
          <w:delText>Then, while I was thinking, about a third of the parachute grabbed air.</w:delText>
        </w:r>
      </w:del>
      <w:ins w:id="5042" w:author="Copy Editor" w:date="2026-10-06T15:03:00Z" w16du:dateUtc="2026-10-06T12:03:00Z">
        <w:r w:rsidR="006D3381" w:rsidRPr="006D3381">
          <w:rPr>
            <w:rFonts w:ascii="Liberation Serif" w:hAnsi="Liberation Serif" w:cs="Lucida Sans"/>
            <w:color w:val="auto"/>
          </w:rPr>
          <w:t xml:space="preserve"> </w:t>
        </w:r>
      </w:ins>
      <w:ins w:id="5043" w:author="Copy Editor" w:date="2026-10-06T15:03:00Z">
        <w:r w:rsidR="006D3381" w:rsidRPr="006D3381">
          <w:t>RICHARD</w:t>
        </w:r>
      </w:ins>
      <w:r>
        <w:t> </w:t>
      </w:r>
    </w:p>
    <w:p w14:paraId="04D029A5" w14:textId="77777777" w:rsidR="00380563" w:rsidRDefault="007C0FF3" w:rsidP="004B3D80">
      <w:pPr>
        <w:pStyle w:val="bdialogue"/>
      </w:pPr>
      <w:del w:id="5044" w:author="Copy Editor" w:date="2026-10-06T15:03:00Z" w16du:dateUtc="2026-10-06T12:03:00Z">
        <w:r w:rsidDel="006D3381">
          <w:delText>“</w:delText>
        </w:r>
      </w:del>
      <w:r>
        <w:t>Right, I’ve got something up there, I’m keeping it!</w:t>
      </w:r>
      <w:del w:id="5045" w:author="Copy Editor" w:date="2026-10-06T15:03:00Z" w16du:dateUtc="2026-10-06T12:03:00Z">
        <w:r w:rsidDel="006D3381">
          <w:delText xml:space="preserve">” </w:delText>
        </w:r>
      </w:del>
    </w:p>
    <w:p w14:paraId="222EFBBD" w14:textId="1626D406" w:rsidR="002518F2" w:rsidRDefault="002518F2" w:rsidP="00B33299">
      <w:pPr>
        <w:pStyle w:val="body"/>
        <w:rPr>
          <w:ins w:id="5046" w:author="Copy Editor" w:date="2026-10-06T15:03:00Z" w16du:dateUtc="2026-10-06T12:03:00Z"/>
        </w:rPr>
      </w:pPr>
      <w:ins w:id="5047" w:author="Copy Editor" w:date="2026-10-06T15:03:00Z">
        <w:r w:rsidRPr="002518F2">
          <w:t>Richard keeps hold of the partially deployed canopy.</w:t>
        </w:r>
      </w:ins>
    </w:p>
    <w:p w14:paraId="585E828F" w14:textId="77777777" w:rsidR="002518F2" w:rsidRDefault="002518F2" w:rsidP="002518F2">
      <w:pPr>
        <w:pStyle w:val="bCHARACTER"/>
        <w:rPr>
          <w:ins w:id="5048" w:author="Copy Editor" w:date="2026-10-06T15:03:00Z" w16du:dateUtc="2026-10-06T12:03:00Z"/>
        </w:rPr>
      </w:pPr>
      <w:ins w:id="5049" w:author="Copy Editor" w:date="2026-10-06T15:03:00Z" w16du:dateUtc="2026-10-06T12:03:00Z">
        <w:r w:rsidRPr="00303AA6">
          <w:t>RICHARD (V.O.)</w:t>
        </w:r>
      </w:ins>
    </w:p>
    <w:p w14:paraId="38C781D5" w14:textId="77777777" w:rsidR="002518F2" w:rsidRDefault="00F27DE2" w:rsidP="002518F2">
      <w:pPr>
        <w:pStyle w:val="bdialogue"/>
        <w:rPr>
          <w:ins w:id="5050" w:author="Copy Editor" w:date="2026-10-06T15:03:00Z" w16du:dateUtc="2026-10-06T12:03:00Z"/>
        </w:rPr>
      </w:pPr>
      <w:r>
        <w:t>so,</w:t>
      </w:r>
      <w:r w:rsidR="007C0FF3">
        <w:t xml:space="preserve"> I never did deploy my </w:t>
      </w:r>
      <w:r w:rsidR="003E1977">
        <w:t xml:space="preserve">reserve. </w:t>
      </w:r>
    </w:p>
    <w:p w14:paraId="60F9352D" w14:textId="77777777" w:rsidR="00BF3B09" w:rsidRPr="00BF3B09" w:rsidRDefault="00BF3B09" w:rsidP="00BF3B09">
      <w:pPr>
        <w:pStyle w:val="body"/>
        <w:rPr>
          <w:ins w:id="5051" w:author="Copy Editor" w:date="2026-10-06T15:04:00Z"/>
          <w:lang w:val="en-US"/>
        </w:rPr>
      </w:pPr>
      <w:ins w:id="5052" w:author="Copy Editor" w:date="2026-10-06T15:04:00Z">
        <w:r w:rsidRPr="00BF3B09">
          <w:rPr>
            <w:lang w:val="en-US"/>
          </w:rPr>
          <w:t>The canopy remains badly distorted.</w:t>
        </w:r>
      </w:ins>
    </w:p>
    <w:p w14:paraId="5379DEF5" w14:textId="77777777" w:rsidR="00BF3B09" w:rsidRPr="00BF3B09" w:rsidRDefault="00BF3B09" w:rsidP="00BF3B09">
      <w:pPr>
        <w:pStyle w:val="body"/>
        <w:rPr>
          <w:ins w:id="5053" w:author="Copy Editor" w:date="2026-10-06T15:04:00Z"/>
          <w:lang w:val="en-US"/>
        </w:rPr>
      </w:pPr>
      <w:ins w:id="5054" w:author="Copy Editor" w:date="2026-10-06T15:04:00Z">
        <w:r w:rsidRPr="00BF3B09">
          <w:rPr>
            <w:lang w:val="en-US"/>
          </w:rPr>
          <w:t>Richard slowly rotates beneath it.</w:t>
        </w:r>
      </w:ins>
    </w:p>
    <w:p w14:paraId="4B0F4FFE" w14:textId="544C118D" w:rsidR="002518F2" w:rsidRDefault="002518F2" w:rsidP="002518F2">
      <w:pPr>
        <w:pStyle w:val="bCHARACTER"/>
        <w:rPr>
          <w:ins w:id="5055" w:author="Copy Editor" w:date="2026-10-06T15:03:00Z" w16du:dateUtc="2026-10-06T12:03:00Z"/>
        </w:rPr>
      </w:pPr>
      <w:ins w:id="5056" w:author="Copy Editor" w:date="2026-10-06T15:03:00Z" w16du:dateUtc="2026-10-06T12:03:00Z">
        <w:r w:rsidRPr="00303AA6">
          <w:t>RICHARD (V.O.)</w:t>
        </w:r>
      </w:ins>
    </w:p>
    <w:p w14:paraId="4F8F8650" w14:textId="77777777" w:rsidR="00BF3B09" w:rsidRDefault="007C0FF3" w:rsidP="002518F2">
      <w:pPr>
        <w:pStyle w:val="bdialogue"/>
        <w:rPr>
          <w:ins w:id="5057" w:author="Copy Editor" w:date="2026-10-06T15:04:00Z" w16du:dateUtc="2026-10-06T12:04:00Z"/>
        </w:rPr>
      </w:pPr>
      <w:r>
        <w:t xml:space="preserve">With my chute in the state it was </w:t>
      </w:r>
      <w:r w:rsidR="003E1977">
        <w:t>in,</w:t>
      </w:r>
      <w:r>
        <w:t xml:space="preserve"> I had no control of where I was landing and was slowly </w:t>
      </w:r>
      <w:r w:rsidR="003E1977">
        <w:t xml:space="preserve">rotating. </w:t>
      </w:r>
    </w:p>
    <w:p w14:paraId="2E5D9716" w14:textId="77777777" w:rsidR="00BF3B09" w:rsidRPr="00BF3B09" w:rsidRDefault="00BF3B09" w:rsidP="00BF3B09">
      <w:pPr>
        <w:pStyle w:val="body"/>
        <w:rPr>
          <w:ins w:id="5058" w:author="Copy Editor" w:date="2026-10-06T15:04:00Z"/>
          <w:lang w:val="en-US"/>
        </w:rPr>
      </w:pPr>
      <w:ins w:id="5059" w:author="Copy Editor" w:date="2026-10-06T15:04:00Z">
        <w:r w:rsidRPr="00BF3B09">
          <w:rPr>
            <w:lang w:val="en-US"/>
          </w:rPr>
          <w:t>The ground approaches.</w:t>
        </w:r>
      </w:ins>
    </w:p>
    <w:p w14:paraId="5779F9DD" w14:textId="77777777" w:rsidR="00BF3B09" w:rsidRPr="00BF3B09" w:rsidRDefault="00BF3B09" w:rsidP="00BF3B09">
      <w:pPr>
        <w:pStyle w:val="body"/>
        <w:rPr>
          <w:ins w:id="5060" w:author="Copy Editor" w:date="2026-10-06T15:04:00Z"/>
          <w:lang w:val="en-US"/>
        </w:rPr>
      </w:pPr>
      <w:ins w:id="5061" w:author="Copy Editor" w:date="2026-10-06T15:04:00Z">
        <w:r w:rsidRPr="00BF3B09">
          <w:rPr>
            <w:lang w:val="en-US"/>
          </w:rPr>
          <w:t>Richard drops toward a DITCH.</w:t>
        </w:r>
      </w:ins>
    </w:p>
    <w:p w14:paraId="7D736913" w14:textId="77777777" w:rsidR="00BF3B09" w:rsidRPr="00BF3B09" w:rsidRDefault="00BF3B09" w:rsidP="00BF3B09">
      <w:pPr>
        <w:pStyle w:val="body"/>
        <w:rPr>
          <w:ins w:id="5062" w:author="Copy Editor" w:date="2026-10-06T15:04:00Z"/>
          <w:lang w:val="en-US"/>
        </w:rPr>
      </w:pPr>
      <w:ins w:id="5063" w:author="Copy Editor" w:date="2026-10-06T15:04:00Z">
        <w:r w:rsidRPr="00BF3B09">
          <w:rPr>
            <w:lang w:val="en-US"/>
          </w:rPr>
          <w:t>He lands hard.</w:t>
        </w:r>
      </w:ins>
    </w:p>
    <w:p w14:paraId="4F92FD48" w14:textId="77777777" w:rsidR="00BF3B09" w:rsidRPr="00BF3B09" w:rsidRDefault="00BF3B09" w:rsidP="00BF3B09">
      <w:pPr>
        <w:pStyle w:val="body"/>
        <w:rPr>
          <w:ins w:id="5064" w:author="Copy Editor" w:date="2026-10-06T15:04:00Z"/>
          <w:lang w:val="en-US"/>
        </w:rPr>
      </w:pPr>
      <w:ins w:id="5065" w:author="Copy Editor" w:date="2026-10-06T15:04:00Z">
        <w:r w:rsidRPr="00BF3B09">
          <w:rPr>
            <w:lang w:val="en-US"/>
          </w:rPr>
          <w:t>The heel of his boot tears a large divot from the side of the ditch.</w:t>
        </w:r>
      </w:ins>
    </w:p>
    <w:p w14:paraId="6F4320A8" w14:textId="7D65DD6B" w:rsidR="00BF3B09" w:rsidRDefault="00BF3B09" w:rsidP="00BF3B09">
      <w:pPr>
        <w:pStyle w:val="bCHARACTER"/>
        <w:rPr>
          <w:ins w:id="5066" w:author="Copy Editor" w:date="2026-10-06T15:04:00Z" w16du:dateUtc="2026-10-06T12:04:00Z"/>
        </w:rPr>
      </w:pPr>
      <w:ins w:id="5067" w:author="Copy Editor" w:date="2026-10-06T15:04:00Z" w16du:dateUtc="2026-10-06T12:04:00Z">
        <w:r w:rsidRPr="00303AA6">
          <w:t>RICHARD (V.O.)</w:t>
        </w:r>
      </w:ins>
    </w:p>
    <w:p w14:paraId="60F5CA3A" w14:textId="77777777" w:rsidR="00892736" w:rsidRDefault="007C0FF3" w:rsidP="002518F2">
      <w:pPr>
        <w:pStyle w:val="bdialogue"/>
        <w:rPr>
          <w:ins w:id="5068" w:author="Copy Editor" w:date="2026-10-06T15:04:00Z" w16du:dateUtc="2026-10-06T12:04:00Z"/>
        </w:rPr>
      </w:pPr>
      <w:r>
        <w:t xml:space="preserve">I went into a </w:t>
      </w:r>
      <w:r w:rsidR="003E1977">
        <w:t>ditch,</w:t>
      </w:r>
      <w:r>
        <w:t xml:space="preserve"> and the heel of my boot dug a big divot out of the side of the </w:t>
      </w:r>
      <w:r w:rsidR="003E1977">
        <w:t>ditch.</w:t>
      </w:r>
    </w:p>
    <w:p w14:paraId="22471501" w14:textId="48D5DBBB" w:rsidR="00892736" w:rsidRDefault="00892736" w:rsidP="00892736">
      <w:pPr>
        <w:pStyle w:val="body"/>
        <w:rPr>
          <w:ins w:id="5069" w:author="Copy Editor" w:date="2026-10-06T15:04:00Z" w16du:dateUtc="2026-10-06T12:04:00Z"/>
        </w:rPr>
      </w:pPr>
      <w:ins w:id="5070" w:author="Copy Editor" w:date="2026-10-06T15:04:00Z">
        <w:r w:rsidRPr="00892736">
          <w:t>Richard lies still for a moment.</w:t>
        </w:r>
      </w:ins>
      <w:del w:id="5071" w:author="Copy Editor" w:date="2026-10-06T15:04:00Z" w16du:dateUtc="2026-10-06T12:04:00Z">
        <w:r w:rsidR="003E1977" w:rsidDel="00892736">
          <w:delText xml:space="preserve"> </w:delText>
        </w:r>
      </w:del>
    </w:p>
    <w:p w14:paraId="5C39F85F" w14:textId="77777777" w:rsidR="00892736" w:rsidRDefault="00892736" w:rsidP="00892736">
      <w:pPr>
        <w:pStyle w:val="bCHARACTER"/>
        <w:rPr>
          <w:ins w:id="5072" w:author="Copy Editor" w:date="2026-10-06T15:05:00Z" w16du:dateUtc="2026-10-06T12:05:00Z"/>
        </w:rPr>
      </w:pPr>
      <w:ins w:id="5073" w:author="Copy Editor" w:date="2026-10-06T15:05:00Z" w16du:dateUtc="2026-10-06T12:05:00Z">
        <w:r w:rsidRPr="00303AA6">
          <w:t>RICHARD (V.O.)</w:t>
        </w:r>
      </w:ins>
    </w:p>
    <w:p w14:paraId="5F7ACBBA" w14:textId="77777777" w:rsidR="00892736" w:rsidRDefault="007C0FF3" w:rsidP="002518F2">
      <w:pPr>
        <w:pStyle w:val="bdialogue"/>
        <w:rPr>
          <w:ins w:id="5074" w:author="Copy Editor" w:date="2026-10-06T15:05:00Z" w16du:dateUtc="2026-10-06T12:05:00Z"/>
          <w:u w:val="single"/>
        </w:rPr>
      </w:pPr>
      <w:r>
        <w:t xml:space="preserve">It was the most terrifying experience of my </w:t>
      </w:r>
      <w:r w:rsidR="003E1977">
        <w:t>life,</w:t>
      </w:r>
      <w:r>
        <w:t xml:space="preserve"> </w:t>
      </w:r>
      <w:r>
        <w:rPr>
          <w:u w:val="single"/>
        </w:rPr>
        <w:t xml:space="preserve">bar </w:t>
      </w:r>
      <w:r w:rsidR="003E1977">
        <w:rPr>
          <w:u w:val="single"/>
        </w:rPr>
        <w:t xml:space="preserve">none. </w:t>
      </w:r>
    </w:p>
    <w:p w14:paraId="162AEDA8" w14:textId="72002940" w:rsidR="00835B71" w:rsidRPr="00835B71" w:rsidRDefault="00835B71" w:rsidP="00835B71">
      <w:pPr>
        <w:pStyle w:val="body"/>
        <w:rPr>
          <w:ins w:id="5075" w:author="Copy Editor" w:date="2026-10-06T15:05:00Z"/>
          <w:lang w:val="en-US"/>
        </w:rPr>
      </w:pPr>
      <w:ins w:id="5076" w:author="Copy Editor" w:date="2026-10-06T15:05:00Z" w16du:dateUtc="2026-10-06T12:05:00Z">
        <w:r>
          <w:rPr>
            <w:lang w:val="en-US"/>
          </w:rPr>
          <w:t>C</w:t>
        </w:r>
      </w:ins>
      <w:ins w:id="5077" w:author="Copy Editor" w:date="2026-10-06T15:05:00Z">
        <w:r w:rsidRPr="00835B71">
          <w:rPr>
            <w:lang w:val="en-US"/>
          </w:rPr>
          <w:t>UT TO:</w:t>
        </w:r>
      </w:ins>
    </w:p>
    <w:p w14:paraId="07EBFC0F" w14:textId="77777777" w:rsidR="00835B71" w:rsidRPr="00835B71" w:rsidRDefault="00835B71" w:rsidP="00835B71">
      <w:pPr>
        <w:pStyle w:val="body"/>
        <w:rPr>
          <w:ins w:id="5078" w:author="Copy Editor" w:date="2026-10-06T15:05:00Z"/>
          <w:lang w:val="en-US"/>
        </w:rPr>
      </w:pPr>
      <w:ins w:id="5079" w:author="Copy Editor" w:date="2026-10-06T15:05:00Z">
        <w:r w:rsidRPr="00835B71">
          <w:rPr>
            <w:lang w:val="en-US"/>
          </w:rPr>
          <w:t>EXT. DANISH DROP ZONE – LATER</w:t>
        </w:r>
      </w:ins>
    </w:p>
    <w:p w14:paraId="03317D81" w14:textId="77777777" w:rsidR="00835B71" w:rsidRPr="00835B71" w:rsidRDefault="00835B71" w:rsidP="00835B71">
      <w:pPr>
        <w:pStyle w:val="body"/>
        <w:rPr>
          <w:ins w:id="5080" w:author="Copy Editor" w:date="2026-10-06T15:05:00Z"/>
          <w:lang w:val="en-US"/>
        </w:rPr>
      </w:pPr>
      <w:ins w:id="5081" w:author="Copy Editor" w:date="2026-10-06T15:05:00Z">
        <w:r w:rsidRPr="00835B71">
          <w:rPr>
            <w:lang w:val="en-US"/>
          </w:rPr>
          <w:lastRenderedPageBreak/>
          <w:t>Richard gathers his parachute.</w:t>
        </w:r>
      </w:ins>
    </w:p>
    <w:p w14:paraId="1CA87E3B" w14:textId="77777777" w:rsidR="00835B71" w:rsidRPr="00835B71" w:rsidRDefault="00835B71" w:rsidP="00835B71">
      <w:pPr>
        <w:pStyle w:val="body"/>
        <w:rPr>
          <w:ins w:id="5082" w:author="Copy Editor" w:date="2026-10-06T15:05:00Z"/>
          <w:lang w:val="en-US"/>
        </w:rPr>
      </w:pPr>
      <w:ins w:id="5083" w:author="Copy Editor" w:date="2026-10-06T15:05:00Z">
        <w:r w:rsidRPr="00835B71">
          <w:rPr>
            <w:lang w:val="en-US"/>
          </w:rPr>
          <w:t>The day's jumping is over.</w:t>
        </w:r>
      </w:ins>
    </w:p>
    <w:p w14:paraId="1FF16D6A" w14:textId="77777777" w:rsidR="00835B71" w:rsidRDefault="00835B71" w:rsidP="00835B71">
      <w:pPr>
        <w:pStyle w:val="bCHARACTER"/>
        <w:rPr>
          <w:ins w:id="5084" w:author="Copy Editor" w:date="2026-10-06T15:05:00Z" w16du:dateUtc="2026-10-06T12:05:00Z"/>
        </w:rPr>
      </w:pPr>
      <w:ins w:id="5085" w:author="Copy Editor" w:date="2026-10-06T15:05:00Z" w16du:dateUtc="2026-10-06T12:05:00Z">
        <w:r w:rsidRPr="00303AA6">
          <w:t>RICHARD (V.O.)</w:t>
        </w:r>
      </w:ins>
    </w:p>
    <w:p w14:paraId="5E4BDCAB" w14:textId="0BB46477" w:rsidR="003439BF" w:rsidRDefault="003E1977">
      <w:pPr>
        <w:pStyle w:val="bdialogue"/>
        <w:pPrChange w:id="5086" w:author="Copy Editor" w:date="2026-10-06T15:03:00Z" w16du:dateUtc="2026-10-06T12:03:00Z">
          <w:pPr>
            <w:pStyle w:val="body"/>
          </w:pPr>
        </w:pPrChange>
      </w:pPr>
      <w:r>
        <w:t>Unfortunately,</w:t>
      </w:r>
      <w:r w:rsidR="007C0FF3">
        <w:t xml:space="preserve"> it was the last jump of the </w:t>
      </w:r>
      <w:r>
        <w:t>day,</w:t>
      </w:r>
      <w:r w:rsidR="007C0FF3">
        <w:t xml:space="preserve"> so I went back to barracks with that at the forefront of my </w:t>
      </w:r>
      <w:r>
        <w:t>mind.</w:t>
      </w:r>
    </w:p>
    <w:p w14:paraId="41473FBA" w14:textId="77777777" w:rsidR="006536B4" w:rsidRPr="006536B4" w:rsidRDefault="006536B4" w:rsidP="006536B4">
      <w:pPr>
        <w:pStyle w:val="body"/>
        <w:rPr>
          <w:ins w:id="5087" w:author="Copy Editor" w:date="2026-10-06T15:06:00Z"/>
          <w:lang w:val="en-US"/>
        </w:rPr>
      </w:pPr>
      <w:ins w:id="5088" w:author="Copy Editor" w:date="2026-10-06T15:06:00Z">
        <w:r w:rsidRPr="006536B4">
          <w:rPr>
            <w:lang w:val="en-US"/>
          </w:rPr>
          <w:t>CUT TO:</w:t>
        </w:r>
      </w:ins>
    </w:p>
    <w:p w14:paraId="6564A65F" w14:textId="77777777" w:rsidR="006536B4" w:rsidRPr="006536B4" w:rsidRDefault="006536B4">
      <w:pPr>
        <w:pStyle w:val="aSCENEHEAD"/>
        <w:rPr>
          <w:ins w:id="5089" w:author="Copy Editor" w:date="2026-10-06T15:06:00Z"/>
          <w:lang w:val="en-US"/>
        </w:rPr>
        <w:pPrChange w:id="5090" w:author="Copy Editor" w:date="2026-10-06T15:06:00Z" w16du:dateUtc="2026-10-06T12:06:00Z">
          <w:pPr>
            <w:pStyle w:val="body"/>
          </w:pPr>
        </w:pPrChange>
      </w:pPr>
      <w:ins w:id="5091" w:author="Copy Editor" w:date="2026-10-06T15:06:00Z">
        <w:r w:rsidRPr="006536B4">
          <w:rPr>
            <w:lang w:val="en-US"/>
          </w:rPr>
          <w:t>INT. DANISH BARRACKS – EVENING</w:t>
        </w:r>
      </w:ins>
    </w:p>
    <w:p w14:paraId="614F889D" w14:textId="77777777" w:rsidR="006536B4" w:rsidRPr="006536B4" w:rsidRDefault="006536B4" w:rsidP="006536B4">
      <w:pPr>
        <w:pStyle w:val="body"/>
        <w:rPr>
          <w:ins w:id="5092" w:author="Copy Editor" w:date="2026-10-06T15:06:00Z"/>
          <w:lang w:val="en-US"/>
        </w:rPr>
      </w:pPr>
      <w:ins w:id="5093" w:author="Copy Editor" w:date="2026-10-06T15:06:00Z">
        <w:r w:rsidRPr="006536B4">
          <w:rPr>
            <w:lang w:val="en-US"/>
          </w:rPr>
          <w:t>One of the AMERICANS takes Richard aside.</w:t>
        </w:r>
      </w:ins>
    </w:p>
    <w:p w14:paraId="4338E3C6" w14:textId="77777777" w:rsidR="006536B4" w:rsidRPr="006536B4" w:rsidRDefault="006536B4" w:rsidP="006536B4">
      <w:pPr>
        <w:pStyle w:val="body"/>
        <w:rPr>
          <w:ins w:id="5094" w:author="Copy Editor" w:date="2026-10-06T15:06:00Z"/>
          <w:lang w:val="en-US"/>
        </w:rPr>
      </w:pPr>
      <w:ins w:id="5095" w:author="Copy Editor" w:date="2026-10-06T15:06:00Z">
        <w:r w:rsidRPr="006536B4">
          <w:rPr>
            <w:lang w:val="en-US"/>
          </w:rPr>
          <w:t>The American speaks calmly as they sit together.</w:t>
        </w:r>
      </w:ins>
    </w:p>
    <w:p w14:paraId="7886FC9E" w14:textId="77777777" w:rsidR="006536B4" w:rsidRPr="006536B4" w:rsidRDefault="006536B4">
      <w:pPr>
        <w:pStyle w:val="bCHARACTER"/>
        <w:rPr>
          <w:ins w:id="5096" w:author="Copy Editor" w:date="2026-10-06T15:06:00Z"/>
          <w:lang w:val="en-US"/>
        </w:rPr>
        <w:pPrChange w:id="5097" w:author="Copy Editor" w:date="2026-10-06T15:06:00Z" w16du:dateUtc="2026-10-06T12:06:00Z">
          <w:pPr>
            <w:pStyle w:val="body"/>
          </w:pPr>
        </w:pPrChange>
      </w:pPr>
      <w:ins w:id="5098" w:author="Copy Editor" w:date="2026-10-06T15:06:00Z">
        <w:r w:rsidRPr="006536B4">
          <w:rPr>
            <w:lang w:val="en-US"/>
          </w:rPr>
          <w:t>RICHARD (V.O.)</w:t>
        </w:r>
      </w:ins>
    </w:p>
    <w:p w14:paraId="4AE5F5A6" w14:textId="77777777" w:rsidR="006536B4" w:rsidRDefault="007C0FF3" w:rsidP="006536B4">
      <w:pPr>
        <w:pStyle w:val="bdialogue"/>
        <w:rPr>
          <w:ins w:id="5099" w:author="Copy Editor" w:date="2026-10-06T15:06:00Z" w16du:dateUtc="2026-10-06T12:06:00Z"/>
        </w:rPr>
      </w:pPr>
      <w:r>
        <w:t xml:space="preserve">One of the Americans took me to one side and </w:t>
      </w:r>
      <w:r w:rsidR="003E1977">
        <w:t>slowly and</w:t>
      </w:r>
      <w:r>
        <w:t xml:space="preserve"> calmly talked me through the events that had </w:t>
      </w:r>
      <w:r w:rsidR="003E1977">
        <w:t>led</w:t>
      </w:r>
      <w:r>
        <w:t xml:space="preserve"> to the </w:t>
      </w:r>
      <w:r w:rsidR="003E1977">
        <w:t xml:space="preserve">malfunction. </w:t>
      </w:r>
    </w:p>
    <w:p w14:paraId="575A4B6E" w14:textId="184C7EFF" w:rsidR="006536B4" w:rsidRDefault="00BC7BC5" w:rsidP="006536B4">
      <w:pPr>
        <w:pStyle w:val="body"/>
        <w:rPr>
          <w:ins w:id="5100" w:author="Copy Editor" w:date="2026-10-06T15:06:00Z" w16du:dateUtc="2026-10-06T12:06:00Z"/>
        </w:rPr>
      </w:pPr>
      <w:ins w:id="5101" w:author="Copy Editor" w:date="2026-10-06T15:06:00Z">
        <w:r w:rsidRPr="00BC7BC5">
          <w:t>The American explains what happened.</w:t>
        </w:r>
      </w:ins>
    </w:p>
    <w:p w14:paraId="2630FF0B" w14:textId="77777777" w:rsidR="00BC7BC5" w:rsidRPr="006536B4" w:rsidRDefault="00BC7BC5" w:rsidP="00BC7BC5">
      <w:pPr>
        <w:pStyle w:val="bCHARACTER"/>
        <w:rPr>
          <w:ins w:id="5102" w:author="Copy Editor" w:date="2026-10-06T15:06:00Z" w16du:dateUtc="2026-10-06T12:06:00Z"/>
          <w:lang w:val="en-US"/>
        </w:rPr>
      </w:pPr>
      <w:ins w:id="5103" w:author="Copy Editor" w:date="2026-10-06T15:06:00Z" w16du:dateUtc="2026-10-06T12:06:00Z">
        <w:r w:rsidRPr="006536B4">
          <w:rPr>
            <w:lang w:val="en-US"/>
          </w:rPr>
          <w:t>RICHARD (V.O.)</w:t>
        </w:r>
      </w:ins>
    </w:p>
    <w:p w14:paraId="6A7BD1CC" w14:textId="77777777" w:rsidR="00BC7BC5" w:rsidRDefault="007C0FF3" w:rsidP="006536B4">
      <w:pPr>
        <w:pStyle w:val="bdialogue"/>
        <w:rPr>
          <w:ins w:id="5104" w:author="Copy Editor" w:date="2026-10-06T15:06:00Z" w16du:dateUtc="2026-10-06T12:06:00Z"/>
        </w:rPr>
      </w:pPr>
      <w:r>
        <w:t xml:space="preserve">He explained what had </w:t>
      </w:r>
      <w:r w:rsidR="003E1977">
        <w:t>happened and</w:t>
      </w:r>
      <w:r>
        <w:t xml:space="preserve"> why and how to make sure it didn’t happen </w:t>
      </w:r>
      <w:r w:rsidR="003E1977">
        <w:t xml:space="preserve">again. </w:t>
      </w:r>
    </w:p>
    <w:p w14:paraId="6F0DF529" w14:textId="1F2C175F" w:rsidR="00BC7BC5" w:rsidRDefault="00BC7BC5">
      <w:pPr>
        <w:pStyle w:val="body"/>
        <w:rPr>
          <w:ins w:id="5105" w:author="Copy Editor" w:date="2026-10-06T15:07:00Z" w16du:dateUtc="2026-10-06T12:07:00Z"/>
          <w:lang w:val="en-US"/>
        </w:rPr>
        <w:pPrChange w:id="5106" w:author="Copy Editor" w:date="2026-10-06T15:07:00Z" w16du:dateUtc="2026-10-06T12:07:00Z">
          <w:pPr>
            <w:pStyle w:val="bCHARACTER"/>
          </w:pPr>
        </w:pPrChange>
      </w:pPr>
      <w:ins w:id="5107" w:author="Copy Editor" w:date="2026-10-06T15:07:00Z">
        <w:r w:rsidRPr="00BC7BC5">
          <w:t>Richard listens carefully.</w:t>
        </w:r>
      </w:ins>
    </w:p>
    <w:p w14:paraId="67FD3432" w14:textId="315A44CB" w:rsidR="00BC7BC5" w:rsidRPr="006536B4" w:rsidRDefault="00BC7BC5" w:rsidP="00BC7BC5">
      <w:pPr>
        <w:pStyle w:val="bCHARACTER"/>
        <w:rPr>
          <w:ins w:id="5108" w:author="Copy Editor" w:date="2026-10-06T15:06:00Z" w16du:dateUtc="2026-10-06T12:06:00Z"/>
          <w:lang w:val="en-US"/>
        </w:rPr>
      </w:pPr>
      <w:ins w:id="5109" w:author="Copy Editor" w:date="2026-10-06T15:06:00Z" w16du:dateUtc="2026-10-06T12:06:00Z">
        <w:r w:rsidRPr="006536B4">
          <w:rPr>
            <w:lang w:val="en-US"/>
          </w:rPr>
          <w:t>RICHARD (V.O.)</w:t>
        </w:r>
      </w:ins>
    </w:p>
    <w:p w14:paraId="1CAE6A46" w14:textId="77777777" w:rsidR="003D58FC" w:rsidRDefault="007C0FF3" w:rsidP="006536B4">
      <w:pPr>
        <w:pStyle w:val="bdialogue"/>
        <w:rPr>
          <w:ins w:id="5110" w:author="Copy Editor" w:date="2026-10-06T15:07:00Z" w16du:dateUtc="2026-10-06T12:07:00Z"/>
        </w:rPr>
      </w:pPr>
      <w:r>
        <w:t xml:space="preserve">An excellent fellow, a born </w:t>
      </w:r>
      <w:r w:rsidR="003E1977">
        <w:t>leader,</w:t>
      </w:r>
      <w:r>
        <w:t xml:space="preserve"> and a </w:t>
      </w:r>
      <w:r w:rsidR="003E1977">
        <w:t>first-class</w:t>
      </w:r>
      <w:r>
        <w:t xml:space="preserve"> </w:t>
      </w:r>
      <w:r w:rsidR="003E1977">
        <w:t xml:space="preserve">NCO. </w:t>
      </w:r>
    </w:p>
    <w:p w14:paraId="209F5ACE" w14:textId="77777777" w:rsidR="003D58FC" w:rsidRPr="003D58FC" w:rsidRDefault="003D58FC" w:rsidP="003D58FC">
      <w:pPr>
        <w:pStyle w:val="body"/>
        <w:rPr>
          <w:ins w:id="5111" w:author="Copy Editor" w:date="2026-10-06T15:07:00Z"/>
          <w:lang w:val="en-US"/>
        </w:rPr>
      </w:pPr>
      <w:ins w:id="5112" w:author="Copy Editor" w:date="2026-10-06T15:07:00Z">
        <w:r w:rsidRPr="003D58FC">
          <w:rPr>
            <w:lang w:val="en-US"/>
          </w:rPr>
          <w:t>CUT TO:</w:t>
        </w:r>
      </w:ins>
    </w:p>
    <w:p w14:paraId="1C6B4537" w14:textId="77777777" w:rsidR="003D58FC" w:rsidRPr="003D58FC" w:rsidRDefault="003D58FC">
      <w:pPr>
        <w:pStyle w:val="aSCENEHEAD"/>
        <w:rPr>
          <w:ins w:id="5113" w:author="Copy Editor" w:date="2026-10-06T15:07:00Z"/>
          <w:lang w:val="en-US"/>
        </w:rPr>
        <w:pPrChange w:id="5114" w:author="Copy Editor" w:date="2026-10-06T15:07:00Z" w16du:dateUtc="2026-10-06T12:07:00Z">
          <w:pPr>
            <w:pStyle w:val="body"/>
          </w:pPr>
        </w:pPrChange>
      </w:pPr>
      <w:ins w:id="5115" w:author="Copy Editor" w:date="2026-10-06T15:07:00Z">
        <w:r w:rsidRPr="003D58FC">
          <w:rPr>
            <w:lang w:val="en-US"/>
          </w:rPr>
          <w:t>INT. DANISH BARRACKS – NIGHT</w:t>
        </w:r>
      </w:ins>
    </w:p>
    <w:p w14:paraId="5A4B012E" w14:textId="77777777" w:rsidR="003D58FC" w:rsidRPr="003D58FC" w:rsidRDefault="003D58FC" w:rsidP="003D58FC">
      <w:pPr>
        <w:pStyle w:val="body"/>
        <w:rPr>
          <w:ins w:id="5116" w:author="Copy Editor" w:date="2026-10-06T15:07:00Z"/>
          <w:lang w:val="en-US"/>
        </w:rPr>
      </w:pPr>
      <w:ins w:id="5117" w:author="Copy Editor" w:date="2026-10-06T15:07:00Z">
        <w:r w:rsidRPr="003D58FC">
          <w:rPr>
            <w:lang w:val="en-US"/>
          </w:rPr>
          <w:t>Richard lies awake.</w:t>
        </w:r>
      </w:ins>
    </w:p>
    <w:p w14:paraId="0A793661" w14:textId="77777777" w:rsidR="003D58FC" w:rsidRPr="003D58FC" w:rsidRDefault="003D58FC" w:rsidP="003D58FC">
      <w:pPr>
        <w:pStyle w:val="body"/>
        <w:rPr>
          <w:ins w:id="5118" w:author="Copy Editor" w:date="2026-10-06T15:07:00Z"/>
          <w:lang w:val="en-US"/>
        </w:rPr>
      </w:pPr>
      <w:ins w:id="5119" w:author="Copy Editor" w:date="2026-10-06T15:07:00Z">
        <w:r w:rsidRPr="003D58FC">
          <w:rPr>
            <w:lang w:val="en-US"/>
          </w:rPr>
          <w:t>The room is dark.</w:t>
        </w:r>
      </w:ins>
    </w:p>
    <w:p w14:paraId="6727D398" w14:textId="77777777" w:rsidR="003D58FC" w:rsidRPr="003D58FC" w:rsidRDefault="003D58FC" w:rsidP="003D58FC">
      <w:pPr>
        <w:pStyle w:val="body"/>
        <w:rPr>
          <w:ins w:id="5120" w:author="Copy Editor" w:date="2026-10-06T15:07:00Z"/>
          <w:lang w:val="en-US"/>
        </w:rPr>
      </w:pPr>
      <w:ins w:id="5121" w:author="Copy Editor" w:date="2026-10-06T15:07:00Z">
        <w:r w:rsidRPr="003D58FC">
          <w:rPr>
            <w:lang w:val="en-US"/>
          </w:rPr>
          <w:t>Time passes.</w:t>
        </w:r>
      </w:ins>
    </w:p>
    <w:p w14:paraId="7DED5C6F" w14:textId="77777777" w:rsidR="003D58FC" w:rsidRPr="003D58FC" w:rsidRDefault="003D58FC" w:rsidP="003D58FC">
      <w:pPr>
        <w:pStyle w:val="body"/>
        <w:rPr>
          <w:ins w:id="5122" w:author="Copy Editor" w:date="2026-10-06T15:07:00Z"/>
          <w:lang w:val="en-US"/>
        </w:rPr>
      </w:pPr>
      <w:ins w:id="5123" w:author="Copy Editor" w:date="2026-10-06T15:07:00Z">
        <w:r w:rsidRPr="003D58FC">
          <w:rPr>
            <w:lang w:val="en-US"/>
          </w:rPr>
          <w:t>A faint light begins to enter through the window.</w:t>
        </w:r>
      </w:ins>
    </w:p>
    <w:p w14:paraId="1F77A596" w14:textId="77777777" w:rsidR="003D58FC" w:rsidRPr="006536B4" w:rsidRDefault="003D58FC" w:rsidP="003D58FC">
      <w:pPr>
        <w:pStyle w:val="bCHARACTER"/>
        <w:rPr>
          <w:ins w:id="5124" w:author="Copy Editor" w:date="2026-10-06T15:08:00Z" w16du:dateUtc="2026-10-06T12:08:00Z"/>
          <w:lang w:val="en-US"/>
        </w:rPr>
      </w:pPr>
      <w:ins w:id="5125" w:author="Copy Editor" w:date="2026-10-06T15:08:00Z" w16du:dateUtc="2026-10-06T12:08:00Z">
        <w:r w:rsidRPr="006536B4">
          <w:rPr>
            <w:lang w:val="en-US"/>
          </w:rPr>
          <w:t>RICHARD (V.O.)</w:t>
        </w:r>
      </w:ins>
    </w:p>
    <w:p w14:paraId="1D9DEF69" w14:textId="77777777" w:rsidR="003D58FC" w:rsidRDefault="007C0FF3" w:rsidP="006536B4">
      <w:pPr>
        <w:pStyle w:val="bdialogue"/>
        <w:rPr>
          <w:ins w:id="5126" w:author="Copy Editor" w:date="2026-10-06T15:08:00Z" w16du:dateUtc="2026-10-06T12:08:00Z"/>
        </w:rPr>
      </w:pPr>
      <w:r>
        <w:lastRenderedPageBreak/>
        <w:t xml:space="preserve">That night I had trouble getting to </w:t>
      </w:r>
      <w:r w:rsidR="003E1977">
        <w:t>sleep;</w:t>
      </w:r>
      <w:r>
        <w:t xml:space="preserve"> dawn </w:t>
      </w:r>
      <w:r w:rsidR="003E1977">
        <w:t>broke,</w:t>
      </w:r>
      <w:r>
        <w:t xml:space="preserve"> and it was broad daylight when I eventually nodded </w:t>
      </w:r>
      <w:r w:rsidR="003E1977">
        <w:t xml:space="preserve">off. </w:t>
      </w:r>
    </w:p>
    <w:p w14:paraId="163DB7F7" w14:textId="77777777" w:rsidR="00C60B84" w:rsidRPr="00C60B84" w:rsidRDefault="00C60B84" w:rsidP="00C60B84">
      <w:pPr>
        <w:pStyle w:val="body"/>
        <w:rPr>
          <w:ins w:id="5127" w:author="Copy Editor" w:date="2026-10-06T15:08:00Z"/>
          <w:lang w:val="en-US"/>
        </w:rPr>
      </w:pPr>
      <w:ins w:id="5128" w:author="Copy Editor" w:date="2026-10-06T15:08:00Z">
        <w:r w:rsidRPr="00C60B84">
          <w:rPr>
            <w:lang w:val="en-US"/>
          </w:rPr>
          <w:t>CUT TO:</w:t>
        </w:r>
      </w:ins>
    </w:p>
    <w:p w14:paraId="58C74F47" w14:textId="77777777" w:rsidR="00C60B84" w:rsidRPr="00C60B84" w:rsidRDefault="00C60B84">
      <w:pPr>
        <w:pStyle w:val="aSCENEHEAD"/>
        <w:rPr>
          <w:ins w:id="5129" w:author="Copy Editor" w:date="2026-10-06T15:08:00Z"/>
          <w:lang w:val="en-US"/>
        </w:rPr>
        <w:pPrChange w:id="5130" w:author="Copy Editor" w:date="2026-10-06T15:08:00Z" w16du:dateUtc="2026-10-06T12:08:00Z">
          <w:pPr>
            <w:pStyle w:val="body"/>
          </w:pPr>
        </w:pPrChange>
      </w:pPr>
      <w:ins w:id="5131" w:author="Copy Editor" w:date="2026-10-06T15:08:00Z">
        <w:r w:rsidRPr="00C60B84">
          <w:rPr>
            <w:lang w:val="en-US"/>
          </w:rPr>
          <w:t>EXT. DANISH DROP ZONE – MORNING</w:t>
        </w:r>
      </w:ins>
    </w:p>
    <w:p w14:paraId="71393ABF" w14:textId="77777777" w:rsidR="00C60B84" w:rsidRPr="00C60B84" w:rsidRDefault="00C60B84" w:rsidP="00C60B84">
      <w:pPr>
        <w:pStyle w:val="body"/>
        <w:rPr>
          <w:ins w:id="5132" w:author="Copy Editor" w:date="2026-10-06T15:08:00Z"/>
          <w:lang w:val="en-US"/>
        </w:rPr>
      </w:pPr>
      <w:ins w:id="5133" w:author="Copy Editor" w:date="2026-10-06T15:08:00Z">
        <w:r w:rsidRPr="00C60B84">
          <w:rPr>
            <w:lang w:val="en-US"/>
          </w:rPr>
          <w:t>The final day of the course.</w:t>
        </w:r>
      </w:ins>
    </w:p>
    <w:p w14:paraId="3B8F9711" w14:textId="77777777" w:rsidR="00C60B84" w:rsidRPr="00C60B84" w:rsidRDefault="00C60B84" w:rsidP="00C60B84">
      <w:pPr>
        <w:pStyle w:val="body"/>
        <w:rPr>
          <w:ins w:id="5134" w:author="Copy Editor" w:date="2026-10-06T15:08:00Z"/>
          <w:lang w:val="en-US"/>
        </w:rPr>
      </w:pPr>
      <w:ins w:id="5135" w:author="Copy Editor" w:date="2026-10-06T15:08:00Z">
        <w:r w:rsidRPr="00C60B84">
          <w:rPr>
            <w:lang w:val="en-US"/>
          </w:rPr>
          <w:t>Richard prepares for another jump.</w:t>
        </w:r>
      </w:ins>
    </w:p>
    <w:p w14:paraId="24854DF9" w14:textId="0E1004C8" w:rsidR="003D58FC" w:rsidRDefault="00C60B84">
      <w:pPr>
        <w:pStyle w:val="bCHARACTER"/>
        <w:rPr>
          <w:ins w:id="5136" w:author="Copy Editor" w:date="2026-10-06T15:08:00Z" w16du:dateUtc="2026-10-06T12:08:00Z"/>
        </w:rPr>
        <w:pPrChange w:id="5137" w:author="Copy Editor" w:date="2026-10-06T15:08:00Z" w16du:dateUtc="2026-10-06T12:08:00Z">
          <w:pPr>
            <w:pStyle w:val="bdialogue"/>
          </w:pPr>
        </w:pPrChange>
      </w:pPr>
      <w:ins w:id="5138" w:author="Copy Editor" w:date="2026-10-06T15:08:00Z">
        <w:r w:rsidRPr="00C60B84">
          <w:t>RICHARD (V.O.)</w:t>
        </w:r>
      </w:ins>
    </w:p>
    <w:p w14:paraId="4FDD3367" w14:textId="77777777" w:rsidR="00C60B84" w:rsidRDefault="007C0FF3" w:rsidP="006536B4">
      <w:pPr>
        <w:pStyle w:val="bdialogue"/>
        <w:rPr>
          <w:ins w:id="5139" w:author="Copy Editor" w:date="2026-10-06T15:08:00Z" w16du:dateUtc="2026-10-06T12:08:00Z"/>
        </w:rPr>
      </w:pPr>
      <w:r>
        <w:t xml:space="preserve">The next morning, the last day of the course, on the first jump of the </w:t>
      </w:r>
      <w:r w:rsidR="003E1977">
        <w:t>day,</w:t>
      </w:r>
      <w:r>
        <w:t xml:space="preserve"> I refused to do anything </w:t>
      </w:r>
      <w:r w:rsidR="003E1977">
        <w:t>fancy</w:t>
      </w:r>
      <w:ins w:id="5140" w:author="Copy Editor" w:date="2026-10-06T15:08:00Z" w16du:dateUtc="2026-10-06T12:08:00Z">
        <w:r w:rsidR="00C60B84">
          <w:t>.</w:t>
        </w:r>
      </w:ins>
    </w:p>
    <w:p w14:paraId="57AF2FEA" w14:textId="77777777" w:rsidR="00484465" w:rsidRPr="00484465" w:rsidRDefault="00484465">
      <w:pPr>
        <w:pStyle w:val="body"/>
        <w:rPr>
          <w:ins w:id="5141" w:author="Copy Editor" w:date="2026-10-06T15:08:00Z"/>
          <w:lang w:val="en-US"/>
        </w:rPr>
        <w:pPrChange w:id="5142" w:author="Copy Editor" w:date="2026-10-06T15:09:00Z" w16du:dateUtc="2026-10-06T12:09:00Z">
          <w:pPr>
            <w:pStyle w:val="bdialogue"/>
          </w:pPr>
        </w:pPrChange>
      </w:pPr>
      <w:ins w:id="5143" w:author="Copy Editor" w:date="2026-10-06T15:08:00Z">
        <w:r w:rsidRPr="00484465">
          <w:rPr>
            <w:lang w:val="en-US"/>
          </w:rPr>
          <w:t>Richard exits the aircraft.</w:t>
        </w:r>
      </w:ins>
    </w:p>
    <w:p w14:paraId="76CE15BF" w14:textId="77777777" w:rsidR="00484465" w:rsidRPr="00484465" w:rsidRDefault="00484465">
      <w:pPr>
        <w:pStyle w:val="body"/>
        <w:rPr>
          <w:ins w:id="5144" w:author="Copy Editor" w:date="2026-10-06T15:08:00Z"/>
          <w:lang w:val="en-US"/>
        </w:rPr>
        <w:pPrChange w:id="5145" w:author="Copy Editor" w:date="2026-10-06T15:09:00Z" w16du:dateUtc="2026-10-06T12:09:00Z">
          <w:pPr>
            <w:pStyle w:val="bdialogue"/>
          </w:pPr>
        </w:pPrChange>
      </w:pPr>
      <w:ins w:id="5146" w:author="Copy Editor" w:date="2026-10-06T15:08:00Z">
        <w:r w:rsidRPr="00484465">
          <w:rPr>
            <w:lang w:val="en-US"/>
          </w:rPr>
          <w:t>He drops vertically.</w:t>
        </w:r>
      </w:ins>
    </w:p>
    <w:p w14:paraId="5B25363F" w14:textId="77777777" w:rsidR="00484465" w:rsidRPr="00484465" w:rsidRDefault="00484465">
      <w:pPr>
        <w:pStyle w:val="bCHARACTER"/>
        <w:rPr>
          <w:ins w:id="5147" w:author="Copy Editor" w:date="2026-10-06T15:08:00Z"/>
          <w:lang w:val="en-US"/>
        </w:rPr>
        <w:pPrChange w:id="5148" w:author="Copy Editor" w:date="2026-10-06T15:09:00Z" w16du:dateUtc="2026-10-06T12:09:00Z">
          <w:pPr>
            <w:pStyle w:val="bdialogue"/>
          </w:pPr>
        </w:pPrChange>
      </w:pPr>
      <w:ins w:id="5149" w:author="Copy Editor" w:date="2026-10-06T15:08:00Z">
        <w:r w:rsidRPr="00484465">
          <w:rPr>
            <w:lang w:val="en-US"/>
          </w:rPr>
          <w:t>RICHARD (V.O.)</w:t>
        </w:r>
      </w:ins>
    </w:p>
    <w:p w14:paraId="5E4BDCAC" w14:textId="2D90FB7E" w:rsidR="003439BF" w:rsidRDefault="003E1977">
      <w:pPr>
        <w:pStyle w:val="bdialogue"/>
        <w:pPrChange w:id="5150" w:author="Copy Editor" w:date="2026-10-06T15:09:00Z" w16du:dateUtc="2026-10-06T12:09:00Z">
          <w:pPr>
            <w:pStyle w:val="body"/>
          </w:pPr>
        </w:pPrChange>
      </w:pPr>
      <w:del w:id="5151" w:author="Copy Editor" w:date="2026-10-06T15:08:00Z" w16du:dateUtc="2026-10-06T12:08:00Z">
        <w:r w:rsidDel="00C60B84">
          <w:delText>;</w:delText>
        </w:r>
        <w:r w:rsidR="007C0FF3" w:rsidDel="00C60B84">
          <w:delText xml:space="preserve"> </w:delText>
        </w:r>
      </w:del>
      <w:r w:rsidR="007C0FF3">
        <w:t xml:space="preserve">I just bored a vertical hole in the sky, got some confidence </w:t>
      </w:r>
      <w:r>
        <w:t>back, and</w:t>
      </w:r>
      <w:r w:rsidR="007C0FF3">
        <w:t xml:space="preserve"> then continued with the training </w:t>
      </w:r>
      <w:r>
        <w:t>schedule.</w:t>
      </w:r>
    </w:p>
    <w:p w14:paraId="02BF689D" w14:textId="77777777" w:rsidR="00484465" w:rsidRPr="00484465" w:rsidRDefault="00484465">
      <w:pPr>
        <w:pStyle w:val="aSCENEHEAD"/>
        <w:rPr>
          <w:ins w:id="5152" w:author="Copy Editor" w:date="2026-10-06T15:09:00Z"/>
          <w:lang w:val="en-US"/>
        </w:rPr>
        <w:pPrChange w:id="5153" w:author="Copy Editor" w:date="2026-10-06T15:09:00Z" w16du:dateUtc="2026-10-06T12:09:00Z">
          <w:pPr>
            <w:pStyle w:val="body"/>
          </w:pPr>
        </w:pPrChange>
      </w:pPr>
      <w:ins w:id="5154" w:author="Copy Editor" w:date="2026-10-06T15:09:00Z">
        <w:r w:rsidRPr="00484465">
          <w:rPr>
            <w:lang w:val="en-US"/>
          </w:rPr>
          <w:t>EXT. SKY – DAY</w:t>
        </w:r>
      </w:ins>
    </w:p>
    <w:p w14:paraId="041CF1F5" w14:textId="77777777" w:rsidR="00484465" w:rsidRPr="00484465" w:rsidRDefault="00484465" w:rsidP="00484465">
      <w:pPr>
        <w:pStyle w:val="body"/>
        <w:rPr>
          <w:ins w:id="5155" w:author="Copy Editor" w:date="2026-10-06T15:09:00Z"/>
          <w:lang w:val="en-US"/>
        </w:rPr>
      </w:pPr>
      <w:ins w:id="5156" w:author="Copy Editor" w:date="2026-10-06T15:09:00Z">
        <w:r w:rsidRPr="00484465">
          <w:rPr>
            <w:lang w:val="en-US"/>
          </w:rPr>
          <w:t>Richard free-falls steadily.</w:t>
        </w:r>
      </w:ins>
    </w:p>
    <w:p w14:paraId="657AE9D8" w14:textId="77777777" w:rsidR="00484465" w:rsidRPr="00484465" w:rsidRDefault="00484465">
      <w:pPr>
        <w:pStyle w:val="bCHARACTER"/>
        <w:rPr>
          <w:ins w:id="5157" w:author="Copy Editor" w:date="2026-10-06T15:09:00Z"/>
          <w:lang w:val="en-US"/>
        </w:rPr>
        <w:pPrChange w:id="5158" w:author="Copy Editor" w:date="2026-10-06T15:09:00Z" w16du:dateUtc="2026-10-06T12:09:00Z">
          <w:pPr>
            <w:pStyle w:val="body"/>
          </w:pPr>
        </w:pPrChange>
      </w:pPr>
      <w:ins w:id="5159" w:author="Copy Editor" w:date="2026-10-06T15:09:00Z">
        <w:r w:rsidRPr="00484465">
          <w:rPr>
            <w:lang w:val="en-US"/>
          </w:rPr>
          <w:t>RICHARD (V.O.)</w:t>
        </w:r>
      </w:ins>
    </w:p>
    <w:p w14:paraId="0ABB95E1" w14:textId="77777777" w:rsidR="00484465" w:rsidRDefault="007C0FF3">
      <w:pPr>
        <w:pStyle w:val="bdialogue"/>
        <w:rPr>
          <w:ins w:id="5160" w:author="Copy Editor" w:date="2026-10-06T15:09:00Z" w16du:dateUtc="2026-10-06T12:09:00Z"/>
        </w:rPr>
        <w:pPrChange w:id="5161" w:author="Copy Editor" w:date="2026-10-06T15:09:00Z" w16du:dateUtc="2026-10-06T12:09:00Z">
          <w:pPr>
            <w:pStyle w:val="body"/>
          </w:pPr>
        </w:pPrChange>
      </w:pPr>
      <w:r>
        <w:t xml:space="preserve">I had </w:t>
      </w:r>
      <w:r w:rsidR="00163A88">
        <w:t>gotten</w:t>
      </w:r>
      <w:r>
        <w:t xml:space="preserve"> to the stage where I seriously doubted if I would survive the </w:t>
      </w:r>
      <w:r w:rsidR="00163A88">
        <w:t>course</w:t>
      </w:r>
      <w:ins w:id="5162" w:author="Copy Editor" w:date="2026-10-06T15:09:00Z" w16du:dateUtc="2026-10-06T12:09:00Z">
        <w:r w:rsidR="00484465">
          <w:t>.</w:t>
        </w:r>
      </w:ins>
    </w:p>
    <w:p w14:paraId="6D7EE1D2" w14:textId="1292D962" w:rsidR="00221CEF" w:rsidRDefault="00221CEF" w:rsidP="00B33299">
      <w:pPr>
        <w:pStyle w:val="body"/>
        <w:rPr>
          <w:ins w:id="5163" w:author="Copy Editor" w:date="2026-10-06T15:10:00Z" w16du:dateUtc="2026-10-06T12:10:00Z"/>
        </w:rPr>
      </w:pPr>
      <w:ins w:id="5164" w:author="Copy Editor" w:date="2026-10-06T15:09:00Z">
        <w:r w:rsidRPr="00221CEF">
          <w:t>Richard continues descending.</w:t>
        </w:r>
      </w:ins>
    </w:p>
    <w:p w14:paraId="1AA64248" w14:textId="77777777" w:rsidR="00221CEF" w:rsidRPr="00484465" w:rsidRDefault="00221CEF" w:rsidP="00221CEF">
      <w:pPr>
        <w:pStyle w:val="bCHARACTER"/>
        <w:rPr>
          <w:ins w:id="5165" w:author="Copy Editor" w:date="2026-10-06T15:10:00Z" w16du:dateUtc="2026-10-06T12:10:00Z"/>
          <w:lang w:val="en-US"/>
        </w:rPr>
      </w:pPr>
      <w:ins w:id="5166" w:author="Copy Editor" w:date="2026-10-06T15:10:00Z" w16du:dateUtc="2026-10-06T12:10:00Z">
        <w:r w:rsidRPr="00484465">
          <w:rPr>
            <w:lang w:val="en-US"/>
          </w:rPr>
          <w:t>RICHARD (V.O.)</w:t>
        </w:r>
      </w:ins>
    </w:p>
    <w:p w14:paraId="6002658A" w14:textId="77777777" w:rsidR="00221CEF" w:rsidRDefault="00163A88">
      <w:pPr>
        <w:pStyle w:val="bbodybeforebeat"/>
        <w:rPr>
          <w:ins w:id="5167" w:author="Copy Editor" w:date="2026-10-06T15:10:00Z" w16du:dateUtc="2026-10-06T12:10:00Z"/>
        </w:rPr>
        <w:pPrChange w:id="5168" w:author="Copy Editor" w:date="2026-10-06T15:10:00Z" w16du:dateUtc="2026-10-06T12:10:00Z">
          <w:pPr>
            <w:pStyle w:val="bdialogue"/>
          </w:pPr>
        </w:pPrChange>
      </w:pPr>
      <w:del w:id="5169" w:author="Copy Editor" w:date="2026-10-06T15:09:00Z" w16du:dateUtc="2026-10-06T12:09:00Z">
        <w:r w:rsidDel="00484465">
          <w:delText>;</w:delText>
        </w:r>
        <w:r w:rsidR="007C0FF3" w:rsidDel="00484465">
          <w:delText xml:space="preserve"> </w:delText>
        </w:r>
      </w:del>
      <w:r w:rsidR="007C0FF3">
        <w:t xml:space="preserve">I felt each jump might be my </w:t>
      </w:r>
      <w:r>
        <w:t>last,</w:t>
      </w:r>
      <w:r w:rsidR="007C0FF3">
        <w:t xml:space="preserve"> but it </w:t>
      </w:r>
      <w:r w:rsidR="00BA44AF">
        <w:t xml:space="preserve">wasn't. </w:t>
      </w:r>
    </w:p>
    <w:p w14:paraId="04976C4D" w14:textId="1D37ADDA" w:rsidR="00221CEF" w:rsidRDefault="00221CEF">
      <w:pPr>
        <w:pStyle w:val="baparenthisis"/>
        <w:rPr>
          <w:ins w:id="5170" w:author="Copy Editor" w:date="2026-10-06T15:10:00Z" w16du:dateUtc="2026-10-06T12:10:00Z"/>
        </w:rPr>
        <w:pPrChange w:id="5171" w:author="Copy Editor" w:date="2026-10-06T15:10:00Z" w16du:dateUtc="2026-10-06T12:10:00Z">
          <w:pPr>
            <w:pStyle w:val="bdialogue"/>
          </w:pPr>
        </w:pPrChange>
      </w:pPr>
      <w:ins w:id="5172" w:author="Copy Editor" w:date="2026-10-06T15:10:00Z" w16du:dateUtc="2026-10-06T12:10:00Z">
        <w:r>
          <w:t>(A beat.)</w:t>
        </w:r>
      </w:ins>
    </w:p>
    <w:p w14:paraId="64BF5093" w14:textId="77777777" w:rsidR="00221CEF" w:rsidRDefault="007C0FF3" w:rsidP="00221CEF">
      <w:pPr>
        <w:pStyle w:val="bdialogue"/>
        <w:rPr>
          <w:ins w:id="5173" w:author="Copy Editor" w:date="2026-10-06T15:10:00Z" w16du:dateUtc="2026-10-06T12:10:00Z"/>
        </w:rPr>
      </w:pPr>
      <w:r>
        <w:t>I was slightly surprised to still be alive after each jump</w:t>
      </w:r>
      <w:r w:rsidR="00BA44AF">
        <w:t>.</w:t>
      </w:r>
    </w:p>
    <w:p w14:paraId="4DA6F8B1" w14:textId="24622FC4" w:rsidR="00221CEF" w:rsidRPr="005D0E6F" w:rsidRDefault="005D0E6F">
      <w:pPr>
        <w:pStyle w:val="body"/>
        <w:rPr>
          <w:ins w:id="5174" w:author="Copy Editor" w:date="2026-10-06T15:10:00Z" w16du:dateUtc="2026-10-06T12:10:00Z"/>
        </w:rPr>
        <w:pPrChange w:id="5175" w:author="Copy Editor" w:date="2026-10-06T15:10:00Z" w16du:dateUtc="2026-10-06T12:10:00Z">
          <w:pPr>
            <w:pStyle w:val="bdialogue"/>
          </w:pPr>
        </w:pPrChange>
      </w:pPr>
      <w:ins w:id="5176" w:author="Copy Editor" w:date="2026-10-06T15:10:00Z">
        <w:r w:rsidRPr="005D0E6F">
          <w:t>Richard checks his equipment.</w:t>
        </w:r>
      </w:ins>
    </w:p>
    <w:p w14:paraId="7BCB1C17" w14:textId="77777777" w:rsidR="005D0E6F" w:rsidRPr="00484465" w:rsidRDefault="00BA44AF" w:rsidP="005D0E6F">
      <w:pPr>
        <w:pStyle w:val="bCHARACTER"/>
        <w:rPr>
          <w:ins w:id="5177" w:author="Copy Editor" w:date="2026-10-06T15:10:00Z" w16du:dateUtc="2026-10-06T12:10:00Z"/>
          <w:lang w:val="en-US"/>
        </w:rPr>
      </w:pPr>
      <w:del w:id="5178" w:author="Copy Editor" w:date="2026-10-06T15:10:00Z" w16du:dateUtc="2026-10-06T12:10:00Z">
        <w:r w:rsidDel="00221CEF">
          <w:lastRenderedPageBreak/>
          <w:delText xml:space="preserve"> </w:delText>
        </w:r>
      </w:del>
      <w:ins w:id="5179" w:author="Copy Editor" w:date="2026-10-06T15:10:00Z" w16du:dateUtc="2026-10-06T12:10:00Z">
        <w:r w:rsidR="005D0E6F" w:rsidRPr="00484465">
          <w:rPr>
            <w:lang w:val="en-US"/>
          </w:rPr>
          <w:t>RICHARD (V.O.)</w:t>
        </w:r>
      </w:ins>
    </w:p>
    <w:p w14:paraId="15B77E72" w14:textId="77777777" w:rsidR="005D0E6F" w:rsidRDefault="00BA44AF" w:rsidP="00221CEF">
      <w:pPr>
        <w:pStyle w:val="bdialogue"/>
        <w:rPr>
          <w:ins w:id="5180" w:author="Copy Editor" w:date="2026-10-06T15:10:00Z" w16du:dateUtc="2026-10-06T12:10:00Z"/>
        </w:rPr>
      </w:pPr>
      <w:r>
        <w:t>Oh</w:t>
      </w:r>
      <w:r w:rsidR="007C0FF3">
        <w:t xml:space="preserve"> well, perhaps I’ll die with the next jump </w:t>
      </w:r>
      <w:r>
        <w:t xml:space="preserve">instead. </w:t>
      </w:r>
    </w:p>
    <w:p w14:paraId="145F79B7" w14:textId="77777777" w:rsidR="005D0E6F" w:rsidRPr="005D0E6F" w:rsidRDefault="005D0E6F" w:rsidP="005D0E6F">
      <w:pPr>
        <w:pStyle w:val="body"/>
        <w:rPr>
          <w:ins w:id="5181" w:author="Copy Editor" w:date="2026-10-06T15:11:00Z"/>
          <w:lang w:val="en-US"/>
        </w:rPr>
      </w:pPr>
      <w:ins w:id="5182" w:author="Copy Editor" w:date="2026-10-06T15:11:00Z">
        <w:r w:rsidRPr="005D0E6F">
          <w:rPr>
            <w:lang w:val="en-US"/>
          </w:rPr>
          <w:t>CUT TO:</w:t>
        </w:r>
      </w:ins>
    </w:p>
    <w:p w14:paraId="2DCD20F2" w14:textId="77777777" w:rsidR="005D0E6F" w:rsidRPr="005D0E6F" w:rsidRDefault="005D0E6F">
      <w:pPr>
        <w:pStyle w:val="aSCENEHEAD"/>
        <w:rPr>
          <w:ins w:id="5183" w:author="Copy Editor" w:date="2026-10-06T15:11:00Z"/>
          <w:lang w:val="en-US"/>
        </w:rPr>
        <w:pPrChange w:id="5184" w:author="Copy Editor" w:date="2026-10-06T15:11:00Z" w16du:dateUtc="2026-10-06T12:11:00Z">
          <w:pPr>
            <w:pStyle w:val="body"/>
          </w:pPr>
        </w:pPrChange>
      </w:pPr>
      <w:ins w:id="5185" w:author="Copy Editor" w:date="2026-10-06T15:11:00Z">
        <w:r w:rsidRPr="005D0E6F">
          <w:rPr>
            <w:lang w:val="en-US"/>
          </w:rPr>
          <w:t>EXT. DANISH DROP ZONE – LATE AFTERNOON</w:t>
        </w:r>
      </w:ins>
    </w:p>
    <w:p w14:paraId="3175B7FC" w14:textId="77777777" w:rsidR="005D0E6F" w:rsidRPr="005D0E6F" w:rsidRDefault="005D0E6F" w:rsidP="005D0E6F">
      <w:pPr>
        <w:pStyle w:val="body"/>
        <w:rPr>
          <w:ins w:id="5186" w:author="Copy Editor" w:date="2026-10-06T15:11:00Z"/>
          <w:lang w:val="en-US"/>
        </w:rPr>
      </w:pPr>
      <w:ins w:id="5187" w:author="Copy Editor" w:date="2026-10-06T15:11:00Z">
        <w:r w:rsidRPr="005D0E6F">
          <w:rPr>
            <w:lang w:val="en-US"/>
          </w:rPr>
          <w:t>The day's jumping is nearly finished.</w:t>
        </w:r>
      </w:ins>
    </w:p>
    <w:p w14:paraId="0C2010BF" w14:textId="77777777" w:rsidR="005D0E6F" w:rsidRPr="005D0E6F" w:rsidRDefault="005D0E6F" w:rsidP="005D0E6F">
      <w:pPr>
        <w:pStyle w:val="body"/>
        <w:rPr>
          <w:ins w:id="5188" w:author="Copy Editor" w:date="2026-10-06T15:11:00Z"/>
          <w:lang w:val="en-US"/>
        </w:rPr>
      </w:pPr>
      <w:ins w:id="5189" w:author="Copy Editor" w:date="2026-10-06T15:11:00Z">
        <w:r w:rsidRPr="005D0E6F">
          <w:rPr>
            <w:lang w:val="en-US"/>
          </w:rPr>
          <w:t>Richard looks toward the aircraft.</w:t>
        </w:r>
      </w:ins>
    </w:p>
    <w:p w14:paraId="06170A4D" w14:textId="77777777" w:rsidR="005D0E6F" w:rsidRPr="00484465" w:rsidRDefault="005D0E6F" w:rsidP="005D0E6F">
      <w:pPr>
        <w:pStyle w:val="bCHARACTER"/>
        <w:rPr>
          <w:ins w:id="5190" w:author="Copy Editor" w:date="2026-10-06T15:11:00Z" w16du:dateUtc="2026-10-06T12:11:00Z"/>
          <w:lang w:val="en-US"/>
        </w:rPr>
      </w:pPr>
      <w:ins w:id="5191" w:author="Copy Editor" w:date="2026-10-06T15:11:00Z" w16du:dateUtc="2026-10-06T12:11:00Z">
        <w:r w:rsidRPr="00484465">
          <w:rPr>
            <w:lang w:val="en-US"/>
          </w:rPr>
          <w:t>RICHARD (V.O.)</w:t>
        </w:r>
      </w:ins>
    </w:p>
    <w:p w14:paraId="2380FB26" w14:textId="77777777" w:rsidR="005D0E6F" w:rsidRDefault="007C0FF3" w:rsidP="00221CEF">
      <w:pPr>
        <w:pStyle w:val="bdialogue"/>
        <w:rPr>
          <w:ins w:id="5192" w:author="Copy Editor" w:date="2026-10-06T15:11:00Z" w16du:dateUtc="2026-10-06T12:11:00Z"/>
        </w:rPr>
      </w:pPr>
      <w:r>
        <w:t xml:space="preserve">Then it was the end of the </w:t>
      </w:r>
      <w:r w:rsidR="00BA44AF">
        <w:t>day;</w:t>
      </w:r>
      <w:r>
        <w:t xml:space="preserve"> there was one more jump to </w:t>
      </w:r>
      <w:r w:rsidR="00BA44AF">
        <w:t>do</w:t>
      </w:r>
      <w:ins w:id="5193" w:author="Copy Editor" w:date="2026-10-06T15:11:00Z" w16du:dateUtc="2026-10-06T12:11:00Z">
        <w:r w:rsidR="005D0E6F">
          <w:t>.</w:t>
        </w:r>
      </w:ins>
    </w:p>
    <w:p w14:paraId="0210E1C2" w14:textId="2317B68A" w:rsidR="00156D5F" w:rsidRDefault="00156D5F" w:rsidP="00156D5F">
      <w:pPr>
        <w:pStyle w:val="body"/>
        <w:rPr>
          <w:ins w:id="5194" w:author="Copy Editor" w:date="2026-10-06T15:11:00Z" w16du:dateUtc="2026-10-06T12:11:00Z"/>
        </w:rPr>
      </w:pPr>
      <w:ins w:id="5195" w:author="Copy Editor" w:date="2026-10-06T15:11:00Z">
        <w:r w:rsidRPr="00156D5F">
          <w:t>Richard prepares.</w:t>
        </w:r>
      </w:ins>
    </w:p>
    <w:p w14:paraId="0A730095" w14:textId="77777777" w:rsidR="00156D5F" w:rsidRPr="00484465" w:rsidRDefault="00156D5F" w:rsidP="00156D5F">
      <w:pPr>
        <w:pStyle w:val="bCHARACTER"/>
        <w:rPr>
          <w:ins w:id="5196" w:author="Copy Editor" w:date="2026-10-06T15:11:00Z" w16du:dateUtc="2026-10-06T12:11:00Z"/>
          <w:lang w:val="en-US"/>
        </w:rPr>
      </w:pPr>
      <w:ins w:id="5197" w:author="Copy Editor" w:date="2026-10-06T15:11:00Z" w16du:dateUtc="2026-10-06T12:11:00Z">
        <w:r w:rsidRPr="00484465">
          <w:rPr>
            <w:lang w:val="en-US"/>
          </w:rPr>
          <w:t>RICHARD (V.O.)</w:t>
        </w:r>
      </w:ins>
    </w:p>
    <w:p w14:paraId="5E4BDCAD" w14:textId="6EDC1427" w:rsidR="003439BF" w:rsidRDefault="00BA44AF">
      <w:pPr>
        <w:pStyle w:val="bdialogue"/>
        <w:pPrChange w:id="5198" w:author="Copy Editor" w:date="2026-10-06T15:10:00Z" w16du:dateUtc="2026-10-06T12:10:00Z">
          <w:pPr>
            <w:pStyle w:val="body"/>
          </w:pPr>
        </w:pPrChange>
      </w:pPr>
      <w:del w:id="5199" w:author="Copy Editor" w:date="2026-10-06T15:11:00Z" w16du:dateUtc="2026-10-06T12:11:00Z">
        <w:r w:rsidDel="005D0E6F">
          <w:delText>,</w:delText>
        </w:r>
        <w:r w:rsidR="007C0FF3" w:rsidDel="005D0E6F">
          <w:delText xml:space="preserve"> </w:delText>
        </w:r>
        <w:r w:rsidR="007C0FF3" w:rsidDel="00156D5F">
          <w:delText>a</w:delText>
        </w:r>
      </w:del>
      <w:ins w:id="5200" w:author="Copy Editor" w:date="2026-10-06T15:11:00Z" w16du:dateUtc="2026-10-06T12:11:00Z">
        <w:r w:rsidR="00156D5F">
          <w:t>A</w:t>
        </w:r>
      </w:ins>
      <w:r w:rsidR="007C0FF3">
        <w:t>nd I began to consider that I might live after all, but I wasn’t banking on it.</w:t>
      </w:r>
    </w:p>
    <w:p w14:paraId="5E4BDCAE" w14:textId="36CAE1C3" w:rsidR="003439BF" w:rsidRDefault="00120D2B" w:rsidP="00DB5909">
      <w:pPr>
        <w:pStyle w:val="aSCENEHEAD"/>
        <w:rPr>
          <w:ins w:id="5201" w:author="Copy Editor" w:date="2026-10-06T15:11:00Z" w16du:dateUtc="2026-10-06T12:11:00Z"/>
        </w:rPr>
      </w:pPr>
      <w:r>
        <w:t>SCENE</w:t>
      </w:r>
      <w:r w:rsidR="00380563">
        <w:t xml:space="preserve"> 14: WEAPONS JUMP AT NIGHT</w:t>
      </w:r>
    </w:p>
    <w:p w14:paraId="1454DD45" w14:textId="3AF9FB1F" w:rsidR="00156D5F" w:rsidRPr="00156D5F" w:rsidRDefault="00156D5F" w:rsidP="00156D5F">
      <w:pPr>
        <w:pStyle w:val="aSCENEHEAD"/>
      </w:pPr>
      <w:ins w:id="5202" w:author="Copy Editor" w:date="2026-10-06T15:11:00Z">
        <w:r w:rsidRPr="00156D5F">
          <w:t>EXT. DANISH DROP ZONE – EVENING</w:t>
        </w:r>
      </w:ins>
    </w:p>
    <w:p w14:paraId="34805CCA" w14:textId="0391EC7B" w:rsidR="00373518" w:rsidRPr="00373518" w:rsidRDefault="00373518" w:rsidP="00373518">
      <w:pPr>
        <w:pStyle w:val="body"/>
        <w:rPr>
          <w:ins w:id="5203" w:author="Copy Editor" w:date="2026-10-06T15:11:00Z"/>
          <w:lang w:val="en-US"/>
        </w:rPr>
      </w:pPr>
      <w:ins w:id="5204" w:author="Copy Editor" w:date="2026-10-06T15:12:00Z" w16du:dateUtc="2026-10-06T12:12:00Z">
        <w:r>
          <w:rPr>
            <w:lang w:val="en-US"/>
          </w:rPr>
          <w:t>R</w:t>
        </w:r>
      </w:ins>
      <w:ins w:id="5205" w:author="Copy Editor" w:date="2026-10-06T15:11:00Z">
        <w:r w:rsidRPr="00373518">
          <w:rPr>
            <w:lang w:val="en-US"/>
          </w:rPr>
          <w:t>ichard and the other free-fallers prepare their equipment.</w:t>
        </w:r>
      </w:ins>
    </w:p>
    <w:p w14:paraId="3B749231" w14:textId="77777777" w:rsidR="00373518" w:rsidRPr="00373518" w:rsidRDefault="00373518">
      <w:pPr>
        <w:pStyle w:val="bCHARACTER"/>
        <w:rPr>
          <w:ins w:id="5206" w:author="Copy Editor" w:date="2026-10-06T15:11:00Z"/>
          <w:lang w:val="en-US"/>
        </w:rPr>
        <w:pPrChange w:id="5207" w:author="Copy Editor" w:date="2026-10-06T15:12:00Z" w16du:dateUtc="2026-10-06T12:12:00Z">
          <w:pPr>
            <w:pStyle w:val="body"/>
          </w:pPr>
        </w:pPrChange>
      </w:pPr>
      <w:ins w:id="5208" w:author="Copy Editor" w:date="2026-10-06T15:11:00Z">
        <w:r w:rsidRPr="00373518">
          <w:rPr>
            <w:lang w:val="en-US"/>
          </w:rPr>
          <w:t>RICHARD (V.O.)</w:t>
        </w:r>
      </w:ins>
    </w:p>
    <w:p w14:paraId="738720CE" w14:textId="77777777" w:rsidR="00373518" w:rsidRDefault="007C0FF3" w:rsidP="00373518">
      <w:pPr>
        <w:pStyle w:val="bdialogue"/>
        <w:rPr>
          <w:ins w:id="5209" w:author="Copy Editor" w:date="2026-10-06T15:12:00Z" w16du:dateUtc="2026-10-06T12:12:00Z"/>
        </w:rPr>
      </w:pPr>
      <w:r>
        <w:t xml:space="preserve">We had become competent free fallers and had been instructed in how to descend with a weapons container strapped behind our </w:t>
      </w:r>
      <w:r w:rsidR="00BA44AF">
        <w:t xml:space="preserve">knees. </w:t>
      </w:r>
    </w:p>
    <w:p w14:paraId="36BC7BB1" w14:textId="07BF4D87" w:rsidR="00373518" w:rsidRDefault="00373518">
      <w:pPr>
        <w:pStyle w:val="body"/>
        <w:rPr>
          <w:ins w:id="5210" w:author="Copy Editor" w:date="2026-10-06T15:12:00Z" w16du:dateUtc="2026-10-06T12:12:00Z"/>
        </w:rPr>
        <w:pPrChange w:id="5211" w:author="Copy Editor" w:date="2026-10-06T15:12:00Z" w16du:dateUtc="2026-10-06T12:12:00Z">
          <w:pPr>
            <w:pStyle w:val="bdialogue"/>
          </w:pPr>
        </w:pPrChange>
      </w:pPr>
      <w:ins w:id="5212" w:author="Copy Editor" w:date="2026-10-06T15:12:00Z">
        <w:r w:rsidRPr="00373518">
          <w:t>Richard prepares his container.</w:t>
        </w:r>
      </w:ins>
    </w:p>
    <w:p w14:paraId="4608EE73" w14:textId="77777777" w:rsidR="00373518" w:rsidRPr="00373518" w:rsidRDefault="00373518" w:rsidP="00373518">
      <w:pPr>
        <w:pStyle w:val="bCHARACTER"/>
        <w:rPr>
          <w:ins w:id="5213" w:author="Copy Editor" w:date="2026-10-06T15:12:00Z" w16du:dateUtc="2026-10-06T12:12:00Z"/>
          <w:lang w:val="en-US"/>
        </w:rPr>
      </w:pPr>
      <w:ins w:id="5214" w:author="Copy Editor" w:date="2026-10-06T15:12:00Z" w16du:dateUtc="2026-10-06T12:12:00Z">
        <w:r w:rsidRPr="00373518">
          <w:rPr>
            <w:lang w:val="en-US"/>
          </w:rPr>
          <w:t>RICHARD (V.O.)</w:t>
        </w:r>
      </w:ins>
    </w:p>
    <w:p w14:paraId="4E92C297" w14:textId="77777777" w:rsidR="00373518" w:rsidRDefault="007C0FF3" w:rsidP="00373518">
      <w:pPr>
        <w:pStyle w:val="bdialogue"/>
        <w:rPr>
          <w:ins w:id="5215" w:author="Copy Editor" w:date="2026-10-06T15:12:00Z" w16du:dateUtc="2026-10-06T12:12:00Z"/>
        </w:rPr>
      </w:pPr>
      <w:r>
        <w:t xml:space="preserve">I packed my container, if I remember </w:t>
      </w:r>
      <w:r w:rsidR="00BA44AF">
        <w:t>rightly, with</w:t>
      </w:r>
      <w:r>
        <w:t xml:space="preserve"> three army blankets and two lumps of </w:t>
      </w:r>
      <w:r w:rsidR="00BA44AF">
        <w:t xml:space="preserve">concrete! </w:t>
      </w:r>
    </w:p>
    <w:p w14:paraId="5E8AAECD" w14:textId="66049197" w:rsidR="003738DE" w:rsidRPr="003738DE" w:rsidRDefault="003738DE">
      <w:pPr>
        <w:pStyle w:val="body"/>
        <w:rPr>
          <w:ins w:id="5216" w:author="Copy Editor" w:date="2026-10-06T15:12:00Z"/>
          <w:lang w:val="en-US"/>
        </w:rPr>
        <w:pPrChange w:id="5217" w:author="Copy Editor" w:date="2026-10-06T15:12:00Z" w16du:dateUtc="2026-10-06T12:12:00Z">
          <w:pPr>
            <w:pStyle w:val="bdialogue"/>
          </w:pPr>
        </w:pPrChange>
      </w:pPr>
      <w:ins w:id="5218" w:author="Copy Editor" w:date="2026-10-06T15:12:00Z" w16du:dateUtc="2026-10-06T12:12:00Z">
        <w:r>
          <w:rPr>
            <w:lang w:val="en-US"/>
          </w:rPr>
          <w:t>Th</w:t>
        </w:r>
        <w:r w:rsidRPr="003738DE">
          <w:rPr>
            <w:lang w:val="en-US"/>
          </w:rPr>
          <w:t>e</w:t>
        </w:r>
      </w:ins>
      <w:ins w:id="5219" w:author="Copy Editor" w:date="2026-10-06T15:12:00Z">
        <w:r w:rsidRPr="003738DE">
          <w:rPr>
            <w:lang w:val="en-US"/>
          </w:rPr>
          <w:t xml:space="preserve"> men wait around the drop zone.</w:t>
        </w:r>
      </w:ins>
    </w:p>
    <w:p w14:paraId="0960E7A3" w14:textId="77777777" w:rsidR="003738DE" w:rsidRPr="003738DE" w:rsidRDefault="003738DE">
      <w:pPr>
        <w:pStyle w:val="body"/>
        <w:rPr>
          <w:ins w:id="5220" w:author="Copy Editor" w:date="2026-10-06T15:12:00Z"/>
          <w:lang w:val="en-US"/>
        </w:rPr>
        <w:pPrChange w:id="5221" w:author="Copy Editor" w:date="2026-10-06T15:12:00Z" w16du:dateUtc="2026-10-06T12:12:00Z">
          <w:pPr>
            <w:pStyle w:val="bdialogue"/>
          </w:pPr>
        </w:pPrChange>
      </w:pPr>
      <w:ins w:id="5222" w:author="Copy Editor" w:date="2026-10-06T15:12:00Z">
        <w:r w:rsidRPr="003738DE">
          <w:rPr>
            <w:lang w:val="en-US"/>
          </w:rPr>
          <w:t>The light fades.</w:t>
        </w:r>
      </w:ins>
    </w:p>
    <w:p w14:paraId="65A300AD" w14:textId="77777777" w:rsidR="003738DE" w:rsidRPr="003738DE" w:rsidRDefault="003738DE">
      <w:pPr>
        <w:pStyle w:val="bCHARACTER"/>
        <w:rPr>
          <w:ins w:id="5223" w:author="Copy Editor" w:date="2026-10-06T15:12:00Z"/>
          <w:lang w:val="en-US"/>
        </w:rPr>
        <w:pPrChange w:id="5224" w:author="Copy Editor" w:date="2026-10-06T15:12:00Z" w16du:dateUtc="2026-10-06T12:12:00Z">
          <w:pPr>
            <w:pStyle w:val="bdialogue"/>
          </w:pPr>
        </w:pPrChange>
      </w:pPr>
      <w:ins w:id="5225" w:author="Copy Editor" w:date="2026-10-06T15:12:00Z">
        <w:r w:rsidRPr="003738DE">
          <w:rPr>
            <w:lang w:val="en-US"/>
          </w:rPr>
          <w:lastRenderedPageBreak/>
          <w:t>RICHARD (V.O.)</w:t>
        </w:r>
      </w:ins>
    </w:p>
    <w:p w14:paraId="7308C229" w14:textId="77777777" w:rsidR="003738DE" w:rsidRDefault="007C0FF3" w:rsidP="00373518">
      <w:pPr>
        <w:pStyle w:val="bdialogue"/>
        <w:rPr>
          <w:ins w:id="5226" w:author="Copy Editor" w:date="2026-10-06T15:13:00Z" w16du:dateUtc="2026-10-06T12:13:00Z"/>
        </w:rPr>
      </w:pPr>
      <w:r>
        <w:t xml:space="preserve">We hung around the drop zone waiting for it to get </w:t>
      </w:r>
      <w:r w:rsidR="00BA44AF">
        <w:t>dark</w:t>
      </w:r>
      <w:ins w:id="5227" w:author="Copy Editor" w:date="2026-10-06T15:13:00Z" w16du:dateUtc="2026-10-06T12:13:00Z">
        <w:r w:rsidR="003738DE">
          <w:t>.</w:t>
        </w:r>
      </w:ins>
    </w:p>
    <w:p w14:paraId="5E8A05CB" w14:textId="77777777" w:rsidR="008826F4" w:rsidRPr="008826F4" w:rsidRDefault="008826F4">
      <w:pPr>
        <w:pStyle w:val="body"/>
        <w:rPr>
          <w:ins w:id="5228" w:author="Copy Editor" w:date="2026-10-06T15:13:00Z"/>
          <w:lang w:val="en-US"/>
        </w:rPr>
        <w:pPrChange w:id="5229" w:author="Copy Editor" w:date="2026-10-06T15:13:00Z" w16du:dateUtc="2026-10-06T12:13:00Z">
          <w:pPr>
            <w:pStyle w:val="bdialogue"/>
          </w:pPr>
        </w:pPrChange>
      </w:pPr>
      <w:ins w:id="5230" w:author="Copy Editor" w:date="2026-10-06T15:13:00Z">
        <w:r w:rsidRPr="008826F4">
          <w:rPr>
            <w:lang w:val="en-US"/>
          </w:rPr>
          <w:t>The last daylight disappears.</w:t>
        </w:r>
      </w:ins>
    </w:p>
    <w:p w14:paraId="700D3621" w14:textId="77777777" w:rsidR="008826F4" w:rsidRPr="008826F4" w:rsidRDefault="008826F4">
      <w:pPr>
        <w:pStyle w:val="bCHARACTER"/>
        <w:rPr>
          <w:ins w:id="5231" w:author="Copy Editor" w:date="2026-10-06T15:13:00Z"/>
          <w:lang w:val="en-US"/>
        </w:rPr>
        <w:pPrChange w:id="5232" w:author="Copy Editor" w:date="2026-10-06T15:13:00Z" w16du:dateUtc="2026-10-06T12:13:00Z">
          <w:pPr>
            <w:pStyle w:val="bdialogue"/>
          </w:pPr>
        </w:pPrChange>
      </w:pPr>
      <w:ins w:id="5233" w:author="Copy Editor" w:date="2026-10-06T15:13:00Z">
        <w:r w:rsidRPr="008826F4">
          <w:rPr>
            <w:lang w:val="en-US"/>
          </w:rPr>
          <w:t>RICHARD (V.O.)</w:t>
        </w:r>
      </w:ins>
    </w:p>
    <w:p w14:paraId="2DF41402" w14:textId="77777777" w:rsidR="008826F4" w:rsidRDefault="00BA44AF" w:rsidP="00373518">
      <w:pPr>
        <w:pStyle w:val="bdialogue"/>
        <w:rPr>
          <w:ins w:id="5234" w:author="Copy Editor" w:date="2026-10-06T15:13:00Z" w16du:dateUtc="2026-10-06T12:13:00Z"/>
        </w:rPr>
      </w:pPr>
      <w:del w:id="5235" w:author="Copy Editor" w:date="2026-10-06T15:13:00Z" w16du:dateUtc="2026-10-06T12:13:00Z">
        <w:r w:rsidDel="003738DE">
          <w:delText>;</w:delText>
        </w:r>
        <w:r w:rsidR="007C0FF3" w:rsidDel="003738DE">
          <w:delText xml:space="preserve"> i</w:delText>
        </w:r>
      </w:del>
      <w:ins w:id="5236" w:author="Copy Editor" w:date="2026-10-06T15:13:00Z" w16du:dateUtc="2026-10-06T12:13:00Z">
        <w:r w:rsidR="003738DE">
          <w:t>I</w:t>
        </w:r>
      </w:ins>
      <w:r w:rsidR="007C0FF3">
        <w:t xml:space="preserve">t was to be our first night </w:t>
      </w:r>
      <w:r>
        <w:t>freefall</w:t>
      </w:r>
      <w:r w:rsidR="007C0FF3">
        <w:t xml:space="preserve"> as well as our first with a weapons </w:t>
      </w:r>
      <w:r>
        <w:t xml:space="preserve">container. </w:t>
      </w:r>
    </w:p>
    <w:p w14:paraId="2F9ABCE6" w14:textId="77777777" w:rsidR="00E9771F" w:rsidRPr="00E9771F" w:rsidRDefault="00E9771F">
      <w:pPr>
        <w:pStyle w:val="aSCENEHEAD"/>
        <w:rPr>
          <w:ins w:id="5237" w:author="Copy Editor" w:date="2026-10-06T15:13:00Z"/>
          <w:lang w:val="en-US"/>
        </w:rPr>
        <w:pPrChange w:id="5238" w:author="Copy Editor" w:date="2026-10-06T15:14:00Z" w16du:dateUtc="2026-10-06T12:14:00Z">
          <w:pPr>
            <w:pStyle w:val="bdialogue"/>
          </w:pPr>
        </w:pPrChange>
      </w:pPr>
      <w:ins w:id="5239" w:author="Copy Editor" w:date="2026-10-06T15:13:00Z">
        <w:r w:rsidRPr="00E9771F">
          <w:rPr>
            <w:lang w:val="en-US"/>
          </w:rPr>
          <w:t>EXT. DROP ZONE – NIGHT</w:t>
        </w:r>
      </w:ins>
    </w:p>
    <w:p w14:paraId="5E4D9706" w14:textId="77777777" w:rsidR="00E9771F" w:rsidRPr="00E9771F" w:rsidRDefault="00E9771F">
      <w:pPr>
        <w:pStyle w:val="body"/>
        <w:rPr>
          <w:ins w:id="5240" w:author="Copy Editor" w:date="2026-10-06T15:13:00Z"/>
          <w:lang w:val="en-US"/>
        </w:rPr>
        <w:pPrChange w:id="5241" w:author="Copy Editor" w:date="2026-10-06T15:14:00Z" w16du:dateUtc="2026-10-06T12:14:00Z">
          <w:pPr>
            <w:pStyle w:val="bdialogue"/>
          </w:pPr>
        </w:pPrChange>
      </w:pPr>
      <w:ins w:id="5242" w:author="Copy Editor" w:date="2026-10-06T15:13:00Z">
        <w:r w:rsidRPr="00E9771F">
          <w:rPr>
            <w:lang w:val="en-US"/>
          </w:rPr>
          <w:t>The CHINOOK helicopter waits.</w:t>
        </w:r>
      </w:ins>
    </w:p>
    <w:p w14:paraId="61A7A85B" w14:textId="77777777" w:rsidR="00E9771F" w:rsidRPr="00E9771F" w:rsidRDefault="00E9771F">
      <w:pPr>
        <w:pStyle w:val="body"/>
        <w:rPr>
          <w:ins w:id="5243" w:author="Copy Editor" w:date="2026-10-06T15:13:00Z"/>
          <w:lang w:val="en-US"/>
        </w:rPr>
        <w:pPrChange w:id="5244" w:author="Copy Editor" w:date="2026-10-06T15:14:00Z" w16du:dateUtc="2026-10-06T12:14:00Z">
          <w:pPr>
            <w:pStyle w:val="bdialogue"/>
          </w:pPr>
        </w:pPrChange>
      </w:pPr>
      <w:ins w:id="5245" w:author="Copy Editor" w:date="2026-10-06T15:13:00Z">
        <w:r w:rsidRPr="00E9771F">
          <w:rPr>
            <w:lang w:val="en-US"/>
          </w:rPr>
          <w:t>Richard and the others board.</w:t>
        </w:r>
      </w:ins>
    </w:p>
    <w:p w14:paraId="77F28977" w14:textId="77777777" w:rsidR="00E9771F" w:rsidRPr="00E9771F" w:rsidRDefault="00E9771F">
      <w:pPr>
        <w:pStyle w:val="body"/>
        <w:rPr>
          <w:ins w:id="5246" w:author="Copy Editor" w:date="2026-10-06T15:13:00Z"/>
          <w:lang w:val="en-US"/>
        </w:rPr>
        <w:pPrChange w:id="5247" w:author="Copy Editor" w:date="2026-10-06T15:14:00Z" w16du:dateUtc="2026-10-06T12:14:00Z">
          <w:pPr>
            <w:pStyle w:val="bdialogue"/>
          </w:pPr>
        </w:pPrChange>
      </w:pPr>
      <w:ins w:id="5248" w:author="Copy Editor" w:date="2026-10-06T15:13:00Z">
        <w:r w:rsidRPr="00E9771F">
          <w:rPr>
            <w:lang w:val="en-US"/>
          </w:rPr>
          <w:t>The helicopter lifts away.</w:t>
        </w:r>
      </w:ins>
    </w:p>
    <w:p w14:paraId="2E909557" w14:textId="77777777" w:rsidR="00E9771F" w:rsidRPr="00E9771F" w:rsidRDefault="00E9771F">
      <w:pPr>
        <w:pStyle w:val="aSCENEHEAD"/>
        <w:rPr>
          <w:ins w:id="5249" w:author="Copy Editor" w:date="2026-10-06T15:13:00Z"/>
          <w:lang w:val="en-US"/>
        </w:rPr>
        <w:pPrChange w:id="5250" w:author="Copy Editor" w:date="2026-10-06T15:14:00Z" w16du:dateUtc="2026-10-06T12:14:00Z">
          <w:pPr>
            <w:pStyle w:val="bdialogue"/>
          </w:pPr>
        </w:pPrChange>
      </w:pPr>
      <w:ins w:id="5251" w:author="Copy Editor" w:date="2026-10-06T15:13:00Z">
        <w:r w:rsidRPr="00E9771F">
          <w:rPr>
            <w:lang w:val="en-US"/>
          </w:rPr>
          <w:t>INT. CHINOOK – NIGHT</w:t>
        </w:r>
      </w:ins>
    </w:p>
    <w:p w14:paraId="7BBDEEDD" w14:textId="77777777" w:rsidR="00E9771F" w:rsidRPr="00E9771F" w:rsidRDefault="00E9771F">
      <w:pPr>
        <w:pStyle w:val="body"/>
        <w:rPr>
          <w:ins w:id="5252" w:author="Copy Editor" w:date="2026-10-06T15:13:00Z"/>
          <w:lang w:val="en-US"/>
        </w:rPr>
        <w:pPrChange w:id="5253" w:author="Copy Editor" w:date="2026-10-06T15:14:00Z" w16du:dateUtc="2026-10-06T12:14:00Z">
          <w:pPr>
            <w:pStyle w:val="bdialogue"/>
          </w:pPr>
        </w:pPrChange>
      </w:pPr>
      <w:ins w:id="5254" w:author="Copy Editor" w:date="2026-10-06T15:13:00Z">
        <w:r w:rsidRPr="00E9771F">
          <w:rPr>
            <w:lang w:val="en-US"/>
          </w:rPr>
          <w:t>The men sit with their equipment.</w:t>
        </w:r>
      </w:ins>
    </w:p>
    <w:p w14:paraId="40818055" w14:textId="77777777" w:rsidR="00E9771F" w:rsidRPr="00E9771F" w:rsidRDefault="00E9771F">
      <w:pPr>
        <w:pStyle w:val="bCHARACTER"/>
        <w:rPr>
          <w:ins w:id="5255" w:author="Copy Editor" w:date="2026-10-06T15:13:00Z"/>
          <w:lang w:val="en-US"/>
        </w:rPr>
        <w:pPrChange w:id="5256" w:author="Copy Editor" w:date="2026-10-06T15:14:00Z" w16du:dateUtc="2026-10-06T12:14:00Z">
          <w:pPr>
            <w:pStyle w:val="bdialogue"/>
          </w:pPr>
        </w:pPrChange>
      </w:pPr>
      <w:ins w:id="5257" w:author="Copy Editor" w:date="2026-10-06T15:13:00Z">
        <w:r w:rsidRPr="00E9771F">
          <w:rPr>
            <w:lang w:val="en-US"/>
          </w:rPr>
          <w:t>RICHARD (V.O.)</w:t>
        </w:r>
      </w:ins>
    </w:p>
    <w:p w14:paraId="5E4BDCAF" w14:textId="41D2645B" w:rsidR="003439BF" w:rsidDel="00E9771F" w:rsidRDefault="007C0FF3">
      <w:pPr>
        <w:pStyle w:val="bdialogue"/>
        <w:rPr>
          <w:del w:id="5258" w:author="Copy Editor" w:date="2026-10-06T15:13:00Z" w16du:dateUtc="2026-10-06T12:13:00Z"/>
        </w:rPr>
        <w:pPrChange w:id="5259" w:author="Copy Editor" w:date="2026-10-06T15:12:00Z" w16du:dateUtc="2026-10-06T12:12:00Z">
          <w:pPr>
            <w:pStyle w:val="body"/>
          </w:pPr>
        </w:pPrChange>
      </w:pPr>
      <w:del w:id="5260" w:author="Copy Editor" w:date="2026-10-06T15:13:00Z" w16du:dateUtc="2026-10-06T12:13:00Z">
        <w:r w:rsidDel="00E9771F">
          <w:delText xml:space="preserve">We got into the chopper and took </w:delText>
        </w:r>
        <w:r w:rsidR="00BA44AF" w:rsidDel="00E9771F">
          <w:delText>off.</w:delText>
        </w:r>
      </w:del>
    </w:p>
    <w:p w14:paraId="211494EE" w14:textId="77777777" w:rsidR="00E9771F" w:rsidRDefault="007C0FF3" w:rsidP="00E9771F">
      <w:pPr>
        <w:pStyle w:val="bdialogue"/>
        <w:rPr>
          <w:ins w:id="5261" w:author="Copy Editor" w:date="2026-10-06T15:14:00Z" w16du:dateUtc="2026-10-06T12:14:00Z"/>
        </w:rPr>
      </w:pPr>
      <w:r>
        <w:t xml:space="preserve">Some of the lads had found excuses not to pack a weapons </w:t>
      </w:r>
      <w:r w:rsidR="00163A88">
        <w:t>container,</w:t>
      </w:r>
      <w:r>
        <w:t xml:space="preserve"> so only two of us had </w:t>
      </w:r>
      <w:r w:rsidR="00163A88">
        <w:t xml:space="preserve">them. </w:t>
      </w:r>
    </w:p>
    <w:p w14:paraId="1D79A6DC" w14:textId="77777777" w:rsidR="00E20487" w:rsidRPr="00E20487" w:rsidRDefault="00E20487">
      <w:pPr>
        <w:pStyle w:val="body"/>
        <w:rPr>
          <w:ins w:id="5262" w:author="Copy Editor" w:date="2026-10-06T15:14:00Z"/>
          <w:lang w:val="en-US"/>
        </w:rPr>
        <w:pPrChange w:id="5263" w:author="Copy Editor" w:date="2026-10-06T15:15:00Z" w16du:dateUtc="2026-10-06T12:15:00Z">
          <w:pPr>
            <w:pStyle w:val="bdialogue"/>
          </w:pPr>
        </w:pPrChange>
      </w:pPr>
      <w:ins w:id="5264" w:author="Copy Editor" w:date="2026-10-06T15:14:00Z">
        <w:r w:rsidRPr="00E20487">
          <w:rPr>
            <w:lang w:val="en-US"/>
          </w:rPr>
          <w:t>A DANISH INSTRUCTOR moves through the helicopter.</w:t>
        </w:r>
      </w:ins>
    </w:p>
    <w:p w14:paraId="5F030204" w14:textId="77777777" w:rsidR="00E20487" w:rsidRPr="00E20487" w:rsidRDefault="00E20487">
      <w:pPr>
        <w:pStyle w:val="body"/>
        <w:rPr>
          <w:ins w:id="5265" w:author="Copy Editor" w:date="2026-10-06T15:14:00Z"/>
          <w:lang w:val="en-US"/>
        </w:rPr>
        <w:pPrChange w:id="5266" w:author="Copy Editor" w:date="2026-10-06T15:15:00Z" w16du:dateUtc="2026-10-06T12:15:00Z">
          <w:pPr>
            <w:pStyle w:val="bdialogue"/>
          </w:pPr>
        </w:pPrChange>
      </w:pPr>
      <w:ins w:id="5267" w:author="Copy Editor" w:date="2026-10-06T15:14:00Z">
        <w:r w:rsidRPr="00E20487">
          <w:rPr>
            <w:lang w:val="en-US"/>
          </w:rPr>
          <w:t>He carries a map.</w:t>
        </w:r>
      </w:ins>
    </w:p>
    <w:p w14:paraId="11712F3E" w14:textId="77777777" w:rsidR="00E20487" w:rsidRPr="00E20487" w:rsidRDefault="00E20487">
      <w:pPr>
        <w:pStyle w:val="body"/>
        <w:rPr>
          <w:ins w:id="5268" w:author="Copy Editor" w:date="2026-10-06T15:14:00Z"/>
          <w:lang w:val="en-US"/>
        </w:rPr>
        <w:pPrChange w:id="5269" w:author="Copy Editor" w:date="2026-10-06T15:15:00Z" w16du:dateUtc="2026-10-06T12:15:00Z">
          <w:pPr>
            <w:pStyle w:val="bdialogue"/>
          </w:pPr>
        </w:pPrChange>
      </w:pPr>
      <w:ins w:id="5270" w:author="Copy Editor" w:date="2026-10-06T15:14:00Z">
        <w:r w:rsidRPr="00E20487">
          <w:rPr>
            <w:lang w:val="en-US"/>
          </w:rPr>
          <w:t>He stops beside Richard and TOPSY.</w:t>
        </w:r>
      </w:ins>
    </w:p>
    <w:p w14:paraId="3E2E248E" w14:textId="77777777" w:rsidR="00E20487" w:rsidRDefault="00E20487" w:rsidP="00E20487">
      <w:pPr>
        <w:pStyle w:val="body"/>
        <w:rPr>
          <w:ins w:id="5271" w:author="Copy Editor" w:date="2026-10-06T15:15:00Z" w16du:dateUtc="2026-10-06T12:15:00Z"/>
          <w:lang w:val="en-US"/>
        </w:rPr>
      </w:pPr>
      <w:ins w:id="5272" w:author="Copy Editor" w:date="2026-10-06T15:14:00Z">
        <w:r w:rsidRPr="00E20487">
          <w:rPr>
            <w:lang w:val="en-US"/>
          </w:rPr>
          <w:t>The instructor opens the map.</w:t>
        </w:r>
      </w:ins>
    </w:p>
    <w:p w14:paraId="0B22F914" w14:textId="328DBD45" w:rsidR="00E20487" w:rsidRPr="00E20487" w:rsidRDefault="00E20487">
      <w:pPr>
        <w:pStyle w:val="bCHARACTER"/>
        <w:rPr>
          <w:ins w:id="5273" w:author="Copy Editor" w:date="2026-10-06T15:14:00Z"/>
          <w:lang w:val="en-US"/>
        </w:rPr>
        <w:pPrChange w:id="5274" w:author="Copy Editor" w:date="2026-10-06T15:15:00Z" w16du:dateUtc="2026-10-06T12:15:00Z">
          <w:pPr>
            <w:pStyle w:val="bdialogue"/>
          </w:pPr>
        </w:pPrChange>
      </w:pPr>
      <w:ins w:id="5275" w:author="Copy Editor" w:date="2026-10-06T15:15:00Z" w16du:dateUtc="2026-10-06T12:15:00Z">
        <w:r w:rsidRPr="00E20487">
          <w:rPr>
            <w:lang w:val="en-US"/>
          </w:rPr>
          <w:t>DANISH INSTRUCTOR</w:t>
        </w:r>
      </w:ins>
    </w:p>
    <w:p w14:paraId="355C590E" w14:textId="005379F0" w:rsidR="000F63BB" w:rsidDel="00E20487" w:rsidRDefault="007C0FF3">
      <w:pPr>
        <w:pStyle w:val="bdialogue"/>
        <w:rPr>
          <w:del w:id="5276" w:author="Copy Editor" w:date="2026-10-06T15:14:00Z" w16du:dateUtc="2026-10-06T12:14:00Z"/>
        </w:rPr>
        <w:pPrChange w:id="5277" w:author="Copy Editor" w:date="2026-10-06T15:14:00Z" w16du:dateUtc="2026-10-06T12:14:00Z">
          <w:pPr>
            <w:pStyle w:val="body"/>
          </w:pPr>
        </w:pPrChange>
      </w:pPr>
      <w:del w:id="5278" w:author="Copy Editor" w:date="2026-10-06T15:14:00Z" w16du:dateUtc="2026-10-06T12:14:00Z">
        <w:r w:rsidDel="00E20487">
          <w:delText>On the way up the Danish instructor came round and showed us the map.</w:delText>
        </w:r>
      </w:del>
    </w:p>
    <w:p w14:paraId="0294CB64" w14:textId="77777777" w:rsidR="00C13F95" w:rsidRDefault="007C0FF3" w:rsidP="004B3D80">
      <w:pPr>
        <w:pStyle w:val="bdialogue"/>
        <w:rPr>
          <w:ins w:id="5279" w:author="Copy Editor" w:date="2026-10-06T15:15:00Z" w16du:dateUtc="2026-10-06T12:15:00Z"/>
        </w:rPr>
      </w:pPr>
      <w:del w:id="5280" w:author="Copy Editor" w:date="2026-10-06T15:15:00Z" w16du:dateUtc="2026-10-06T12:15:00Z">
        <w:r w:rsidDel="00E20487">
          <w:delText>“</w:delText>
        </w:r>
      </w:del>
      <w:r>
        <w:t>We will be flying in this direction, you will be released here</w:t>
      </w:r>
      <w:ins w:id="5281" w:author="Copy Editor" w:date="2026-10-06T15:15:00Z" w16du:dateUtc="2026-10-06T12:15:00Z">
        <w:r w:rsidR="00E20487">
          <w:t>.</w:t>
        </w:r>
      </w:ins>
      <w:del w:id="5282" w:author="Copy Editor" w:date="2026-10-06T15:15:00Z" w16du:dateUtc="2026-10-06T12:15:00Z">
        <w:r w:rsidDel="00E20487">
          <w:delText xml:space="preserve">, </w:delText>
        </w:r>
        <w:r w:rsidDel="00C13F95">
          <w:delText>y</w:delText>
        </w:r>
      </w:del>
      <w:ins w:id="5283" w:author="Copy Editor" w:date="2026-10-06T15:15:00Z" w16du:dateUtc="2026-10-06T12:15:00Z">
        <w:r w:rsidR="00C13F95">
          <w:t xml:space="preserve"> Y</w:t>
        </w:r>
      </w:ins>
      <w:r>
        <w:t xml:space="preserve">ou will see the lights of these farms here, </w:t>
      </w:r>
      <w:r w:rsidR="00B54FC5">
        <w:t>here,</w:t>
      </w:r>
      <w:r>
        <w:t xml:space="preserve"> and here</w:t>
      </w:r>
      <w:r w:rsidR="00B54FC5">
        <w:t xml:space="preserve">. </w:t>
      </w:r>
    </w:p>
    <w:p w14:paraId="7AA6CA4C" w14:textId="065B729C" w:rsidR="00C13F95" w:rsidRDefault="00C13F95" w:rsidP="00C13F95">
      <w:pPr>
        <w:pStyle w:val="body"/>
        <w:rPr>
          <w:ins w:id="5284" w:author="Copy Editor" w:date="2026-10-06T15:15:00Z" w16du:dateUtc="2026-10-06T12:15:00Z"/>
        </w:rPr>
      </w:pPr>
      <w:ins w:id="5285" w:author="Copy Editor" w:date="2026-10-06T15:15:00Z">
        <w:r w:rsidRPr="00C13F95">
          <w:t>He points to the map.</w:t>
        </w:r>
      </w:ins>
    </w:p>
    <w:p w14:paraId="3C7232CA" w14:textId="77777777" w:rsidR="00C13F95" w:rsidRPr="00E20487" w:rsidRDefault="00C13F95" w:rsidP="00C13F95">
      <w:pPr>
        <w:pStyle w:val="bCHARACTER"/>
        <w:rPr>
          <w:ins w:id="5286" w:author="Copy Editor" w:date="2026-10-06T15:15:00Z" w16du:dateUtc="2026-10-06T12:15:00Z"/>
          <w:lang w:val="en-US"/>
        </w:rPr>
      </w:pPr>
      <w:ins w:id="5287" w:author="Copy Editor" w:date="2026-10-06T15:15:00Z" w16du:dateUtc="2026-10-06T12:15:00Z">
        <w:r w:rsidRPr="00E20487">
          <w:rPr>
            <w:lang w:val="en-US"/>
          </w:rPr>
          <w:t>DANISH INSTRUCTOR</w:t>
        </w:r>
      </w:ins>
    </w:p>
    <w:p w14:paraId="3E8FE299" w14:textId="77777777" w:rsidR="00C13F95" w:rsidRDefault="00B54FC5">
      <w:pPr>
        <w:pStyle w:val="bbodybeforebeat"/>
        <w:rPr>
          <w:ins w:id="5288" w:author="Copy Editor" w:date="2026-10-06T15:16:00Z" w16du:dateUtc="2026-10-06T12:16:00Z"/>
        </w:rPr>
        <w:pPrChange w:id="5289" w:author="Copy Editor" w:date="2026-10-06T15:16:00Z" w16du:dateUtc="2026-10-06T12:16:00Z">
          <w:pPr>
            <w:pStyle w:val="bdialogue"/>
          </w:pPr>
        </w:pPrChange>
      </w:pPr>
      <w:r>
        <w:t>When</w:t>
      </w:r>
      <w:r w:rsidR="007C0FF3">
        <w:t xml:space="preserve"> you get to about 6000 </w:t>
      </w:r>
      <w:r>
        <w:t>feet,</w:t>
      </w:r>
      <w:r w:rsidR="007C0FF3">
        <w:t xml:space="preserve"> you should begin to see the lights of the drop zone here, deploy at 3000 feet, </w:t>
      </w:r>
      <w:r w:rsidR="007C0FF3">
        <w:lastRenderedPageBreak/>
        <w:t xml:space="preserve">lower your weapons container at about 1000 </w:t>
      </w:r>
      <w:r>
        <w:t>feet,</w:t>
      </w:r>
      <w:r w:rsidR="007C0FF3">
        <w:t xml:space="preserve"> and have a good landing</w:t>
      </w:r>
      <w:r>
        <w:t xml:space="preserve">. </w:t>
      </w:r>
    </w:p>
    <w:p w14:paraId="1368FB1C" w14:textId="4AFCD1A2" w:rsidR="00C13F95" w:rsidRDefault="00D254BB">
      <w:pPr>
        <w:pStyle w:val="baparenthisis"/>
        <w:rPr>
          <w:ins w:id="5290" w:author="Copy Editor" w:date="2026-10-06T15:16:00Z" w16du:dateUtc="2026-10-06T12:16:00Z"/>
        </w:rPr>
        <w:pPrChange w:id="5291" w:author="Copy Editor" w:date="2026-10-06T15:16:00Z" w16du:dateUtc="2026-10-06T12:16:00Z">
          <w:pPr>
            <w:pStyle w:val="bdialogue"/>
          </w:pPr>
        </w:pPrChange>
      </w:pPr>
      <w:ins w:id="5292" w:author="Copy Editor" w:date="2026-10-06T15:16:00Z" w16du:dateUtc="2026-10-06T12:16:00Z">
        <w:r>
          <w:t>(</w:t>
        </w:r>
      </w:ins>
      <w:ins w:id="5293" w:author="Copy Editor" w:date="2026-10-06T15:16:00Z">
        <w:r w:rsidRPr="00D254BB">
          <w:t>A beat.</w:t>
        </w:r>
      </w:ins>
      <w:ins w:id="5294" w:author="Copy Editor" w:date="2026-10-06T15:16:00Z" w16du:dateUtc="2026-10-06T12:16:00Z">
        <w:r>
          <w:t>)</w:t>
        </w:r>
      </w:ins>
    </w:p>
    <w:p w14:paraId="4730716B" w14:textId="77870F75" w:rsidR="001546BB" w:rsidRDefault="00B54FC5" w:rsidP="004B3D80">
      <w:pPr>
        <w:pStyle w:val="bdialogue"/>
        <w:rPr>
          <w:ins w:id="5295" w:author="Copy Editor" w:date="2026-10-06T15:16:00Z" w16du:dateUtc="2026-10-06T12:16:00Z"/>
        </w:rPr>
      </w:pPr>
      <w:r>
        <w:t>There</w:t>
      </w:r>
      <w:r w:rsidR="007C0FF3">
        <w:t xml:space="preserve"> is hardly any </w:t>
      </w:r>
      <w:r>
        <w:t>wind."</w:t>
      </w:r>
    </w:p>
    <w:p w14:paraId="429C92B3" w14:textId="74D7DE78" w:rsidR="00D254BB" w:rsidRDefault="00D254BB" w:rsidP="00D254BB">
      <w:pPr>
        <w:pStyle w:val="body"/>
        <w:rPr>
          <w:ins w:id="5296" w:author="Copy Editor" w:date="2026-10-06T15:16:00Z" w16du:dateUtc="2026-10-06T12:16:00Z"/>
        </w:rPr>
      </w:pPr>
      <w:ins w:id="5297" w:author="Copy Editor" w:date="2026-10-06T15:16:00Z">
        <w:r w:rsidRPr="00D254BB">
          <w:t>He looks around.</w:t>
        </w:r>
      </w:ins>
    </w:p>
    <w:p w14:paraId="19530C0B" w14:textId="77777777" w:rsidR="00D254BB" w:rsidRPr="00E20487" w:rsidRDefault="00D254BB" w:rsidP="00D254BB">
      <w:pPr>
        <w:pStyle w:val="bCHARACTER"/>
        <w:rPr>
          <w:ins w:id="5298" w:author="Copy Editor" w:date="2026-10-06T15:16:00Z" w16du:dateUtc="2026-10-06T12:16:00Z"/>
          <w:lang w:val="en-US"/>
        </w:rPr>
      </w:pPr>
      <w:ins w:id="5299" w:author="Copy Editor" w:date="2026-10-06T15:16:00Z" w16du:dateUtc="2026-10-06T12:16:00Z">
        <w:r w:rsidRPr="00E20487">
          <w:rPr>
            <w:lang w:val="en-US"/>
          </w:rPr>
          <w:t>DANISH INSTRUCTOR</w:t>
        </w:r>
      </w:ins>
    </w:p>
    <w:p w14:paraId="6A704E76" w14:textId="2ADE6017" w:rsidR="00D254BB" w:rsidDel="00D254BB" w:rsidRDefault="00D254BB">
      <w:pPr>
        <w:pStyle w:val="body"/>
        <w:rPr>
          <w:del w:id="5300" w:author="Copy Editor" w:date="2026-10-06T15:16:00Z" w16du:dateUtc="2026-10-06T12:16:00Z"/>
        </w:rPr>
        <w:pPrChange w:id="5301" w:author="Copy Editor" w:date="2026-10-06T15:16:00Z" w16du:dateUtc="2026-10-06T12:16:00Z">
          <w:pPr>
            <w:pStyle w:val="bdialogue"/>
          </w:pPr>
        </w:pPrChange>
      </w:pPr>
    </w:p>
    <w:p w14:paraId="2C72047E" w14:textId="0F635E7F" w:rsidR="001546BB" w:rsidRDefault="00B54FC5" w:rsidP="004B3D80">
      <w:pPr>
        <w:pStyle w:val="bdialogue"/>
        <w:rPr>
          <w:ins w:id="5302" w:author="Copy Editor" w:date="2026-10-06T15:16:00Z" w16du:dateUtc="2026-10-06T12:16:00Z"/>
        </w:rPr>
      </w:pPr>
      <w:del w:id="5303" w:author="Copy Editor" w:date="2026-10-06T15:16:00Z" w16du:dateUtc="2026-10-06T12:16:00Z">
        <w:r w:rsidDel="00D254BB">
          <w:delText xml:space="preserve"> </w:delText>
        </w:r>
        <w:r w:rsidR="007C0FF3" w:rsidDel="00D254BB">
          <w:delText>“</w:delText>
        </w:r>
      </w:del>
      <w:r w:rsidR="007C0FF3">
        <w:t xml:space="preserve">Any </w:t>
      </w:r>
      <w:r>
        <w:t>questions?</w:t>
      </w:r>
      <w:del w:id="5304" w:author="Copy Editor" w:date="2026-10-06T15:16:00Z" w16du:dateUtc="2026-10-06T12:16:00Z">
        <w:r w:rsidDel="00D254BB">
          <w:delText>"</w:delText>
        </w:r>
      </w:del>
    </w:p>
    <w:p w14:paraId="36A5C6AF" w14:textId="736B6FB9" w:rsidR="001A75ED" w:rsidRPr="001A75ED" w:rsidRDefault="001A75ED">
      <w:pPr>
        <w:pStyle w:val="bCHARACTER"/>
        <w:pPrChange w:id="5305" w:author="Copy Editor" w:date="2026-10-06T15:17:00Z" w16du:dateUtc="2026-10-06T12:17:00Z">
          <w:pPr>
            <w:pStyle w:val="bdialogue"/>
          </w:pPr>
        </w:pPrChange>
      </w:pPr>
      <w:ins w:id="5306" w:author="Copy Editor" w:date="2026-10-06T15:16:00Z">
        <w:r w:rsidRPr="001A75ED">
          <w:t>RICHARD (V.O.)</w:t>
        </w:r>
      </w:ins>
    </w:p>
    <w:p w14:paraId="5E4BDCB0" w14:textId="0843CF3D" w:rsidR="003439BF" w:rsidRDefault="007C0FF3">
      <w:pPr>
        <w:pStyle w:val="bdialogue"/>
        <w:pPrChange w:id="5307" w:author="Copy Editor" w:date="2026-10-06T15:17:00Z" w16du:dateUtc="2026-10-06T12:17:00Z">
          <w:pPr>
            <w:pStyle w:val="body"/>
          </w:pPr>
        </w:pPrChange>
      </w:pPr>
      <w:r>
        <w:t>There were none.</w:t>
      </w:r>
    </w:p>
    <w:p w14:paraId="43B279B4" w14:textId="77777777" w:rsidR="001A75ED" w:rsidRPr="001A75ED" w:rsidRDefault="001A75ED">
      <w:pPr>
        <w:pStyle w:val="aSCENEHEAD"/>
        <w:rPr>
          <w:ins w:id="5308" w:author="Copy Editor" w:date="2026-10-06T15:17:00Z"/>
          <w:lang w:val="en-US"/>
        </w:rPr>
        <w:pPrChange w:id="5309" w:author="Copy Editor" w:date="2026-10-06T15:17:00Z" w16du:dateUtc="2026-10-06T12:17:00Z">
          <w:pPr>
            <w:pStyle w:val="body"/>
          </w:pPr>
        </w:pPrChange>
      </w:pPr>
      <w:ins w:id="5310" w:author="Copy Editor" w:date="2026-10-06T15:17:00Z">
        <w:r w:rsidRPr="001A75ED">
          <w:rPr>
            <w:lang w:val="en-US"/>
          </w:rPr>
          <w:t>EXT. SKY – NIGHT</w:t>
        </w:r>
      </w:ins>
    </w:p>
    <w:p w14:paraId="30F3BC8B" w14:textId="77777777" w:rsidR="001A75ED" w:rsidRPr="001A75ED" w:rsidRDefault="001A75ED" w:rsidP="001A75ED">
      <w:pPr>
        <w:pStyle w:val="body"/>
        <w:rPr>
          <w:ins w:id="5311" w:author="Copy Editor" w:date="2026-10-06T15:17:00Z"/>
          <w:lang w:val="en-US"/>
        </w:rPr>
      </w:pPr>
      <w:ins w:id="5312" w:author="Copy Editor" w:date="2026-10-06T15:17:00Z">
        <w:r w:rsidRPr="001A75ED">
          <w:rPr>
            <w:lang w:val="en-US"/>
          </w:rPr>
          <w:t>The CHINOOK reaches altitude.</w:t>
        </w:r>
      </w:ins>
    </w:p>
    <w:p w14:paraId="1194E549" w14:textId="4EF2645F" w:rsidR="001A75ED" w:rsidRPr="001A75ED" w:rsidRDefault="001A75ED" w:rsidP="001A75ED">
      <w:pPr>
        <w:pStyle w:val="body"/>
        <w:rPr>
          <w:ins w:id="5313" w:author="Copy Editor" w:date="2026-10-06T15:17:00Z"/>
          <w:lang w:val="en-US"/>
        </w:rPr>
      </w:pPr>
      <w:ins w:id="5314" w:author="Copy Editor" w:date="2026-10-06T15:17:00Z">
        <w:r w:rsidRPr="001A75ED">
          <w:rPr>
            <w:lang w:val="en-US"/>
          </w:rPr>
          <w:t>15,000 FEET</w:t>
        </w:r>
      </w:ins>
    </w:p>
    <w:p w14:paraId="182CCB42" w14:textId="77777777" w:rsidR="001A75ED" w:rsidRPr="001A75ED" w:rsidRDefault="001A75ED" w:rsidP="001A75ED">
      <w:pPr>
        <w:pStyle w:val="body"/>
        <w:rPr>
          <w:ins w:id="5315" w:author="Copy Editor" w:date="2026-10-06T15:17:00Z"/>
          <w:lang w:val="en-US"/>
        </w:rPr>
      </w:pPr>
      <w:ins w:id="5316" w:author="Copy Editor" w:date="2026-10-06T15:17:00Z">
        <w:r w:rsidRPr="001A75ED">
          <w:rPr>
            <w:lang w:val="en-US"/>
          </w:rPr>
          <w:t>TOPSY prepares to exit.</w:t>
        </w:r>
      </w:ins>
    </w:p>
    <w:p w14:paraId="3A54731E" w14:textId="77777777" w:rsidR="001A75ED" w:rsidRPr="001A75ED" w:rsidRDefault="001A75ED" w:rsidP="001A75ED">
      <w:pPr>
        <w:pStyle w:val="bCHARACTER"/>
        <w:rPr>
          <w:ins w:id="5317" w:author="Copy Editor" w:date="2026-10-06T15:17:00Z" w16du:dateUtc="2026-10-06T12:17:00Z"/>
        </w:rPr>
      </w:pPr>
      <w:ins w:id="5318" w:author="Copy Editor" w:date="2026-10-06T15:17:00Z" w16du:dateUtc="2026-10-06T12:17:00Z">
        <w:r w:rsidRPr="001A75ED">
          <w:t>RICHARD (V.O.)</w:t>
        </w:r>
      </w:ins>
    </w:p>
    <w:p w14:paraId="4A7C91E8" w14:textId="77777777" w:rsidR="00747E5A" w:rsidRDefault="007C0FF3" w:rsidP="00747E5A">
      <w:pPr>
        <w:pStyle w:val="bdialogue"/>
        <w:rPr>
          <w:ins w:id="5319" w:author="Copy Editor" w:date="2026-10-06T15:18:00Z" w16du:dateUtc="2026-10-06T12:18:00Z"/>
        </w:rPr>
      </w:pPr>
      <w:r>
        <w:t xml:space="preserve">Topsy was lighter than </w:t>
      </w:r>
      <w:r w:rsidR="00B54FC5">
        <w:t>me,</w:t>
      </w:r>
      <w:r>
        <w:t xml:space="preserve"> so he was first out at 15,000 </w:t>
      </w:r>
      <w:r w:rsidR="00B54FC5">
        <w:t xml:space="preserve">feet. </w:t>
      </w:r>
    </w:p>
    <w:p w14:paraId="161F666A" w14:textId="77777777" w:rsidR="00747E5A" w:rsidRPr="00747E5A" w:rsidRDefault="00747E5A">
      <w:pPr>
        <w:pStyle w:val="body"/>
        <w:rPr>
          <w:ins w:id="5320" w:author="Copy Editor" w:date="2026-10-06T15:18:00Z"/>
          <w:lang w:val="en-US"/>
        </w:rPr>
        <w:pPrChange w:id="5321" w:author="Copy Editor" w:date="2026-10-06T15:18:00Z" w16du:dateUtc="2026-10-06T12:18:00Z">
          <w:pPr>
            <w:pStyle w:val="bdialogue"/>
          </w:pPr>
        </w:pPrChange>
      </w:pPr>
      <w:ins w:id="5322" w:author="Copy Editor" w:date="2026-10-06T15:18:00Z">
        <w:r w:rsidRPr="00747E5A">
          <w:rPr>
            <w:lang w:val="en-US"/>
          </w:rPr>
          <w:t>Topsy disappears into the darkness.</w:t>
        </w:r>
      </w:ins>
    </w:p>
    <w:p w14:paraId="4DA8AF5F" w14:textId="77777777" w:rsidR="00747E5A" w:rsidRPr="00747E5A" w:rsidRDefault="00747E5A">
      <w:pPr>
        <w:pStyle w:val="body"/>
        <w:rPr>
          <w:ins w:id="5323" w:author="Copy Editor" w:date="2026-10-06T15:18:00Z"/>
          <w:lang w:val="en-US"/>
        </w:rPr>
        <w:pPrChange w:id="5324" w:author="Copy Editor" w:date="2026-10-06T15:18:00Z" w16du:dateUtc="2026-10-06T12:18:00Z">
          <w:pPr>
            <w:pStyle w:val="bdialogue"/>
          </w:pPr>
        </w:pPrChange>
      </w:pPr>
      <w:ins w:id="5325" w:author="Copy Editor" w:date="2026-10-06T15:18:00Z">
        <w:r w:rsidRPr="00747E5A">
          <w:rPr>
            <w:lang w:val="en-US"/>
          </w:rPr>
          <w:t>Richard follows immediately.</w:t>
        </w:r>
      </w:ins>
    </w:p>
    <w:p w14:paraId="5B5CB88F" w14:textId="77777777" w:rsidR="00747E5A" w:rsidRPr="00747E5A" w:rsidRDefault="00747E5A">
      <w:pPr>
        <w:pStyle w:val="bCHARACTER"/>
        <w:rPr>
          <w:ins w:id="5326" w:author="Copy Editor" w:date="2026-10-06T15:18:00Z"/>
          <w:lang w:val="en-US"/>
        </w:rPr>
        <w:pPrChange w:id="5327" w:author="Copy Editor" w:date="2026-10-06T15:18:00Z" w16du:dateUtc="2026-10-06T12:18:00Z">
          <w:pPr>
            <w:pStyle w:val="bdialogue"/>
          </w:pPr>
        </w:pPrChange>
      </w:pPr>
      <w:ins w:id="5328" w:author="Copy Editor" w:date="2026-10-06T15:18:00Z">
        <w:r w:rsidRPr="00747E5A">
          <w:rPr>
            <w:lang w:val="en-US"/>
          </w:rPr>
          <w:t>RICHARD (V.O.)</w:t>
        </w:r>
      </w:ins>
    </w:p>
    <w:p w14:paraId="0774DB42" w14:textId="77777777" w:rsidR="007121ED" w:rsidRDefault="007C0FF3" w:rsidP="00747E5A">
      <w:pPr>
        <w:pStyle w:val="bdialogue"/>
        <w:rPr>
          <w:ins w:id="5329" w:author="Copy Editor" w:date="2026-10-06T15:18:00Z" w16du:dateUtc="2026-10-06T12:18:00Z"/>
        </w:rPr>
      </w:pPr>
      <w:r>
        <w:t xml:space="preserve">I immediately followed </w:t>
      </w:r>
      <w:r w:rsidR="00B54FC5">
        <w:t xml:space="preserve">him. </w:t>
      </w:r>
    </w:p>
    <w:p w14:paraId="411B40F9" w14:textId="77777777" w:rsidR="007121ED" w:rsidRPr="007121ED" w:rsidRDefault="007121ED" w:rsidP="007121ED">
      <w:pPr>
        <w:pStyle w:val="bdialogue"/>
        <w:rPr>
          <w:ins w:id="5330" w:author="Copy Editor" w:date="2026-10-06T15:18:00Z"/>
          <w:lang w:val="en-US"/>
        </w:rPr>
      </w:pPr>
      <w:ins w:id="5331" w:author="Copy Editor" w:date="2026-10-06T15:18:00Z">
        <w:r w:rsidRPr="007121ED">
          <w:rPr>
            <w:lang w:val="en-US"/>
          </w:rPr>
          <w:t>Richard exits the helicopter.</w:t>
        </w:r>
      </w:ins>
    </w:p>
    <w:p w14:paraId="4D98753C" w14:textId="77777777" w:rsidR="007121ED" w:rsidRPr="007121ED" w:rsidRDefault="007121ED">
      <w:pPr>
        <w:pStyle w:val="aSCENEHEAD"/>
        <w:rPr>
          <w:ins w:id="5332" w:author="Copy Editor" w:date="2026-10-06T15:18:00Z"/>
          <w:lang w:val="en-US"/>
        </w:rPr>
        <w:pPrChange w:id="5333" w:author="Copy Editor" w:date="2026-10-06T15:18:00Z" w16du:dateUtc="2026-10-06T12:18:00Z">
          <w:pPr>
            <w:pStyle w:val="bdialogue"/>
          </w:pPr>
        </w:pPrChange>
      </w:pPr>
      <w:ins w:id="5334" w:author="Copy Editor" w:date="2026-10-06T15:18:00Z">
        <w:r w:rsidRPr="007121ED">
          <w:rPr>
            <w:lang w:val="en-US"/>
          </w:rPr>
          <w:t>EXT. SKY – CONTINUOUS</w:t>
        </w:r>
      </w:ins>
    </w:p>
    <w:p w14:paraId="6CD66466" w14:textId="77777777" w:rsidR="007121ED" w:rsidRPr="007121ED" w:rsidRDefault="007121ED">
      <w:pPr>
        <w:pStyle w:val="body"/>
        <w:rPr>
          <w:ins w:id="5335" w:author="Copy Editor" w:date="2026-10-06T15:18:00Z"/>
          <w:lang w:val="en-US"/>
        </w:rPr>
        <w:pPrChange w:id="5336" w:author="Copy Editor" w:date="2026-10-06T15:18:00Z" w16du:dateUtc="2026-10-06T12:18:00Z">
          <w:pPr>
            <w:pStyle w:val="bdialogue"/>
          </w:pPr>
        </w:pPrChange>
      </w:pPr>
      <w:ins w:id="5337" w:author="Copy Editor" w:date="2026-10-06T15:18:00Z">
        <w:r w:rsidRPr="007121ED">
          <w:rPr>
            <w:lang w:val="en-US"/>
          </w:rPr>
          <w:t>Richard falls through the evening sky.</w:t>
        </w:r>
      </w:ins>
    </w:p>
    <w:p w14:paraId="77D68294" w14:textId="77777777" w:rsidR="007121ED" w:rsidRPr="007121ED" w:rsidRDefault="007121ED">
      <w:pPr>
        <w:pStyle w:val="body"/>
        <w:rPr>
          <w:ins w:id="5338" w:author="Copy Editor" w:date="2026-10-06T15:18:00Z"/>
          <w:lang w:val="en-US"/>
        </w:rPr>
        <w:pPrChange w:id="5339" w:author="Copy Editor" w:date="2026-10-06T15:18:00Z" w16du:dateUtc="2026-10-06T12:18:00Z">
          <w:pPr>
            <w:pStyle w:val="bdialogue"/>
          </w:pPr>
        </w:pPrChange>
      </w:pPr>
      <w:ins w:id="5340" w:author="Copy Editor" w:date="2026-10-06T15:18:00Z">
        <w:r w:rsidRPr="007121ED">
          <w:rPr>
            <w:lang w:val="en-US"/>
          </w:rPr>
          <w:t>He looks down.</w:t>
        </w:r>
      </w:ins>
    </w:p>
    <w:p w14:paraId="7B5C6CC3" w14:textId="77777777" w:rsidR="007121ED" w:rsidRPr="007121ED" w:rsidRDefault="007121ED">
      <w:pPr>
        <w:pStyle w:val="body"/>
        <w:rPr>
          <w:ins w:id="5341" w:author="Copy Editor" w:date="2026-10-06T15:18:00Z"/>
          <w:lang w:val="en-US"/>
        </w:rPr>
        <w:pPrChange w:id="5342" w:author="Copy Editor" w:date="2026-10-06T15:18:00Z" w16du:dateUtc="2026-10-06T12:18:00Z">
          <w:pPr>
            <w:pStyle w:val="bdialogue"/>
          </w:pPr>
        </w:pPrChange>
      </w:pPr>
      <w:ins w:id="5343" w:author="Copy Editor" w:date="2026-10-06T15:18:00Z">
        <w:r w:rsidRPr="007121ED">
          <w:rPr>
            <w:lang w:val="en-US"/>
          </w:rPr>
          <w:t>The lights of the landscape appear below.</w:t>
        </w:r>
      </w:ins>
    </w:p>
    <w:p w14:paraId="20CEE2ED" w14:textId="77777777" w:rsidR="007121ED" w:rsidRPr="00747E5A" w:rsidRDefault="007121ED" w:rsidP="007121ED">
      <w:pPr>
        <w:pStyle w:val="bCHARACTER"/>
        <w:rPr>
          <w:ins w:id="5344" w:author="Copy Editor" w:date="2026-10-06T15:18:00Z" w16du:dateUtc="2026-10-06T12:18:00Z"/>
          <w:lang w:val="en-US"/>
        </w:rPr>
      </w:pPr>
      <w:ins w:id="5345" w:author="Copy Editor" w:date="2026-10-06T15:18:00Z" w16du:dateUtc="2026-10-06T12:18:00Z">
        <w:r w:rsidRPr="00747E5A">
          <w:rPr>
            <w:lang w:val="en-US"/>
          </w:rPr>
          <w:t>RICHARD (V.O.)</w:t>
        </w:r>
      </w:ins>
    </w:p>
    <w:p w14:paraId="6940A3D6" w14:textId="77777777" w:rsidR="005359C9" w:rsidRDefault="007C0FF3" w:rsidP="00747E5A">
      <w:pPr>
        <w:pStyle w:val="bdialogue"/>
        <w:rPr>
          <w:ins w:id="5346" w:author="Copy Editor" w:date="2026-10-06T15:19:00Z" w16du:dateUtc="2026-10-06T12:19:00Z"/>
        </w:rPr>
      </w:pPr>
      <w:r>
        <w:t xml:space="preserve">I looked </w:t>
      </w:r>
      <w:r w:rsidR="00B54FC5">
        <w:t>down;</w:t>
      </w:r>
      <w:r>
        <w:t xml:space="preserve"> all was </w:t>
      </w:r>
      <w:r w:rsidR="00B54FC5">
        <w:t>OK.</w:t>
      </w:r>
    </w:p>
    <w:p w14:paraId="4C14CCE0" w14:textId="1C7112E7" w:rsidR="007121ED" w:rsidRDefault="007C0FF3">
      <w:pPr>
        <w:pStyle w:val="body"/>
        <w:rPr>
          <w:ins w:id="5347" w:author="Copy Editor" w:date="2026-10-06T15:18:00Z" w16du:dateUtc="2026-10-06T12:18:00Z"/>
        </w:rPr>
        <w:pPrChange w:id="5348" w:author="Copy Editor" w:date="2026-10-06T15:19:00Z" w16du:dateUtc="2026-10-06T12:19:00Z">
          <w:pPr>
            <w:pStyle w:val="bdialogue"/>
          </w:pPr>
        </w:pPrChange>
      </w:pPr>
      <w:r>
        <w:t xml:space="preserve"> </w:t>
      </w:r>
      <w:ins w:id="5349" w:author="Copy Editor" w:date="2026-10-06T15:19:00Z">
        <w:r w:rsidR="005359C9" w:rsidRPr="005359C9">
          <w:t>Richard checks his position.</w:t>
        </w:r>
      </w:ins>
    </w:p>
    <w:p w14:paraId="6A4D9BF6" w14:textId="77777777" w:rsidR="005359C9" w:rsidRPr="00747E5A" w:rsidRDefault="005359C9" w:rsidP="005359C9">
      <w:pPr>
        <w:pStyle w:val="bCHARACTER"/>
        <w:rPr>
          <w:ins w:id="5350" w:author="Copy Editor" w:date="2026-10-06T15:19:00Z" w16du:dateUtc="2026-10-06T12:19:00Z"/>
          <w:lang w:val="en-US"/>
        </w:rPr>
      </w:pPr>
      <w:ins w:id="5351" w:author="Copy Editor" w:date="2026-10-06T15:19:00Z" w16du:dateUtc="2026-10-06T12:19:00Z">
        <w:r w:rsidRPr="00747E5A">
          <w:rPr>
            <w:lang w:val="en-US"/>
          </w:rPr>
          <w:t>RICHARD (V.O.)</w:t>
        </w:r>
      </w:ins>
    </w:p>
    <w:p w14:paraId="557E624B" w14:textId="77777777" w:rsidR="005359C9" w:rsidRDefault="007C0FF3" w:rsidP="00747E5A">
      <w:pPr>
        <w:pStyle w:val="bdialogue"/>
        <w:rPr>
          <w:ins w:id="5352" w:author="Copy Editor" w:date="2026-10-06T15:19:00Z" w16du:dateUtc="2026-10-06T12:19:00Z"/>
        </w:rPr>
      </w:pPr>
      <w:r>
        <w:lastRenderedPageBreak/>
        <w:t xml:space="preserve">I was in the right place and could orientate </w:t>
      </w:r>
      <w:r w:rsidR="00B54FC5">
        <w:t xml:space="preserve">myself. </w:t>
      </w:r>
      <w:r>
        <w:t xml:space="preserve">Check where Topsy </w:t>
      </w:r>
      <w:r w:rsidR="00B54FC5">
        <w:t>is;</w:t>
      </w:r>
      <w:r>
        <w:t xml:space="preserve"> you don’t want a </w:t>
      </w:r>
      <w:r w:rsidR="00B54FC5">
        <w:t>midair</w:t>
      </w:r>
      <w:r>
        <w:t xml:space="preserve"> </w:t>
      </w:r>
      <w:r w:rsidR="00B54FC5">
        <w:t xml:space="preserve">collision! </w:t>
      </w:r>
    </w:p>
    <w:p w14:paraId="2C910681" w14:textId="77777777" w:rsidR="009F1421" w:rsidRPr="009F1421" w:rsidRDefault="009F1421">
      <w:pPr>
        <w:pStyle w:val="body"/>
        <w:rPr>
          <w:ins w:id="5353" w:author="Copy Editor" w:date="2026-10-06T15:19:00Z"/>
          <w:lang w:val="en-US"/>
        </w:rPr>
        <w:pPrChange w:id="5354" w:author="Copy Editor" w:date="2026-10-06T15:19:00Z" w16du:dateUtc="2026-10-06T12:19:00Z">
          <w:pPr>
            <w:pStyle w:val="bdialogue"/>
          </w:pPr>
        </w:pPrChange>
      </w:pPr>
      <w:ins w:id="5355" w:author="Copy Editor" w:date="2026-10-06T15:19:00Z">
        <w:r w:rsidRPr="009F1421">
          <w:rPr>
            <w:lang w:val="en-US"/>
          </w:rPr>
          <w:t>Topsy appears off to Richard's right.</w:t>
        </w:r>
      </w:ins>
    </w:p>
    <w:p w14:paraId="52B34F37" w14:textId="77777777" w:rsidR="009F1421" w:rsidRPr="009F1421" w:rsidRDefault="009F1421">
      <w:pPr>
        <w:pStyle w:val="body"/>
        <w:rPr>
          <w:ins w:id="5356" w:author="Copy Editor" w:date="2026-10-06T15:19:00Z"/>
          <w:lang w:val="en-US"/>
        </w:rPr>
        <w:pPrChange w:id="5357" w:author="Copy Editor" w:date="2026-10-06T15:19:00Z" w16du:dateUtc="2026-10-06T12:19:00Z">
          <w:pPr>
            <w:pStyle w:val="bdialogue"/>
          </w:pPr>
        </w:pPrChange>
      </w:pPr>
      <w:ins w:id="5358" w:author="Copy Editor" w:date="2026-10-06T15:19:00Z">
        <w:r w:rsidRPr="009F1421">
          <w:rPr>
            <w:lang w:val="en-US"/>
          </w:rPr>
          <w:t>Richard watches him.</w:t>
        </w:r>
      </w:ins>
    </w:p>
    <w:p w14:paraId="3799DA61" w14:textId="3DD31A63" w:rsidR="005359C9" w:rsidRDefault="009F1421">
      <w:pPr>
        <w:pStyle w:val="bCHARACTER"/>
        <w:rPr>
          <w:ins w:id="5359" w:author="Copy Editor" w:date="2026-10-06T15:19:00Z" w16du:dateUtc="2026-10-06T12:19:00Z"/>
        </w:rPr>
        <w:pPrChange w:id="5360" w:author="Copy Editor" w:date="2026-10-06T15:19:00Z" w16du:dateUtc="2026-10-06T12:19:00Z">
          <w:pPr>
            <w:pStyle w:val="bdialogue"/>
          </w:pPr>
        </w:pPrChange>
      </w:pPr>
      <w:ins w:id="5361" w:author="Copy Editor" w:date="2026-10-06T15:19:00Z">
        <w:r w:rsidRPr="009F1421">
          <w:t>RICHARD (V.O.)</w:t>
        </w:r>
      </w:ins>
    </w:p>
    <w:p w14:paraId="392B9CD9" w14:textId="77777777" w:rsidR="009F1421" w:rsidRDefault="007C0FF3" w:rsidP="00747E5A">
      <w:pPr>
        <w:pStyle w:val="bdialogue"/>
        <w:rPr>
          <w:ins w:id="5362" w:author="Copy Editor" w:date="2026-10-06T15:20:00Z" w16du:dateUtc="2026-10-06T12:20:00Z"/>
        </w:rPr>
      </w:pPr>
      <w:r>
        <w:t xml:space="preserve">He was off to my </w:t>
      </w:r>
      <w:r w:rsidR="00B54FC5">
        <w:t>right;</w:t>
      </w:r>
      <w:r>
        <w:t xml:space="preserve"> I was falling slightly faster than he was</w:t>
      </w:r>
      <w:r w:rsidR="00B54FC5">
        <w:t xml:space="preserve">. </w:t>
      </w:r>
    </w:p>
    <w:p w14:paraId="3EF92996" w14:textId="054FB4A5" w:rsidR="00D30026" w:rsidRDefault="00D30026" w:rsidP="00D30026">
      <w:pPr>
        <w:pStyle w:val="body"/>
        <w:rPr>
          <w:ins w:id="5363" w:author="Copy Editor" w:date="2026-10-06T15:20:00Z" w16du:dateUtc="2026-10-06T12:20:00Z"/>
        </w:rPr>
      </w:pPr>
      <w:ins w:id="5364" w:author="Copy Editor" w:date="2026-10-06T15:20:00Z">
        <w:r w:rsidRPr="00D30026">
          <w:t>Topsy appears almost motionless against the sky.</w:t>
        </w:r>
      </w:ins>
    </w:p>
    <w:p w14:paraId="1B4DF1D6" w14:textId="77777777" w:rsidR="00D30026" w:rsidRDefault="00D30026" w:rsidP="00D30026">
      <w:pPr>
        <w:pStyle w:val="bCHARACTER"/>
        <w:rPr>
          <w:ins w:id="5365" w:author="Copy Editor" w:date="2026-10-06T15:20:00Z" w16du:dateUtc="2026-10-06T12:20:00Z"/>
        </w:rPr>
      </w:pPr>
      <w:ins w:id="5366" w:author="Copy Editor" w:date="2026-10-06T15:20:00Z" w16du:dateUtc="2026-10-06T12:20:00Z">
        <w:r w:rsidRPr="009F1421">
          <w:t>RICHARD (V.O.)</w:t>
        </w:r>
      </w:ins>
    </w:p>
    <w:p w14:paraId="65C49261" w14:textId="77777777" w:rsidR="00D30026" w:rsidRDefault="00B54FC5" w:rsidP="00747E5A">
      <w:pPr>
        <w:pStyle w:val="bdialogue"/>
        <w:rPr>
          <w:ins w:id="5367" w:author="Copy Editor" w:date="2026-10-06T15:20:00Z" w16du:dateUtc="2026-10-06T12:20:00Z"/>
        </w:rPr>
      </w:pPr>
      <w:r>
        <w:t>It</w:t>
      </w:r>
      <w:r w:rsidR="007C0FF3">
        <w:t xml:space="preserve"> made him look like he was stationary, silhouetted against the pink of the evening sky</w:t>
      </w:r>
      <w:r>
        <w:t xml:space="preserve">. </w:t>
      </w:r>
    </w:p>
    <w:p w14:paraId="6F658167" w14:textId="3A9A9859" w:rsidR="004D73A4" w:rsidRDefault="004D73A4" w:rsidP="004D73A4">
      <w:pPr>
        <w:pStyle w:val="body"/>
        <w:rPr>
          <w:ins w:id="5368" w:author="Copy Editor" w:date="2026-10-06T15:20:00Z" w16du:dateUtc="2026-10-06T12:20:00Z"/>
        </w:rPr>
      </w:pPr>
      <w:ins w:id="5369" w:author="Copy Editor" w:date="2026-10-06T15:20:00Z">
        <w:r w:rsidRPr="004D73A4">
          <w:t>The sky is still faintly illuminated.</w:t>
        </w:r>
      </w:ins>
    </w:p>
    <w:p w14:paraId="734C1FB8" w14:textId="77777777" w:rsidR="004D73A4" w:rsidRDefault="004D73A4" w:rsidP="004D73A4">
      <w:pPr>
        <w:pStyle w:val="bCHARACTER"/>
        <w:rPr>
          <w:ins w:id="5370" w:author="Copy Editor" w:date="2026-10-06T15:20:00Z" w16du:dateUtc="2026-10-06T12:20:00Z"/>
        </w:rPr>
      </w:pPr>
      <w:ins w:id="5371" w:author="Copy Editor" w:date="2026-10-06T15:20:00Z" w16du:dateUtc="2026-10-06T12:20:00Z">
        <w:r w:rsidRPr="009F1421">
          <w:t>RICHARD (V.O.)</w:t>
        </w:r>
      </w:ins>
    </w:p>
    <w:p w14:paraId="2A706412" w14:textId="77777777" w:rsidR="004D73A4" w:rsidRDefault="00B54FC5" w:rsidP="00747E5A">
      <w:pPr>
        <w:pStyle w:val="bdialogue"/>
        <w:rPr>
          <w:ins w:id="5372" w:author="Copy Editor" w:date="2026-10-06T15:21:00Z" w16du:dateUtc="2026-10-06T12:21:00Z"/>
        </w:rPr>
      </w:pPr>
      <w:r>
        <w:t>It</w:t>
      </w:r>
      <w:r w:rsidR="007C0FF3">
        <w:t xml:space="preserve"> wasn’t completely dark at altitude even though it was on the </w:t>
      </w:r>
      <w:r>
        <w:t xml:space="preserve">ground. </w:t>
      </w:r>
    </w:p>
    <w:p w14:paraId="156BAE67" w14:textId="77777777" w:rsidR="00AD3E54" w:rsidRPr="00AD3E54" w:rsidRDefault="00AD3E54" w:rsidP="00AD3E54">
      <w:pPr>
        <w:pStyle w:val="body"/>
        <w:rPr>
          <w:ins w:id="5373" w:author="Copy Editor" w:date="2026-10-06T15:21:00Z"/>
          <w:lang w:val="en-US"/>
        </w:rPr>
      </w:pPr>
      <w:ins w:id="5374" w:author="Copy Editor" w:date="2026-10-06T15:21:00Z">
        <w:r w:rsidRPr="00AD3E54">
          <w:rPr>
            <w:lang w:val="en-US"/>
          </w:rPr>
          <w:t>Richard looks around.</w:t>
        </w:r>
      </w:ins>
    </w:p>
    <w:p w14:paraId="5F0E60E9" w14:textId="77777777" w:rsidR="00AD3E54" w:rsidRPr="00AD3E54" w:rsidRDefault="00AD3E54" w:rsidP="00AD3E54">
      <w:pPr>
        <w:pStyle w:val="body"/>
        <w:rPr>
          <w:ins w:id="5375" w:author="Copy Editor" w:date="2026-10-06T15:21:00Z"/>
          <w:lang w:val="en-US"/>
        </w:rPr>
      </w:pPr>
      <w:ins w:id="5376" w:author="Copy Editor" w:date="2026-10-06T15:21:00Z">
        <w:r w:rsidRPr="00AD3E54">
          <w:rPr>
            <w:lang w:val="en-US"/>
          </w:rPr>
          <w:t>The landscape spreads beneath him.</w:t>
        </w:r>
      </w:ins>
    </w:p>
    <w:p w14:paraId="058A4C5B" w14:textId="77777777" w:rsidR="00AD3E54" w:rsidRDefault="00AD3E54" w:rsidP="00AD3E54">
      <w:pPr>
        <w:pStyle w:val="bCHARACTER"/>
        <w:rPr>
          <w:ins w:id="5377" w:author="Copy Editor" w:date="2026-10-06T15:21:00Z" w16du:dateUtc="2026-10-06T12:21:00Z"/>
        </w:rPr>
      </w:pPr>
      <w:ins w:id="5378" w:author="Copy Editor" w:date="2026-10-06T15:21:00Z" w16du:dateUtc="2026-10-06T12:21:00Z">
        <w:r w:rsidRPr="009F1421">
          <w:t>RICHARD (V.O.)</w:t>
        </w:r>
      </w:ins>
    </w:p>
    <w:p w14:paraId="7A4B2710" w14:textId="77777777" w:rsidR="00AD3E54" w:rsidRDefault="007C0FF3" w:rsidP="00747E5A">
      <w:pPr>
        <w:pStyle w:val="bdialogue"/>
        <w:rPr>
          <w:ins w:id="5379" w:author="Copy Editor" w:date="2026-10-06T15:21:00Z" w16du:dateUtc="2026-10-06T12:21:00Z"/>
        </w:rPr>
      </w:pPr>
      <w:r>
        <w:t xml:space="preserve">The experience was </w:t>
      </w:r>
      <w:r w:rsidR="00B54FC5">
        <w:t>incredible</w:t>
      </w:r>
      <w:r>
        <w:t xml:space="preserve">, such fantastic beauty, all very </w:t>
      </w:r>
      <w:r w:rsidR="00B54FC5">
        <w:t>surreal,</w:t>
      </w:r>
      <w:r>
        <w:t xml:space="preserve"> and the adrenaline surging through my veins made everything twice as vivid as it would otherwise have </w:t>
      </w:r>
      <w:r w:rsidR="00B54FC5">
        <w:t xml:space="preserve">been. </w:t>
      </w:r>
    </w:p>
    <w:p w14:paraId="4E893997" w14:textId="742A5BBC" w:rsidR="00AD3E54" w:rsidRDefault="00AD3E54">
      <w:pPr>
        <w:pStyle w:val="body"/>
        <w:rPr>
          <w:ins w:id="5380" w:author="Copy Editor" w:date="2026-10-06T15:21:00Z" w16du:dateUtc="2026-10-06T12:21:00Z"/>
        </w:rPr>
        <w:pPrChange w:id="5381" w:author="Copy Editor" w:date="2026-10-06T15:21:00Z" w16du:dateUtc="2026-10-06T12:21:00Z">
          <w:pPr>
            <w:pStyle w:val="bdialogue"/>
          </w:pPr>
        </w:pPrChange>
      </w:pPr>
      <w:ins w:id="5382" w:author="Copy Editor" w:date="2026-10-06T15:21:00Z">
        <w:r w:rsidRPr="00AD3E54">
          <w:t>Richard continues his descent.</w:t>
        </w:r>
      </w:ins>
    </w:p>
    <w:p w14:paraId="2AD39770" w14:textId="77777777" w:rsidR="00AD3E54" w:rsidRDefault="00AD3E54" w:rsidP="00AD3E54">
      <w:pPr>
        <w:pStyle w:val="bCHARACTER"/>
        <w:rPr>
          <w:ins w:id="5383" w:author="Copy Editor" w:date="2026-10-06T15:21:00Z" w16du:dateUtc="2026-10-06T12:21:00Z"/>
        </w:rPr>
      </w:pPr>
      <w:ins w:id="5384" w:author="Copy Editor" w:date="2026-10-06T15:21:00Z" w16du:dateUtc="2026-10-06T12:21:00Z">
        <w:r w:rsidRPr="009F1421">
          <w:t>RICHARD (V.O.)</w:t>
        </w:r>
      </w:ins>
    </w:p>
    <w:p w14:paraId="4D7B069A" w14:textId="77777777" w:rsidR="00AD3E54" w:rsidRDefault="007C0FF3" w:rsidP="00747E5A">
      <w:pPr>
        <w:pStyle w:val="bdialogue"/>
        <w:rPr>
          <w:ins w:id="5385" w:author="Copy Editor" w:date="2026-10-06T15:21:00Z" w16du:dateUtc="2026-10-06T12:21:00Z"/>
        </w:rPr>
      </w:pPr>
      <w:r>
        <w:t xml:space="preserve">All the jumps previously were </w:t>
      </w:r>
      <w:r w:rsidR="00B54FC5">
        <w:t>training,</w:t>
      </w:r>
      <w:r>
        <w:t xml:space="preserve"> but now I was ready to do a real operational jump if </w:t>
      </w:r>
      <w:r w:rsidR="00B54FC5">
        <w:t xml:space="preserve">required. </w:t>
      </w:r>
    </w:p>
    <w:p w14:paraId="49271B26" w14:textId="77777777" w:rsidR="00AD3E54" w:rsidRDefault="00AD3E54" w:rsidP="00747E5A">
      <w:pPr>
        <w:pStyle w:val="bdialogue"/>
        <w:rPr>
          <w:ins w:id="5386" w:author="Copy Editor" w:date="2026-10-06T15:21:00Z" w16du:dateUtc="2026-10-06T12:21:00Z"/>
        </w:rPr>
      </w:pPr>
    </w:p>
    <w:p w14:paraId="25E21FD4" w14:textId="1060CB29" w:rsidR="00AD3E54" w:rsidRDefault="006B22BC" w:rsidP="006B22BC">
      <w:pPr>
        <w:pStyle w:val="body"/>
        <w:rPr>
          <w:ins w:id="5387" w:author="Copy Editor" w:date="2026-10-06T15:22:00Z" w16du:dateUtc="2026-10-06T12:22:00Z"/>
        </w:rPr>
      </w:pPr>
      <w:ins w:id="5388" w:author="Copy Editor" w:date="2026-10-06T15:22:00Z">
        <w:r w:rsidRPr="006B22BC">
          <w:lastRenderedPageBreak/>
          <w:t>Richard looks out across the sky.</w:t>
        </w:r>
      </w:ins>
    </w:p>
    <w:p w14:paraId="53841E9C" w14:textId="77777777" w:rsidR="006B22BC" w:rsidRDefault="006B22BC" w:rsidP="006B22BC">
      <w:pPr>
        <w:pStyle w:val="bCHARACTER"/>
        <w:rPr>
          <w:ins w:id="5389" w:author="Copy Editor" w:date="2026-10-06T15:22:00Z" w16du:dateUtc="2026-10-06T12:22:00Z"/>
        </w:rPr>
      </w:pPr>
      <w:ins w:id="5390" w:author="Copy Editor" w:date="2026-10-06T15:22:00Z" w16du:dateUtc="2026-10-06T12:22:00Z">
        <w:r w:rsidRPr="009F1421">
          <w:t>RICHARD (V.O.)</w:t>
        </w:r>
      </w:ins>
    </w:p>
    <w:p w14:paraId="5E4BDCB1" w14:textId="6B689327" w:rsidR="003439BF" w:rsidRDefault="007C0FF3" w:rsidP="00747E5A">
      <w:pPr>
        <w:pStyle w:val="bdialogue"/>
        <w:rPr>
          <w:ins w:id="5391" w:author="Copy Editor" w:date="2026-10-06T15:22:00Z" w16du:dateUtc="2026-10-06T12:22:00Z"/>
        </w:rPr>
      </w:pPr>
      <w:r>
        <w:t xml:space="preserve">It was simply the greatest experience of my life, </w:t>
      </w:r>
      <w:r>
        <w:rPr>
          <w:u w:val="single"/>
        </w:rPr>
        <w:t>bar none</w:t>
      </w:r>
      <w:r>
        <w:t>!</w:t>
      </w:r>
    </w:p>
    <w:p w14:paraId="6F675A31" w14:textId="260A3897" w:rsidR="006B22BC" w:rsidRDefault="006B22BC" w:rsidP="006B22BC">
      <w:pPr>
        <w:pStyle w:val="body"/>
      </w:pPr>
      <w:ins w:id="5392" w:author="Copy Editor" w:date="2026-10-06T15:22:00Z">
        <w:r w:rsidRPr="006B22BC">
          <w:t>Richard continues falling toward the drop zone.</w:t>
        </w:r>
      </w:ins>
    </w:p>
    <w:p w14:paraId="1130C193" w14:textId="77777777" w:rsidR="006B22BC" w:rsidRDefault="006B22BC" w:rsidP="006B22BC">
      <w:pPr>
        <w:pStyle w:val="bCHARACTER"/>
        <w:rPr>
          <w:ins w:id="5393" w:author="Copy Editor" w:date="2026-10-06T15:22:00Z" w16du:dateUtc="2026-10-06T12:22:00Z"/>
        </w:rPr>
      </w:pPr>
      <w:ins w:id="5394" w:author="Copy Editor" w:date="2026-10-06T15:22:00Z" w16du:dateUtc="2026-10-06T12:22:00Z">
        <w:r w:rsidRPr="009F1421">
          <w:t>RICHARD (V.O.)</w:t>
        </w:r>
      </w:ins>
    </w:p>
    <w:p w14:paraId="5E4BDCB2" w14:textId="77777777" w:rsidR="003439BF" w:rsidRPr="00500B11" w:rsidRDefault="007C0FF3">
      <w:pPr>
        <w:pStyle w:val="bdialogue"/>
        <w:rPr>
          <w:color w:val="auto"/>
          <w:rPrChange w:id="5395" w:author="Copy Editor" w:date="2026-10-06T16:02:00Z" w16du:dateUtc="2026-10-06T13:02:00Z">
            <w:rPr/>
          </w:rPrChange>
        </w:rPr>
        <w:pPrChange w:id="5396" w:author="Copy Editor" w:date="2026-10-06T15:22:00Z" w16du:dateUtc="2026-10-06T12:22:00Z">
          <w:pPr>
            <w:pStyle w:val="body"/>
          </w:pPr>
        </w:pPrChange>
      </w:pPr>
      <w:r w:rsidRPr="00500B11">
        <w:rPr>
          <w:color w:val="auto"/>
          <w:rPrChange w:id="5397" w:author="Copy Editor" w:date="2026-10-06T16:02:00Z" w16du:dateUtc="2026-10-06T13:02:00Z">
            <w:rPr/>
          </w:rPrChange>
        </w:rPr>
        <w:t>Where would airborne soldiering take me next?</w:t>
      </w:r>
    </w:p>
    <w:p w14:paraId="5E4BDCB4" w14:textId="4FDB1F45" w:rsidR="003439BF" w:rsidRDefault="00120D2B" w:rsidP="00DB5909">
      <w:pPr>
        <w:pStyle w:val="aSCENEHEAD"/>
        <w:rPr>
          <w:ins w:id="5398" w:author="Copy Editor" w:date="2026-10-06T16:02:00Z" w16du:dateUtc="2026-10-06T13:02:00Z"/>
        </w:rPr>
      </w:pPr>
      <w:r>
        <w:t>SCENE</w:t>
      </w:r>
      <w:r w:rsidR="00AB6FC0">
        <w:t xml:space="preserve"> 15: RETURN TO EARTH</w:t>
      </w:r>
    </w:p>
    <w:p w14:paraId="2DB303BE" w14:textId="77777777" w:rsidR="00F57988" w:rsidRPr="00F57988" w:rsidRDefault="00F57988" w:rsidP="00F57988">
      <w:pPr>
        <w:pStyle w:val="aSCENEHEAD"/>
        <w:rPr>
          <w:ins w:id="5399" w:author="Copy Editor" w:date="2026-10-06T16:02:00Z"/>
          <w:lang w:val="en-US"/>
        </w:rPr>
      </w:pPr>
      <w:ins w:id="5400" w:author="Copy Editor" w:date="2026-10-06T16:02:00Z">
        <w:r w:rsidRPr="00F57988">
          <w:rPr>
            <w:lang w:val="en-US"/>
          </w:rPr>
          <w:t>EXT. NORTH SEA FERRY – DAY</w:t>
        </w:r>
      </w:ins>
    </w:p>
    <w:p w14:paraId="47A35D6D" w14:textId="77777777" w:rsidR="00F57988" w:rsidRPr="00F57988" w:rsidRDefault="00F57988">
      <w:pPr>
        <w:pStyle w:val="body"/>
        <w:rPr>
          <w:ins w:id="5401" w:author="Copy Editor" w:date="2026-10-06T16:02:00Z"/>
          <w:lang w:val="en-US"/>
        </w:rPr>
        <w:pPrChange w:id="5402" w:author="Copy Editor" w:date="2026-10-06T16:02:00Z" w16du:dateUtc="2026-10-06T13:02:00Z">
          <w:pPr>
            <w:pStyle w:val="aSCENEHEAD"/>
          </w:pPr>
        </w:pPrChange>
      </w:pPr>
      <w:ins w:id="5403" w:author="Copy Editor" w:date="2026-10-06T16:02:00Z">
        <w:r w:rsidRPr="00F57988">
          <w:rPr>
            <w:lang w:val="en-US"/>
          </w:rPr>
          <w:t>The ferry moves across the North Sea.</w:t>
        </w:r>
      </w:ins>
    </w:p>
    <w:p w14:paraId="6143EA6C" w14:textId="77777777" w:rsidR="00F57988" w:rsidRPr="00F57988" w:rsidRDefault="00F57988">
      <w:pPr>
        <w:pStyle w:val="body"/>
        <w:rPr>
          <w:ins w:id="5404" w:author="Copy Editor" w:date="2026-10-06T16:02:00Z"/>
          <w:lang w:val="en-US"/>
        </w:rPr>
        <w:pPrChange w:id="5405" w:author="Copy Editor" w:date="2026-10-06T16:02:00Z" w16du:dateUtc="2026-10-06T13:02:00Z">
          <w:pPr>
            <w:pStyle w:val="aSCENEHEAD"/>
          </w:pPr>
        </w:pPrChange>
      </w:pPr>
      <w:ins w:id="5406" w:author="Copy Editor" w:date="2026-10-06T16:02:00Z">
        <w:r w:rsidRPr="00F57988">
          <w:rPr>
            <w:lang w:val="en-US"/>
          </w:rPr>
          <w:t>Richard and the others have completed the Danish free-fall course.</w:t>
        </w:r>
      </w:ins>
    </w:p>
    <w:p w14:paraId="67F28C9F" w14:textId="77777777" w:rsidR="00F57988" w:rsidRDefault="00F57988" w:rsidP="00F57988">
      <w:pPr>
        <w:pStyle w:val="bCHARACTER"/>
        <w:rPr>
          <w:ins w:id="5407" w:author="Copy Editor" w:date="2026-10-06T16:02:00Z" w16du:dateUtc="2026-10-06T13:02:00Z"/>
        </w:rPr>
      </w:pPr>
      <w:ins w:id="5408" w:author="Copy Editor" w:date="2026-10-06T16:02:00Z" w16du:dateUtc="2026-10-06T13:02:00Z">
        <w:r w:rsidRPr="009F1421">
          <w:t>RICHARD (V.O.)</w:t>
        </w:r>
      </w:ins>
    </w:p>
    <w:p w14:paraId="43F318BE" w14:textId="5ECDBF7A" w:rsidR="00F57988" w:rsidDel="00F57988" w:rsidRDefault="00F57988" w:rsidP="00DB5909">
      <w:pPr>
        <w:pStyle w:val="aSCENEHEAD"/>
        <w:rPr>
          <w:del w:id="5409" w:author="Copy Editor" w:date="2026-10-06T16:02:00Z" w16du:dateUtc="2026-10-06T13:02:00Z"/>
        </w:rPr>
      </w:pPr>
    </w:p>
    <w:p w14:paraId="70C62B5E" w14:textId="77777777" w:rsidR="00F57988" w:rsidRDefault="007C0FF3" w:rsidP="00F57988">
      <w:pPr>
        <w:pStyle w:val="bdialogue"/>
        <w:rPr>
          <w:ins w:id="5410" w:author="Copy Editor" w:date="2026-10-06T16:02:00Z" w16du:dateUtc="2026-10-06T13:02:00Z"/>
        </w:rPr>
      </w:pPr>
      <w:r>
        <w:t xml:space="preserve">That was the last jump of the </w:t>
      </w:r>
      <w:r w:rsidR="00B54FC5">
        <w:t>course,</w:t>
      </w:r>
      <w:r>
        <w:t xml:space="preserve"> and soon we were on a North Sea ferry </w:t>
      </w:r>
      <w:r w:rsidR="00B54FC5">
        <w:t>again.</w:t>
      </w:r>
    </w:p>
    <w:p w14:paraId="03B68EB8" w14:textId="77777777" w:rsidR="006850BA" w:rsidRPr="006850BA" w:rsidRDefault="006850BA">
      <w:pPr>
        <w:pStyle w:val="aSCENEHEAD"/>
        <w:rPr>
          <w:ins w:id="5411" w:author="Copy Editor" w:date="2026-10-06T16:02:00Z"/>
          <w:lang w:val="en-US"/>
        </w:rPr>
        <w:pPrChange w:id="5412" w:author="Copy Editor" w:date="2026-10-06T16:03:00Z" w16du:dateUtc="2026-10-06T13:03:00Z">
          <w:pPr>
            <w:pStyle w:val="body"/>
          </w:pPr>
        </w:pPrChange>
      </w:pPr>
      <w:ins w:id="5413" w:author="Copy Editor" w:date="2026-10-06T16:02:00Z">
        <w:r w:rsidRPr="006850BA">
          <w:rPr>
            <w:lang w:val="en-US"/>
          </w:rPr>
          <w:t>INT. FERRY – CABIN – DAY</w:t>
        </w:r>
      </w:ins>
    </w:p>
    <w:p w14:paraId="0D8DC8D7" w14:textId="77777777" w:rsidR="006850BA" w:rsidRPr="006850BA" w:rsidRDefault="006850BA" w:rsidP="006850BA">
      <w:pPr>
        <w:pStyle w:val="body"/>
        <w:rPr>
          <w:ins w:id="5414" w:author="Copy Editor" w:date="2026-10-06T16:02:00Z"/>
          <w:lang w:val="en-US"/>
        </w:rPr>
      </w:pPr>
      <w:ins w:id="5415" w:author="Copy Editor" w:date="2026-10-06T16:02:00Z">
        <w:r w:rsidRPr="006850BA">
          <w:rPr>
            <w:lang w:val="en-US"/>
          </w:rPr>
          <w:t>Richard sits in the cabin, restless and wound tight.</w:t>
        </w:r>
      </w:ins>
    </w:p>
    <w:p w14:paraId="401B0EF6" w14:textId="77777777" w:rsidR="006850BA" w:rsidRDefault="006850BA" w:rsidP="006850BA">
      <w:pPr>
        <w:pStyle w:val="bCHARACTER"/>
        <w:rPr>
          <w:ins w:id="5416" w:author="Copy Editor" w:date="2026-10-06T16:03:00Z" w16du:dateUtc="2026-10-06T13:03:00Z"/>
        </w:rPr>
      </w:pPr>
      <w:ins w:id="5417" w:author="Copy Editor" w:date="2026-10-06T16:03:00Z" w16du:dateUtc="2026-10-06T13:03:00Z">
        <w:r w:rsidRPr="009F1421">
          <w:t>RICHARD (V.O.)</w:t>
        </w:r>
      </w:ins>
    </w:p>
    <w:p w14:paraId="69430CAF" w14:textId="77777777" w:rsidR="00E332D5" w:rsidRDefault="00B54FC5" w:rsidP="00F57988">
      <w:pPr>
        <w:pStyle w:val="bdialogue"/>
        <w:rPr>
          <w:ins w:id="5418" w:author="Copy Editor" w:date="2026-10-06T16:03:00Z" w16du:dateUtc="2026-10-06T13:03:00Z"/>
        </w:rPr>
      </w:pPr>
      <w:del w:id="5419" w:author="Copy Editor" w:date="2026-10-06T16:02:00Z" w16du:dateUtc="2026-10-06T13:02:00Z">
        <w:r w:rsidDel="00F57988">
          <w:delText xml:space="preserve"> </w:delText>
        </w:r>
      </w:del>
      <w:r w:rsidR="007C0FF3">
        <w:t xml:space="preserve">I had felt I was likely to </w:t>
      </w:r>
      <w:r>
        <w:t>die;</w:t>
      </w:r>
      <w:r w:rsidR="007C0FF3">
        <w:t xml:space="preserve"> I had had the most horrifying experience of my life as well as the most amazingly incredible, all in the space of two days, and was wound up as tight as a </w:t>
      </w:r>
      <w:r>
        <w:t>drum.</w:t>
      </w:r>
    </w:p>
    <w:p w14:paraId="001F2C2A" w14:textId="4FF4CE18" w:rsidR="00E332D5" w:rsidRDefault="00E332D5">
      <w:pPr>
        <w:pStyle w:val="body"/>
        <w:rPr>
          <w:ins w:id="5420" w:author="Copy Editor" w:date="2026-10-06T16:03:00Z" w16du:dateUtc="2026-10-06T13:03:00Z"/>
        </w:rPr>
        <w:pPrChange w:id="5421" w:author="Copy Editor" w:date="2026-10-06T16:03:00Z" w16du:dateUtc="2026-10-06T13:03:00Z">
          <w:pPr>
            <w:pStyle w:val="bCHARACTER"/>
          </w:pPr>
        </w:pPrChange>
      </w:pPr>
      <w:ins w:id="5422" w:author="Copy Editor" w:date="2026-10-06T16:03:00Z" w16du:dateUtc="2026-10-06T13:03:00Z">
        <w:r>
          <w:t>R</w:t>
        </w:r>
      </w:ins>
      <w:ins w:id="5423" w:author="Copy Editor" w:date="2026-10-06T16:03:00Z">
        <w:r w:rsidRPr="00E332D5">
          <w:t>ichard tries to settle himself.</w:t>
        </w:r>
      </w:ins>
    </w:p>
    <w:p w14:paraId="445D631A" w14:textId="2E33465D" w:rsidR="00E332D5" w:rsidRDefault="00B54FC5" w:rsidP="00E332D5">
      <w:pPr>
        <w:pStyle w:val="bCHARACTER"/>
        <w:rPr>
          <w:ins w:id="5424" w:author="Copy Editor" w:date="2026-10-06T16:03:00Z" w16du:dateUtc="2026-10-06T13:03:00Z"/>
        </w:rPr>
      </w:pPr>
      <w:del w:id="5425" w:author="Copy Editor" w:date="2026-10-06T16:03:00Z" w16du:dateUtc="2026-10-06T13:03:00Z">
        <w:r w:rsidDel="00E332D5">
          <w:delText xml:space="preserve"> </w:delText>
        </w:r>
      </w:del>
      <w:ins w:id="5426" w:author="Copy Editor" w:date="2026-10-06T16:03:00Z" w16du:dateUtc="2026-10-06T13:03:00Z">
        <w:r w:rsidR="00E332D5" w:rsidRPr="009F1421">
          <w:t>RICHARD (V.O.)</w:t>
        </w:r>
      </w:ins>
    </w:p>
    <w:p w14:paraId="5E4BDCB5" w14:textId="4DAFC0EC" w:rsidR="003439BF" w:rsidRDefault="007C0FF3">
      <w:pPr>
        <w:pStyle w:val="bdialogue"/>
        <w:pPrChange w:id="5427" w:author="Copy Editor" w:date="2026-10-06T16:02:00Z" w16du:dateUtc="2026-10-06T13:02:00Z">
          <w:pPr>
            <w:pStyle w:val="body"/>
          </w:pPr>
        </w:pPrChange>
      </w:pPr>
      <w:r>
        <w:t xml:space="preserve">I needed to relax and </w:t>
      </w:r>
      <w:r w:rsidR="00D93D74">
        <w:t>unwind,</w:t>
      </w:r>
      <w:r>
        <w:t xml:space="preserve"> but I had no idea how to do </w:t>
      </w:r>
      <w:r w:rsidR="00D93D74">
        <w:t>it.</w:t>
      </w:r>
    </w:p>
    <w:p w14:paraId="0DAB5F12" w14:textId="77777777" w:rsidR="00B4390F" w:rsidRPr="00B4390F" w:rsidRDefault="00B4390F">
      <w:pPr>
        <w:pStyle w:val="body"/>
        <w:rPr>
          <w:ins w:id="5428" w:author="Copy Editor" w:date="2026-10-06T16:05:00Z"/>
          <w:lang w:val="en-US"/>
        </w:rPr>
        <w:pPrChange w:id="5429" w:author="Copy Editor" w:date="2026-10-06T16:05:00Z" w16du:dateUtc="2026-10-06T13:05:00Z">
          <w:pPr>
            <w:pStyle w:val="bdialogue"/>
          </w:pPr>
        </w:pPrChange>
      </w:pPr>
      <w:ins w:id="5430" w:author="Copy Editor" w:date="2026-10-06T16:05:00Z">
        <w:r w:rsidRPr="00B4390F">
          <w:rPr>
            <w:lang w:val="en-US"/>
          </w:rPr>
          <w:t>The cabin door suddenly bursts open.</w:t>
        </w:r>
      </w:ins>
    </w:p>
    <w:p w14:paraId="026AE9FE" w14:textId="77777777" w:rsidR="00B4390F" w:rsidRPr="00B4390F" w:rsidRDefault="00B4390F">
      <w:pPr>
        <w:pStyle w:val="body"/>
        <w:rPr>
          <w:ins w:id="5431" w:author="Copy Editor" w:date="2026-10-06T16:05:00Z"/>
          <w:lang w:val="en-US"/>
        </w:rPr>
        <w:pPrChange w:id="5432" w:author="Copy Editor" w:date="2026-10-06T16:05:00Z" w16du:dateUtc="2026-10-06T13:05:00Z">
          <w:pPr>
            <w:pStyle w:val="bdialogue"/>
          </w:pPr>
        </w:pPrChange>
      </w:pPr>
      <w:ins w:id="5433" w:author="Copy Editor" w:date="2026-10-06T16:05:00Z">
        <w:r w:rsidRPr="00B4390F">
          <w:rPr>
            <w:lang w:val="en-US"/>
          </w:rPr>
          <w:t>FRANK enters, excited.</w:t>
        </w:r>
      </w:ins>
    </w:p>
    <w:p w14:paraId="5A9F6E71" w14:textId="77777777" w:rsidR="00B4390F" w:rsidRPr="00B4390F" w:rsidRDefault="00B4390F">
      <w:pPr>
        <w:pStyle w:val="bCHARACTER"/>
        <w:rPr>
          <w:ins w:id="5434" w:author="Copy Editor" w:date="2026-10-06T16:05:00Z"/>
          <w:lang w:val="en-US"/>
        </w:rPr>
        <w:pPrChange w:id="5435" w:author="Copy Editor" w:date="2026-10-06T16:05:00Z" w16du:dateUtc="2026-10-06T13:05:00Z">
          <w:pPr>
            <w:pStyle w:val="bdialogue"/>
          </w:pPr>
        </w:pPrChange>
      </w:pPr>
      <w:ins w:id="5436" w:author="Copy Editor" w:date="2026-10-06T16:05:00Z">
        <w:r w:rsidRPr="00B4390F">
          <w:rPr>
            <w:lang w:val="en-US"/>
          </w:rPr>
          <w:lastRenderedPageBreak/>
          <w:t>FRANK</w:t>
        </w:r>
      </w:ins>
    </w:p>
    <w:p w14:paraId="730D9411" w14:textId="20923BCF" w:rsidR="0092590B" w:rsidDel="00147835" w:rsidRDefault="007C0FF3" w:rsidP="00B33299">
      <w:pPr>
        <w:pStyle w:val="body"/>
        <w:rPr>
          <w:del w:id="5437" w:author="Copy Editor" w:date="2026-10-06T16:05:00Z" w16du:dateUtc="2026-10-06T13:05:00Z"/>
        </w:rPr>
      </w:pPr>
      <w:del w:id="5438" w:author="Copy Editor" w:date="2026-10-06T16:05:00Z" w16du:dateUtc="2026-10-06T13:05:00Z">
        <w:r w:rsidDel="00B4390F">
          <w:delText xml:space="preserve">The first indication of trouble was when </w:delText>
        </w:r>
        <w:r w:rsidR="00B54FC5" w:rsidDel="00B4390F">
          <w:delText>frank</w:delText>
        </w:r>
        <w:r w:rsidDel="00B4390F">
          <w:delText xml:space="preserve"> burst into the </w:delText>
        </w:r>
        <w:r w:rsidR="00D93D74" w:rsidDel="00B4390F">
          <w:delText>cabin</w:delText>
        </w:r>
        <w:r w:rsidR="00D93D74" w:rsidDel="00147835">
          <w:delText xml:space="preserve">. </w:delText>
        </w:r>
      </w:del>
    </w:p>
    <w:p w14:paraId="05347979" w14:textId="465BF1B4" w:rsidR="0092590B" w:rsidRDefault="007C0FF3" w:rsidP="00147835">
      <w:pPr>
        <w:pStyle w:val="bdialogue"/>
        <w:rPr>
          <w:ins w:id="5439" w:author="Copy Editor" w:date="2026-10-06T16:06:00Z" w16du:dateUtc="2026-10-06T13:06:00Z"/>
        </w:rPr>
      </w:pPr>
      <w:del w:id="5440" w:author="Copy Editor" w:date="2026-10-06T16:06:00Z" w16du:dateUtc="2026-10-06T13:06:00Z">
        <w:r w:rsidDel="00147835">
          <w:delText>“</w:delText>
        </w:r>
      </w:del>
      <w:r>
        <w:t>We’re all sorted</w:t>
      </w:r>
      <w:r w:rsidR="00D93D74">
        <w:t>, lads. If</w:t>
      </w:r>
      <w:r>
        <w:t xml:space="preserve"> the girl I’ve just seen is who I think she </w:t>
      </w:r>
      <w:r w:rsidR="00D93D74">
        <w:t>is,</w:t>
      </w:r>
      <w:r>
        <w:t xml:space="preserve"> we’re all getting laid </w:t>
      </w:r>
      <w:r w:rsidR="00D93D74">
        <w:t>tonight!</w:t>
      </w:r>
      <w:del w:id="5441" w:author="Copy Editor" w:date="2026-10-06T16:06:00Z" w16du:dateUtc="2026-10-06T13:06:00Z">
        <w:r w:rsidR="00D93D74" w:rsidDel="00147835">
          <w:delText xml:space="preserve">" </w:delText>
        </w:r>
      </w:del>
    </w:p>
    <w:p w14:paraId="46995CD1" w14:textId="0CCA81E0" w:rsidR="00147835" w:rsidRDefault="00A601EA" w:rsidP="00A601EA">
      <w:pPr>
        <w:pStyle w:val="body"/>
        <w:rPr>
          <w:ins w:id="5442" w:author="Copy Editor" w:date="2026-10-06T16:06:00Z" w16du:dateUtc="2026-10-06T13:06:00Z"/>
        </w:rPr>
      </w:pPr>
      <w:ins w:id="5443" w:author="Copy Editor" w:date="2026-10-06T16:06:00Z">
        <w:r w:rsidRPr="00A601EA">
          <w:t>The others listen.</w:t>
        </w:r>
      </w:ins>
    </w:p>
    <w:p w14:paraId="4B1C1EDC" w14:textId="77777777" w:rsidR="00A601EA" w:rsidRPr="00B4390F" w:rsidRDefault="00A601EA" w:rsidP="00A601EA">
      <w:pPr>
        <w:pStyle w:val="bCHARACTER"/>
        <w:rPr>
          <w:ins w:id="5444" w:author="Copy Editor" w:date="2026-10-06T16:06:00Z" w16du:dateUtc="2026-10-06T13:06:00Z"/>
          <w:lang w:val="en-US"/>
        </w:rPr>
      </w:pPr>
      <w:ins w:id="5445" w:author="Copy Editor" w:date="2026-10-06T16:06:00Z" w16du:dateUtc="2026-10-06T13:06:00Z">
        <w:r w:rsidRPr="00B4390F">
          <w:rPr>
            <w:lang w:val="en-US"/>
          </w:rPr>
          <w:t>FRANK</w:t>
        </w:r>
      </w:ins>
    </w:p>
    <w:p w14:paraId="15702DC8" w14:textId="25743A87" w:rsidR="00A601EA" w:rsidDel="00A601EA" w:rsidRDefault="00A601EA">
      <w:pPr>
        <w:pStyle w:val="body"/>
        <w:rPr>
          <w:del w:id="5446" w:author="Copy Editor" w:date="2026-10-06T16:06:00Z" w16du:dateUtc="2026-10-06T13:06:00Z"/>
        </w:rPr>
        <w:pPrChange w:id="5447" w:author="Copy Editor" w:date="2026-10-06T16:06:00Z" w16du:dateUtc="2026-10-06T13:06:00Z">
          <w:pPr>
            <w:pStyle w:val="bdialogue"/>
          </w:pPr>
        </w:pPrChange>
      </w:pPr>
    </w:p>
    <w:p w14:paraId="6780BBAE" w14:textId="5939D628" w:rsidR="00AF6EE6" w:rsidDel="00A601EA" w:rsidRDefault="007C0FF3" w:rsidP="004B3D80">
      <w:pPr>
        <w:pStyle w:val="bdialogue"/>
        <w:rPr>
          <w:del w:id="5448" w:author="Copy Editor" w:date="2026-10-06T16:06:00Z" w16du:dateUtc="2026-10-06T13:06:00Z"/>
        </w:rPr>
      </w:pPr>
      <w:del w:id="5449" w:author="Copy Editor" w:date="2026-10-06T16:06:00Z" w16du:dateUtc="2026-10-06T13:06:00Z">
        <w:r w:rsidDel="00A601EA">
          <w:delText>“</w:delText>
        </w:r>
      </w:del>
      <w:r>
        <w:t>She’s a bike</w:t>
      </w:r>
      <w:del w:id="5450" w:author="Copy Editor" w:date="2026-10-06T16:06:00Z" w16du:dateUtc="2026-10-06T13:06:00Z">
        <w:r w:rsidDel="00A601EA">
          <w:delText xml:space="preserve"> </w:delText>
        </w:r>
      </w:del>
    </w:p>
    <w:p w14:paraId="25DDB197" w14:textId="213390FB" w:rsidR="00AF6EE6" w:rsidDel="00A601EA" w:rsidRDefault="007C0FF3">
      <w:pPr>
        <w:pStyle w:val="bdialogue"/>
        <w:rPr>
          <w:del w:id="5451" w:author="Copy Editor" w:date="2026-10-06T16:06:00Z" w16du:dateUtc="2026-10-06T13:06:00Z"/>
        </w:rPr>
        <w:pPrChange w:id="5452" w:author="Copy Editor" w:date="2026-10-06T16:06:00Z" w16du:dateUtc="2026-10-06T13:06:00Z">
          <w:pPr>
            <w:pStyle w:val="baparenthisis"/>
          </w:pPr>
        </w:pPrChange>
      </w:pPr>
      <w:del w:id="5453" w:author="Copy Editor" w:date="2026-10-06T16:06:00Z" w16du:dateUtc="2026-10-06T13:06:00Z">
        <w:r w:rsidDel="00A601EA">
          <w:delText>(</w:delText>
        </w:r>
      </w:del>
      <w:ins w:id="5454" w:author="Copy Editor" w:date="2026-10-06T16:06:00Z" w16du:dateUtc="2026-10-06T13:06:00Z">
        <w:r w:rsidR="00A601EA">
          <w:t xml:space="preserve"> -</w:t>
        </w:r>
      </w:ins>
      <w:r>
        <w:t xml:space="preserve">everyone gets to ride </w:t>
      </w:r>
      <w:r w:rsidR="00D93D74">
        <w:t>her</w:t>
      </w:r>
      <w:del w:id="5455" w:author="Copy Editor" w:date="2026-10-06T16:06:00Z" w16du:dateUtc="2026-10-06T13:06:00Z">
        <w:r w:rsidR="00D93D74" w:rsidDel="00A601EA">
          <w:delText>)</w:delText>
        </w:r>
      </w:del>
    </w:p>
    <w:p w14:paraId="783F810D" w14:textId="5BC6A9CE" w:rsidR="0092590B" w:rsidRDefault="00A601EA" w:rsidP="004B3D80">
      <w:pPr>
        <w:pStyle w:val="bdialogue"/>
        <w:rPr>
          <w:ins w:id="5456" w:author="Copy Editor" w:date="2026-10-06T16:06:00Z" w16du:dateUtc="2026-10-06T13:06:00Z"/>
        </w:rPr>
      </w:pPr>
      <w:ins w:id="5457" w:author="Copy Editor" w:date="2026-10-06T16:06:00Z" w16du:dateUtc="2026-10-06T13:06:00Z">
        <w:r>
          <w:t xml:space="preserve">- </w:t>
        </w:r>
      </w:ins>
      <w:r w:rsidR="007C0FF3">
        <w:t xml:space="preserve">and if her friends are like </w:t>
      </w:r>
      <w:r w:rsidR="00D93D74">
        <w:t>her,</w:t>
      </w:r>
      <w:r w:rsidR="007C0FF3">
        <w:t xml:space="preserve"> we’re in for a good </w:t>
      </w:r>
      <w:r w:rsidR="00D93D74">
        <w:t>time,</w:t>
      </w:r>
      <w:r w:rsidR="007C0FF3">
        <w:t xml:space="preserve"> all </w:t>
      </w:r>
      <w:r w:rsidR="00D93D74">
        <w:t>right.</w:t>
      </w:r>
      <w:del w:id="5458" w:author="Copy Editor" w:date="2026-10-06T16:06:00Z" w16du:dateUtc="2026-10-06T13:06:00Z">
        <w:r w:rsidR="00D93D74" w:rsidDel="00A601EA">
          <w:delText xml:space="preserve">" </w:delText>
        </w:r>
      </w:del>
    </w:p>
    <w:p w14:paraId="2605C56D" w14:textId="0732A88D" w:rsidR="00A601EA" w:rsidRDefault="00B616A0">
      <w:pPr>
        <w:pStyle w:val="body"/>
        <w:pPrChange w:id="5459" w:author="Copy Editor" w:date="2026-10-06T16:06:00Z" w16du:dateUtc="2026-10-06T13:06:00Z">
          <w:pPr>
            <w:pStyle w:val="bdialogue"/>
          </w:pPr>
        </w:pPrChange>
      </w:pPr>
      <w:ins w:id="5460" w:author="Copy Editor" w:date="2026-10-06T16:06:00Z">
        <w:r w:rsidRPr="00B616A0">
          <w:t>Richard looks unimpressed.</w:t>
        </w:r>
      </w:ins>
    </w:p>
    <w:p w14:paraId="4ABD879D" w14:textId="77777777" w:rsidR="00B616A0" w:rsidRDefault="00B616A0" w:rsidP="00B616A0">
      <w:pPr>
        <w:pStyle w:val="bCHARACTER"/>
        <w:rPr>
          <w:ins w:id="5461" w:author="Copy Editor" w:date="2026-10-06T16:07:00Z" w16du:dateUtc="2026-10-06T13:07:00Z"/>
        </w:rPr>
      </w:pPr>
      <w:ins w:id="5462" w:author="Copy Editor" w:date="2026-10-06T16:07:00Z" w16du:dateUtc="2026-10-06T13:07:00Z">
        <w:r w:rsidRPr="009F1421">
          <w:t>RICHARD (V.O.)</w:t>
        </w:r>
      </w:ins>
    </w:p>
    <w:p w14:paraId="5E4BDCB6" w14:textId="6DC6A1F1" w:rsidR="003439BF" w:rsidRDefault="007C0FF3">
      <w:pPr>
        <w:pStyle w:val="bdialogue"/>
        <w:pPrChange w:id="5463" w:author="Copy Editor" w:date="2026-10-06T16:07:00Z" w16du:dateUtc="2026-10-06T13:07:00Z">
          <w:pPr>
            <w:pStyle w:val="body"/>
          </w:pPr>
        </w:pPrChange>
      </w:pPr>
      <w:r>
        <w:t xml:space="preserve">Leave it </w:t>
      </w:r>
      <w:r w:rsidR="00D93D74">
        <w:t>out,</w:t>
      </w:r>
      <w:r>
        <w:t xml:space="preserve"> I </w:t>
      </w:r>
      <w:r w:rsidR="00D93D74">
        <w:t>thought.</w:t>
      </w:r>
      <w:r>
        <w:t xml:space="preserve"> I’m not interested in something so </w:t>
      </w:r>
      <w:r w:rsidR="00D93D74">
        <w:t>casual;</w:t>
      </w:r>
      <w:r>
        <w:t xml:space="preserve"> count me </w:t>
      </w:r>
      <w:r w:rsidR="00D93D74">
        <w:t>out.</w:t>
      </w:r>
    </w:p>
    <w:p w14:paraId="203879BB" w14:textId="77777777" w:rsidR="00B616A0" w:rsidRPr="00B616A0" w:rsidRDefault="00B616A0">
      <w:pPr>
        <w:pStyle w:val="aSCENEHEAD"/>
        <w:rPr>
          <w:ins w:id="5464" w:author="Copy Editor" w:date="2026-10-06T16:07:00Z"/>
          <w:lang w:val="en-US"/>
        </w:rPr>
        <w:pPrChange w:id="5465" w:author="Copy Editor" w:date="2026-10-06T16:07:00Z" w16du:dateUtc="2026-10-06T13:07:00Z">
          <w:pPr>
            <w:pStyle w:val="body"/>
          </w:pPr>
        </w:pPrChange>
      </w:pPr>
      <w:ins w:id="5466" w:author="Copy Editor" w:date="2026-10-06T16:07:00Z">
        <w:r w:rsidRPr="00B616A0">
          <w:rPr>
            <w:lang w:val="en-US"/>
          </w:rPr>
          <w:t xml:space="preserve">INT. </w:t>
        </w:r>
        <w:r w:rsidRPr="00B616A0">
          <w:rPr>
            <w:rPrChange w:id="5467" w:author="Copy Editor" w:date="2026-10-06T16:07:00Z" w16du:dateUtc="2026-10-06T13:07:00Z">
              <w:rPr>
                <w:b/>
                <w:bCs/>
                <w:lang w:val="en-US"/>
              </w:rPr>
            </w:rPrChange>
          </w:rPr>
          <w:t>FERRY</w:t>
        </w:r>
        <w:r w:rsidRPr="00B616A0">
          <w:rPr>
            <w:lang w:val="en-US"/>
          </w:rPr>
          <w:t xml:space="preserve"> – BAR / ENTERTAINMENT AREA – NIGHT</w:t>
        </w:r>
      </w:ins>
    </w:p>
    <w:p w14:paraId="31A2B35B" w14:textId="77777777" w:rsidR="00B616A0" w:rsidRPr="00B616A0" w:rsidRDefault="00B616A0" w:rsidP="00B616A0">
      <w:pPr>
        <w:pStyle w:val="body"/>
        <w:rPr>
          <w:ins w:id="5468" w:author="Copy Editor" w:date="2026-10-06T16:07:00Z"/>
          <w:lang w:val="en-US"/>
        </w:rPr>
      </w:pPr>
      <w:ins w:id="5469" w:author="Copy Editor" w:date="2026-10-06T16:07:00Z">
        <w:r w:rsidRPr="00B616A0">
          <w:rPr>
            <w:lang w:val="en-US"/>
          </w:rPr>
          <w:t>A dance floor occupies one end of the ship.</w:t>
        </w:r>
      </w:ins>
    </w:p>
    <w:p w14:paraId="49C77B48" w14:textId="77777777" w:rsidR="00B616A0" w:rsidRPr="00B616A0" w:rsidRDefault="00B616A0" w:rsidP="00B616A0">
      <w:pPr>
        <w:pStyle w:val="body"/>
        <w:rPr>
          <w:ins w:id="5470" w:author="Copy Editor" w:date="2026-10-06T16:07:00Z"/>
          <w:lang w:val="en-US"/>
        </w:rPr>
      </w:pPr>
      <w:ins w:id="5471" w:author="Copy Editor" w:date="2026-10-06T16:07:00Z">
        <w:r w:rsidRPr="00B616A0">
          <w:rPr>
            <w:lang w:val="en-US"/>
          </w:rPr>
          <w:t>A DISCO occupies the other.</w:t>
        </w:r>
      </w:ins>
    </w:p>
    <w:p w14:paraId="04D14F1A" w14:textId="77777777" w:rsidR="00B616A0" w:rsidRPr="00B616A0" w:rsidRDefault="00B616A0" w:rsidP="00B616A0">
      <w:pPr>
        <w:pStyle w:val="body"/>
        <w:rPr>
          <w:ins w:id="5472" w:author="Copy Editor" w:date="2026-10-06T16:07:00Z"/>
          <w:lang w:val="en-US"/>
        </w:rPr>
      </w:pPr>
      <w:ins w:id="5473" w:author="Copy Editor" w:date="2026-10-06T16:07:00Z">
        <w:r w:rsidRPr="00B616A0">
          <w:rPr>
            <w:lang w:val="en-US"/>
          </w:rPr>
          <w:t>Richard stays away from the disco.</w:t>
        </w:r>
      </w:ins>
    </w:p>
    <w:p w14:paraId="6CD45908" w14:textId="77777777" w:rsidR="00B616A0" w:rsidRPr="00B616A0" w:rsidRDefault="00B616A0">
      <w:pPr>
        <w:pStyle w:val="bCHARACTER"/>
        <w:rPr>
          <w:ins w:id="5474" w:author="Copy Editor" w:date="2026-10-06T16:07:00Z"/>
          <w:lang w:val="en-US"/>
        </w:rPr>
        <w:pPrChange w:id="5475" w:author="Copy Editor" w:date="2026-10-06T16:07:00Z" w16du:dateUtc="2026-10-06T13:07:00Z">
          <w:pPr>
            <w:pStyle w:val="body"/>
          </w:pPr>
        </w:pPrChange>
      </w:pPr>
      <w:ins w:id="5476" w:author="Copy Editor" w:date="2026-10-06T16:07:00Z">
        <w:r w:rsidRPr="00B616A0">
          <w:rPr>
            <w:lang w:val="en-US"/>
          </w:rPr>
          <w:t>RICHARD (V.O.)</w:t>
        </w:r>
      </w:ins>
    </w:p>
    <w:p w14:paraId="43D66ACF" w14:textId="77777777" w:rsidR="00B616A0" w:rsidRDefault="007C0FF3" w:rsidP="00B616A0">
      <w:pPr>
        <w:pStyle w:val="bdialogue"/>
        <w:rPr>
          <w:ins w:id="5477" w:author="Copy Editor" w:date="2026-10-06T16:07:00Z" w16du:dateUtc="2026-10-06T13:07:00Z"/>
        </w:rPr>
      </w:pPr>
      <w:r>
        <w:t xml:space="preserve">There was a dance floor at one end of the ship and a disco at the </w:t>
      </w:r>
      <w:r w:rsidR="00D93D74">
        <w:t xml:space="preserve">other. </w:t>
      </w:r>
      <w:r>
        <w:t xml:space="preserve">I was pleased to give the disco a </w:t>
      </w:r>
      <w:r w:rsidR="00D93D74">
        <w:t>miss;</w:t>
      </w:r>
      <w:r>
        <w:t xml:space="preserve"> I’m far too </w:t>
      </w:r>
      <w:r w:rsidR="00D93D74">
        <w:t>self-conscious</w:t>
      </w:r>
      <w:r>
        <w:t xml:space="preserve"> for disco </w:t>
      </w:r>
      <w:r w:rsidR="00D93D74">
        <w:t>dancing,</w:t>
      </w:r>
      <w:r>
        <w:t xml:space="preserve"> and it’s far too loud </w:t>
      </w:r>
      <w:r w:rsidR="00D93D74">
        <w:t xml:space="preserve">anyway. </w:t>
      </w:r>
    </w:p>
    <w:p w14:paraId="39BEBC78" w14:textId="77777777" w:rsidR="005B02CD" w:rsidRPr="005B02CD" w:rsidRDefault="005B02CD">
      <w:pPr>
        <w:pStyle w:val="body"/>
        <w:rPr>
          <w:ins w:id="5478" w:author="Copy Editor" w:date="2026-10-06T16:08:00Z"/>
          <w:lang w:val="en-US"/>
        </w:rPr>
        <w:pPrChange w:id="5479" w:author="Copy Editor" w:date="2026-10-06T16:08:00Z" w16du:dateUtc="2026-10-06T13:08:00Z">
          <w:pPr>
            <w:pStyle w:val="bdialogue"/>
          </w:pPr>
        </w:pPrChange>
      </w:pPr>
      <w:ins w:id="5480" w:author="Copy Editor" w:date="2026-10-06T16:08:00Z">
        <w:r w:rsidRPr="005B02CD">
          <w:rPr>
            <w:lang w:val="en-US"/>
          </w:rPr>
          <w:t>Richard and the others drink beers.</w:t>
        </w:r>
      </w:ins>
    </w:p>
    <w:p w14:paraId="6551203B" w14:textId="77777777" w:rsidR="005B02CD" w:rsidRPr="005B02CD" w:rsidRDefault="005B02CD">
      <w:pPr>
        <w:pStyle w:val="body"/>
        <w:rPr>
          <w:ins w:id="5481" w:author="Copy Editor" w:date="2026-10-06T16:08:00Z"/>
          <w:lang w:val="en-US"/>
        </w:rPr>
        <w:pPrChange w:id="5482" w:author="Copy Editor" w:date="2026-10-06T16:08:00Z" w16du:dateUtc="2026-10-06T13:08:00Z">
          <w:pPr>
            <w:pStyle w:val="bdialogue"/>
          </w:pPr>
        </w:pPrChange>
      </w:pPr>
      <w:ins w:id="5483" w:author="Copy Editor" w:date="2026-10-06T16:08:00Z">
        <w:r w:rsidRPr="005B02CD">
          <w:rPr>
            <w:lang w:val="en-US"/>
          </w:rPr>
          <w:t>FRANK'S FRIEND and her group join them.</w:t>
        </w:r>
      </w:ins>
    </w:p>
    <w:p w14:paraId="744E7310" w14:textId="77777777" w:rsidR="005B02CD" w:rsidRPr="005B02CD" w:rsidRDefault="005B02CD">
      <w:pPr>
        <w:pStyle w:val="body"/>
        <w:rPr>
          <w:ins w:id="5484" w:author="Copy Editor" w:date="2026-10-06T16:08:00Z"/>
          <w:lang w:val="en-US"/>
        </w:rPr>
        <w:pPrChange w:id="5485" w:author="Copy Editor" w:date="2026-10-06T16:08:00Z" w16du:dateUtc="2026-10-06T13:08:00Z">
          <w:pPr>
            <w:pStyle w:val="bdialogue"/>
          </w:pPr>
        </w:pPrChange>
      </w:pPr>
      <w:ins w:id="5486" w:author="Copy Editor" w:date="2026-10-06T16:08:00Z">
        <w:r w:rsidRPr="005B02CD">
          <w:rPr>
            <w:lang w:val="en-US"/>
          </w:rPr>
          <w:t>Among them is a REDHEAD.</w:t>
        </w:r>
      </w:ins>
    </w:p>
    <w:p w14:paraId="00A121C8" w14:textId="77777777" w:rsidR="005B02CD" w:rsidRPr="005B02CD" w:rsidRDefault="005B02CD">
      <w:pPr>
        <w:pStyle w:val="body"/>
        <w:rPr>
          <w:ins w:id="5487" w:author="Copy Editor" w:date="2026-10-06T16:08:00Z"/>
          <w:lang w:val="en-US"/>
        </w:rPr>
        <w:pPrChange w:id="5488" w:author="Copy Editor" w:date="2026-10-06T16:08:00Z" w16du:dateUtc="2026-10-06T13:08:00Z">
          <w:pPr>
            <w:pStyle w:val="bdialogue"/>
          </w:pPr>
        </w:pPrChange>
      </w:pPr>
      <w:ins w:id="5489" w:author="Copy Editor" w:date="2026-10-06T16:08:00Z">
        <w:r w:rsidRPr="005B02CD">
          <w:rPr>
            <w:lang w:val="en-US"/>
          </w:rPr>
          <w:t>She repeatedly looks toward Richard.</w:t>
        </w:r>
      </w:ins>
    </w:p>
    <w:p w14:paraId="1D73A9D2" w14:textId="767676F6" w:rsidR="005B02CD" w:rsidRPr="00B616A0" w:rsidRDefault="007C0FF3" w:rsidP="005B02CD">
      <w:pPr>
        <w:pStyle w:val="bCHARACTER"/>
        <w:rPr>
          <w:ins w:id="5490" w:author="Copy Editor" w:date="2026-10-06T16:08:00Z" w16du:dateUtc="2026-10-06T13:08:00Z"/>
          <w:lang w:val="en-US"/>
        </w:rPr>
      </w:pPr>
      <w:del w:id="5491" w:author="Copy Editor" w:date="2026-10-06T16:08:00Z" w16du:dateUtc="2026-10-06T13:08:00Z">
        <w:r w:rsidDel="005B02CD">
          <w:delText xml:space="preserve">We got some beers and settled </w:delText>
        </w:r>
        <w:r w:rsidR="00D93D74" w:rsidDel="005B02CD">
          <w:delText>down;</w:delText>
        </w:r>
        <w:r w:rsidDel="005B02CD">
          <w:delText xml:space="preserve"> Frank’s “friend” and her group joined </w:delText>
        </w:r>
        <w:r w:rsidR="00D93D74" w:rsidDel="005B02CD">
          <w:delText xml:space="preserve">us. </w:delText>
        </w:r>
      </w:del>
      <w:ins w:id="5492" w:author="Copy Editor" w:date="2026-10-06T16:08:00Z" w16du:dateUtc="2026-10-06T13:08:00Z">
        <w:r w:rsidR="005B02CD" w:rsidRPr="00B616A0">
          <w:rPr>
            <w:lang w:val="en-US"/>
          </w:rPr>
          <w:t>RICHARD (V.O.)</w:t>
        </w:r>
      </w:ins>
    </w:p>
    <w:p w14:paraId="641473B1" w14:textId="77777777" w:rsidR="005B02CD" w:rsidRDefault="007C0FF3" w:rsidP="00B616A0">
      <w:pPr>
        <w:pStyle w:val="bdialogue"/>
        <w:rPr>
          <w:ins w:id="5493" w:author="Copy Editor" w:date="2026-10-06T16:08:00Z" w16du:dateUtc="2026-10-06T13:08:00Z"/>
        </w:rPr>
      </w:pPr>
      <w:r>
        <w:t xml:space="preserve">There was one girl, a redhead, who it was obvious had her eye on </w:t>
      </w:r>
      <w:r w:rsidR="00D93D74">
        <w:t xml:space="preserve">me. </w:t>
      </w:r>
    </w:p>
    <w:p w14:paraId="661C1244" w14:textId="3A72E832" w:rsidR="005B02CD" w:rsidRDefault="00750E3A">
      <w:pPr>
        <w:pStyle w:val="body"/>
        <w:rPr>
          <w:ins w:id="5494" w:author="Copy Editor" w:date="2026-10-06T16:08:00Z" w16du:dateUtc="2026-10-06T13:08:00Z"/>
        </w:rPr>
        <w:pPrChange w:id="5495" w:author="Copy Editor" w:date="2026-10-06T16:08:00Z" w16du:dateUtc="2026-10-06T13:08:00Z">
          <w:pPr>
            <w:pStyle w:val="bdialogue"/>
          </w:pPr>
        </w:pPrChange>
      </w:pPr>
      <w:ins w:id="5496" w:author="Copy Editor" w:date="2026-10-06T16:08:00Z" w16du:dateUtc="2026-10-06T13:08:00Z">
        <w:r>
          <w:lastRenderedPageBreak/>
          <w:t>R</w:t>
        </w:r>
      </w:ins>
      <w:ins w:id="5497" w:author="Copy Editor" w:date="2026-10-06T16:08:00Z">
        <w:r w:rsidRPr="00750E3A">
          <w:t>ichard deliberately ignores her.</w:t>
        </w:r>
      </w:ins>
    </w:p>
    <w:p w14:paraId="61E3C5A6" w14:textId="77777777" w:rsidR="005B02CD" w:rsidRPr="00B616A0" w:rsidRDefault="005B02CD" w:rsidP="005B02CD">
      <w:pPr>
        <w:pStyle w:val="bCHARACTER"/>
        <w:rPr>
          <w:ins w:id="5498" w:author="Copy Editor" w:date="2026-10-06T16:08:00Z" w16du:dateUtc="2026-10-06T13:08:00Z"/>
          <w:lang w:val="en-US"/>
        </w:rPr>
      </w:pPr>
      <w:ins w:id="5499" w:author="Copy Editor" w:date="2026-10-06T16:08:00Z" w16du:dateUtc="2026-10-06T13:08:00Z">
        <w:r w:rsidRPr="00B616A0">
          <w:rPr>
            <w:lang w:val="en-US"/>
          </w:rPr>
          <w:t>RICHARD (V.O.)</w:t>
        </w:r>
      </w:ins>
    </w:p>
    <w:p w14:paraId="33C5B859" w14:textId="77777777" w:rsidR="00750E3A" w:rsidRDefault="007C0FF3" w:rsidP="00B616A0">
      <w:pPr>
        <w:pStyle w:val="bdialogue"/>
        <w:rPr>
          <w:ins w:id="5500" w:author="Copy Editor" w:date="2026-10-06T16:08:00Z" w16du:dateUtc="2026-10-06T13:08:00Z"/>
        </w:rPr>
      </w:pPr>
      <w:r>
        <w:t xml:space="preserve">It must have been </w:t>
      </w:r>
      <w:r w:rsidR="00D93D74">
        <w:t>obvious</w:t>
      </w:r>
      <w:r>
        <w:t xml:space="preserve"> if I noticed </w:t>
      </w:r>
      <w:r w:rsidR="00D93D74">
        <w:t>it,</w:t>
      </w:r>
      <w:r>
        <w:t xml:space="preserve"> but I wasn’t interested</w:t>
      </w:r>
      <w:r w:rsidR="00D93D74">
        <w:t>, so I</w:t>
      </w:r>
      <w:r>
        <w:t xml:space="preserve"> pretended not to notice</w:t>
      </w:r>
      <w:r w:rsidR="00D93D74">
        <w:t>.</w:t>
      </w:r>
    </w:p>
    <w:p w14:paraId="1673EBD1" w14:textId="04681D6B" w:rsidR="00750E3A" w:rsidRDefault="00750E3A">
      <w:pPr>
        <w:pStyle w:val="body"/>
        <w:rPr>
          <w:ins w:id="5501" w:author="Copy Editor" w:date="2026-10-06T16:09:00Z" w16du:dateUtc="2026-10-06T13:09:00Z"/>
        </w:rPr>
        <w:pPrChange w:id="5502" w:author="Copy Editor" w:date="2026-10-06T16:09:00Z" w16du:dateUtc="2026-10-06T13:09:00Z">
          <w:pPr>
            <w:pStyle w:val="bdialogue"/>
          </w:pPr>
        </w:pPrChange>
      </w:pPr>
      <w:ins w:id="5503" w:author="Copy Editor" w:date="2026-10-06T16:09:00Z">
        <w:r w:rsidRPr="00750E3A">
          <w:t>He takes another drink.</w:t>
        </w:r>
      </w:ins>
      <w:del w:id="5504" w:author="Copy Editor" w:date="2026-10-06T16:08:00Z" w16du:dateUtc="2026-10-06T13:08:00Z">
        <w:r w:rsidR="00D93D74" w:rsidDel="00750E3A">
          <w:delText xml:space="preserve"> </w:delText>
        </w:r>
      </w:del>
    </w:p>
    <w:p w14:paraId="50FD5235" w14:textId="77777777" w:rsidR="00750E3A" w:rsidRPr="00B616A0" w:rsidRDefault="00750E3A" w:rsidP="00750E3A">
      <w:pPr>
        <w:pStyle w:val="bCHARACTER"/>
        <w:rPr>
          <w:ins w:id="5505" w:author="Copy Editor" w:date="2026-10-06T16:09:00Z" w16du:dateUtc="2026-10-06T13:09:00Z"/>
          <w:lang w:val="en-US"/>
        </w:rPr>
      </w:pPr>
      <w:ins w:id="5506" w:author="Copy Editor" w:date="2026-10-06T16:09:00Z" w16du:dateUtc="2026-10-06T13:09:00Z">
        <w:r w:rsidRPr="00B616A0">
          <w:rPr>
            <w:lang w:val="en-US"/>
          </w:rPr>
          <w:t>RICHARD (V.O.)</w:t>
        </w:r>
      </w:ins>
    </w:p>
    <w:p w14:paraId="5E4BDCB7" w14:textId="7AA491A2" w:rsidR="003439BF" w:rsidRDefault="00D93D74">
      <w:pPr>
        <w:pStyle w:val="bdialogue"/>
        <w:pPrChange w:id="5507" w:author="Copy Editor" w:date="2026-10-06T16:07:00Z" w16du:dateUtc="2026-10-06T13:07:00Z">
          <w:pPr>
            <w:pStyle w:val="body"/>
          </w:pPr>
        </w:pPrChange>
      </w:pPr>
      <w:r>
        <w:t>Anyway,</w:t>
      </w:r>
      <w:r w:rsidR="007C0FF3">
        <w:t xml:space="preserve"> I’d probably make a wrong move and get blown </w:t>
      </w:r>
      <w:r>
        <w:t>out.</w:t>
      </w:r>
    </w:p>
    <w:p w14:paraId="602CE58A" w14:textId="77777777" w:rsidR="00C749AE" w:rsidRPr="00C749AE" w:rsidRDefault="00C749AE" w:rsidP="00C749AE">
      <w:pPr>
        <w:pStyle w:val="body"/>
        <w:rPr>
          <w:ins w:id="5508" w:author="Copy Editor" w:date="2026-10-06T16:09:00Z"/>
          <w:lang w:val="en-US"/>
        </w:rPr>
      </w:pPr>
      <w:ins w:id="5509" w:author="Copy Editor" w:date="2026-10-06T16:09:00Z">
        <w:r w:rsidRPr="00C749AE">
          <w:rPr>
            <w:lang w:val="en-US"/>
          </w:rPr>
          <w:t>LATER</w:t>
        </w:r>
      </w:ins>
    </w:p>
    <w:p w14:paraId="356EC7CF" w14:textId="77777777" w:rsidR="00C749AE" w:rsidRPr="00C749AE" w:rsidRDefault="00C749AE" w:rsidP="00C749AE">
      <w:pPr>
        <w:pStyle w:val="body"/>
        <w:rPr>
          <w:ins w:id="5510" w:author="Copy Editor" w:date="2026-10-06T16:09:00Z"/>
          <w:lang w:val="en-US"/>
        </w:rPr>
      </w:pPr>
      <w:ins w:id="5511" w:author="Copy Editor" w:date="2026-10-06T16:09:00Z">
        <w:r w:rsidRPr="00C749AE">
          <w:rPr>
            <w:lang w:val="en-US"/>
          </w:rPr>
          <w:t>Richard has had a couple of pints.</w:t>
        </w:r>
      </w:ins>
    </w:p>
    <w:p w14:paraId="75F42085" w14:textId="77777777" w:rsidR="00C749AE" w:rsidRPr="00C749AE" w:rsidRDefault="00C749AE" w:rsidP="00C749AE">
      <w:pPr>
        <w:pStyle w:val="body"/>
        <w:rPr>
          <w:ins w:id="5512" w:author="Copy Editor" w:date="2026-10-06T16:09:00Z"/>
          <w:lang w:val="en-US"/>
        </w:rPr>
      </w:pPr>
      <w:ins w:id="5513" w:author="Copy Editor" w:date="2026-10-06T16:09:00Z">
        <w:r w:rsidRPr="00C749AE">
          <w:rPr>
            <w:lang w:val="en-US"/>
          </w:rPr>
          <w:t>He looks at the redhead again.</w:t>
        </w:r>
      </w:ins>
    </w:p>
    <w:p w14:paraId="13214399" w14:textId="6F9F9145" w:rsidR="00750E3A" w:rsidRPr="00C749AE" w:rsidRDefault="00C749AE">
      <w:pPr>
        <w:pStyle w:val="bCHARACTER"/>
        <w:rPr>
          <w:ins w:id="5514" w:author="Copy Editor" w:date="2026-10-06T16:09:00Z" w16du:dateUtc="2026-10-06T13:09:00Z"/>
          <w:lang w:val="en-US"/>
          <w:rPrChange w:id="5515" w:author="Copy Editor" w:date="2026-10-06T16:09:00Z" w16du:dateUtc="2026-10-06T13:09:00Z">
            <w:rPr>
              <w:ins w:id="5516" w:author="Copy Editor" w:date="2026-10-06T16:09:00Z" w16du:dateUtc="2026-10-06T13:09:00Z"/>
            </w:rPr>
          </w:rPrChange>
        </w:rPr>
        <w:pPrChange w:id="5517" w:author="Copy Editor" w:date="2026-10-06T16:09:00Z" w16du:dateUtc="2026-10-06T13:09:00Z">
          <w:pPr>
            <w:pStyle w:val="body"/>
          </w:pPr>
        </w:pPrChange>
      </w:pPr>
      <w:ins w:id="5518" w:author="Copy Editor" w:date="2026-10-06T16:09:00Z">
        <w:r w:rsidRPr="00C749AE">
          <w:rPr>
            <w:lang w:val="en-US"/>
          </w:rPr>
          <w:t>RICHARD (V.O.)</w:t>
        </w:r>
      </w:ins>
    </w:p>
    <w:p w14:paraId="772E8165" w14:textId="77777777" w:rsidR="00C749AE" w:rsidRDefault="007C0FF3" w:rsidP="00C749AE">
      <w:pPr>
        <w:pStyle w:val="bdialogue"/>
        <w:rPr>
          <w:ins w:id="5519" w:author="Copy Editor" w:date="2026-10-06T16:10:00Z" w16du:dateUtc="2026-10-06T13:10:00Z"/>
        </w:rPr>
      </w:pPr>
      <w:r>
        <w:t xml:space="preserve">A couple of pints later she looked a bit more </w:t>
      </w:r>
      <w:r w:rsidR="00D93D74">
        <w:t>attractive,</w:t>
      </w:r>
      <w:r>
        <w:t xml:space="preserve"> so I asked her for a </w:t>
      </w:r>
      <w:r w:rsidR="00D93D74">
        <w:t>dance.</w:t>
      </w:r>
    </w:p>
    <w:p w14:paraId="7BD5D7A5" w14:textId="77777777" w:rsidR="00DA53D8" w:rsidRPr="00DA53D8" w:rsidRDefault="00DA53D8">
      <w:pPr>
        <w:pStyle w:val="aSCENEHEAD"/>
        <w:rPr>
          <w:ins w:id="5520" w:author="Copy Editor" w:date="2026-10-06T16:10:00Z"/>
          <w:lang w:val="en-US"/>
        </w:rPr>
        <w:pPrChange w:id="5521" w:author="Copy Editor" w:date="2026-10-06T16:10:00Z" w16du:dateUtc="2026-10-06T13:10:00Z">
          <w:pPr>
            <w:pStyle w:val="body"/>
          </w:pPr>
        </w:pPrChange>
      </w:pPr>
      <w:ins w:id="5522" w:author="Copy Editor" w:date="2026-10-06T16:10:00Z">
        <w:r w:rsidRPr="00DA53D8">
          <w:rPr>
            <w:lang w:val="en-US"/>
          </w:rPr>
          <w:t>INT. FERRY – DANCE FLOOR – NIGHT</w:t>
        </w:r>
      </w:ins>
    </w:p>
    <w:p w14:paraId="55BEC110" w14:textId="77777777" w:rsidR="00DA53D8" w:rsidRPr="00DA53D8" w:rsidRDefault="00DA53D8" w:rsidP="00DA53D8">
      <w:pPr>
        <w:pStyle w:val="body"/>
        <w:rPr>
          <w:ins w:id="5523" w:author="Copy Editor" w:date="2026-10-06T16:10:00Z"/>
          <w:lang w:val="en-US"/>
        </w:rPr>
      </w:pPr>
      <w:ins w:id="5524" w:author="Copy Editor" w:date="2026-10-06T16:10:00Z">
        <w:r w:rsidRPr="00DA53D8">
          <w:rPr>
            <w:lang w:val="en-US"/>
          </w:rPr>
          <w:t>Richard and the REDHEAD dance.</w:t>
        </w:r>
      </w:ins>
    </w:p>
    <w:p w14:paraId="120160DA" w14:textId="77777777" w:rsidR="00DA53D8" w:rsidRPr="00DA53D8" w:rsidRDefault="00DA53D8" w:rsidP="00DA53D8">
      <w:pPr>
        <w:pStyle w:val="body"/>
        <w:rPr>
          <w:ins w:id="5525" w:author="Copy Editor" w:date="2026-10-06T16:10:00Z"/>
          <w:lang w:val="en-US"/>
        </w:rPr>
      </w:pPr>
      <w:ins w:id="5526" w:author="Copy Editor" w:date="2026-10-06T16:10:00Z">
        <w:r w:rsidRPr="00DA53D8">
          <w:rPr>
            <w:lang w:val="en-US"/>
          </w:rPr>
          <w:t>She repeatedly loses her balance and falls against him.</w:t>
        </w:r>
      </w:ins>
    </w:p>
    <w:p w14:paraId="281E91A0" w14:textId="77777777" w:rsidR="00DA53D8" w:rsidRPr="00BB582A" w:rsidRDefault="00DA53D8" w:rsidP="00DA53D8">
      <w:pPr>
        <w:pStyle w:val="bCHARACTER"/>
        <w:rPr>
          <w:ins w:id="5527" w:author="Copy Editor" w:date="2026-10-06T16:10:00Z" w16du:dateUtc="2026-10-06T13:10:00Z"/>
          <w:lang w:val="en-US"/>
        </w:rPr>
      </w:pPr>
      <w:ins w:id="5528" w:author="Copy Editor" w:date="2026-10-06T16:10:00Z" w16du:dateUtc="2026-10-06T13:10:00Z">
        <w:r w:rsidRPr="00C749AE">
          <w:rPr>
            <w:lang w:val="en-US"/>
          </w:rPr>
          <w:t>RICHARD (V.O.)</w:t>
        </w:r>
      </w:ins>
    </w:p>
    <w:p w14:paraId="5FDD3F79" w14:textId="77777777" w:rsidR="00CE0059" w:rsidRDefault="00D93D74" w:rsidP="00C749AE">
      <w:pPr>
        <w:pStyle w:val="bdialogue"/>
        <w:rPr>
          <w:ins w:id="5529" w:author="Copy Editor" w:date="2026-10-06T16:11:00Z" w16du:dateUtc="2026-10-06T13:11:00Z"/>
        </w:rPr>
      </w:pPr>
      <w:del w:id="5530" w:author="Copy Editor" w:date="2026-10-06T16:09:00Z" w16du:dateUtc="2026-10-06T13:09:00Z">
        <w:r w:rsidDel="00C749AE">
          <w:delText xml:space="preserve"> </w:delText>
        </w:r>
      </w:del>
      <w:r w:rsidR="007C0FF3">
        <w:t xml:space="preserve">She kept falling against </w:t>
      </w:r>
      <w:r>
        <w:t>me;</w:t>
      </w:r>
      <w:r w:rsidR="007C0FF3">
        <w:t xml:space="preserve"> the motion of the boat was getting to her a </w:t>
      </w:r>
      <w:r>
        <w:t>bit.</w:t>
      </w:r>
    </w:p>
    <w:p w14:paraId="2AC8A13F" w14:textId="77777777" w:rsidR="00CE0059" w:rsidRDefault="00D93D74" w:rsidP="00C749AE">
      <w:pPr>
        <w:pStyle w:val="bdialogue"/>
        <w:rPr>
          <w:ins w:id="5531" w:author="Copy Editor" w:date="2026-10-06T16:11:00Z" w16du:dateUtc="2026-10-06T13:11:00Z"/>
        </w:rPr>
      </w:pPr>
      <w:del w:id="5532" w:author="Copy Editor" w:date="2026-10-06T16:11:00Z" w16du:dateUtc="2026-10-06T13:11:00Z">
        <w:r w:rsidDel="00CE0059">
          <w:delText xml:space="preserve"> </w:delText>
        </w:r>
      </w:del>
      <w:r>
        <w:t xml:space="preserve">Motion? </w:t>
      </w:r>
      <w:r w:rsidR="007C0FF3">
        <w:t xml:space="preserve">What </w:t>
      </w:r>
      <w:r>
        <w:t>motion?</w:t>
      </w:r>
      <w:r w:rsidR="007C0FF3">
        <w:t xml:space="preserve"> I could hardly feel </w:t>
      </w:r>
      <w:r>
        <w:t xml:space="preserve">anything! </w:t>
      </w:r>
    </w:p>
    <w:p w14:paraId="5E4BDCB8" w14:textId="0EF77829" w:rsidR="003439BF" w:rsidDel="00225437" w:rsidRDefault="007C0FF3">
      <w:pPr>
        <w:pStyle w:val="bdialogue"/>
        <w:rPr>
          <w:del w:id="5533" w:author="Copy Editor" w:date="2026-10-06T16:12:00Z" w16du:dateUtc="2026-10-06T13:12:00Z"/>
        </w:rPr>
        <w:pPrChange w:id="5534" w:author="Copy Editor" w:date="2026-10-06T16:09:00Z" w16du:dateUtc="2026-10-06T13:09:00Z">
          <w:pPr>
            <w:pStyle w:val="body"/>
          </w:pPr>
        </w:pPrChange>
      </w:pPr>
      <w:del w:id="5535" w:author="Copy Editor" w:date="2026-10-06T16:12:00Z" w16du:dateUtc="2026-10-06T13:12:00Z">
        <w:r w:rsidDel="00225437">
          <w:delText xml:space="preserve">She wanted to go out for some fresh </w:delText>
        </w:r>
        <w:r w:rsidR="00D93D74" w:rsidDel="00225437">
          <w:delText>air,</w:delText>
        </w:r>
        <w:r w:rsidDel="00225437">
          <w:delText xml:space="preserve"> so I took her out onto the </w:delText>
        </w:r>
        <w:r w:rsidR="00D93D74" w:rsidDel="00225437">
          <w:delText xml:space="preserve">promenade. </w:delText>
        </w:r>
        <w:r w:rsidDel="00225437">
          <w:delText xml:space="preserve">She stumbled against me </w:delText>
        </w:r>
        <w:r w:rsidR="00D93D74" w:rsidDel="00225437">
          <w:delText>again,</w:delText>
        </w:r>
        <w:r w:rsidDel="00225437">
          <w:delText xml:space="preserve"> so I held her up, she looked up at me, I looked down at </w:delText>
        </w:r>
        <w:r w:rsidR="00D93D74" w:rsidDel="00225437">
          <w:delText>her,</w:delText>
        </w:r>
        <w:r w:rsidDel="00225437">
          <w:delText xml:space="preserve"> and our lips </w:delText>
        </w:r>
        <w:r w:rsidR="00D93D74" w:rsidDel="00225437">
          <w:delText>met.</w:delText>
        </w:r>
      </w:del>
    </w:p>
    <w:p w14:paraId="1ACD31F6" w14:textId="77777777" w:rsidR="00225437" w:rsidRPr="00225437" w:rsidRDefault="00225437">
      <w:pPr>
        <w:pStyle w:val="aSCENEHEAD"/>
        <w:rPr>
          <w:ins w:id="5536" w:author="Copy Editor" w:date="2026-10-06T16:12:00Z"/>
          <w:lang w:val="en-US"/>
        </w:rPr>
        <w:pPrChange w:id="5537" w:author="Copy Editor" w:date="2026-10-06T16:12:00Z" w16du:dateUtc="2026-10-06T13:12:00Z">
          <w:pPr>
            <w:pStyle w:val="body"/>
          </w:pPr>
        </w:pPrChange>
      </w:pPr>
      <w:ins w:id="5538" w:author="Copy Editor" w:date="2026-10-06T16:12:00Z">
        <w:r w:rsidRPr="00225437">
          <w:rPr>
            <w:lang w:val="en-US"/>
          </w:rPr>
          <w:t>EXT. FERRY – PROMENADE – NIGHT</w:t>
        </w:r>
      </w:ins>
    </w:p>
    <w:p w14:paraId="4D02797E" w14:textId="77777777" w:rsidR="00225437" w:rsidRPr="00225437" w:rsidRDefault="00225437" w:rsidP="00225437">
      <w:pPr>
        <w:pStyle w:val="body"/>
        <w:rPr>
          <w:ins w:id="5539" w:author="Copy Editor" w:date="2026-10-06T16:12:00Z"/>
          <w:lang w:val="en-US"/>
        </w:rPr>
      </w:pPr>
      <w:ins w:id="5540" w:author="Copy Editor" w:date="2026-10-06T16:12:00Z">
        <w:r w:rsidRPr="00225437">
          <w:rPr>
            <w:lang w:val="en-US"/>
          </w:rPr>
          <w:t>The redhead and Richard step outside for fresh air.</w:t>
        </w:r>
      </w:ins>
    </w:p>
    <w:p w14:paraId="72FBA96B" w14:textId="77777777" w:rsidR="00225437" w:rsidRPr="00225437" w:rsidRDefault="00225437" w:rsidP="00225437">
      <w:pPr>
        <w:pStyle w:val="body"/>
        <w:rPr>
          <w:ins w:id="5541" w:author="Copy Editor" w:date="2026-10-06T16:12:00Z"/>
          <w:lang w:val="en-US"/>
        </w:rPr>
      </w:pPr>
      <w:ins w:id="5542" w:author="Copy Editor" w:date="2026-10-06T16:12:00Z">
        <w:r w:rsidRPr="00225437">
          <w:rPr>
            <w:lang w:val="en-US"/>
          </w:rPr>
          <w:t>She stumbles against him again.</w:t>
        </w:r>
      </w:ins>
    </w:p>
    <w:p w14:paraId="3B9F551F" w14:textId="77777777" w:rsidR="00225437" w:rsidRPr="00225437" w:rsidRDefault="00225437" w:rsidP="00225437">
      <w:pPr>
        <w:pStyle w:val="body"/>
        <w:rPr>
          <w:ins w:id="5543" w:author="Copy Editor" w:date="2026-10-06T16:12:00Z"/>
          <w:lang w:val="en-US"/>
        </w:rPr>
      </w:pPr>
      <w:ins w:id="5544" w:author="Copy Editor" w:date="2026-10-06T16:12:00Z">
        <w:r w:rsidRPr="00225437">
          <w:rPr>
            <w:lang w:val="en-US"/>
          </w:rPr>
          <w:t>Richard steadies her.</w:t>
        </w:r>
      </w:ins>
    </w:p>
    <w:p w14:paraId="6A916BCA" w14:textId="77777777" w:rsidR="00225437" w:rsidRPr="00225437" w:rsidRDefault="00225437" w:rsidP="00225437">
      <w:pPr>
        <w:pStyle w:val="body"/>
        <w:rPr>
          <w:ins w:id="5545" w:author="Copy Editor" w:date="2026-10-06T16:12:00Z"/>
          <w:lang w:val="en-US"/>
        </w:rPr>
      </w:pPr>
      <w:ins w:id="5546" w:author="Copy Editor" w:date="2026-10-06T16:12:00Z">
        <w:r w:rsidRPr="00225437">
          <w:rPr>
            <w:lang w:val="en-US"/>
          </w:rPr>
          <w:t>She looks up.</w:t>
        </w:r>
      </w:ins>
    </w:p>
    <w:p w14:paraId="67E102F1" w14:textId="77777777" w:rsidR="00225437" w:rsidRPr="00225437" w:rsidRDefault="00225437" w:rsidP="00225437">
      <w:pPr>
        <w:pStyle w:val="body"/>
        <w:rPr>
          <w:ins w:id="5547" w:author="Copy Editor" w:date="2026-10-06T16:12:00Z"/>
          <w:lang w:val="en-US"/>
        </w:rPr>
      </w:pPr>
      <w:ins w:id="5548" w:author="Copy Editor" w:date="2026-10-06T16:12:00Z">
        <w:r w:rsidRPr="00225437">
          <w:rPr>
            <w:lang w:val="en-US"/>
          </w:rPr>
          <w:t>Richard looks down.</w:t>
        </w:r>
      </w:ins>
    </w:p>
    <w:p w14:paraId="3E3ABA3B" w14:textId="77777777" w:rsidR="00225437" w:rsidRPr="00225437" w:rsidRDefault="00225437" w:rsidP="00225437">
      <w:pPr>
        <w:pStyle w:val="body"/>
        <w:rPr>
          <w:ins w:id="5549" w:author="Copy Editor" w:date="2026-10-06T16:12:00Z"/>
          <w:lang w:val="en-US"/>
        </w:rPr>
      </w:pPr>
      <w:ins w:id="5550" w:author="Copy Editor" w:date="2026-10-06T16:12:00Z">
        <w:r w:rsidRPr="00225437">
          <w:rPr>
            <w:lang w:val="en-US"/>
          </w:rPr>
          <w:t>Their lips meet.</w:t>
        </w:r>
      </w:ins>
    </w:p>
    <w:p w14:paraId="61C62653" w14:textId="555B1CEC" w:rsidR="003C5B54" w:rsidRDefault="003C5B54">
      <w:pPr>
        <w:pStyle w:val="bCHARACTER"/>
        <w:rPr>
          <w:ins w:id="5551" w:author="Copy Editor" w:date="2026-10-06T16:12:00Z" w16du:dateUtc="2026-10-06T13:12:00Z"/>
        </w:rPr>
        <w:pPrChange w:id="5552" w:author="Copy Editor" w:date="2026-10-06T16:12:00Z" w16du:dateUtc="2026-10-06T13:12:00Z">
          <w:pPr>
            <w:pStyle w:val="body"/>
          </w:pPr>
        </w:pPrChange>
      </w:pPr>
      <w:ins w:id="5553" w:author="Copy Editor" w:date="2026-10-06T16:12:00Z">
        <w:r w:rsidRPr="003C5B54">
          <w:lastRenderedPageBreak/>
          <w:t>RICHARD (V.O.)</w:t>
        </w:r>
      </w:ins>
    </w:p>
    <w:p w14:paraId="096A642B" w14:textId="77777777" w:rsidR="003C5B54" w:rsidRDefault="007C0FF3" w:rsidP="003C5B54">
      <w:pPr>
        <w:pStyle w:val="bdialogue"/>
        <w:rPr>
          <w:ins w:id="5554" w:author="Copy Editor" w:date="2026-10-06T16:13:00Z" w16du:dateUtc="2026-10-06T13:13:00Z"/>
        </w:rPr>
      </w:pPr>
      <w:r>
        <w:t xml:space="preserve">The mood I was in, I was </w:t>
      </w:r>
      <w:r w:rsidR="00D93D74">
        <w:t>a cave</w:t>
      </w:r>
      <w:r>
        <w:t xml:space="preserve"> </w:t>
      </w:r>
      <w:r w:rsidR="00D93D74">
        <w:t>man;</w:t>
      </w:r>
      <w:r>
        <w:t xml:space="preserve"> </w:t>
      </w:r>
      <w:r w:rsidR="00D93D74">
        <w:t>civilization</w:t>
      </w:r>
      <w:r>
        <w:t xml:space="preserve"> was on </w:t>
      </w:r>
      <w:r w:rsidR="00D93D74">
        <w:t xml:space="preserve">hold. </w:t>
      </w:r>
    </w:p>
    <w:p w14:paraId="5737D4A9" w14:textId="2EA08CD8" w:rsidR="003C5B54" w:rsidRDefault="003C5B54" w:rsidP="003C5B54">
      <w:pPr>
        <w:pStyle w:val="body"/>
        <w:rPr>
          <w:ins w:id="5555" w:author="Copy Editor" w:date="2026-10-06T16:13:00Z" w16du:dateUtc="2026-10-06T13:13:00Z"/>
        </w:rPr>
      </w:pPr>
      <w:ins w:id="5556" w:author="Copy Editor" w:date="2026-10-06T16:13:00Z">
        <w:r w:rsidRPr="003C5B54">
          <w:t>Richard kisses her.</w:t>
        </w:r>
      </w:ins>
    </w:p>
    <w:p w14:paraId="115C82B4" w14:textId="77777777" w:rsidR="003C5B54" w:rsidRDefault="003C5B54" w:rsidP="003C5B54">
      <w:pPr>
        <w:pStyle w:val="bCHARACTER"/>
        <w:rPr>
          <w:ins w:id="5557" w:author="Copy Editor" w:date="2026-10-06T16:13:00Z" w16du:dateUtc="2026-10-06T13:13:00Z"/>
        </w:rPr>
      </w:pPr>
      <w:ins w:id="5558" w:author="Copy Editor" w:date="2026-10-06T16:13:00Z" w16du:dateUtc="2026-10-06T13:13:00Z">
        <w:r w:rsidRPr="003C5B54">
          <w:t>RICHARD (V.O.)</w:t>
        </w:r>
      </w:ins>
    </w:p>
    <w:p w14:paraId="75D37CC7" w14:textId="21D87E1A" w:rsidR="003E39DE" w:rsidRDefault="007C0FF3" w:rsidP="003C5B54">
      <w:pPr>
        <w:pStyle w:val="bdialogue"/>
        <w:rPr>
          <w:ins w:id="5559" w:author="Copy Editor" w:date="2026-10-06T16:13:00Z" w16du:dateUtc="2026-10-06T13:13:00Z"/>
        </w:rPr>
      </w:pPr>
      <w:r>
        <w:t xml:space="preserve">I pushed my hand down the front of her </w:t>
      </w:r>
      <w:r w:rsidR="00D93D74">
        <w:t>dress;</w:t>
      </w:r>
      <w:r>
        <w:t xml:space="preserve"> she didn’t </w:t>
      </w:r>
      <w:r w:rsidR="00D93D74">
        <w:t xml:space="preserve">object. </w:t>
      </w:r>
    </w:p>
    <w:p w14:paraId="37CDEF08" w14:textId="06BFAB64" w:rsidR="005F65DC" w:rsidRDefault="005F65DC">
      <w:pPr>
        <w:pStyle w:val="bCHARACTER"/>
        <w:pPrChange w:id="5560" w:author="Copy Editor" w:date="2026-10-06T16:13:00Z" w16du:dateUtc="2026-10-06T13:13:00Z">
          <w:pPr>
            <w:pStyle w:val="body"/>
          </w:pPr>
        </w:pPrChange>
      </w:pPr>
      <w:ins w:id="5561" w:author="Copy Editor" w:date="2026-10-06T16:13:00Z">
        <w:r w:rsidRPr="005F65DC">
          <w:t>REDHEAD</w:t>
        </w:r>
      </w:ins>
    </w:p>
    <w:p w14:paraId="7B8FC131" w14:textId="77777777" w:rsidR="003E39DE" w:rsidRDefault="007C0FF3" w:rsidP="004B3D80">
      <w:pPr>
        <w:pStyle w:val="bdialogue"/>
      </w:pPr>
      <w:del w:id="5562" w:author="Copy Editor" w:date="2026-10-06T16:13:00Z" w16du:dateUtc="2026-10-06T13:13:00Z">
        <w:r w:rsidDel="005F65DC">
          <w:delText>“</w:delText>
        </w:r>
      </w:del>
      <w:r>
        <w:t xml:space="preserve">You can take me back to my cabin if you </w:t>
      </w:r>
      <w:r w:rsidR="00D93D74">
        <w:t>want.</w:t>
      </w:r>
      <w:del w:id="5563" w:author="Copy Editor" w:date="2026-10-06T16:13:00Z" w16du:dateUtc="2026-10-06T13:13:00Z">
        <w:r w:rsidR="00D93D74" w:rsidDel="005F65DC">
          <w:delText xml:space="preserve">" </w:delText>
        </w:r>
      </w:del>
    </w:p>
    <w:p w14:paraId="5713AAD1" w14:textId="77777777" w:rsidR="005F65DC" w:rsidRDefault="005F65DC" w:rsidP="005F65DC">
      <w:pPr>
        <w:pStyle w:val="bCHARACTER"/>
        <w:rPr>
          <w:ins w:id="5564" w:author="Copy Editor" w:date="2026-10-06T16:13:00Z" w16du:dateUtc="2026-10-06T13:13:00Z"/>
        </w:rPr>
      </w:pPr>
      <w:ins w:id="5565" w:author="Copy Editor" w:date="2026-10-06T16:13:00Z" w16du:dateUtc="2026-10-06T13:13:00Z">
        <w:r w:rsidRPr="003C5B54">
          <w:t>RICHARD (V.O.)</w:t>
        </w:r>
      </w:ins>
    </w:p>
    <w:p w14:paraId="787A3A25" w14:textId="77777777" w:rsidR="005F65DC" w:rsidRDefault="007C0FF3" w:rsidP="005F65DC">
      <w:pPr>
        <w:pStyle w:val="bdialogue"/>
        <w:rPr>
          <w:ins w:id="5566" w:author="Copy Editor" w:date="2026-10-06T16:13:00Z" w16du:dateUtc="2026-10-06T13:13:00Z"/>
        </w:rPr>
      </w:pPr>
      <w:r>
        <w:t xml:space="preserve">Useless git that I am, I thought she was feeling rough and wanted to shut her </w:t>
      </w:r>
      <w:r w:rsidR="00D93D74">
        <w:t>eyes</w:t>
      </w:r>
      <w:ins w:id="5567" w:author="Copy Editor" w:date="2026-10-06T16:13:00Z" w16du:dateUtc="2026-10-06T13:13:00Z">
        <w:r w:rsidR="005F65DC">
          <w:t>.</w:t>
        </w:r>
      </w:ins>
    </w:p>
    <w:p w14:paraId="61122F2A" w14:textId="143ADD10" w:rsidR="005F65DC" w:rsidRDefault="00905CE7">
      <w:pPr>
        <w:pStyle w:val="body"/>
        <w:rPr>
          <w:ins w:id="5568" w:author="Copy Editor" w:date="2026-10-06T16:14:00Z" w16du:dateUtc="2026-10-06T13:14:00Z"/>
        </w:rPr>
        <w:pPrChange w:id="5569" w:author="Copy Editor" w:date="2026-10-06T16:14:00Z" w16du:dateUtc="2026-10-06T13:14:00Z">
          <w:pPr>
            <w:pStyle w:val="bdialogue"/>
          </w:pPr>
        </w:pPrChange>
      </w:pPr>
      <w:ins w:id="5570" w:author="Copy Editor" w:date="2026-10-06T16:14:00Z">
        <w:r w:rsidRPr="00905CE7">
          <w:t>Richard looks at her.</w:t>
        </w:r>
      </w:ins>
    </w:p>
    <w:p w14:paraId="7E3C06C8" w14:textId="77777777" w:rsidR="005F65DC" w:rsidRDefault="005F65DC" w:rsidP="005F65DC">
      <w:pPr>
        <w:pStyle w:val="bCHARACTER"/>
        <w:rPr>
          <w:ins w:id="5571" w:author="Copy Editor" w:date="2026-10-06T16:14:00Z" w16du:dateUtc="2026-10-06T13:14:00Z"/>
        </w:rPr>
      </w:pPr>
      <w:ins w:id="5572" w:author="Copy Editor" w:date="2026-10-06T16:14:00Z" w16du:dateUtc="2026-10-06T13:14:00Z">
        <w:r w:rsidRPr="003C5B54">
          <w:t>RICHARD (V.O.)</w:t>
        </w:r>
      </w:ins>
    </w:p>
    <w:p w14:paraId="5E4BDCB9" w14:textId="205E69EB" w:rsidR="003439BF" w:rsidRDefault="00D93D74">
      <w:pPr>
        <w:pStyle w:val="bdialogue"/>
        <w:pPrChange w:id="5573" w:author="Copy Editor" w:date="2026-10-06T16:13:00Z" w16du:dateUtc="2026-10-06T13:13:00Z">
          <w:pPr>
            <w:pStyle w:val="body"/>
          </w:pPr>
        </w:pPrChange>
      </w:pPr>
      <w:del w:id="5574" w:author="Copy Editor" w:date="2026-10-06T16:13:00Z" w16du:dateUtc="2026-10-06T13:13:00Z">
        <w:r w:rsidDel="005F65DC">
          <w:delText>,</w:delText>
        </w:r>
        <w:r w:rsidR="007C0FF3" w:rsidDel="005F65DC">
          <w:delText xml:space="preserve"> b</w:delText>
        </w:r>
      </w:del>
      <w:ins w:id="5575" w:author="Copy Editor" w:date="2026-10-06T16:13:00Z" w16du:dateUtc="2026-10-06T13:13:00Z">
        <w:r w:rsidR="005F65DC">
          <w:t>B</w:t>
        </w:r>
      </w:ins>
      <w:r w:rsidR="007C0FF3">
        <w:t xml:space="preserve">ut </w:t>
      </w:r>
      <w:r>
        <w:t>Cave Man</w:t>
      </w:r>
      <w:r w:rsidR="007C0FF3">
        <w:t xml:space="preserve"> was not having </w:t>
      </w:r>
      <w:r>
        <w:t>it, and</w:t>
      </w:r>
      <w:r w:rsidR="007C0FF3">
        <w:t xml:space="preserve"> I took her to our cabin </w:t>
      </w:r>
      <w:r>
        <w:t>instead.</w:t>
      </w:r>
    </w:p>
    <w:p w14:paraId="5BB0BC70" w14:textId="77777777" w:rsidR="00905CE7" w:rsidRPr="00905CE7" w:rsidRDefault="00905CE7">
      <w:pPr>
        <w:pStyle w:val="aSCENEHEAD"/>
        <w:rPr>
          <w:ins w:id="5576" w:author="Copy Editor" w:date="2026-10-06T16:14:00Z"/>
          <w:lang w:val="en-US"/>
        </w:rPr>
        <w:pPrChange w:id="5577" w:author="Copy Editor" w:date="2026-10-06T16:14:00Z" w16du:dateUtc="2026-10-06T13:14:00Z">
          <w:pPr>
            <w:pStyle w:val="body"/>
          </w:pPr>
        </w:pPrChange>
      </w:pPr>
      <w:ins w:id="5578" w:author="Copy Editor" w:date="2026-10-06T16:14:00Z">
        <w:r w:rsidRPr="00905CE7">
          <w:rPr>
            <w:lang w:val="en-US"/>
          </w:rPr>
          <w:t>INT. FERRY – CABIN – NIGHT</w:t>
        </w:r>
      </w:ins>
    </w:p>
    <w:p w14:paraId="2639EED4" w14:textId="77777777" w:rsidR="00905CE7" w:rsidRPr="00905CE7" w:rsidRDefault="00905CE7" w:rsidP="00905CE7">
      <w:pPr>
        <w:pStyle w:val="body"/>
        <w:rPr>
          <w:ins w:id="5579" w:author="Copy Editor" w:date="2026-10-06T16:14:00Z"/>
          <w:lang w:val="en-US"/>
        </w:rPr>
      </w:pPr>
      <w:ins w:id="5580" w:author="Copy Editor" w:date="2026-10-06T16:14:00Z">
        <w:r w:rsidRPr="00905CE7">
          <w:rPr>
            <w:lang w:val="en-US"/>
          </w:rPr>
          <w:t>Richard and the redhead enter.</w:t>
        </w:r>
      </w:ins>
    </w:p>
    <w:p w14:paraId="178C0233" w14:textId="77777777" w:rsidR="00905CE7" w:rsidRPr="00905CE7" w:rsidRDefault="00905CE7" w:rsidP="00905CE7">
      <w:pPr>
        <w:pStyle w:val="body"/>
        <w:rPr>
          <w:ins w:id="5581" w:author="Copy Editor" w:date="2026-10-06T16:14:00Z"/>
          <w:lang w:val="en-US"/>
        </w:rPr>
      </w:pPr>
      <w:ins w:id="5582" w:author="Copy Editor" w:date="2026-10-06T16:14:00Z">
        <w:r w:rsidRPr="00905CE7">
          <w:rPr>
            <w:lang w:val="en-US"/>
          </w:rPr>
          <w:t>Richard piles a couple of rucksacks against the door.</w:t>
        </w:r>
      </w:ins>
    </w:p>
    <w:p w14:paraId="713D276E" w14:textId="77777777" w:rsidR="00905CE7" w:rsidRPr="00905CE7" w:rsidRDefault="00905CE7">
      <w:pPr>
        <w:pStyle w:val="bCHARACTER"/>
        <w:rPr>
          <w:ins w:id="5583" w:author="Copy Editor" w:date="2026-10-06T16:14:00Z"/>
          <w:lang w:val="en-US"/>
        </w:rPr>
        <w:pPrChange w:id="5584" w:author="Copy Editor" w:date="2026-10-06T16:14:00Z" w16du:dateUtc="2026-10-06T13:14:00Z">
          <w:pPr>
            <w:pStyle w:val="body"/>
          </w:pPr>
        </w:pPrChange>
      </w:pPr>
      <w:ins w:id="5585" w:author="Copy Editor" w:date="2026-10-06T16:14:00Z">
        <w:r w:rsidRPr="00905CE7">
          <w:rPr>
            <w:lang w:val="en-US"/>
          </w:rPr>
          <w:t>RICHARD (V.O.)</w:t>
        </w:r>
      </w:ins>
    </w:p>
    <w:p w14:paraId="251BAEDA" w14:textId="77777777" w:rsidR="00905CE7" w:rsidRDefault="007C0FF3" w:rsidP="00905CE7">
      <w:pPr>
        <w:pStyle w:val="bdialogue"/>
        <w:rPr>
          <w:ins w:id="5586" w:author="Copy Editor" w:date="2026-10-06T16:14:00Z" w16du:dateUtc="2026-10-06T13:14:00Z"/>
        </w:rPr>
      </w:pPr>
      <w:r>
        <w:t xml:space="preserve">I piled a couple of rucksacks against the door to keep the others </w:t>
      </w:r>
      <w:r w:rsidR="00D93D74">
        <w:t>out</w:t>
      </w:r>
      <w:ins w:id="5587" w:author="Copy Editor" w:date="2026-10-06T16:14:00Z" w16du:dateUtc="2026-10-06T13:14:00Z">
        <w:r w:rsidR="00905CE7">
          <w:t>.</w:t>
        </w:r>
      </w:ins>
    </w:p>
    <w:p w14:paraId="0FA93BED" w14:textId="0D69AAA3" w:rsidR="00A66E45" w:rsidRDefault="00D93D74">
      <w:pPr>
        <w:pStyle w:val="body"/>
        <w:rPr>
          <w:ins w:id="5588" w:author="Copy Editor" w:date="2026-10-06T16:15:00Z" w16du:dateUtc="2026-10-06T13:15:00Z"/>
        </w:rPr>
        <w:pPrChange w:id="5589" w:author="Copy Editor" w:date="2026-10-06T16:15:00Z" w16du:dateUtc="2026-10-06T13:15:00Z">
          <w:pPr>
            <w:pStyle w:val="bdialogue"/>
          </w:pPr>
        </w:pPrChange>
      </w:pPr>
      <w:del w:id="5590" w:author="Copy Editor" w:date="2026-10-06T16:14:00Z" w16du:dateUtc="2026-10-06T13:14:00Z">
        <w:r w:rsidDel="00905CE7">
          <w:delText>,</w:delText>
        </w:r>
        <w:r w:rsidR="007C0FF3" w:rsidDel="00905CE7">
          <w:delText xml:space="preserve"> t</w:delText>
        </w:r>
      </w:del>
      <w:ins w:id="5591" w:author="Copy Editor" w:date="2026-10-06T16:15:00Z" w16du:dateUtc="2026-10-06T13:15:00Z">
        <w:r w:rsidR="003A0C60">
          <w:t>Richard</w:t>
        </w:r>
      </w:ins>
      <w:del w:id="5592" w:author="Copy Editor" w:date="2026-10-06T16:15:00Z" w16du:dateUtc="2026-10-06T13:15:00Z">
        <w:r w:rsidR="007C0FF3" w:rsidDel="003A0C60">
          <w:delText>hen</w:delText>
        </w:r>
      </w:del>
      <w:r w:rsidR="007C0FF3">
        <w:t xml:space="preserve"> pull</w:t>
      </w:r>
      <w:ins w:id="5593" w:author="Copy Editor" w:date="2026-10-06T16:15:00Z" w16du:dateUtc="2026-10-06T13:15:00Z">
        <w:r w:rsidR="003A0C60">
          <w:t>s</w:t>
        </w:r>
      </w:ins>
      <w:del w:id="5594" w:author="Copy Editor" w:date="2026-10-06T16:15:00Z" w16du:dateUtc="2026-10-06T13:15:00Z">
        <w:r w:rsidR="007C0FF3" w:rsidDel="003A0C60">
          <w:delText>ed</w:delText>
        </w:r>
      </w:del>
      <w:r w:rsidR="007C0FF3">
        <w:t xml:space="preserve"> her dress off over her </w:t>
      </w:r>
      <w:r>
        <w:t xml:space="preserve">head. </w:t>
      </w:r>
    </w:p>
    <w:p w14:paraId="78B06BEA" w14:textId="522D2B68" w:rsidR="003A0C60" w:rsidRDefault="003A0C60">
      <w:pPr>
        <w:pStyle w:val="bCHARACTER"/>
        <w:pPrChange w:id="5595" w:author="Copy Editor" w:date="2026-10-06T16:15:00Z" w16du:dateUtc="2026-10-06T13:15:00Z">
          <w:pPr>
            <w:pStyle w:val="body"/>
          </w:pPr>
        </w:pPrChange>
      </w:pPr>
      <w:ins w:id="5596" w:author="Copy Editor" w:date="2026-10-06T16:15:00Z">
        <w:r w:rsidRPr="003A0C60">
          <w:t>RICHARD</w:t>
        </w:r>
      </w:ins>
    </w:p>
    <w:p w14:paraId="66479B2D" w14:textId="69D1739B" w:rsidR="00A66E45" w:rsidRDefault="007C0FF3" w:rsidP="004B3D80">
      <w:pPr>
        <w:pStyle w:val="bdialogue"/>
        <w:rPr>
          <w:ins w:id="5597" w:author="Copy Editor" w:date="2026-10-06T16:15:00Z" w16du:dateUtc="2026-10-06T13:15:00Z"/>
        </w:rPr>
      </w:pPr>
      <w:del w:id="5598" w:author="Copy Editor" w:date="2026-10-06T16:15:00Z" w16du:dateUtc="2026-10-06T13:15:00Z">
        <w:r w:rsidDel="003A0C60">
          <w:delText>“</w:delText>
        </w:r>
      </w:del>
      <w:r>
        <w:t xml:space="preserve">I take it you’re on the </w:t>
      </w:r>
      <w:r w:rsidR="00D93D74">
        <w:t>pill?</w:t>
      </w:r>
      <w:del w:id="5599" w:author="Copy Editor" w:date="2026-10-06T16:15:00Z" w16du:dateUtc="2026-10-06T13:15:00Z">
        <w:r w:rsidR="00D93D74" w:rsidDel="003A0C60">
          <w:delText xml:space="preserve">" </w:delText>
        </w:r>
      </w:del>
    </w:p>
    <w:p w14:paraId="17A3C3CE" w14:textId="77777777" w:rsidR="003A0C60" w:rsidRPr="00905CE7" w:rsidRDefault="003A0C60" w:rsidP="003A0C60">
      <w:pPr>
        <w:pStyle w:val="bCHARACTER"/>
        <w:rPr>
          <w:ins w:id="5600" w:author="Copy Editor" w:date="2026-10-06T16:15:00Z" w16du:dateUtc="2026-10-06T13:15:00Z"/>
          <w:lang w:val="en-US"/>
        </w:rPr>
      </w:pPr>
      <w:ins w:id="5601" w:author="Copy Editor" w:date="2026-10-06T16:15:00Z" w16du:dateUtc="2026-10-06T13:15:00Z">
        <w:r w:rsidRPr="00905CE7">
          <w:rPr>
            <w:lang w:val="en-US"/>
          </w:rPr>
          <w:t>RICHARD (V.O.)</w:t>
        </w:r>
      </w:ins>
    </w:p>
    <w:p w14:paraId="4F2CBF7C" w14:textId="68BE82FE" w:rsidR="003A0C60" w:rsidDel="003A0C60" w:rsidRDefault="003A0C60" w:rsidP="004B3D80">
      <w:pPr>
        <w:pStyle w:val="bdialogue"/>
        <w:rPr>
          <w:del w:id="5602" w:author="Copy Editor" w:date="2026-10-06T16:15:00Z" w16du:dateUtc="2026-10-06T13:15:00Z"/>
        </w:rPr>
      </w:pPr>
    </w:p>
    <w:p w14:paraId="7E916EEF" w14:textId="77777777" w:rsidR="00A66E45" w:rsidRDefault="007C0FF3">
      <w:pPr>
        <w:pStyle w:val="bdialogue"/>
        <w:pPrChange w:id="5603" w:author="Copy Editor" w:date="2026-10-06T16:16:00Z" w16du:dateUtc="2026-10-06T13:16:00Z">
          <w:pPr>
            <w:pStyle w:val="body"/>
          </w:pPr>
        </w:pPrChange>
      </w:pPr>
      <w:r>
        <w:t xml:space="preserve">I had no intention of getting caught </w:t>
      </w:r>
      <w:r w:rsidR="00D93D74">
        <w:t>out;</w:t>
      </w:r>
      <w:r>
        <w:t xml:space="preserve"> </w:t>
      </w:r>
      <w:r w:rsidR="00D93D74">
        <w:t>the caveman</w:t>
      </w:r>
      <w:r>
        <w:t xml:space="preserve"> still had his wits about him</w:t>
      </w:r>
      <w:r w:rsidR="00D93D74">
        <w:t xml:space="preserve">. </w:t>
      </w:r>
    </w:p>
    <w:p w14:paraId="0B859DFC" w14:textId="5DE8FDD8" w:rsidR="003A0C60" w:rsidRDefault="003A0C60">
      <w:pPr>
        <w:pStyle w:val="bCHARACTER"/>
        <w:rPr>
          <w:ins w:id="5604" w:author="Copy Editor" w:date="2026-10-06T16:16:00Z" w16du:dateUtc="2026-10-06T13:16:00Z"/>
        </w:rPr>
        <w:pPrChange w:id="5605" w:author="Copy Editor" w:date="2026-10-06T16:16:00Z" w16du:dateUtc="2026-10-06T13:16:00Z">
          <w:pPr>
            <w:pStyle w:val="bdialogue"/>
          </w:pPr>
        </w:pPrChange>
      </w:pPr>
      <w:ins w:id="5606" w:author="Copy Editor" w:date="2026-10-06T16:16:00Z" w16du:dateUtc="2026-10-06T13:16:00Z">
        <w:r>
          <w:t>REDHEAD</w:t>
        </w:r>
      </w:ins>
    </w:p>
    <w:p w14:paraId="0B718681" w14:textId="6E883399" w:rsidR="00A66E45" w:rsidRDefault="00D93D74" w:rsidP="004B3D80">
      <w:pPr>
        <w:pStyle w:val="bdialogue"/>
        <w:rPr>
          <w:ins w:id="5607" w:author="Copy Editor" w:date="2026-10-06T16:17:00Z" w16du:dateUtc="2026-10-06T13:17:00Z"/>
        </w:rPr>
      </w:pPr>
      <w:del w:id="5608" w:author="Copy Editor" w:date="2026-10-06T16:16:00Z" w16du:dateUtc="2026-10-06T13:16:00Z">
        <w:r w:rsidDel="003A0C60">
          <w:lastRenderedPageBreak/>
          <w:delText>"</w:delText>
        </w:r>
      </w:del>
      <w:r>
        <w:t>I</w:t>
      </w:r>
      <w:r w:rsidR="007C0FF3">
        <w:t xml:space="preserve"> am, but you can throw me out if you want </w:t>
      </w:r>
      <w:r>
        <w:t>to.</w:t>
      </w:r>
      <w:del w:id="5609" w:author="Copy Editor" w:date="2026-10-06T16:16:00Z" w16du:dateUtc="2026-10-06T13:16:00Z">
        <w:r w:rsidDel="003A0C60">
          <w:delText xml:space="preserve">" </w:delText>
        </w:r>
      </w:del>
    </w:p>
    <w:p w14:paraId="6FB0605C" w14:textId="439A95CE" w:rsidR="009D4A2B" w:rsidRDefault="009D4A2B" w:rsidP="009D4A2B">
      <w:pPr>
        <w:pStyle w:val="body"/>
        <w:rPr>
          <w:ins w:id="5610" w:author="Copy Editor" w:date="2026-10-06T16:18:00Z" w16du:dateUtc="2026-10-06T13:18:00Z"/>
        </w:rPr>
      </w:pPr>
      <w:ins w:id="5611" w:author="Copy Editor" w:date="2026-10-06T16:17:00Z">
        <w:r w:rsidRPr="009D4A2B">
          <w:t>Richard looks at her.</w:t>
        </w:r>
      </w:ins>
    </w:p>
    <w:p w14:paraId="1BB5A9DA" w14:textId="77777777" w:rsidR="009D4A2B" w:rsidRPr="00905CE7" w:rsidRDefault="009D4A2B" w:rsidP="009D4A2B">
      <w:pPr>
        <w:pStyle w:val="bCHARACTER"/>
        <w:rPr>
          <w:ins w:id="5612" w:author="Copy Editor" w:date="2026-10-06T16:18:00Z" w16du:dateUtc="2026-10-06T13:18:00Z"/>
          <w:lang w:val="en-US"/>
        </w:rPr>
      </w:pPr>
      <w:ins w:id="5613" w:author="Copy Editor" w:date="2026-10-06T16:18:00Z" w16du:dateUtc="2026-10-06T13:18:00Z">
        <w:r w:rsidRPr="00905CE7">
          <w:rPr>
            <w:lang w:val="en-US"/>
          </w:rPr>
          <w:t>RICHARD (V.O.)</w:t>
        </w:r>
      </w:ins>
    </w:p>
    <w:p w14:paraId="45789781" w14:textId="7249AC00" w:rsidR="009D4A2B" w:rsidDel="009D4A2B" w:rsidRDefault="009D4A2B">
      <w:pPr>
        <w:pStyle w:val="body"/>
        <w:rPr>
          <w:del w:id="5614" w:author="Copy Editor" w:date="2026-10-06T16:18:00Z" w16du:dateUtc="2026-10-06T13:18:00Z"/>
        </w:rPr>
        <w:pPrChange w:id="5615" w:author="Copy Editor" w:date="2026-10-06T16:17:00Z" w16du:dateUtc="2026-10-06T13:17:00Z">
          <w:pPr>
            <w:pStyle w:val="bdialogue"/>
          </w:pPr>
        </w:pPrChange>
      </w:pPr>
    </w:p>
    <w:p w14:paraId="4154F177" w14:textId="77777777" w:rsidR="009D4A2B" w:rsidRDefault="007C0FF3" w:rsidP="009D4A2B">
      <w:pPr>
        <w:pStyle w:val="bdialogue"/>
        <w:rPr>
          <w:ins w:id="5616" w:author="Copy Editor" w:date="2026-10-06T16:18:00Z" w16du:dateUtc="2026-10-06T13:18:00Z"/>
        </w:rPr>
      </w:pPr>
      <w:r>
        <w:t xml:space="preserve">I didn’t want </w:t>
      </w:r>
      <w:r w:rsidR="00D93D74">
        <w:t xml:space="preserve">to. </w:t>
      </w:r>
    </w:p>
    <w:p w14:paraId="64CC8D4F" w14:textId="53CA7922" w:rsidR="00585B9B" w:rsidRDefault="007C0FF3" w:rsidP="009D4A2B">
      <w:pPr>
        <w:pStyle w:val="body"/>
        <w:rPr>
          <w:ins w:id="5617" w:author="Copy Editor" w:date="2026-10-06T16:18:00Z" w16du:dateUtc="2026-10-06T13:18:00Z"/>
        </w:rPr>
      </w:pPr>
      <w:r>
        <w:t xml:space="preserve">She slowly unbuttoned </w:t>
      </w:r>
      <w:ins w:id="5618" w:author="Copy Editor" w:date="2026-10-06T16:18:00Z" w16du:dateUtc="2026-10-06T13:18:00Z">
        <w:r w:rsidR="009D4A2B">
          <w:t>his</w:t>
        </w:r>
      </w:ins>
      <w:del w:id="5619" w:author="Copy Editor" w:date="2026-10-06T16:18:00Z" w16du:dateUtc="2026-10-06T13:18:00Z">
        <w:r w:rsidDel="009D4A2B">
          <w:delText>my</w:delText>
        </w:r>
      </w:del>
      <w:r>
        <w:t xml:space="preserve"> </w:t>
      </w:r>
      <w:r w:rsidR="00D93D74">
        <w:t>shirt.</w:t>
      </w:r>
      <w:r>
        <w:t xml:space="preserve"> </w:t>
      </w:r>
    </w:p>
    <w:p w14:paraId="73A5549E" w14:textId="77777777" w:rsidR="009D4A2B" w:rsidRDefault="009D4A2B" w:rsidP="009D4A2B">
      <w:pPr>
        <w:pStyle w:val="bCHARACTER"/>
        <w:rPr>
          <w:ins w:id="5620" w:author="Copy Editor" w:date="2026-10-06T16:18:00Z" w16du:dateUtc="2026-10-06T13:18:00Z"/>
        </w:rPr>
      </w:pPr>
      <w:ins w:id="5621" w:author="Copy Editor" w:date="2026-10-06T16:18:00Z" w16du:dateUtc="2026-10-06T13:18:00Z">
        <w:r>
          <w:t>REDHEAD</w:t>
        </w:r>
      </w:ins>
    </w:p>
    <w:p w14:paraId="113F7F95" w14:textId="7723B6DF" w:rsidR="009D4A2B" w:rsidDel="009D4A2B" w:rsidRDefault="009D4A2B" w:rsidP="009D4A2B">
      <w:pPr>
        <w:pStyle w:val="body"/>
        <w:rPr>
          <w:del w:id="5622" w:author="Copy Editor" w:date="2026-10-06T16:18:00Z" w16du:dateUtc="2026-10-06T13:18:00Z"/>
        </w:rPr>
      </w:pPr>
    </w:p>
    <w:p w14:paraId="7D87BB3E" w14:textId="4DB02E3C" w:rsidR="00585B9B" w:rsidRDefault="007C0FF3" w:rsidP="004B3D80">
      <w:pPr>
        <w:pStyle w:val="bdialogue"/>
      </w:pPr>
      <w:del w:id="5623" w:author="Copy Editor" w:date="2026-10-06T16:18:00Z" w16du:dateUtc="2026-10-06T13:18:00Z">
        <w:r w:rsidDel="009D4A2B">
          <w:delText>“</w:delText>
        </w:r>
      </w:del>
      <w:r>
        <w:t xml:space="preserve">Nice hairy </w:t>
      </w:r>
      <w:r w:rsidR="00D93D74">
        <w:t>chest;</w:t>
      </w:r>
      <w:r>
        <w:t xml:space="preserve"> it gets better and </w:t>
      </w:r>
      <w:r w:rsidR="004E0E70">
        <w:t>better</w:t>
      </w:r>
      <w:ins w:id="5624" w:author="Copy Editor" w:date="2026-10-06T16:18:00Z" w16du:dateUtc="2026-10-06T13:18:00Z">
        <w:r w:rsidR="009D4A2B">
          <w:t>.</w:t>
        </w:r>
      </w:ins>
      <w:del w:id="5625" w:author="Copy Editor" w:date="2026-10-06T16:18:00Z" w16du:dateUtc="2026-10-06T13:18:00Z">
        <w:r w:rsidR="004E0E70" w:rsidDel="009D4A2B">
          <w:delText>,"</w:delText>
        </w:r>
        <w:r w:rsidDel="009D4A2B">
          <w:delText xml:space="preserve"> </w:delText>
        </w:r>
      </w:del>
    </w:p>
    <w:p w14:paraId="617AD930" w14:textId="77777777" w:rsidR="009317C3" w:rsidRPr="009317C3" w:rsidRDefault="009317C3">
      <w:pPr>
        <w:pStyle w:val="body"/>
        <w:rPr>
          <w:ins w:id="5626" w:author="Copy Editor" w:date="2026-10-06T16:19:00Z"/>
          <w:lang w:val="en-US"/>
        </w:rPr>
        <w:pPrChange w:id="5627" w:author="Copy Editor" w:date="2026-10-06T16:19:00Z" w16du:dateUtc="2026-10-06T13:19:00Z">
          <w:pPr>
            <w:pStyle w:val="bdialogue"/>
          </w:pPr>
        </w:pPrChange>
      </w:pPr>
      <w:ins w:id="5628" w:author="Copy Editor" w:date="2026-10-06T16:19:00Z">
        <w:r w:rsidRPr="009317C3">
          <w:rPr>
            <w:lang w:val="en-US"/>
          </w:rPr>
          <w:t>She quietly explains how to remove her petticoat.</w:t>
        </w:r>
      </w:ins>
    </w:p>
    <w:p w14:paraId="40EAF9E7" w14:textId="77777777" w:rsidR="009317C3" w:rsidRPr="009317C3" w:rsidRDefault="009317C3">
      <w:pPr>
        <w:pStyle w:val="body"/>
        <w:rPr>
          <w:ins w:id="5629" w:author="Copy Editor" w:date="2026-10-06T16:19:00Z"/>
          <w:lang w:val="en-US"/>
        </w:rPr>
        <w:pPrChange w:id="5630" w:author="Copy Editor" w:date="2026-10-06T16:19:00Z" w16du:dateUtc="2026-10-06T13:19:00Z">
          <w:pPr>
            <w:pStyle w:val="bdialogue"/>
          </w:pPr>
        </w:pPrChange>
      </w:pPr>
      <w:ins w:id="5631" w:author="Copy Editor" w:date="2026-10-06T16:19:00Z">
        <w:r w:rsidRPr="009317C3">
          <w:rPr>
            <w:lang w:val="en-US"/>
          </w:rPr>
          <w:t>Richard follows her instructions.</w:t>
        </w:r>
      </w:ins>
    </w:p>
    <w:p w14:paraId="7A327F54" w14:textId="77777777" w:rsidR="00904ACC" w:rsidRPr="00905CE7" w:rsidRDefault="00904ACC" w:rsidP="00904ACC">
      <w:pPr>
        <w:pStyle w:val="bCHARACTER"/>
        <w:rPr>
          <w:ins w:id="5632" w:author="Copy Editor" w:date="2026-10-06T16:19:00Z" w16du:dateUtc="2026-10-06T13:19:00Z"/>
          <w:lang w:val="en-US"/>
        </w:rPr>
      </w:pPr>
      <w:ins w:id="5633" w:author="Copy Editor" w:date="2026-10-06T16:19:00Z" w16du:dateUtc="2026-10-06T13:19:00Z">
        <w:r w:rsidRPr="00905CE7">
          <w:rPr>
            <w:lang w:val="en-US"/>
          </w:rPr>
          <w:t>RICHARD (V.O.)</w:t>
        </w:r>
      </w:ins>
    </w:p>
    <w:p w14:paraId="4C357BB9" w14:textId="77777777" w:rsidR="00904ACC" w:rsidRDefault="007C0FF3" w:rsidP="00904ACC">
      <w:pPr>
        <w:pStyle w:val="bdialogue"/>
        <w:rPr>
          <w:ins w:id="5634" w:author="Copy Editor" w:date="2026-10-06T16:19:00Z" w16du:dateUtc="2026-10-06T13:19:00Z"/>
        </w:rPr>
      </w:pPr>
      <w:del w:id="5635" w:author="Copy Editor" w:date="2026-10-06T16:19:00Z" w16du:dateUtc="2026-10-06T13:19:00Z">
        <w:r w:rsidDel="009317C3">
          <w:delText xml:space="preserve">she softly </w:delText>
        </w:r>
        <w:r w:rsidR="004E0E70" w:rsidDel="009317C3">
          <w:delText xml:space="preserve">whispered. </w:delText>
        </w:r>
      </w:del>
      <w:r>
        <w:t xml:space="preserve">She had to tell me how to remove her </w:t>
      </w:r>
      <w:r w:rsidR="004E0E70">
        <w:t>petticoat.</w:t>
      </w:r>
    </w:p>
    <w:p w14:paraId="2D83180D" w14:textId="6E5119D6" w:rsidR="00585B9B" w:rsidRDefault="004E0E70" w:rsidP="00904ACC">
      <w:pPr>
        <w:pStyle w:val="body"/>
      </w:pPr>
      <w:del w:id="5636" w:author="Copy Editor" w:date="2026-10-06T16:19:00Z" w16du:dateUtc="2026-10-06T13:19:00Z">
        <w:r w:rsidDel="00904ACC">
          <w:delText xml:space="preserve"> </w:delText>
        </w:r>
        <w:r w:rsidR="007C0FF3" w:rsidDel="00904ACC">
          <w:delText>I</w:delText>
        </w:r>
      </w:del>
      <w:ins w:id="5637" w:author="Copy Editor" w:date="2026-10-06T16:19:00Z" w16du:dateUtc="2026-10-06T13:19:00Z">
        <w:r w:rsidR="00904ACC">
          <w:t>Richard</w:t>
        </w:r>
      </w:ins>
      <w:r w:rsidR="007C0FF3">
        <w:t xml:space="preserve"> unfastened her </w:t>
      </w:r>
      <w:r>
        <w:t>bra,</w:t>
      </w:r>
      <w:r w:rsidR="007C0FF3">
        <w:t xml:space="preserve"> and the most fabulous pair of breasts </w:t>
      </w:r>
      <w:r>
        <w:t>was</w:t>
      </w:r>
      <w:r w:rsidR="007C0FF3">
        <w:t xml:space="preserve"> there for </w:t>
      </w:r>
      <w:ins w:id="5638" w:author="Copy Editor" w:date="2026-10-06T16:20:00Z" w16du:dateUtc="2026-10-06T13:20:00Z">
        <w:r w:rsidR="00904ACC">
          <w:t>his</w:t>
        </w:r>
      </w:ins>
      <w:del w:id="5639" w:author="Copy Editor" w:date="2026-10-06T16:20:00Z" w16du:dateUtc="2026-10-06T13:20:00Z">
        <w:r w:rsidR="007C0FF3" w:rsidDel="00904ACC">
          <w:delText>my</w:delText>
        </w:r>
      </w:del>
      <w:r w:rsidR="007C0FF3">
        <w:t xml:space="preserve"> </w:t>
      </w:r>
      <w:r>
        <w:t xml:space="preserve">enjoyment. </w:t>
      </w:r>
    </w:p>
    <w:p w14:paraId="0E709926" w14:textId="1475667E" w:rsidR="00904ACC" w:rsidRDefault="006521B5">
      <w:pPr>
        <w:pStyle w:val="bCHARACTER"/>
        <w:rPr>
          <w:ins w:id="5640" w:author="Copy Editor" w:date="2026-10-06T16:20:00Z" w16du:dateUtc="2026-10-06T13:20:00Z"/>
        </w:rPr>
        <w:pPrChange w:id="5641" w:author="Copy Editor" w:date="2026-10-06T16:20:00Z" w16du:dateUtc="2026-10-06T13:20:00Z">
          <w:pPr>
            <w:pStyle w:val="bdialogue"/>
          </w:pPr>
        </w:pPrChange>
      </w:pPr>
      <w:ins w:id="5642" w:author="Copy Editor" w:date="2026-10-06T16:20:00Z">
        <w:r w:rsidRPr="006521B5">
          <w:t>RICHARD</w:t>
        </w:r>
      </w:ins>
    </w:p>
    <w:p w14:paraId="4DD0A0EE" w14:textId="747FCD78" w:rsidR="00585B9B" w:rsidRDefault="007C0FF3" w:rsidP="004B3D80">
      <w:pPr>
        <w:pStyle w:val="bdialogue"/>
        <w:rPr>
          <w:ins w:id="5643" w:author="Copy Editor" w:date="2026-10-06T16:20:00Z" w16du:dateUtc="2026-10-06T13:20:00Z"/>
        </w:rPr>
      </w:pPr>
      <w:del w:id="5644" w:author="Copy Editor" w:date="2026-10-06T16:20:00Z" w16du:dateUtc="2026-10-06T13:20:00Z">
        <w:r w:rsidDel="006521B5">
          <w:delText>“</w:delText>
        </w:r>
      </w:del>
      <w:r>
        <w:t xml:space="preserve">My god, you’re </w:t>
      </w:r>
      <w:r w:rsidR="004E0E70">
        <w:t>magnificent</w:t>
      </w:r>
      <w:ins w:id="5645" w:author="Copy Editor" w:date="2026-10-06T16:20:00Z" w16du:dateUtc="2026-10-06T13:20:00Z">
        <w:r w:rsidR="006521B5">
          <w:t>.</w:t>
        </w:r>
      </w:ins>
      <w:del w:id="5646" w:author="Copy Editor" w:date="2026-10-06T16:20:00Z" w16du:dateUtc="2026-10-06T13:20:00Z">
        <w:r w:rsidR="004E0E70" w:rsidDel="006521B5">
          <w:delText>,"</w:delText>
        </w:r>
      </w:del>
      <w:r>
        <w:t xml:space="preserve"> </w:t>
      </w:r>
    </w:p>
    <w:p w14:paraId="37CEE10A" w14:textId="77777777" w:rsidR="006521B5" w:rsidRPr="00905CE7" w:rsidRDefault="006521B5" w:rsidP="006521B5">
      <w:pPr>
        <w:pStyle w:val="bCHARACTER"/>
        <w:rPr>
          <w:ins w:id="5647" w:author="Copy Editor" w:date="2026-10-06T16:20:00Z" w16du:dateUtc="2026-10-06T13:20:00Z"/>
          <w:lang w:val="en-US"/>
        </w:rPr>
      </w:pPr>
      <w:ins w:id="5648" w:author="Copy Editor" w:date="2026-10-06T16:20:00Z" w16du:dateUtc="2026-10-06T13:20:00Z">
        <w:r w:rsidRPr="00905CE7">
          <w:rPr>
            <w:lang w:val="en-US"/>
          </w:rPr>
          <w:t>RICHARD (V.O.)</w:t>
        </w:r>
      </w:ins>
    </w:p>
    <w:p w14:paraId="34CF0A45" w14:textId="55BB738B" w:rsidR="006521B5" w:rsidDel="006521B5" w:rsidRDefault="006521B5" w:rsidP="004B3D80">
      <w:pPr>
        <w:pStyle w:val="bdialogue"/>
        <w:rPr>
          <w:del w:id="5649" w:author="Copy Editor" w:date="2026-10-06T16:20:00Z" w16du:dateUtc="2026-10-06T13:20:00Z"/>
        </w:rPr>
      </w:pPr>
    </w:p>
    <w:p w14:paraId="5E4BDCBA" w14:textId="7646B451" w:rsidR="003439BF" w:rsidRDefault="007C0FF3" w:rsidP="006521B5">
      <w:pPr>
        <w:pStyle w:val="bdialogue"/>
        <w:rPr>
          <w:ins w:id="5650" w:author="Copy Editor" w:date="2026-10-06T16:20:00Z" w16du:dateUtc="2026-10-06T13:20:00Z"/>
        </w:rPr>
      </w:pPr>
      <w:del w:id="5651" w:author="Copy Editor" w:date="2026-10-06T16:20:00Z" w16du:dateUtc="2026-10-06T13:20:00Z">
        <w:r w:rsidDel="006521B5">
          <w:delText>m</w:delText>
        </w:r>
      </w:del>
      <w:ins w:id="5652" w:author="Copy Editor" w:date="2026-10-06T16:20:00Z" w16du:dateUtc="2026-10-06T13:20:00Z">
        <w:r w:rsidR="006521B5">
          <w:t>M</w:t>
        </w:r>
      </w:ins>
      <w:r>
        <w:t xml:space="preserve">y voice thick with </w:t>
      </w:r>
      <w:r w:rsidR="00163A88">
        <w:t>lust.</w:t>
      </w:r>
    </w:p>
    <w:p w14:paraId="3D725734" w14:textId="77777777" w:rsidR="00FD366E" w:rsidRPr="00FD366E" w:rsidRDefault="00FD366E">
      <w:pPr>
        <w:pStyle w:val="aSCENEHEAD"/>
        <w:rPr>
          <w:ins w:id="5653" w:author="Copy Editor" w:date="2026-10-06T16:21:00Z"/>
          <w:lang w:val="en-US"/>
        </w:rPr>
        <w:pPrChange w:id="5654" w:author="Copy Editor" w:date="2026-10-06T16:21:00Z" w16du:dateUtc="2026-10-06T13:21:00Z">
          <w:pPr>
            <w:pStyle w:val="body"/>
          </w:pPr>
        </w:pPrChange>
      </w:pPr>
      <w:ins w:id="5655" w:author="Copy Editor" w:date="2026-10-06T16:21:00Z">
        <w:r w:rsidRPr="00FD366E">
          <w:rPr>
            <w:lang w:val="en-US"/>
          </w:rPr>
          <w:t>INT. FERRY – CABIN – LATER</w:t>
        </w:r>
      </w:ins>
    </w:p>
    <w:p w14:paraId="66882FC5" w14:textId="77777777" w:rsidR="00FD366E" w:rsidRPr="00FD366E" w:rsidRDefault="00FD366E" w:rsidP="00FD366E">
      <w:pPr>
        <w:pStyle w:val="body"/>
        <w:rPr>
          <w:ins w:id="5656" w:author="Copy Editor" w:date="2026-10-06T16:21:00Z"/>
          <w:lang w:val="en-US"/>
        </w:rPr>
      </w:pPr>
      <w:ins w:id="5657" w:author="Copy Editor" w:date="2026-10-06T16:21:00Z">
        <w:r w:rsidRPr="00FD366E">
          <w:rPr>
            <w:lang w:val="en-US"/>
          </w:rPr>
          <w:t>Richard lies back, relaxed.</w:t>
        </w:r>
      </w:ins>
    </w:p>
    <w:p w14:paraId="119D7628" w14:textId="77777777" w:rsidR="00FD366E" w:rsidRPr="00FD366E" w:rsidRDefault="00FD366E">
      <w:pPr>
        <w:pStyle w:val="bCHARACTER"/>
        <w:rPr>
          <w:ins w:id="5658" w:author="Copy Editor" w:date="2026-10-06T16:21:00Z"/>
          <w:lang w:val="en-US"/>
        </w:rPr>
        <w:pPrChange w:id="5659" w:author="Copy Editor" w:date="2026-10-06T16:21:00Z" w16du:dateUtc="2026-10-06T13:21:00Z">
          <w:pPr>
            <w:pStyle w:val="body"/>
          </w:pPr>
        </w:pPrChange>
      </w:pPr>
      <w:ins w:id="5660" w:author="Copy Editor" w:date="2026-10-06T16:21:00Z">
        <w:r w:rsidRPr="00FD366E">
          <w:rPr>
            <w:lang w:val="en-US"/>
          </w:rPr>
          <w:t>RICHARD (V.O.)</w:t>
        </w:r>
      </w:ins>
    </w:p>
    <w:p w14:paraId="1D9F6F6E" w14:textId="72FC51F4" w:rsidR="006521B5" w:rsidDel="00FD366E" w:rsidRDefault="006521B5" w:rsidP="006521B5">
      <w:pPr>
        <w:pStyle w:val="body"/>
        <w:rPr>
          <w:del w:id="5661" w:author="Copy Editor" w:date="2026-10-06T16:21:00Z" w16du:dateUtc="2026-10-06T13:21:00Z"/>
        </w:rPr>
      </w:pPr>
    </w:p>
    <w:p w14:paraId="63054D34" w14:textId="77777777" w:rsidR="00FD366E" w:rsidRDefault="007C0FF3" w:rsidP="00FD366E">
      <w:pPr>
        <w:pStyle w:val="bdialogue"/>
        <w:rPr>
          <w:ins w:id="5662" w:author="Copy Editor" w:date="2026-10-06T16:21:00Z" w16du:dateUtc="2026-10-06T13:21:00Z"/>
        </w:rPr>
      </w:pPr>
      <w:r>
        <w:t xml:space="preserve">I needed to </w:t>
      </w:r>
      <w:r w:rsidR="00163A88">
        <w:t>unwind,</w:t>
      </w:r>
      <w:r>
        <w:t xml:space="preserve"> and by </w:t>
      </w:r>
      <w:r w:rsidR="00163A88">
        <w:t>God,</w:t>
      </w:r>
      <w:r>
        <w:t xml:space="preserve"> that girl helped me </w:t>
      </w:r>
      <w:r w:rsidR="00163A88">
        <w:t xml:space="preserve">unwind. </w:t>
      </w:r>
    </w:p>
    <w:p w14:paraId="01C09089" w14:textId="79F6AFF1" w:rsidR="00FD366E" w:rsidRDefault="00104532">
      <w:pPr>
        <w:pStyle w:val="body"/>
        <w:rPr>
          <w:ins w:id="5663" w:author="Copy Editor" w:date="2026-10-06T16:21:00Z" w16du:dateUtc="2026-10-06T13:21:00Z"/>
          <w:lang w:val="en-US"/>
        </w:rPr>
        <w:pPrChange w:id="5664" w:author="Copy Editor" w:date="2026-10-06T16:21:00Z" w16du:dateUtc="2026-10-06T13:21:00Z">
          <w:pPr>
            <w:pStyle w:val="bCHARACTER"/>
          </w:pPr>
        </w:pPrChange>
      </w:pPr>
      <w:ins w:id="5665" w:author="Copy Editor" w:date="2026-10-06T16:21:00Z">
        <w:r w:rsidRPr="00104532">
          <w:t>The redhead remains with him.</w:t>
        </w:r>
      </w:ins>
    </w:p>
    <w:p w14:paraId="1982DA33" w14:textId="46E2B182" w:rsidR="00FD366E" w:rsidRPr="00FD366E" w:rsidRDefault="00FD366E" w:rsidP="00FD366E">
      <w:pPr>
        <w:pStyle w:val="bCHARACTER"/>
        <w:rPr>
          <w:ins w:id="5666" w:author="Copy Editor" w:date="2026-10-06T16:21:00Z" w16du:dateUtc="2026-10-06T13:21:00Z"/>
          <w:lang w:val="en-US"/>
        </w:rPr>
      </w:pPr>
      <w:ins w:id="5667" w:author="Copy Editor" w:date="2026-10-06T16:21:00Z" w16du:dateUtc="2026-10-06T13:21:00Z">
        <w:r w:rsidRPr="00FD366E">
          <w:rPr>
            <w:lang w:val="en-US"/>
          </w:rPr>
          <w:t>RICHARD (V.O.)</w:t>
        </w:r>
      </w:ins>
    </w:p>
    <w:p w14:paraId="403D0431" w14:textId="77777777" w:rsidR="00104532" w:rsidRDefault="007C0FF3" w:rsidP="00FD366E">
      <w:pPr>
        <w:pStyle w:val="bdialogue"/>
        <w:rPr>
          <w:ins w:id="5668" w:author="Copy Editor" w:date="2026-10-06T16:21:00Z" w16du:dateUtc="2026-10-06T13:21:00Z"/>
        </w:rPr>
      </w:pPr>
      <w:r>
        <w:t xml:space="preserve">I was young and </w:t>
      </w:r>
      <w:r w:rsidR="00163A88">
        <w:t>fit,</w:t>
      </w:r>
      <w:r>
        <w:t xml:space="preserve"> and she did her duty by the people who were keeping her country </w:t>
      </w:r>
      <w:r w:rsidR="00163A88">
        <w:t xml:space="preserve">safe. </w:t>
      </w:r>
    </w:p>
    <w:p w14:paraId="6A3C8D6A" w14:textId="77777777" w:rsidR="00104532" w:rsidRDefault="007C0FF3" w:rsidP="00FD366E">
      <w:pPr>
        <w:pStyle w:val="bdialogue"/>
        <w:rPr>
          <w:ins w:id="5669" w:author="Copy Editor" w:date="2026-10-06T16:21:00Z" w16du:dateUtc="2026-10-06T13:21:00Z"/>
        </w:rPr>
      </w:pPr>
      <w:r>
        <w:t xml:space="preserve">By the time we had </w:t>
      </w:r>
      <w:r w:rsidR="00163A88">
        <w:t>finished,</w:t>
      </w:r>
      <w:r>
        <w:t xml:space="preserve"> I was very relaxed and back on an even </w:t>
      </w:r>
      <w:r w:rsidR="00163A88">
        <w:t>keel.</w:t>
      </w:r>
    </w:p>
    <w:p w14:paraId="5B00DE50" w14:textId="77777777" w:rsidR="00104532" w:rsidRPr="00104532" w:rsidRDefault="00104532">
      <w:pPr>
        <w:pStyle w:val="body"/>
        <w:rPr>
          <w:ins w:id="5670" w:author="Copy Editor" w:date="2026-10-06T16:22:00Z"/>
          <w:lang w:val="en-US"/>
        </w:rPr>
        <w:pPrChange w:id="5671" w:author="Copy Editor" w:date="2026-10-06T16:22:00Z" w16du:dateUtc="2026-10-06T13:22:00Z">
          <w:pPr>
            <w:pStyle w:val="bdialogue"/>
          </w:pPr>
        </w:pPrChange>
      </w:pPr>
      <w:ins w:id="5672" w:author="Copy Editor" w:date="2026-10-06T16:22:00Z">
        <w:r w:rsidRPr="00104532">
          <w:rPr>
            <w:lang w:val="en-US"/>
          </w:rPr>
          <w:lastRenderedPageBreak/>
          <w:t>The others return to the cabin.</w:t>
        </w:r>
      </w:ins>
    </w:p>
    <w:p w14:paraId="4B5D97A7" w14:textId="77777777" w:rsidR="00104532" w:rsidRPr="00104532" w:rsidRDefault="00104532">
      <w:pPr>
        <w:pStyle w:val="body"/>
        <w:rPr>
          <w:ins w:id="5673" w:author="Copy Editor" w:date="2026-10-06T16:22:00Z"/>
          <w:lang w:val="en-US"/>
        </w:rPr>
        <w:pPrChange w:id="5674" w:author="Copy Editor" w:date="2026-10-06T16:22:00Z" w16du:dateUtc="2026-10-06T13:22:00Z">
          <w:pPr>
            <w:pStyle w:val="bdialogue"/>
          </w:pPr>
        </w:pPrChange>
      </w:pPr>
      <w:ins w:id="5675" w:author="Copy Editor" w:date="2026-10-06T16:22:00Z">
        <w:r w:rsidRPr="00104532">
          <w:rPr>
            <w:lang w:val="en-US"/>
          </w:rPr>
          <w:t>Richard removes the rucksacks from the door.</w:t>
        </w:r>
      </w:ins>
    </w:p>
    <w:p w14:paraId="608FAD6B" w14:textId="77777777" w:rsidR="00104532" w:rsidRPr="00104532" w:rsidRDefault="00104532">
      <w:pPr>
        <w:pStyle w:val="body"/>
        <w:rPr>
          <w:ins w:id="5676" w:author="Copy Editor" w:date="2026-10-06T16:22:00Z"/>
          <w:lang w:val="en-US"/>
        </w:rPr>
        <w:pPrChange w:id="5677" w:author="Copy Editor" w:date="2026-10-06T16:22:00Z" w16du:dateUtc="2026-10-06T13:22:00Z">
          <w:pPr>
            <w:pStyle w:val="bdialogue"/>
          </w:pPr>
        </w:pPrChange>
      </w:pPr>
      <w:ins w:id="5678" w:author="Copy Editor" w:date="2026-10-06T16:22:00Z">
        <w:r w:rsidRPr="00104532">
          <w:rPr>
            <w:lang w:val="en-US"/>
          </w:rPr>
          <w:t>The redhead stays.</w:t>
        </w:r>
      </w:ins>
    </w:p>
    <w:p w14:paraId="1B63C1AA" w14:textId="77777777" w:rsidR="00104532" w:rsidRPr="00FD366E" w:rsidRDefault="00104532" w:rsidP="00104532">
      <w:pPr>
        <w:pStyle w:val="bCHARACTER"/>
        <w:rPr>
          <w:ins w:id="5679" w:author="Copy Editor" w:date="2026-10-06T16:22:00Z" w16du:dateUtc="2026-10-06T13:22:00Z"/>
          <w:lang w:val="en-US"/>
        </w:rPr>
      </w:pPr>
      <w:ins w:id="5680" w:author="Copy Editor" w:date="2026-10-06T16:22:00Z" w16du:dateUtc="2026-10-06T13:22:00Z">
        <w:r w:rsidRPr="00FD366E">
          <w:rPr>
            <w:lang w:val="en-US"/>
          </w:rPr>
          <w:t>RICHARD (V.O.)</w:t>
        </w:r>
      </w:ins>
    </w:p>
    <w:p w14:paraId="3DA52051" w14:textId="77777777" w:rsidR="00104532" w:rsidRDefault="00163A88" w:rsidP="00104532">
      <w:pPr>
        <w:pStyle w:val="bdialogue"/>
        <w:rPr>
          <w:ins w:id="5681" w:author="Copy Editor" w:date="2026-10-06T16:22:00Z" w16du:dateUtc="2026-10-06T13:22:00Z"/>
        </w:rPr>
      </w:pPr>
      <w:del w:id="5682" w:author="Copy Editor" w:date="2026-10-06T16:22:00Z" w16du:dateUtc="2026-10-06T13:22:00Z">
        <w:r w:rsidDel="00104532">
          <w:delText xml:space="preserve"> </w:delText>
        </w:r>
      </w:del>
      <w:r w:rsidR="007C0FF3">
        <w:t xml:space="preserve">She stayed even when the others returned and I removed the blockage to let them </w:t>
      </w:r>
      <w:r>
        <w:t xml:space="preserve">in. </w:t>
      </w:r>
    </w:p>
    <w:p w14:paraId="543DA6BD" w14:textId="77777777" w:rsidR="00F27602" w:rsidRPr="00F27602" w:rsidRDefault="00F27602">
      <w:pPr>
        <w:pStyle w:val="aSCENEHEAD"/>
        <w:rPr>
          <w:ins w:id="5683" w:author="Copy Editor" w:date="2026-10-06T16:22:00Z"/>
          <w:lang w:val="en-US"/>
        </w:rPr>
        <w:pPrChange w:id="5684" w:author="Copy Editor" w:date="2026-10-06T16:22:00Z" w16du:dateUtc="2026-10-06T13:22:00Z">
          <w:pPr>
            <w:pStyle w:val="body"/>
          </w:pPr>
        </w:pPrChange>
      </w:pPr>
      <w:ins w:id="5685" w:author="Copy Editor" w:date="2026-10-06T16:22:00Z">
        <w:r w:rsidRPr="00F27602">
          <w:rPr>
            <w:lang w:val="en-US"/>
          </w:rPr>
          <w:t>EXT. NORTH SEA FERRY – MORNING</w:t>
        </w:r>
      </w:ins>
    </w:p>
    <w:p w14:paraId="5C32704F" w14:textId="77777777" w:rsidR="00F27602" w:rsidRPr="00F27602" w:rsidRDefault="00F27602" w:rsidP="00F27602">
      <w:pPr>
        <w:pStyle w:val="body"/>
        <w:rPr>
          <w:ins w:id="5686" w:author="Copy Editor" w:date="2026-10-06T16:22:00Z"/>
          <w:lang w:val="en-US"/>
        </w:rPr>
      </w:pPr>
      <w:ins w:id="5687" w:author="Copy Editor" w:date="2026-10-06T16:22:00Z">
        <w:r w:rsidRPr="00F27602">
          <w:rPr>
            <w:lang w:val="en-US"/>
          </w:rPr>
          <w:t>The ferry arrives.</w:t>
        </w:r>
      </w:ins>
    </w:p>
    <w:p w14:paraId="160B63C3" w14:textId="77777777" w:rsidR="00F27602" w:rsidRPr="00F27602" w:rsidRDefault="00F27602" w:rsidP="00F27602">
      <w:pPr>
        <w:pStyle w:val="body"/>
        <w:rPr>
          <w:ins w:id="5688" w:author="Copy Editor" w:date="2026-10-06T16:22:00Z"/>
          <w:lang w:val="en-US"/>
        </w:rPr>
      </w:pPr>
      <w:ins w:id="5689" w:author="Copy Editor" w:date="2026-10-06T16:22:00Z">
        <w:r w:rsidRPr="00F27602">
          <w:rPr>
            <w:lang w:val="en-US"/>
          </w:rPr>
          <w:t>Passengers disembark.</w:t>
        </w:r>
      </w:ins>
    </w:p>
    <w:p w14:paraId="4DFEFA3E" w14:textId="77777777" w:rsidR="00F27602" w:rsidRPr="00F27602" w:rsidRDefault="00F27602" w:rsidP="00F27602">
      <w:pPr>
        <w:pStyle w:val="body"/>
        <w:rPr>
          <w:ins w:id="5690" w:author="Copy Editor" w:date="2026-10-06T16:22:00Z"/>
          <w:lang w:val="en-US"/>
        </w:rPr>
      </w:pPr>
      <w:ins w:id="5691" w:author="Copy Editor" w:date="2026-10-06T16:22:00Z">
        <w:r w:rsidRPr="00F27602">
          <w:rPr>
            <w:lang w:val="en-US"/>
          </w:rPr>
          <w:t>The redhead walks down the gangway with difficulty.</w:t>
        </w:r>
      </w:ins>
    </w:p>
    <w:p w14:paraId="69C98FDE" w14:textId="77777777" w:rsidR="00F27602" w:rsidRPr="00FD366E" w:rsidRDefault="00F27602" w:rsidP="00F27602">
      <w:pPr>
        <w:pStyle w:val="bCHARACTER"/>
        <w:rPr>
          <w:ins w:id="5692" w:author="Copy Editor" w:date="2026-10-06T16:23:00Z" w16du:dateUtc="2026-10-06T13:23:00Z"/>
          <w:lang w:val="en-US"/>
        </w:rPr>
      </w:pPr>
      <w:ins w:id="5693" w:author="Copy Editor" w:date="2026-10-06T16:23:00Z" w16du:dateUtc="2026-10-06T13:23:00Z">
        <w:r w:rsidRPr="00FD366E">
          <w:rPr>
            <w:lang w:val="en-US"/>
          </w:rPr>
          <w:t>RICHARD (V.O.)</w:t>
        </w:r>
      </w:ins>
    </w:p>
    <w:p w14:paraId="51681975" w14:textId="77777777" w:rsidR="00F27602" w:rsidRDefault="00163A88" w:rsidP="00104532">
      <w:pPr>
        <w:pStyle w:val="bdialogue"/>
        <w:rPr>
          <w:ins w:id="5694" w:author="Copy Editor" w:date="2026-10-06T16:23:00Z" w16du:dateUtc="2026-10-06T13:23:00Z"/>
        </w:rPr>
      </w:pPr>
      <w:r>
        <w:t>The next</w:t>
      </w:r>
      <w:r w:rsidR="007C0FF3">
        <w:t xml:space="preserve"> day the poor girl walked off the ferry like she was John </w:t>
      </w:r>
      <w:r>
        <w:t xml:space="preserve">Wayne. </w:t>
      </w:r>
    </w:p>
    <w:p w14:paraId="5FBCD872" w14:textId="5799B554" w:rsidR="00653FAC" w:rsidRDefault="00653FAC" w:rsidP="00653FAC">
      <w:pPr>
        <w:pStyle w:val="body"/>
        <w:rPr>
          <w:ins w:id="5695" w:author="Copy Editor" w:date="2026-10-06T16:23:00Z" w16du:dateUtc="2026-10-06T13:23:00Z"/>
        </w:rPr>
      </w:pPr>
      <w:ins w:id="5696" w:author="Copy Editor" w:date="2026-10-06T16:23:00Z">
        <w:r w:rsidRPr="00653FAC">
          <w:t>She turns to Richard.</w:t>
        </w:r>
      </w:ins>
    </w:p>
    <w:p w14:paraId="0CFF3AE5" w14:textId="175120D3" w:rsidR="00653FAC" w:rsidRPr="00653FAC" w:rsidRDefault="00653FAC">
      <w:pPr>
        <w:pStyle w:val="bCHARACTER"/>
        <w:rPr>
          <w:ins w:id="5697" w:author="Copy Editor" w:date="2026-10-06T16:23:00Z" w16du:dateUtc="2026-10-06T13:23:00Z"/>
        </w:rPr>
        <w:pPrChange w:id="5698" w:author="Copy Editor" w:date="2026-10-06T16:23:00Z" w16du:dateUtc="2026-10-06T13:23:00Z">
          <w:pPr>
            <w:pStyle w:val="bdialogue"/>
          </w:pPr>
        </w:pPrChange>
      </w:pPr>
      <w:ins w:id="5699" w:author="Copy Editor" w:date="2026-10-06T16:23:00Z">
        <w:r w:rsidRPr="00653FAC">
          <w:t>REDHEAD</w:t>
        </w:r>
      </w:ins>
    </w:p>
    <w:p w14:paraId="3FFE3EA0" w14:textId="77777777" w:rsidR="00653FAC" w:rsidRDefault="00163A88" w:rsidP="00104532">
      <w:pPr>
        <w:pStyle w:val="bdialogue"/>
        <w:rPr>
          <w:ins w:id="5700" w:author="Copy Editor" w:date="2026-10-06T16:23:00Z" w16du:dateUtc="2026-10-06T13:23:00Z"/>
        </w:rPr>
      </w:pPr>
      <w:del w:id="5701" w:author="Copy Editor" w:date="2026-10-06T16:23:00Z" w16du:dateUtc="2026-10-06T13:23:00Z">
        <w:r w:rsidDel="00653FAC">
          <w:delText>She said</w:delText>
        </w:r>
        <w:r w:rsidR="007C0FF3" w:rsidDel="00653FAC">
          <w:delText xml:space="preserve"> she</w:delText>
        </w:r>
      </w:del>
      <w:ins w:id="5702" w:author="Copy Editor" w:date="2026-10-06T16:23:00Z" w16du:dateUtc="2026-10-06T13:23:00Z">
        <w:r w:rsidR="00653FAC">
          <w:t>I</w:t>
        </w:r>
      </w:ins>
      <w:r w:rsidR="007C0FF3">
        <w:t xml:space="preserve"> enjoyed </w:t>
      </w:r>
      <w:r>
        <w:t>it</w:t>
      </w:r>
      <w:ins w:id="5703" w:author="Copy Editor" w:date="2026-10-06T16:23:00Z" w16du:dateUtc="2026-10-06T13:23:00Z">
        <w:r w:rsidR="00653FAC">
          <w:t>.</w:t>
        </w:r>
      </w:ins>
    </w:p>
    <w:p w14:paraId="42245E80" w14:textId="24BFB42C" w:rsidR="00653FAC" w:rsidRDefault="00E92FD2">
      <w:pPr>
        <w:pStyle w:val="body"/>
        <w:rPr>
          <w:ins w:id="5704" w:author="Copy Editor" w:date="2026-10-06T16:23:00Z" w16du:dateUtc="2026-10-06T13:23:00Z"/>
        </w:rPr>
        <w:pPrChange w:id="5705" w:author="Copy Editor" w:date="2026-10-06T16:24:00Z" w16du:dateUtc="2026-10-06T13:24:00Z">
          <w:pPr>
            <w:pStyle w:val="bdialogue"/>
          </w:pPr>
        </w:pPrChange>
      </w:pPr>
      <w:ins w:id="5706" w:author="Copy Editor" w:date="2026-10-06T16:24:00Z">
        <w:r w:rsidRPr="00E92FD2">
          <w:t>Richard watches her go.</w:t>
        </w:r>
      </w:ins>
    </w:p>
    <w:p w14:paraId="6ACFF02E" w14:textId="77777777" w:rsidR="00E92FD2" w:rsidRPr="00FD366E" w:rsidRDefault="00E92FD2" w:rsidP="00E92FD2">
      <w:pPr>
        <w:pStyle w:val="bCHARACTER"/>
        <w:rPr>
          <w:ins w:id="5707" w:author="Copy Editor" w:date="2026-10-06T16:24:00Z" w16du:dateUtc="2026-10-06T13:24:00Z"/>
          <w:lang w:val="en-US"/>
        </w:rPr>
      </w:pPr>
      <w:ins w:id="5708" w:author="Copy Editor" w:date="2026-10-06T16:24:00Z" w16du:dateUtc="2026-10-06T13:24:00Z">
        <w:r w:rsidRPr="00FD366E">
          <w:rPr>
            <w:lang w:val="en-US"/>
          </w:rPr>
          <w:t>RICHARD (V.O.)</w:t>
        </w:r>
      </w:ins>
    </w:p>
    <w:p w14:paraId="76859CA5" w14:textId="77777777" w:rsidR="00E92FD2" w:rsidRDefault="00163A88">
      <w:pPr>
        <w:pStyle w:val="bdialogue"/>
        <w:rPr>
          <w:ins w:id="5709" w:author="Copy Editor" w:date="2026-10-06T16:24:00Z" w16du:dateUtc="2026-10-06T13:24:00Z"/>
        </w:rPr>
        <w:pPrChange w:id="5710" w:author="Copy Editor" w:date="2026-10-06T16:24:00Z" w16du:dateUtc="2026-10-06T13:24:00Z">
          <w:pPr>
            <w:pStyle w:val="bdialogue"/>
            <w:ind w:left="0"/>
          </w:pPr>
        </w:pPrChange>
      </w:pPr>
      <w:del w:id="5711" w:author="Copy Editor" w:date="2026-10-06T16:23:00Z" w16du:dateUtc="2026-10-06T13:23:00Z">
        <w:r w:rsidDel="00653FAC">
          <w:delText>;</w:delText>
        </w:r>
        <w:r w:rsidR="007C0FF3" w:rsidDel="00653FAC">
          <w:delText xml:space="preserve"> </w:delText>
        </w:r>
      </w:del>
      <w:r w:rsidR="007C0FF3">
        <w:t xml:space="preserve">she certainly seemed </w:t>
      </w:r>
      <w:r>
        <w:t xml:space="preserve">to. </w:t>
      </w:r>
    </w:p>
    <w:p w14:paraId="433C0547" w14:textId="264ABD52" w:rsidR="00511BC1" w:rsidRPr="00511BC1" w:rsidRDefault="00511BC1">
      <w:pPr>
        <w:pStyle w:val="body"/>
        <w:rPr>
          <w:ins w:id="5712" w:author="Copy Editor" w:date="2026-10-06T16:24:00Z"/>
          <w:lang w:val="en-US"/>
        </w:rPr>
        <w:pPrChange w:id="5713" w:author="Copy Editor" w:date="2026-10-06T16:24:00Z" w16du:dateUtc="2026-10-06T13:24:00Z">
          <w:pPr>
            <w:pStyle w:val="bdialogue"/>
          </w:pPr>
        </w:pPrChange>
      </w:pPr>
      <w:ins w:id="5714" w:author="Copy Editor" w:date="2026-10-06T16:24:00Z" w16du:dateUtc="2026-10-06T13:24:00Z">
        <w:r>
          <w:rPr>
            <w:lang w:val="en-US"/>
          </w:rPr>
          <w:t>C</w:t>
        </w:r>
      </w:ins>
      <w:ins w:id="5715" w:author="Copy Editor" w:date="2026-10-06T16:24:00Z">
        <w:r w:rsidRPr="00511BC1">
          <w:rPr>
            <w:lang w:val="en-US"/>
          </w:rPr>
          <w:t>UT TO:</w:t>
        </w:r>
      </w:ins>
    </w:p>
    <w:p w14:paraId="70A342DE" w14:textId="77777777" w:rsidR="00511BC1" w:rsidRPr="00511BC1" w:rsidRDefault="00511BC1">
      <w:pPr>
        <w:pStyle w:val="aSCENEHEAD"/>
        <w:rPr>
          <w:ins w:id="5716" w:author="Copy Editor" w:date="2026-10-06T16:24:00Z"/>
          <w:lang w:val="en-US"/>
        </w:rPr>
        <w:pPrChange w:id="5717" w:author="Copy Editor" w:date="2026-10-06T16:24:00Z" w16du:dateUtc="2026-10-06T13:24:00Z">
          <w:pPr>
            <w:pStyle w:val="bdialogue"/>
          </w:pPr>
        </w:pPrChange>
      </w:pPr>
      <w:ins w:id="5718" w:author="Copy Editor" w:date="2026-10-06T16:24:00Z">
        <w:r w:rsidRPr="00511BC1">
          <w:rPr>
            <w:lang w:val="en-US"/>
          </w:rPr>
          <w:t>EXT. CITY STREET – DAY</w:t>
        </w:r>
      </w:ins>
    </w:p>
    <w:p w14:paraId="424922D4" w14:textId="77777777" w:rsidR="00511BC1" w:rsidRPr="00511BC1" w:rsidRDefault="00511BC1">
      <w:pPr>
        <w:pStyle w:val="body"/>
        <w:rPr>
          <w:ins w:id="5719" w:author="Copy Editor" w:date="2026-10-06T16:24:00Z"/>
          <w:lang w:val="en-US"/>
        </w:rPr>
        <w:pPrChange w:id="5720" w:author="Copy Editor" w:date="2026-10-06T16:24:00Z" w16du:dateUtc="2026-10-06T13:24:00Z">
          <w:pPr>
            <w:pStyle w:val="bdialogue"/>
          </w:pPr>
        </w:pPrChange>
      </w:pPr>
      <w:ins w:id="5721" w:author="Copy Editor" w:date="2026-10-06T16:24:00Z">
        <w:r w:rsidRPr="00511BC1">
          <w:rPr>
            <w:lang w:val="en-US"/>
          </w:rPr>
          <w:t>Richard and the redhead meet on another occasion.</w:t>
        </w:r>
      </w:ins>
    </w:p>
    <w:p w14:paraId="0AC9F350" w14:textId="77777777" w:rsidR="00511BC1" w:rsidRPr="00511BC1" w:rsidRDefault="00511BC1">
      <w:pPr>
        <w:pStyle w:val="bCHARACTER"/>
        <w:rPr>
          <w:ins w:id="5722" w:author="Copy Editor" w:date="2026-10-06T16:24:00Z"/>
          <w:lang w:val="en-US"/>
        </w:rPr>
        <w:pPrChange w:id="5723" w:author="Copy Editor" w:date="2026-10-06T16:24:00Z" w16du:dateUtc="2026-10-06T13:24:00Z">
          <w:pPr>
            <w:pStyle w:val="bdialogue"/>
          </w:pPr>
        </w:pPrChange>
      </w:pPr>
      <w:ins w:id="5724" w:author="Copy Editor" w:date="2026-10-06T16:24:00Z">
        <w:r w:rsidRPr="00511BC1">
          <w:rPr>
            <w:lang w:val="en-US"/>
          </w:rPr>
          <w:t>RICHARD (V.O.)</w:t>
        </w:r>
      </w:ins>
    </w:p>
    <w:p w14:paraId="619ED46D" w14:textId="77777777" w:rsidR="00511BC1" w:rsidRDefault="007C0FF3" w:rsidP="00511BC1">
      <w:pPr>
        <w:pStyle w:val="bdialogue"/>
        <w:rPr>
          <w:ins w:id="5725" w:author="Copy Editor" w:date="2026-10-06T16:25:00Z" w16du:dateUtc="2026-10-06T13:25:00Z"/>
        </w:rPr>
      </w:pPr>
      <w:r>
        <w:t xml:space="preserve">I saw her a few times after </w:t>
      </w:r>
      <w:r w:rsidR="00163A88">
        <w:t>that,</w:t>
      </w:r>
      <w:r>
        <w:t xml:space="preserve"> </w:t>
      </w:r>
      <w:r w:rsidRPr="00511BC1">
        <w:t>but</w:t>
      </w:r>
      <w:r>
        <w:t xml:space="preserve"> she was in </w:t>
      </w:r>
      <w:r w:rsidR="00163A88">
        <w:t>London</w:t>
      </w:r>
      <w:ins w:id="5726" w:author="Copy Editor" w:date="2026-10-06T16:25:00Z" w16du:dateUtc="2026-10-06T13:25:00Z">
        <w:r w:rsidR="00511BC1">
          <w:t>.</w:t>
        </w:r>
      </w:ins>
    </w:p>
    <w:p w14:paraId="5A9D75FC" w14:textId="1107955F" w:rsidR="00376923" w:rsidRDefault="00163A88" w:rsidP="00511BC1">
      <w:pPr>
        <w:pStyle w:val="bdialogue"/>
        <w:rPr>
          <w:ins w:id="5727" w:author="Copy Editor" w:date="2026-10-06T16:25:00Z" w16du:dateUtc="2026-10-06T13:25:00Z"/>
        </w:rPr>
      </w:pPr>
      <w:del w:id="5728" w:author="Copy Editor" w:date="2026-10-06T16:25:00Z" w16du:dateUtc="2026-10-06T13:25:00Z">
        <w:r w:rsidDel="00511BC1">
          <w:delText>,</w:delText>
        </w:r>
        <w:r w:rsidR="007C0FF3" w:rsidDel="00511BC1">
          <w:delText xml:space="preserve"> a</w:delText>
        </w:r>
      </w:del>
      <w:ins w:id="5729" w:author="Copy Editor" w:date="2026-10-06T16:25:00Z" w16du:dateUtc="2026-10-06T13:25:00Z">
        <w:r w:rsidR="00511BC1">
          <w:t>A</w:t>
        </w:r>
      </w:ins>
      <w:r w:rsidR="007C0FF3">
        <w:t xml:space="preserve">nd my very heavy commitment to the T.A. </w:t>
      </w:r>
    </w:p>
    <w:p w14:paraId="1EDFEA78" w14:textId="12CF2787" w:rsidR="00501717" w:rsidRPr="00501717" w:rsidRDefault="00501717">
      <w:pPr>
        <w:pStyle w:val="aSCENEHEAD"/>
        <w:pPrChange w:id="5730" w:author="Copy Editor" w:date="2026-10-06T16:25:00Z" w16du:dateUtc="2026-10-06T13:25:00Z">
          <w:pPr>
            <w:pStyle w:val="body"/>
          </w:pPr>
        </w:pPrChange>
      </w:pPr>
      <w:ins w:id="5731" w:author="Copy Editor" w:date="2026-10-06T16:25:00Z">
        <w:r w:rsidRPr="00501717">
          <w:t>FLASHBACK – INT. MILITARY TRAINING AREA – DAY</w:t>
        </w:r>
      </w:ins>
    </w:p>
    <w:p w14:paraId="515E3EB5" w14:textId="77777777" w:rsidR="00501717" w:rsidRDefault="00501717" w:rsidP="00816AB1">
      <w:pPr>
        <w:pStyle w:val="baparenthisis"/>
        <w:rPr>
          <w:ins w:id="5732" w:author="Copy Editor" w:date="2026-10-06T16:26:00Z" w16du:dateUtc="2026-10-06T13:26:00Z"/>
        </w:rPr>
      </w:pPr>
    </w:p>
    <w:p w14:paraId="63922DC2" w14:textId="77777777" w:rsidR="00C647E6" w:rsidRDefault="00163A88">
      <w:pPr>
        <w:pStyle w:val="bCHARACTER"/>
        <w:rPr>
          <w:ins w:id="5733" w:author="Copy Editor" w:date="2026-10-06T16:26:00Z" w16du:dateUtc="2026-10-06T13:26:00Z"/>
        </w:rPr>
        <w:pPrChange w:id="5734" w:author="Copy Editor" w:date="2026-10-06T16:26:00Z" w16du:dateUtc="2026-10-06T13:26:00Z">
          <w:pPr>
            <w:pStyle w:val="baparenthisis"/>
          </w:pPr>
        </w:pPrChange>
      </w:pPr>
      <w:del w:id="5735" w:author="Copy Editor" w:date="2026-10-06T16:26:00Z" w16du:dateUtc="2026-10-06T13:26:00Z">
        <w:r w:rsidDel="00501717">
          <w:lastRenderedPageBreak/>
          <w:delText>(</w:delText>
        </w:r>
      </w:del>
      <w:ins w:id="5736" w:author="Copy Editor" w:date="2026-10-06T16:26:00Z">
        <w:r w:rsidR="00C647E6" w:rsidRPr="00C647E6">
          <w:t>RICHARD (V.O.)</w:t>
        </w:r>
      </w:ins>
    </w:p>
    <w:p w14:paraId="347D37B5" w14:textId="2976429A" w:rsidR="00376923" w:rsidDel="009651A2" w:rsidRDefault="00163A88" w:rsidP="00816AB1">
      <w:pPr>
        <w:pStyle w:val="baparenthisis"/>
        <w:rPr>
          <w:del w:id="5737" w:author="Copy Editor" w:date="2026-10-06T16:26:00Z" w16du:dateUtc="2026-10-06T13:26:00Z"/>
        </w:rPr>
      </w:pPr>
      <w:r>
        <w:t>the first</w:t>
      </w:r>
      <w:r w:rsidR="007C0FF3">
        <w:t xml:space="preserve"> weekend of the year was the first weekend after New </w:t>
      </w:r>
      <w:r>
        <w:t>Year,</w:t>
      </w:r>
      <w:r w:rsidR="007C0FF3">
        <w:t xml:space="preserve"> and my next free weekend was Easter</w:t>
      </w:r>
      <w:del w:id="5738" w:author="Copy Editor" w:date="2026-10-06T16:26:00Z" w16du:dateUtc="2026-10-06T13:26:00Z">
        <w:r w:rsidR="007C0FF3" w:rsidDel="00C647E6">
          <w:delText>)</w:delText>
        </w:r>
        <w:r w:rsidR="007C0FF3" w:rsidDel="009651A2">
          <w:delText xml:space="preserve"> </w:delText>
        </w:r>
      </w:del>
    </w:p>
    <w:p w14:paraId="5E4BDCBB" w14:textId="2FF52066" w:rsidR="003439BF" w:rsidRDefault="009651A2">
      <w:pPr>
        <w:pStyle w:val="baparenthisis"/>
        <w:pPrChange w:id="5739" w:author="Copy Editor" w:date="2026-10-06T16:26:00Z" w16du:dateUtc="2026-10-06T13:26:00Z">
          <w:pPr>
            <w:pStyle w:val="body"/>
            <w:spacing w:before="0"/>
          </w:pPr>
        </w:pPrChange>
      </w:pPr>
      <w:ins w:id="5740" w:author="Copy Editor" w:date="2026-10-06T16:26:00Z" w16du:dateUtc="2026-10-06T13:26:00Z">
        <w:r>
          <w:t xml:space="preserve">- </w:t>
        </w:r>
      </w:ins>
      <w:r w:rsidR="007C0FF3">
        <w:t>made it difficult to pursue a relationship.</w:t>
      </w:r>
    </w:p>
    <w:p w14:paraId="5E4BDCBD" w14:textId="57CDB431" w:rsidR="003439BF" w:rsidRDefault="00120D2B" w:rsidP="00DB5909">
      <w:pPr>
        <w:pStyle w:val="aSCENEHEAD"/>
        <w:rPr>
          <w:ins w:id="5741" w:author="Copy Editor" w:date="2026-10-06T18:07:00Z" w16du:dateUtc="2026-10-06T15:07:00Z"/>
        </w:rPr>
      </w:pPr>
      <w:r>
        <w:t>SCENE</w:t>
      </w:r>
      <w:r w:rsidR="001F14C7" w:rsidRPr="00120D2B">
        <w:t xml:space="preserve"> 16: MAKING LIFE DIFFICULT FOR MYSELF, </w:t>
      </w:r>
      <w:r w:rsidR="00147F01" w:rsidRPr="00120D2B">
        <w:t>OR</w:t>
      </w:r>
      <w:r w:rsidR="001F14C7" w:rsidRPr="00120D2B">
        <w:t xml:space="preserve"> TRAIN HARD, FIGHT EASY.</w:t>
      </w:r>
    </w:p>
    <w:p w14:paraId="39941207" w14:textId="2D8F2562" w:rsidR="0026584F" w:rsidRDefault="0026584F" w:rsidP="0026584F">
      <w:pPr>
        <w:pStyle w:val="aSCENEHEAD"/>
        <w:rPr>
          <w:ins w:id="5742" w:author="Copy Editor" w:date="2026-10-06T18:07:00Z" w16du:dateUtc="2026-10-06T15:07:00Z"/>
        </w:rPr>
      </w:pPr>
      <w:ins w:id="5743" w:author="Copy Editor" w:date="2026-10-06T18:07:00Z">
        <w:r w:rsidRPr="0026584F">
          <w:t>EXT. PARACHUTE TRAINING AREA – DAY</w:t>
        </w:r>
      </w:ins>
    </w:p>
    <w:p w14:paraId="54CD7D07" w14:textId="77777777" w:rsidR="001F64D0" w:rsidRPr="001F64D0" w:rsidRDefault="001F64D0">
      <w:pPr>
        <w:pStyle w:val="body"/>
        <w:rPr>
          <w:ins w:id="5744" w:author="Copy Editor" w:date="2026-10-06T18:07:00Z"/>
          <w:lang w:val="en-US"/>
        </w:rPr>
        <w:pPrChange w:id="5745" w:author="Copy Editor" w:date="2026-10-06T18:07:00Z" w16du:dateUtc="2026-10-06T15:07:00Z">
          <w:pPr>
            <w:pStyle w:val="aSCENEHEAD"/>
          </w:pPr>
        </w:pPrChange>
      </w:pPr>
      <w:ins w:id="5746" w:author="Copy Editor" w:date="2026-10-06T18:07:00Z">
        <w:r w:rsidRPr="001F64D0">
          <w:rPr>
            <w:lang w:val="en-US"/>
          </w:rPr>
          <w:t>An old BARRAGE BALLOON hangs above the training area.</w:t>
        </w:r>
      </w:ins>
    </w:p>
    <w:p w14:paraId="6A42639C" w14:textId="77777777" w:rsidR="001F64D0" w:rsidRPr="001F64D0" w:rsidRDefault="001F64D0">
      <w:pPr>
        <w:pStyle w:val="body"/>
        <w:rPr>
          <w:ins w:id="5747" w:author="Copy Editor" w:date="2026-10-06T18:07:00Z"/>
          <w:lang w:val="en-US"/>
        </w:rPr>
        <w:pPrChange w:id="5748" w:author="Copy Editor" w:date="2026-10-06T18:07:00Z" w16du:dateUtc="2026-10-06T15:07:00Z">
          <w:pPr>
            <w:pStyle w:val="aSCENEHEAD"/>
          </w:pPr>
        </w:pPrChange>
      </w:pPr>
      <w:ins w:id="5749" w:author="Copy Editor" w:date="2026-10-06T18:07:00Z">
        <w:r w:rsidRPr="001F64D0">
          <w:rPr>
            <w:lang w:val="en-US"/>
          </w:rPr>
          <w:t>RICHARD and other soldiers prepare to jump.</w:t>
        </w:r>
      </w:ins>
    </w:p>
    <w:p w14:paraId="0FF4515C" w14:textId="77777777" w:rsidR="001F64D0" w:rsidRPr="001F64D0" w:rsidRDefault="001F64D0">
      <w:pPr>
        <w:pStyle w:val="body"/>
        <w:rPr>
          <w:ins w:id="5750" w:author="Copy Editor" w:date="2026-10-06T18:07:00Z"/>
          <w:lang w:val="en-US"/>
        </w:rPr>
        <w:pPrChange w:id="5751" w:author="Copy Editor" w:date="2026-10-06T18:07:00Z" w16du:dateUtc="2026-10-06T15:07:00Z">
          <w:pPr>
            <w:pStyle w:val="aSCENEHEAD"/>
          </w:pPr>
        </w:pPrChange>
      </w:pPr>
      <w:ins w:id="5752" w:author="Copy Editor" w:date="2026-10-06T18:07:00Z">
        <w:r w:rsidRPr="001F64D0">
          <w:rPr>
            <w:lang w:val="en-US"/>
          </w:rPr>
          <w:t>One of the RAF INSTRUCTORS is wearing a GAS MASK.</w:t>
        </w:r>
      </w:ins>
    </w:p>
    <w:p w14:paraId="2AE1E94D" w14:textId="77777777" w:rsidR="001F64D0" w:rsidRPr="001F64D0" w:rsidRDefault="001F64D0">
      <w:pPr>
        <w:pStyle w:val="body"/>
        <w:rPr>
          <w:ins w:id="5753" w:author="Copy Editor" w:date="2026-10-06T18:07:00Z"/>
          <w:lang w:val="en-US"/>
        </w:rPr>
        <w:pPrChange w:id="5754" w:author="Copy Editor" w:date="2026-10-06T18:07:00Z" w16du:dateUtc="2026-10-06T15:07:00Z">
          <w:pPr>
            <w:pStyle w:val="aSCENEHEAD"/>
          </w:pPr>
        </w:pPrChange>
      </w:pPr>
      <w:ins w:id="5755" w:author="Copy Editor" w:date="2026-10-06T18:07:00Z">
        <w:r w:rsidRPr="001F64D0">
          <w:rPr>
            <w:lang w:val="en-US"/>
          </w:rPr>
          <w:t>Richard notices.</w:t>
        </w:r>
      </w:ins>
    </w:p>
    <w:p w14:paraId="5BE31C84" w14:textId="77777777" w:rsidR="001F64D0" w:rsidRDefault="001F64D0" w:rsidP="001F64D0">
      <w:pPr>
        <w:pStyle w:val="bCHARACTER"/>
        <w:rPr>
          <w:ins w:id="5756" w:author="Copy Editor" w:date="2026-10-06T18:08:00Z" w16du:dateUtc="2026-10-06T15:08:00Z"/>
        </w:rPr>
      </w:pPr>
      <w:ins w:id="5757" w:author="Copy Editor" w:date="2026-10-06T18:08:00Z" w16du:dateUtc="2026-10-06T15:08:00Z">
        <w:r w:rsidRPr="00C647E6">
          <w:t>RICHARD (V.O.)</w:t>
        </w:r>
      </w:ins>
    </w:p>
    <w:p w14:paraId="1B36D671" w14:textId="1580688C" w:rsidR="001F64D0" w:rsidRPr="0026584F" w:rsidDel="001F64D0" w:rsidRDefault="001F64D0" w:rsidP="0026584F">
      <w:pPr>
        <w:pStyle w:val="aSCENEHEAD"/>
        <w:rPr>
          <w:del w:id="5758" w:author="Copy Editor" w:date="2026-10-06T18:08:00Z" w16du:dateUtc="2026-10-06T15:08:00Z"/>
        </w:rPr>
      </w:pPr>
    </w:p>
    <w:p w14:paraId="10557298" w14:textId="633F14DD" w:rsidR="00120D2B" w:rsidDel="001F64D0" w:rsidRDefault="007C0FF3" w:rsidP="00B33299">
      <w:pPr>
        <w:pStyle w:val="body"/>
        <w:rPr>
          <w:del w:id="5759" w:author="Copy Editor" w:date="2026-10-06T18:08:00Z" w16du:dateUtc="2026-10-06T15:08:00Z"/>
        </w:rPr>
      </w:pPr>
      <w:r>
        <w:t xml:space="preserve">We were ballooning one day </w:t>
      </w:r>
    </w:p>
    <w:p w14:paraId="3510682D" w14:textId="3127B127" w:rsidR="00120D2B" w:rsidDel="001F64D0" w:rsidRDefault="007C0FF3">
      <w:pPr>
        <w:pStyle w:val="body"/>
        <w:rPr>
          <w:del w:id="5760" w:author="Copy Editor" w:date="2026-10-06T18:08:00Z" w16du:dateUtc="2026-10-06T15:08:00Z"/>
        </w:rPr>
        <w:pPrChange w:id="5761" w:author="Copy Editor" w:date="2026-10-06T18:08:00Z" w16du:dateUtc="2026-10-06T15:08:00Z">
          <w:pPr>
            <w:pStyle w:val="baparenthisis"/>
          </w:pPr>
        </w:pPrChange>
      </w:pPr>
      <w:del w:id="5762" w:author="Copy Editor" w:date="2026-10-06T18:08:00Z" w16du:dateUtc="2026-10-06T15:08:00Z">
        <w:r w:rsidDel="001F64D0">
          <w:delText>(</w:delText>
        </w:r>
      </w:del>
      <w:ins w:id="5763" w:author="Copy Editor" w:date="2026-10-06T18:08:00Z" w16du:dateUtc="2026-10-06T15:08:00Z">
        <w:r w:rsidR="001F64D0">
          <w:t>-</w:t>
        </w:r>
      </w:ins>
      <w:r>
        <w:t xml:space="preserve">parachuting from an old barrage </w:t>
      </w:r>
      <w:r w:rsidR="00163A88">
        <w:t>balloon</w:t>
      </w:r>
      <w:del w:id="5764" w:author="Copy Editor" w:date="2026-10-06T18:08:00Z" w16du:dateUtc="2026-10-06T15:08:00Z">
        <w:r w:rsidR="00163A88" w:rsidDel="001F64D0">
          <w:delText>)</w:delText>
        </w:r>
      </w:del>
    </w:p>
    <w:p w14:paraId="18F795AD" w14:textId="77777777" w:rsidR="001F64D0" w:rsidRDefault="001F64D0">
      <w:pPr>
        <w:pStyle w:val="bdialogue"/>
        <w:rPr>
          <w:ins w:id="5765" w:author="Copy Editor" w:date="2026-10-06T18:08:00Z" w16du:dateUtc="2026-10-06T15:08:00Z"/>
        </w:rPr>
        <w:pPrChange w:id="5766" w:author="Copy Editor" w:date="2026-10-06T18:08:00Z" w16du:dateUtc="2026-10-06T15:08:00Z">
          <w:pPr>
            <w:pStyle w:val="body"/>
          </w:pPr>
        </w:pPrChange>
      </w:pPr>
      <w:ins w:id="5767" w:author="Copy Editor" w:date="2026-10-06T18:08:00Z" w16du:dateUtc="2026-10-06T15:08:00Z">
        <w:r>
          <w:t xml:space="preserve">- </w:t>
        </w:r>
      </w:ins>
      <w:r w:rsidR="007C0FF3">
        <w:t xml:space="preserve">and one of the RAF instructors was wearing a gas </w:t>
      </w:r>
      <w:r w:rsidR="00163A88">
        <w:t xml:space="preserve">mask. </w:t>
      </w:r>
    </w:p>
    <w:p w14:paraId="5D2602AA" w14:textId="77777777" w:rsidR="001921AC" w:rsidRDefault="001921AC" w:rsidP="001F64D0">
      <w:pPr>
        <w:pStyle w:val="body"/>
        <w:rPr>
          <w:ins w:id="5768" w:author="Copy Editor" w:date="2026-10-06T18:09:00Z" w16du:dateUtc="2026-10-06T15:09:00Z"/>
        </w:rPr>
      </w:pPr>
      <w:ins w:id="5769" w:author="Copy Editor" w:date="2026-10-06T18:08:00Z">
        <w:r w:rsidRPr="001921AC">
          <w:t>Richard approaches him.</w:t>
        </w:r>
      </w:ins>
    </w:p>
    <w:p w14:paraId="2A6047A8" w14:textId="4CB94554" w:rsidR="001921AC" w:rsidRDefault="001921AC">
      <w:pPr>
        <w:pStyle w:val="bCHARACTER"/>
        <w:rPr>
          <w:ins w:id="5770" w:author="Copy Editor" w:date="2026-10-06T18:08:00Z" w16du:dateUtc="2026-10-06T15:08:00Z"/>
        </w:rPr>
        <w:pPrChange w:id="5771" w:author="Copy Editor" w:date="2026-10-06T18:09:00Z" w16du:dateUtc="2026-10-06T15:09:00Z">
          <w:pPr>
            <w:pStyle w:val="body"/>
          </w:pPr>
        </w:pPrChange>
      </w:pPr>
      <w:ins w:id="5772" w:author="Copy Editor" w:date="2026-10-06T18:09:00Z">
        <w:r w:rsidRPr="001921AC">
          <w:t>RICHARD</w:t>
        </w:r>
      </w:ins>
    </w:p>
    <w:p w14:paraId="50915783" w14:textId="48C3EBE0" w:rsidR="001921AC" w:rsidRDefault="007C0FF3">
      <w:pPr>
        <w:pStyle w:val="bdialogue"/>
        <w:rPr>
          <w:ins w:id="5773" w:author="Copy Editor" w:date="2026-10-06T18:08:00Z" w16du:dateUtc="2026-10-06T15:08:00Z"/>
        </w:rPr>
        <w:pPrChange w:id="5774" w:author="Copy Editor" w:date="2026-10-06T18:08:00Z" w16du:dateUtc="2026-10-06T15:08:00Z">
          <w:pPr>
            <w:pStyle w:val="body"/>
          </w:pPr>
        </w:pPrChange>
      </w:pPr>
      <w:del w:id="5775" w:author="Copy Editor" w:date="2026-10-06T18:08:00Z" w16du:dateUtc="2026-10-06T15:08:00Z">
        <w:r w:rsidDel="001921AC">
          <w:delText xml:space="preserve">I asked him </w:delText>
        </w:r>
      </w:del>
      <w:ins w:id="5776" w:author="Copy Editor" w:date="2026-10-06T18:09:00Z" w16du:dateUtc="2026-10-06T15:09:00Z">
        <w:r w:rsidR="001921AC">
          <w:t>W</w:t>
        </w:r>
      </w:ins>
      <w:del w:id="5777" w:author="Copy Editor" w:date="2026-10-06T18:08:00Z" w16du:dateUtc="2026-10-06T15:08:00Z">
        <w:r w:rsidDel="001921AC">
          <w:delText>w</w:delText>
        </w:r>
      </w:del>
      <w:r>
        <w:t xml:space="preserve">hat was going </w:t>
      </w:r>
      <w:r w:rsidR="00163A88">
        <w:t>on</w:t>
      </w:r>
      <w:ins w:id="5778" w:author="Copy Editor" w:date="2026-10-06T18:08:00Z" w16du:dateUtc="2026-10-06T15:08:00Z">
        <w:r w:rsidR="001921AC">
          <w:t>?</w:t>
        </w:r>
      </w:ins>
    </w:p>
    <w:p w14:paraId="00A3756B" w14:textId="77777777" w:rsidR="001921AC" w:rsidRDefault="00163A88" w:rsidP="001F64D0">
      <w:pPr>
        <w:pStyle w:val="body"/>
        <w:rPr>
          <w:ins w:id="5779" w:author="Copy Editor" w:date="2026-10-06T18:09:00Z" w16du:dateUtc="2026-10-06T15:09:00Z"/>
        </w:rPr>
      </w:pPr>
      <w:del w:id="5780" w:author="Copy Editor" w:date="2026-10-06T18:08:00Z" w16du:dateUtc="2026-10-06T15:08:00Z">
        <w:r w:rsidDel="001921AC">
          <w:delText>,</w:delText>
        </w:r>
      </w:del>
      <w:ins w:id="5781" w:author="Copy Editor" w:date="2026-10-06T18:09:00Z" w16du:dateUtc="2026-10-06T15:09:00Z">
        <w:r w:rsidR="001921AC" w:rsidRPr="001921AC">
          <w:rPr>
            <w:rFonts w:ascii="Liberation Serif" w:hAnsi="Liberation Serif" w:cs="Lucida Sans"/>
            <w:color w:val="auto"/>
          </w:rPr>
          <w:t xml:space="preserve"> </w:t>
        </w:r>
      </w:ins>
      <w:ins w:id="5782" w:author="Copy Editor" w:date="2026-10-06T18:09:00Z">
        <w:r w:rsidR="001921AC" w:rsidRPr="001921AC">
          <w:t>The instructor explains</w:t>
        </w:r>
      </w:ins>
      <w:ins w:id="5783" w:author="Copy Editor" w:date="2026-10-06T18:09:00Z" w16du:dateUtc="2026-10-06T15:09:00Z">
        <w:r w:rsidR="001921AC">
          <w:t>.</w:t>
        </w:r>
      </w:ins>
    </w:p>
    <w:p w14:paraId="558E0AA4" w14:textId="77777777" w:rsidR="001921AC" w:rsidRDefault="001921AC" w:rsidP="001921AC">
      <w:pPr>
        <w:pStyle w:val="bCHARACTER"/>
        <w:rPr>
          <w:ins w:id="5784" w:author="Copy Editor" w:date="2026-10-06T18:09:00Z" w16du:dateUtc="2026-10-06T15:09:00Z"/>
        </w:rPr>
      </w:pPr>
      <w:ins w:id="5785" w:author="Copy Editor" w:date="2026-10-06T18:09:00Z" w16du:dateUtc="2026-10-06T15:09:00Z">
        <w:r w:rsidRPr="00C647E6">
          <w:t>RICHARD (V.O.)</w:t>
        </w:r>
      </w:ins>
    </w:p>
    <w:p w14:paraId="2B7D2E08" w14:textId="77777777" w:rsidR="007B37CB" w:rsidRDefault="007C0FF3" w:rsidP="007B37CB">
      <w:pPr>
        <w:pStyle w:val="bdialogue"/>
        <w:rPr>
          <w:ins w:id="5786" w:author="Copy Editor" w:date="2026-10-06T18:10:00Z" w16du:dateUtc="2026-10-06T15:10:00Z"/>
        </w:rPr>
      </w:pPr>
      <w:del w:id="5787" w:author="Copy Editor" w:date="2026-10-06T18:09:00Z" w16du:dateUtc="2026-10-06T15:09:00Z">
        <w:r w:rsidDel="001921AC">
          <w:delText xml:space="preserve"> and he explained th</w:delText>
        </w:r>
      </w:del>
      <w:del w:id="5788" w:author="Copy Editor" w:date="2026-10-06T18:10:00Z" w16du:dateUtc="2026-10-06T15:10:00Z">
        <w:r w:rsidDel="007B37CB">
          <w:delText>at</w:delText>
        </w:r>
      </w:del>
      <w:ins w:id="5789" w:author="Copy Editor" w:date="2026-10-06T18:10:00Z" w16du:dateUtc="2026-10-06T15:10:00Z">
        <w:r w:rsidR="007B37CB">
          <w:t>He explained that</w:t>
        </w:r>
      </w:ins>
      <w:r>
        <w:t xml:space="preserve"> there was talk of parachuting personnel into areas contaminated </w:t>
      </w:r>
      <w:r w:rsidR="00163A88">
        <w:t>with</w:t>
      </w:r>
      <w:r>
        <w:t xml:space="preserve"> tactical nuclear devices with the intention that they would conduct contamination </w:t>
      </w:r>
      <w:r w:rsidR="00163A88">
        <w:t xml:space="preserve">surveys. </w:t>
      </w:r>
    </w:p>
    <w:p w14:paraId="522CCC87" w14:textId="62A8527E" w:rsidR="007B37CB" w:rsidRDefault="005A68EE" w:rsidP="007B37CB">
      <w:pPr>
        <w:pStyle w:val="body"/>
        <w:rPr>
          <w:ins w:id="5790" w:author="Copy Editor" w:date="2026-10-06T18:11:00Z" w16du:dateUtc="2026-10-06T15:11:00Z"/>
        </w:rPr>
      </w:pPr>
      <w:ins w:id="5791" w:author="Copy Editor" w:date="2026-10-06T18:10:00Z">
        <w:r w:rsidRPr="005A68EE">
          <w:t>Richard listens.</w:t>
        </w:r>
      </w:ins>
    </w:p>
    <w:p w14:paraId="4A064790" w14:textId="77777777" w:rsidR="005A68EE" w:rsidRDefault="005A68EE" w:rsidP="005A68EE">
      <w:pPr>
        <w:pStyle w:val="bCHARACTER"/>
        <w:rPr>
          <w:ins w:id="5792" w:author="Copy Editor" w:date="2026-10-06T18:11:00Z" w16du:dateUtc="2026-10-06T15:11:00Z"/>
        </w:rPr>
      </w:pPr>
      <w:ins w:id="5793" w:author="Copy Editor" w:date="2026-10-06T18:11:00Z" w16du:dateUtc="2026-10-06T15:11:00Z">
        <w:r w:rsidRPr="00C647E6">
          <w:t>RICHARD (V.O.)</w:t>
        </w:r>
      </w:ins>
    </w:p>
    <w:p w14:paraId="79AC7B8F" w14:textId="77777777" w:rsidR="005A68EE" w:rsidRDefault="007C0FF3" w:rsidP="007B37CB">
      <w:pPr>
        <w:pStyle w:val="bdialogue"/>
        <w:rPr>
          <w:ins w:id="5794" w:author="Copy Editor" w:date="2026-10-06T18:11:00Z" w16du:dateUtc="2026-10-06T15:11:00Z"/>
        </w:rPr>
      </w:pPr>
      <w:r>
        <w:t xml:space="preserve">Parachutes were regarded as the cheapest way to insert the </w:t>
      </w:r>
      <w:r w:rsidR="00163A88">
        <w:t>patrols,</w:t>
      </w:r>
      <w:r>
        <w:t xml:space="preserve"> as ground vehicles would likely get contaminated </w:t>
      </w:r>
      <w:r>
        <w:lastRenderedPageBreak/>
        <w:t xml:space="preserve">and </w:t>
      </w:r>
      <w:r w:rsidR="00120D2B">
        <w:t>must</w:t>
      </w:r>
      <w:r>
        <w:t xml:space="preserve"> be thoroughly cleaned before returning to regular </w:t>
      </w:r>
      <w:r w:rsidR="00163A88">
        <w:t xml:space="preserve">use. </w:t>
      </w:r>
    </w:p>
    <w:p w14:paraId="60DE1C4A" w14:textId="3196A7B5" w:rsidR="005A68EE" w:rsidRDefault="005A68EE">
      <w:pPr>
        <w:pStyle w:val="body"/>
        <w:rPr>
          <w:ins w:id="5795" w:author="Copy Editor" w:date="2026-10-06T18:11:00Z" w16du:dateUtc="2026-10-06T15:11:00Z"/>
        </w:rPr>
        <w:pPrChange w:id="5796" w:author="Copy Editor" w:date="2026-10-06T18:11:00Z" w16du:dateUtc="2026-10-06T15:11:00Z">
          <w:pPr>
            <w:pStyle w:val="bdialogue"/>
          </w:pPr>
        </w:pPrChange>
      </w:pPr>
      <w:ins w:id="5797" w:author="Copy Editor" w:date="2026-10-06T18:11:00Z">
        <w:r w:rsidRPr="005A68EE">
          <w:t>Richard looks at the gas mask.</w:t>
        </w:r>
      </w:ins>
    </w:p>
    <w:p w14:paraId="0AD21EA3" w14:textId="77777777" w:rsidR="005A68EE" w:rsidRDefault="005A68EE" w:rsidP="005A68EE">
      <w:pPr>
        <w:pStyle w:val="bCHARACTER"/>
        <w:rPr>
          <w:ins w:id="5798" w:author="Copy Editor" w:date="2026-10-06T18:11:00Z" w16du:dateUtc="2026-10-06T15:11:00Z"/>
        </w:rPr>
      </w:pPr>
      <w:ins w:id="5799" w:author="Copy Editor" w:date="2026-10-06T18:11:00Z" w16du:dateUtc="2026-10-06T15:11:00Z">
        <w:r w:rsidRPr="00C647E6">
          <w:t>RICHARD (V.O.)</w:t>
        </w:r>
      </w:ins>
    </w:p>
    <w:p w14:paraId="5E4BDCBE" w14:textId="7EAA286F" w:rsidR="003439BF" w:rsidRDefault="007C0FF3" w:rsidP="007B37CB">
      <w:pPr>
        <w:pStyle w:val="bdialogue"/>
        <w:rPr>
          <w:ins w:id="5800" w:author="Copy Editor" w:date="2026-10-06T18:11:00Z" w16du:dateUtc="2026-10-06T15:11:00Z"/>
        </w:rPr>
      </w:pPr>
      <w:r>
        <w:t xml:space="preserve">Sounded like a </w:t>
      </w:r>
      <w:r w:rsidR="00163A88">
        <w:t>one-way</w:t>
      </w:r>
      <w:r>
        <w:t xml:space="preserve"> ticket to me, but as they say, you take the shilling and you take the </w:t>
      </w:r>
      <w:r w:rsidR="00163A88">
        <w:t>shit!</w:t>
      </w:r>
    </w:p>
    <w:p w14:paraId="5BC5D4B1" w14:textId="77777777" w:rsidR="00B612C6" w:rsidRPr="00B612C6" w:rsidRDefault="00B612C6">
      <w:pPr>
        <w:pStyle w:val="aSCENEHEAD"/>
        <w:rPr>
          <w:ins w:id="5801" w:author="Copy Editor" w:date="2026-10-06T18:12:00Z"/>
          <w:lang w:val="en-US"/>
        </w:rPr>
        <w:pPrChange w:id="5802" w:author="Copy Editor" w:date="2026-10-06T18:12:00Z" w16du:dateUtc="2026-10-06T15:12:00Z">
          <w:pPr>
            <w:pStyle w:val="body"/>
          </w:pPr>
        </w:pPrChange>
      </w:pPr>
      <w:ins w:id="5803" w:author="Copy Editor" w:date="2026-10-06T18:12:00Z">
        <w:r w:rsidRPr="00B612C6">
          <w:rPr>
            <w:lang w:val="en-US"/>
          </w:rPr>
          <w:t>EXT. PARACHUTE TRAINING AREA – LATER</w:t>
        </w:r>
      </w:ins>
    </w:p>
    <w:p w14:paraId="4F7D6C15" w14:textId="77777777" w:rsidR="00B612C6" w:rsidRPr="00B612C6" w:rsidRDefault="00B612C6" w:rsidP="00B612C6">
      <w:pPr>
        <w:pStyle w:val="body"/>
        <w:rPr>
          <w:ins w:id="5804" w:author="Copy Editor" w:date="2026-10-06T18:12:00Z"/>
          <w:lang w:val="en-US"/>
        </w:rPr>
      </w:pPr>
      <w:ins w:id="5805" w:author="Copy Editor" w:date="2026-10-06T18:12:00Z">
        <w:r w:rsidRPr="00B612C6">
          <w:rPr>
            <w:lang w:val="en-US"/>
          </w:rPr>
          <w:t>Richard watches the instructor prepare for another jump.</w:t>
        </w:r>
      </w:ins>
    </w:p>
    <w:p w14:paraId="19A83D0B" w14:textId="77777777" w:rsidR="00B612C6" w:rsidRPr="00B612C6" w:rsidRDefault="00B612C6" w:rsidP="00B612C6">
      <w:pPr>
        <w:pStyle w:val="body"/>
        <w:rPr>
          <w:ins w:id="5806" w:author="Copy Editor" w:date="2026-10-06T18:12:00Z"/>
          <w:lang w:val="en-US"/>
        </w:rPr>
      </w:pPr>
      <w:ins w:id="5807" w:author="Copy Editor" w:date="2026-10-06T18:12:00Z">
        <w:r w:rsidRPr="00B612C6">
          <w:rPr>
            <w:lang w:val="en-US"/>
          </w:rPr>
          <w:t>Richard considers the gas mask.</w:t>
        </w:r>
      </w:ins>
    </w:p>
    <w:p w14:paraId="38032B1C" w14:textId="2C44D21A" w:rsidR="00B612C6" w:rsidRDefault="00B612C6">
      <w:pPr>
        <w:pStyle w:val="bCHARACTER"/>
        <w:pPrChange w:id="5808" w:author="Copy Editor" w:date="2026-10-06T18:12:00Z" w16du:dateUtc="2026-10-06T15:12:00Z">
          <w:pPr>
            <w:pStyle w:val="body"/>
            <w:spacing w:before="0"/>
          </w:pPr>
        </w:pPrChange>
      </w:pPr>
      <w:ins w:id="5809" w:author="Copy Editor" w:date="2026-10-06T18:12:00Z">
        <w:r w:rsidRPr="00B612C6">
          <w:t>RICHARD (V.O.)</w:t>
        </w:r>
      </w:ins>
    </w:p>
    <w:p w14:paraId="4810BD26" w14:textId="77777777" w:rsidR="00B612C6" w:rsidRDefault="007C0FF3" w:rsidP="00C970D1">
      <w:pPr>
        <w:pStyle w:val="bdialogue"/>
        <w:rPr>
          <w:ins w:id="5810" w:author="Copy Editor" w:date="2026-10-06T18:12:00Z" w16du:dateUtc="2026-10-06T15:12:00Z"/>
        </w:rPr>
      </w:pPr>
      <w:r>
        <w:t>I decided to emulate him</w:t>
      </w:r>
      <w:ins w:id="5811" w:author="Copy Editor" w:date="2026-10-06T18:12:00Z" w16du:dateUtc="2026-10-06T15:12:00Z">
        <w:r w:rsidR="00B612C6">
          <w:t>.</w:t>
        </w:r>
      </w:ins>
    </w:p>
    <w:p w14:paraId="619BEDC4" w14:textId="77777777" w:rsidR="00C970D1" w:rsidRPr="00C970D1" w:rsidRDefault="00C970D1" w:rsidP="00C970D1">
      <w:pPr>
        <w:pStyle w:val="body"/>
        <w:rPr>
          <w:ins w:id="5812" w:author="Copy Editor" w:date="2026-10-06T18:12:00Z"/>
          <w:lang w:val="en-US"/>
        </w:rPr>
      </w:pPr>
      <w:ins w:id="5813" w:author="Copy Editor" w:date="2026-10-06T18:12:00Z">
        <w:r w:rsidRPr="00C970D1">
          <w:rPr>
            <w:lang w:val="en-US"/>
          </w:rPr>
          <w:t>The other soldiers look at Richard.</w:t>
        </w:r>
      </w:ins>
    </w:p>
    <w:p w14:paraId="35FD6ED1" w14:textId="77777777" w:rsidR="00C970D1" w:rsidRDefault="00C970D1" w:rsidP="00C970D1">
      <w:pPr>
        <w:pStyle w:val="body"/>
        <w:rPr>
          <w:ins w:id="5814" w:author="Copy Editor" w:date="2026-10-06T18:13:00Z" w16du:dateUtc="2026-10-06T15:13:00Z"/>
          <w:lang w:val="en-US"/>
        </w:rPr>
      </w:pPr>
      <w:ins w:id="5815" w:author="Copy Editor" w:date="2026-10-06T18:12:00Z">
        <w:r w:rsidRPr="00C970D1">
          <w:rPr>
            <w:lang w:val="en-US"/>
          </w:rPr>
          <w:t>A few shake their heads.</w:t>
        </w:r>
      </w:ins>
    </w:p>
    <w:p w14:paraId="17202D43" w14:textId="77777777" w:rsidR="00C970D1" w:rsidRDefault="00C970D1" w:rsidP="00C970D1">
      <w:pPr>
        <w:pStyle w:val="bCHARACTER"/>
        <w:rPr>
          <w:ins w:id="5816" w:author="Copy Editor" w:date="2026-10-06T18:13:00Z" w16du:dateUtc="2026-10-06T15:13:00Z"/>
        </w:rPr>
      </w:pPr>
      <w:ins w:id="5817" w:author="Copy Editor" w:date="2026-10-06T18:13:00Z" w16du:dateUtc="2026-10-06T15:13:00Z">
        <w:r w:rsidRPr="00B612C6">
          <w:t>RICHARD (V.O.)</w:t>
        </w:r>
      </w:ins>
    </w:p>
    <w:p w14:paraId="5EC1E7F6" w14:textId="77777777" w:rsidR="00C970D1" w:rsidRDefault="007C0FF3">
      <w:pPr>
        <w:pStyle w:val="bdialogue"/>
        <w:rPr>
          <w:ins w:id="5818" w:author="Copy Editor" w:date="2026-10-06T18:13:00Z" w16du:dateUtc="2026-10-06T15:13:00Z"/>
        </w:rPr>
        <w:pPrChange w:id="5819" w:author="Copy Editor" w:date="2026-10-06T18:13:00Z" w16du:dateUtc="2026-10-06T15:13:00Z">
          <w:pPr>
            <w:pStyle w:val="body"/>
          </w:pPr>
        </w:pPrChange>
      </w:pPr>
      <w:del w:id="5820" w:author="Copy Editor" w:date="2026-10-06T18:12:00Z" w16du:dateUtc="2026-10-06T15:12:00Z">
        <w:r w:rsidDel="00B612C6">
          <w:delText xml:space="preserve">, </w:delText>
        </w:r>
        <w:r w:rsidDel="00C970D1">
          <w:delText>e</w:delText>
        </w:r>
      </w:del>
      <w:ins w:id="5821" w:author="Copy Editor" w:date="2026-10-06T18:12:00Z" w16du:dateUtc="2026-10-06T15:12:00Z">
        <w:r w:rsidR="00C970D1">
          <w:t>E</w:t>
        </w:r>
      </w:ins>
      <w:r>
        <w:t>veryone else thought I was barking ma</w:t>
      </w:r>
      <w:ins w:id="5822" w:author="Copy Editor" w:date="2026-10-06T18:13:00Z" w16du:dateUtc="2026-10-06T15:13:00Z">
        <w:r w:rsidR="00C970D1">
          <w:t>d.</w:t>
        </w:r>
      </w:ins>
    </w:p>
    <w:p w14:paraId="3ACC22AA" w14:textId="7F8AE6E1" w:rsidR="00727303" w:rsidRDefault="00727303" w:rsidP="00B33299">
      <w:pPr>
        <w:pStyle w:val="body"/>
        <w:rPr>
          <w:ins w:id="5823" w:author="Copy Editor" w:date="2026-10-06T18:13:00Z" w16du:dateUtc="2026-10-06T15:13:00Z"/>
        </w:rPr>
      </w:pPr>
      <w:ins w:id="5824" w:author="Copy Editor" w:date="2026-10-06T18:13:00Z">
        <w:r w:rsidRPr="00727303">
          <w:t>Richard puts on his gas mask.</w:t>
        </w:r>
      </w:ins>
    </w:p>
    <w:p w14:paraId="782038C9" w14:textId="77777777" w:rsidR="00727303" w:rsidRDefault="00727303" w:rsidP="00727303">
      <w:pPr>
        <w:pStyle w:val="bCHARACTER"/>
        <w:rPr>
          <w:ins w:id="5825" w:author="Copy Editor" w:date="2026-10-06T18:13:00Z" w16du:dateUtc="2026-10-06T15:13:00Z"/>
        </w:rPr>
      </w:pPr>
      <w:ins w:id="5826" w:author="Copy Editor" w:date="2026-10-06T18:13:00Z" w16du:dateUtc="2026-10-06T15:13:00Z">
        <w:r w:rsidRPr="00B612C6">
          <w:t>RICHARD (V.O.)</w:t>
        </w:r>
      </w:ins>
    </w:p>
    <w:p w14:paraId="731C9877" w14:textId="77777777" w:rsidR="00727303" w:rsidRDefault="007C0FF3" w:rsidP="00727303">
      <w:pPr>
        <w:pStyle w:val="bdialogue"/>
        <w:rPr>
          <w:ins w:id="5827" w:author="Copy Editor" w:date="2026-10-06T18:13:00Z" w16du:dateUtc="2026-10-06T15:13:00Z"/>
        </w:rPr>
      </w:pPr>
      <w:del w:id="5828" w:author="Copy Editor" w:date="2026-10-06T18:13:00Z" w16du:dateUtc="2026-10-06T15:13:00Z">
        <w:r w:rsidDel="00C970D1">
          <w:delText>d, w</w:delText>
        </w:r>
      </w:del>
      <w:ins w:id="5829" w:author="Copy Editor" w:date="2026-10-06T18:13:00Z" w16du:dateUtc="2026-10-06T15:13:00Z">
        <w:r w:rsidR="00C970D1">
          <w:t>W</w:t>
        </w:r>
      </w:ins>
      <w:r>
        <w:t>hy put yourself through it if you didn’t have to? </w:t>
      </w:r>
    </w:p>
    <w:p w14:paraId="4051B7F5" w14:textId="77777777" w:rsidR="00727303" w:rsidRDefault="007C0FF3" w:rsidP="00727303">
      <w:pPr>
        <w:pStyle w:val="bdialogue"/>
        <w:rPr>
          <w:ins w:id="5830" w:author="Copy Editor" w:date="2026-10-06T18:14:00Z" w16du:dateUtc="2026-10-06T15:14:00Z"/>
        </w:rPr>
      </w:pPr>
      <w:del w:id="5831" w:author="Copy Editor" w:date="2026-10-06T18:13:00Z" w16du:dateUtc="2026-10-06T15:13:00Z">
        <w:r w:rsidDel="00727303">
          <w:delText xml:space="preserve"> </w:delText>
        </w:r>
      </w:del>
      <w:r w:rsidR="00376923">
        <w:t>So,</w:t>
      </w:r>
      <w:r>
        <w:t xml:space="preserve"> I was a better and more experienced soldier</w:t>
      </w:r>
      <w:ins w:id="5832" w:author="Copy Editor" w:date="2026-10-06T18:14:00Z" w16du:dateUtc="2026-10-06T15:14:00Z">
        <w:r w:rsidR="00727303">
          <w:t>.</w:t>
        </w:r>
      </w:ins>
    </w:p>
    <w:p w14:paraId="570C1F6C" w14:textId="77777777" w:rsidR="001B1279" w:rsidRDefault="007C0FF3" w:rsidP="00727303">
      <w:pPr>
        <w:pStyle w:val="bdialogue"/>
        <w:rPr>
          <w:ins w:id="5833" w:author="Copy Editor" w:date="2026-10-06T18:14:00Z" w16du:dateUtc="2026-10-06T15:14:00Z"/>
        </w:rPr>
      </w:pPr>
      <w:del w:id="5834" w:author="Copy Editor" w:date="2026-10-06T18:14:00Z" w16du:dateUtc="2026-10-06T15:14:00Z">
        <w:r w:rsidDel="00727303">
          <w:delText xml:space="preserve">, </w:delText>
        </w:r>
        <w:r w:rsidDel="001B1279">
          <w:delText>t</w:delText>
        </w:r>
      </w:del>
      <w:ins w:id="5835" w:author="Copy Editor" w:date="2026-10-06T18:14:00Z" w16du:dateUtc="2026-10-06T15:14:00Z">
        <w:r w:rsidR="001B1279">
          <w:t>T</w:t>
        </w:r>
      </w:ins>
      <w:r>
        <w:t xml:space="preserve">he reason was obvious to me.  </w:t>
      </w:r>
    </w:p>
    <w:p w14:paraId="5799644B" w14:textId="77777777" w:rsidR="001B1279" w:rsidRPr="001B1279" w:rsidRDefault="001B1279">
      <w:pPr>
        <w:pStyle w:val="aSCENEHEAD"/>
        <w:rPr>
          <w:ins w:id="5836" w:author="Copy Editor" w:date="2026-10-06T18:14:00Z"/>
          <w:lang w:val="en-US"/>
        </w:rPr>
        <w:pPrChange w:id="5837" w:author="Copy Editor" w:date="2026-10-06T18:14:00Z" w16du:dateUtc="2026-10-06T15:14:00Z">
          <w:pPr>
            <w:pStyle w:val="body"/>
          </w:pPr>
        </w:pPrChange>
      </w:pPr>
      <w:ins w:id="5838" w:author="Copy Editor" w:date="2026-10-06T18:14:00Z">
        <w:r w:rsidRPr="001B1279">
          <w:rPr>
            <w:lang w:val="en-US"/>
          </w:rPr>
          <w:t>EXT. SKY – DAY</w:t>
        </w:r>
      </w:ins>
    </w:p>
    <w:p w14:paraId="32A96671" w14:textId="77777777" w:rsidR="001B1279" w:rsidRPr="001B1279" w:rsidRDefault="001B1279" w:rsidP="001B1279">
      <w:pPr>
        <w:pStyle w:val="body"/>
        <w:rPr>
          <w:ins w:id="5839" w:author="Copy Editor" w:date="2026-10-06T18:14:00Z"/>
          <w:lang w:val="en-US"/>
        </w:rPr>
      </w:pPr>
      <w:ins w:id="5840" w:author="Copy Editor" w:date="2026-10-06T18:14:00Z">
        <w:r w:rsidRPr="001B1279">
          <w:rPr>
            <w:lang w:val="en-US"/>
          </w:rPr>
          <w:t>Richard jumps wearing the gas mask.</w:t>
        </w:r>
      </w:ins>
    </w:p>
    <w:p w14:paraId="27CBC4AF" w14:textId="77777777" w:rsidR="001B1279" w:rsidRPr="001B1279" w:rsidRDefault="001B1279" w:rsidP="001B1279">
      <w:pPr>
        <w:pStyle w:val="body"/>
        <w:rPr>
          <w:ins w:id="5841" w:author="Copy Editor" w:date="2026-10-06T18:14:00Z"/>
          <w:lang w:val="en-US"/>
        </w:rPr>
      </w:pPr>
      <w:ins w:id="5842" w:author="Copy Editor" w:date="2026-10-06T18:14:00Z">
        <w:r w:rsidRPr="001B1279">
          <w:rPr>
            <w:lang w:val="en-US"/>
          </w:rPr>
          <w:t>The world looks different through the mask.</w:t>
        </w:r>
      </w:ins>
    </w:p>
    <w:p w14:paraId="4F4539ED" w14:textId="77777777" w:rsidR="001B1279" w:rsidRPr="001B1279" w:rsidRDefault="001B1279" w:rsidP="001B1279">
      <w:pPr>
        <w:pStyle w:val="body"/>
        <w:rPr>
          <w:ins w:id="5843" w:author="Copy Editor" w:date="2026-10-06T18:14:00Z"/>
          <w:lang w:val="en-US"/>
        </w:rPr>
      </w:pPr>
      <w:ins w:id="5844" w:author="Copy Editor" w:date="2026-10-06T18:14:00Z">
        <w:r w:rsidRPr="001B1279">
          <w:rPr>
            <w:lang w:val="en-US"/>
          </w:rPr>
          <w:t>His breathing is heavier.</w:t>
        </w:r>
      </w:ins>
    </w:p>
    <w:p w14:paraId="10082DD2" w14:textId="77777777" w:rsidR="001B1279" w:rsidRDefault="001B1279" w:rsidP="001B1279">
      <w:pPr>
        <w:pStyle w:val="bCHARACTER"/>
        <w:rPr>
          <w:ins w:id="5845" w:author="Copy Editor" w:date="2026-10-06T18:14:00Z" w16du:dateUtc="2026-10-06T15:14:00Z"/>
        </w:rPr>
      </w:pPr>
      <w:ins w:id="5846" w:author="Copy Editor" w:date="2026-10-06T18:14:00Z" w16du:dateUtc="2026-10-06T15:14:00Z">
        <w:r w:rsidRPr="00B612C6">
          <w:t>RICHARD (V.O.)</w:t>
        </w:r>
      </w:ins>
    </w:p>
    <w:p w14:paraId="57A39114" w14:textId="3BD30392" w:rsidR="00464B62" w:rsidDel="00E13F89" w:rsidRDefault="007C0FF3">
      <w:pPr>
        <w:pStyle w:val="bdialogue"/>
        <w:rPr>
          <w:del w:id="5847" w:author="Copy Editor" w:date="2026-10-06T18:15:00Z" w16du:dateUtc="2026-10-06T15:15:00Z"/>
        </w:rPr>
        <w:pPrChange w:id="5848" w:author="Copy Editor" w:date="2026-10-06T18:13:00Z" w16du:dateUtc="2026-10-06T15:13:00Z">
          <w:pPr>
            <w:pStyle w:val="body"/>
          </w:pPr>
        </w:pPrChange>
      </w:pPr>
      <w:r>
        <w:t xml:space="preserve">What I learned was that because I was slightly </w:t>
      </w:r>
      <w:r>
        <w:lastRenderedPageBreak/>
        <w:t>separated from my environment,</w:t>
      </w:r>
      <w:ins w:id="5849" w:author="Copy Editor" w:date="2026-10-06T18:15:00Z" w16du:dateUtc="2026-10-06T15:15:00Z">
        <w:r w:rsidR="00E13F89">
          <w:t xml:space="preserve"> </w:t>
        </w:r>
      </w:ins>
      <w:del w:id="5850" w:author="Copy Editor" w:date="2026-10-06T18:15:00Z" w16du:dateUtc="2026-10-06T15:15:00Z">
        <w:r w:rsidDel="00E13F89">
          <w:delText xml:space="preserve"> </w:delText>
        </w:r>
      </w:del>
    </w:p>
    <w:p w14:paraId="0C3777D4" w14:textId="22872B84" w:rsidR="00464B62" w:rsidRDefault="007C0FF3">
      <w:pPr>
        <w:pStyle w:val="bdialogue"/>
        <w:pPrChange w:id="5851" w:author="Copy Editor" w:date="2026-10-06T18:15:00Z" w16du:dateUtc="2026-10-06T15:15:00Z">
          <w:pPr>
            <w:pStyle w:val="baparenthisis"/>
          </w:pPr>
        </w:pPrChange>
      </w:pPr>
      <w:del w:id="5852" w:author="Copy Editor" w:date="2026-10-06T18:15:00Z" w16du:dateUtc="2026-10-06T15:15:00Z">
        <w:r w:rsidDel="00E13F89">
          <w:delText>(</w:delText>
        </w:r>
      </w:del>
      <w:r>
        <w:t>breathing was slightly harder as I had to suck the air through a filter, and visually I was looking through eye pieces</w:t>
      </w:r>
      <w:del w:id="5853" w:author="Copy Editor" w:date="2026-10-06T18:15:00Z" w16du:dateUtc="2026-10-06T15:15:00Z">
        <w:r w:rsidDel="00E13F89">
          <w:delText>)</w:delText>
        </w:r>
      </w:del>
    </w:p>
    <w:p w14:paraId="27D1CD79" w14:textId="77777777" w:rsidR="00E13F89" w:rsidRPr="00E13F89" w:rsidRDefault="00E13F89" w:rsidP="00E13F89">
      <w:pPr>
        <w:pStyle w:val="body"/>
        <w:spacing w:before="0"/>
        <w:rPr>
          <w:ins w:id="5854" w:author="Copy Editor" w:date="2026-10-06T18:15:00Z"/>
          <w:lang w:val="en-US"/>
        </w:rPr>
      </w:pPr>
      <w:ins w:id="5855" w:author="Copy Editor" w:date="2026-10-06T18:15:00Z">
        <w:r w:rsidRPr="00E13F89">
          <w:rPr>
            <w:lang w:val="en-US"/>
          </w:rPr>
          <w:t>Richard falls through the sky.</w:t>
        </w:r>
      </w:ins>
    </w:p>
    <w:p w14:paraId="36C45EFE" w14:textId="77777777" w:rsidR="00E13F89" w:rsidRPr="00E13F89" w:rsidRDefault="00E13F89" w:rsidP="00E13F89">
      <w:pPr>
        <w:pStyle w:val="body"/>
        <w:spacing w:before="0"/>
        <w:rPr>
          <w:ins w:id="5856" w:author="Copy Editor" w:date="2026-10-06T18:15:00Z"/>
          <w:lang w:val="en-US"/>
        </w:rPr>
      </w:pPr>
      <w:ins w:id="5857" w:author="Copy Editor" w:date="2026-10-06T18:15:00Z">
        <w:r w:rsidRPr="00E13F89">
          <w:rPr>
            <w:lang w:val="en-US"/>
          </w:rPr>
          <w:t>The sound of his breathing is prominent.</w:t>
        </w:r>
      </w:ins>
    </w:p>
    <w:p w14:paraId="267D0D6B" w14:textId="77777777" w:rsidR="00E13F89" w:rsidRPr="00E13F89" w:rsidRDefault="00E13F89" w:rsidP="00E13F89">
      <w:pPr>
        <w:pStyle w:val="body"/>
        <w:spacing w:before="0"/>
        <w:rPr>
          <w:ins w:id="5858" w:author="Copy Editor" w:date="2026-10-06T18:15:00Z"/>
          <w:lang w:val="en-US"/>
        </w:rPr>
      </w:pPr>
      <w:ins w:id="5859" w:author="Copy Editor" w:date="2026-10-06T18:15:00Z">
        <w:r w:rsidRPr="00E13F89">
          <w:rPr>
            <w:lang w:val="en-US"/>
          </w:rPr>
          <w:t>His field of vision is restricted.</w:t>
        </w:r>
      </w:ins>
    </w:p>
    <w:p w14:paraId="27DE2BB2" w14:textId="77777777" w:rsidR="00E13F89" w:rsidRDefault="00E13F89" w:rsidP="00E13F89">
      <w:pPr>
        <w:pStyle w:val="bCHARACTER"/>
        <w:rPr>
          <w:ins w:id="5860" w:author="Copy Editor" w:date="2026-10-06T18:15:00Z" w16du:dateUtc="2026-10-06T15:15:00Z"/>
        </w:rPr>
      </w:pPr>
      <w:ins w:id="5861" w:author="Copy Editor" w:date="2026-10-06T18:15:00Z" w16du:dateUtc="2026-10-06T15:15:00Z">
        <w:r w:rsidRPr="00B612C6">
          <w:t>RICHARD (V.O.)</w:t>
        </w:r>
      </w:ins>
    </w:p>
    <w:p w14:paraId="45AD4428" w14:textId="77777777" w:rsidR="001B6C0C" w:rsidRDefault="007C0FF3" w:rsidP="00E13F89">
      <w:pPr>
        <w:pStyle w:val="bdialogue"/>
        <w:rPr>
          <w:ins w:id="5862" w:author="Copy Editor" w:date="2026-10-06T18:15:00Z" w16du:dateUtc="2026-10-06T15:15:00Z"/>
        </w:rPr>
      </w:pPr>
      <w:r>
        <w:t>I felt distanced from my environment</w:t>
      </w:r>
      <w:ins w:id="5863" w:author="Copy Editor" w:date="2026-10-06T18:15:00Z" w16du:dateUtc="2026-10-06T15:15:00Z">
        <w:r w:rsidR="001B6C0C">
          <w:t>.</w:t>
        </w:r>
      </w:ins>
    </w:p>
    <w:p w14:paraId="36A98E0B" w14:textId="77777777" w:rsidR="001B6C0C" w:rsidRDefault="007C0FF3" w:rsidP="00E13F89">
      <w:pPr>
        <w:pStyle w:val="bdialogue"/>
        <w:rPr>
          <w:ins w:id="5864" w:author="Copy Editor" w:date="2026-10-06T18:16:00Z" w16du:dateUtc="2026-10-06T15:16:00Z"/>
        </w:rPr>
      </w:pPr>
      <w:del w:id="5865" w:author="Copy Editor" w:date="2026-10-06T18:15:00Z" w16du:dateUtc="2026-10-06T15:15:00Z">
        <w:r w:rsidDel="001B6C0C">
          <w:delText xml:space="preserve"> a</w:delText>
        </w:r>
      </w:del>
      <w:ins w:id="5866" w:author="Copy Editor" w:date="2026-10-06T18:15:00Z" w16du:dateUtc="2026-10-06T15:15:00Z">
        <w:r w:rsidR="001B6C0C">
          <w:t>A</w:t>
        </w:r>
      </w:ins>
      <w:r>
        <w:t xml:space="preserve">nd the usual fear, that helped to keep you focused, safe and alive, was lessened.  </w:t>
      </w:r>
    </w:p>
    <w:p w14:paraId="2650D84E" w14:textId="77777777" w:rsidR="001B6C0C" w:rsidRDefault="007C0FF3" w:rsidP="00E13F89">
      <w:pPr>
        <w:pStyle w:val="bdialogue"/>
        <w:rPr>
          <w:ins w:id="5867" w:author="Copy Editor" w:date="2026-10-06T18:16:00Z" w16du:dateUtc="2026-10-06T15:16:00Z"/>
        </w:rPr>
      </w:pPr>
      <w:r>
        <w:t xml:space="preserve">Parachuting in a gas mask was more dangerous, not because of any direct result from wearing one, but because of the mental consequences.  </w:t>
      </w:r>
    </w:p>
    <w:p w14:paraId="667F08A7" w14:textId="77777777" w:rsidR="001B6C0C" w:rsidRPr="001B6C0C" w:rsidRDefault="001B6C0C">
      <w:pPr>
        <w:pStyle w:val="aSCENEHEAD"/>
        <w:rPr>
          <w:ins w:id="5868" w:author="Copy Editor" w:date="2026-10-06T18:16:00Z"/>
          <w:lang w:val="en-US"/>
        </w:rPr>
        <w:pPrChange w:id="5869" w:author="Copy Editor" w:date="2026-10-06T18:16:00Z" w16du:dateUtc="2026-10-06T15:16:00Z">
          <w:pPr>
            <w:pStyle w:val="body"/>
          </w:pPr>
        </w:pPrChange>
      </w:pPr>
      <w:ins w:id="5870" w:author="Copy Editor" w:date="2026-10-06T18:16:00Z">
        <w:r w:rsidRPr="001B6C0C">
          <w:rPr>
            <w:lang w:val="en-US"/>
          </w:rPr>
          <w:t>EXT. PARACHUTE TRAINING AREA – DAY</w:t>
        </w:r>
      </w:ins>
    </w:p>
    <w:p w14:paraId="327BD8FE" w14:textId="77777777" w:rsidR="001B6C0C" w:rsidRPr="001B6C0C" w:rsidRDefault="001B6C0C" w:rsidP="001B6C0C">
      <w:pPr>
        <w:pStyle w:val="body"/>
        <w:rPr>
          <w:ins w:id="5871" w:author="Copy Editor" w:date="2026-10-06T18:16:00Z"/>
          <w:lang w:val="en-US"/>
        </w:rPr>
      </w:pPr>
      <w:ins w:id="5872" w:author="Copy Editor" w:date="2026-10-06T18:16:00Z">
        <w:r w:rsidRPr="001B6C0C">
          <w:rPr>
            <w:lang w:val="en-US"/>
          </w:rPr>
          <w:t>Richard lands.</w:t>
        </w:r>
      </w:ins>
    </w:p>
    <w:p w14:paraId="54405872" w14:textId="77777777" w:rsidR="001B6C0C" w:rsidRPr="001B6C0C" w:rsidRDefault="001B6C0C" w:rsidP="001B6C0C">
      <w:pPr>
        <w:pStyle w:val="body"/>
        <w:rPr>
          <w:ins w:id="5873" w:author="Copy Editor" w:date="2026-10-06T18:16:00Z"/>
          <w:lang w:val="en-US"/>
        </w:rPr>
      </w:pPr>
      <w:ins w:id="5874" w:author="Copy Editor" w:date="2026-10-06T18:16:00Z">
        <w:r w:rsidRPr="001B6C0C">
          <w:rPr>
            <w:lang w:val="en-US"/>
          </w:rPr>
          <w:t>He removes the gas mask.</w:t>
        </w:r>
      </w:ins>
    </w:p>
    <w:p w14:paraId="438DF4E4" w14:textId="77777777" w:rsidR="001B6C0C" w:rsidRPr="001B6C0C" w:rsidRDefault="001B6C0C" w:rsidP="001B6C0C">
      <w:pPr>
        <w:pStyle w:val="body"/>
        <w:rPr>
          <w:ins w:id="5875" w:author="Copy Editor" w:date="2026-10-06T18:16:00Z"/>
          <w:lang w:val="en-US"/>
        </w:rPr>
      </w:pPr>
      <w:ins w:id="5876" w:author="Copy Editor" w:date="2026-10-06T18:16:00Z">
        <w:r w:rsidRPr="001B6C0C">
          <w:rPr>
            <w:lang w:val="en-US"/>
          </w:rPr>
          <w:t>He looks thoughtful.</w:t>
        </w:r>
      </w:ins>
    </w:p>
    <w:p w14:paraId="2E95E488" w14:textId="3CE8DF36" w:rsidR="001B6C0C" w:rsidRDefault="001B6C0C">
      <w:pPr>
        <w:pStyle w:val="bCHARACTER"/>
        <w:rPr>
          <w:ins w:id="5877" w:author="Copy Editor" w:date="2026-10-06T18:16:00Z" w16du:dateUtc="2026-10-06T15:16:00Z"/>
        </w:rPr>
        <w:pPrChange w:id="5878" w:author="Copy Editor" w:date="2026-10-06T18:16:00Z" w16du:dateUtc="2026-10-06T15:16:00Z">
          <w:pPr>
            <w:pStyle w:val="bdialogue"/>
          </w:pPr>
        </w:pPrChange>
      </w:pPr>
      <w:ins w:id="5879" w:author="Copy Editor" w:date="2026-10-06T18:16:00Z">
        <w:r w:rsidRPr="001B6C0C">
          <w:t>RICHARD (V.O.)</w:t>
        </w:r>
      </w:ins>
    </w:p>
    <w:p w14:paraId="7A704309" w14:textId="77777777" w:rsidR="00D51290" w:rsidRDefault="007C0FF3" w:rsidP="00E13F89">
      <w:pPr>
        <w:pStyle w:val="bdialogue"/>
        <w:rPr>
          <w:ins w:id="5880" w:author="Copy Editor" w:date="2026-10-06T18:17:00Z" w16du:dateUtc="2026-10-06T15:17:00Z"/>
        </w:rPr>
      </w:pPr>
      <w:r>
        <w:t>I jumped in a gas mask once</w:t>
      </w:r>
      <w:ins w:id="5881" w:author="Copy Editor" w:date="2026-10-06T18:17:00Z" w16du:dateUtc="2026-10-06T15:17:00Z">
        <w:r w:rsidR="00D51290">
          <w:t>.</w:t>
        </w:r>
      </w:ins>
    </w:p>
    <w:p w14:paraId="40CD8ECA" w14:textId="77777777" w:rsidR="00B76932" w:rsidRDefault="007C0FF3" w:rsidP="00E13F89">
      <w:pPr>
        <w:pStyle w:val="bdialogue"/>
        <w:rPr>
          <w:ins w:id="5882" w:author="Copy Editor" w:date="2026-10-06T18:18:00Z" w16du:dateUtc="2026-10-06T15:18:00Z"/>
        </w:rPr>
      </w:pPr>
      <w:del w:id="5883" w:author="Copy Editor" w:date="2026-10-06T18:17:00Z" w16du:dateUtc="2026-10-06T15:17:00Z">
        <w:r w:rsidDel="00D51290">
          <w:delText>, d</w:delText>
        </w:r>
      </w:del>
      <w:ins w:id="5884" w:author="Copy Editor" w:date="2026-10-06T18:17:00Z" w16du:dateUtc="2026-10-06T15:17:00Z">
        <w:r w:rsidR="00D51290">
          <w:t>D</w:t>
        </w:r>
      </w:ins>
      <w:r>
        <w:t xml:space="preserve">id it again five days </w:t>
      </w:r>
      <w:r w:rsidR="00352F01">
        <w:t>later</w:t>
      </w:r>
      <w:ins w:id="5885" w:author="Copy Editor" w:date="2026-10-06T18:18:00Z" w16du:dateUtc="2026-10-06T15:18:00Z">
        <w:r w:rsidR="00B76932">
          <w:t>.</w:t>
        </w:r>
      </w:ins>
    </w:p>
    <w:p w14:paraId="78D503CE" w14:textId="77777777" w:rsidR="0083765C" w:rsidRPr="0083765C" w:rsidRDefault="0083765C">
      <w:pPr>
        <w:pStyle w:val="aSCENEHEAD"/>
        <w:rPr>
          <w:ins w:id="5886" w:author="Copy Editor" w:date="2026-10-06T18:18:00Z"/>
          <w:lang w:val="en-US"/>
        </w:rPr>
        <w:pPrChange w:id="5887" w:author="Copy Editor" w:date="2026-10-06T18:19:00Z" w16du:dateUtc="2026-10-06T15:19:00Z">
          <w:pPr>
            <w:pStyle w:val="bdialogue"/>
          </w:pPr>
        </w:pPrChange>
      </w:pPr>
      <w:ins w:id="5888" w:author="Copy Editor" w:date="2026-10-06T18:18:00Z">
        <w:r w:rsidRPr="0083765C">
          <w:rPr>
            <w:lang w:val="en-US"/>
          </w:rPr>
          <w:t>EXT. SKY – CONTINUOUS</w:t>
        </w:r>
      </w:ins>
    </w:p>
    <w:p w14:paraId="1EFFE2DC" w14:textId="77777777" w:rsidR="0083765C" w:rsidRPr="0083765C" w:rsidRDefault="0083765C">
      <w:pPr>
        <w:pStyle w:val="body"/>
        <w:rPr>
          <w:ins w:id="5889" w:author="Copy Editor" w:date="2026-10-06T18:18:00Z"/>
          <w:lang w:val="en-US"/>
        </w:rPr>
        <w:pPrChange w:id="5890" w:author="Copy Editor" w:date="2026-10-06T18:18:00Z" w16du:dateUtc="2026-10-06T15:18:00Z">
          <w:pPr>
            <w:pStyle w:val="bdialogue"/>
          </w:pPr>
        </w:pPrChange>
      </w:pPr>
      <w:ins w:id="5891" w:author="Copy Editor" w:date="2026-10-06T18:18:00Z">
        <w:r w:rsidRPr="0083765C">
          <w:rPr>
            <w:lang w:val="en-US"/>
          </w:rPr>
          <w:t>Richard descends wearing the gas mask.</w:t>
        </w:r>
      </w:ins>
    </w:p>
    <w:p w14:paraId="59AED07C" w14:textId="77777777" w:rsidR="0083765C" w:rsidRPr="0083765C" w:rsidRDefault="0083765C">
      <w:pPr>
        <w:pStyle w:val="body"/>
        <w:rPr>
          <w:ins w:id="5892" w:author="Copy Editor" w:date="2026-10-06T18:18:00Z"/>
          <w:lang w:val="en-US"/>
        </w:rPr>
        <w:pPrChange w:id="5893" w:author="Copy Editor" w:date="2026-10-06T18:18:00Z" w16du:dateUtc="2026-10-06T15:18:00Z">
          <w:pPr>
            <w:pStyle w:val="bdialogue"/>
          </w:pPr>
        </w:pPrChange>
      </w:pPr>
      <w:ins w:id="5894" w:author="Copy Editor" w:date="2026-10-06T18:18:00Z">
        <w:r w:rsidRPr="0083765C">
          <w:rPr>
            <w:lang w:val="en-US"/>
          </w:rPr>
          <w:t>This time, his clothing is different.</w:t>
        </w:r>
      </w:ins>
    </w:p>
    <w:p w14:paraId="22811897" w14:textId="77777777" w:rsidR="0083765C" w:rsidRPr="0083765C" w:rsidRDefault="0083765C">
      <w:pPr>
        <w:pStyle w:val="body"/>
        <w:rPr>
          <w:ins w:id="5895" w:author="Copy Editor" w:date="2026-10-06T18:18:00Z"/>
          <w:lang w:val="en-US"/>
        </w:rPr>
        <w:pPrChange w:id="5896" w:author="Copy Editor" w:date="2026-10-06T18:18:00Z" w16du:dateUtc="2026-10-06T15:18:00Z">
          <w:pPr>
            <w:pStyle w:val="bdialogue"/>
          </w:pPr>
        </w:pPrChange>
      </w:pPr>
      <w:ins w:id="5897" w:author="Copy Editor" w:date="2026-10-06T18:18:00Z">
        <w:r w:rsidRPr="0083765C">
          <w:rPr>
            <w:lang w:val="en-US"/>
          </w:rPr>
          <w:t>He is wearing FULL NUCLEAR, BIOLOGICAL AND CHEMICAL PROTECTIVE CLOTHING.</w:t>
        </w:r>
      </w:ins>
    </w:p>
    <w:p w14:paraId="5EBEE4A4" w14:textId="77777777" w:rsidR="0083765C" w:rsidRDefault="0083765C" w:rsidP="0083765C">
      <w:pPr>
        <w:pStyle w:val="bCHARACTER"/>
        <w:rPr>
          <w:ins w:id="5898" w:author="Copy Editor" w:date="2026-10-06T18:19:00Z" w16du:dateUtc="2026-10-06T15:19:00Z"/>
        </w:rPr>
      </w:pPr>
      <w:ins w:id="5899" w:author="Copy Editor" w:date="2026-10-06T18:19:00Z" w16du:dateUtc="2026-10-06T15:19:00Z">
        <w:r w:rsidRPr="001B6C0C">
          <w:t>RICHARD (V.O.)</w:t>
        </w:r>
      </w:ins>
    </w:p>
    <w:p w14:paraId="318622EB" w14:textId="77777777" w:rsidR="00180D60" w:rsidRDefault="007C0FF3" w:rsidP="00E13F89">
      <w:pPr>
        <w:pStyle w:val="bdialogue"/>
        <w:rPr>
          <w:ins w:id="5900" w:author="Copy Editor" w:date="2026-10-06T18:19:00Z" w16du:dateUtc="2026-10-06T15:19:00Z"/>
        </w:rPr>
      </w:pPr>
      <w:del w:id="5901" w:author="Copy Editor" w:date="2026-10-06T18:18:00Z" w16du:dateUtc="2026-10-06T15:18:00Z">
        <w:r w:rsidDel="00B76932">
          <w:delText xml:space="preserve"> t</w:delText>
        </w:r>
      </w:del>
      <w:ins w:id="5902" w:author="Copy Editor" w:date="2026-10-06T18:18:00Z" w16du:dateUtc="2026-10-06T15:18:00Z">
        <w:r w:rsidR="00B76932">
          <w:t>T</w:t>
        </w:r>
      </w:ins>
      <w:r>
        <w:t xml:space="preserve">hat same day jumped again but this time in full Nuclear </w:t>
      </w:r>
      <w:r>
        <w:lastRenderedPageBreak/>
        <w:t xml:space="preserve">Biological and Chemical clothing. </w:t>
      </w:r>
    </w:p>
    <w:p w14:paraId="0B7C8ECF" w14:textId="77777777" w:rsidR="00180D60" w:rsidRPr="00180D60" w:rsidRDefault="00180D60">
      <w:pPr>
        <w:pStyle w:val="aSCENEHEAD"/>
        <w:rPr>
          <w:ins w:id="5903" w:author="Copy Editor" w:date="2026-10-06T18:19:00Z"/>
          <w:lang w:val="en-US"/>
        </w:rPr>
        <w:pPrChange w:id="5904" w:author="Copy Editor" w:date="2026-10-06T18:19:00Z" w16du:dateUtc="2026-10-06T15:19:00Z">
          <w:pPr>
            <w:pStyle w:val="body"/>
          </w:pPr>
        </w:pPrChange>
      </w:pPr>
      <w:ins w:id="5905" w:author="Copy Editor" w:date="2026-10-06T18:19:00Z">
        <w:r w:rsidRPr="00180D60">
          <w:rPr>
            <w:lang w:val="en-US"/>
          </w:rPr>
          <w:t>EXT. PARACHUTE TRAINING AREA – DAY</w:t>
        </w:r>
      </w:ins>
    </w:p>
    <w:p w14:paraId="447F5F89" w14:textId="77777777" w:rsidR="00180D60" w:rsidRPr="00180D60" w:rsidRDefault="00180D60" w:rsidP="00180D60">
      <w:pPr>
        <w:pStyle w:val="body"/>
        <w:rPr>
          <w:ins w:id="5906" w:author="Copy Editor" w:date="2026-10-06T18:19:00Z"/>
          <w:lang w:val="en-US"/>
        </w:rPr>
      </w:pPr>
      <w:ins w:id="5907" w:author="Copy Editor" w:date="2026-10-06T18:19:00Z">
        <w:r w:rsidRPr="00180D60">
          <w:rPr>
            <w:lang w:val="en-US"/>
          </w:rPr>
          <w:t>Richard lands.</w:t>
        </w:r>
      </w:ins>
    </w:p>
    <w:p w14:paraId="6580D76B" w14:textId="77777777" w:rsidR="00180D60" w:rsidRPr="00180D60" w:rsidRDefault="00180D60" w:rsidP="00180D60">
      <w:pPr>
        <w:pStyle w:val="body"/>
        <w:rPr>
          <w:ins w:id="5908" w:author="Copy Editor" w:date="2026-10-06T18:19:00Z"/>
          <w:lang w:val="en-US"/>
        </w:rPr>
      </w:pPr>
      <w:ins w:id="5909" w:author="Copy Editor" w:date="2026-10-06T18:19:00Z">
        <w:r w:rsidRPr="00180D60">
          <w:rPr>
            <w:lang w:val="en-US"/>
          </w:rPr>
          <w:t>He removes the equipment.</w:t>
        </w:r>
      </w:ins>
    </w:p>
    <w:p w14:paraId="1AD51D1C" w14:textId="77777777" w:rsidR="00180D60" w:rsidRDefault="00180D60" w:rsidP="00180D60">
      <w:pPr>
        <w:pStyle w:val="body"/>
        <w:rPr>
          <w:ins w:id="5910" w:author="Copy Editor" w:date="2026-10-06T18:19:00Z" w16du:dateUtc="2026-10-06T15:19:00Z"/>
          <w:lang w:val="en-US"/>
        </w:rPr>
      </w:pPr>
      <w:ins w:id="5911" w:author="Copy Editor" w:date="2026-10-06T18:19:00Z">
        <w:r w:rsidRPr="00180D60">
          <w:rPr>
            <w:lang w:val="en-US"/>
          </w:rPr>
          <w:t>He looks at it.</w:t>
        </w:r>
      </w:ins>
    </w:p>
    <w:p w14:paraId="3BDE5A26" w14:textId="77777777" w:rsidR="00180D60" w:rsidRDefault="00180D60" w:rsidP="00180D60">
      <w:pPr>
        <w:pStyle w:val="bCHARACTER"/>
        <w:rPr>
          <w:ins w:id="5912" w:author="Copy Editor" w:date="2026-10-06T18:19:00Z" w16du:dateUtc="2026-10-06T15:19:00Z"/>
        </w:rPr>
      </w:pPr>
      <w:ins w:id="5913" w:author="Copy Editor" w:date="2026-10-06T18:19:00Z" w16du:dateUtc="2026-10-06T15:19:00Z">
        <w:r w:rsidRPr="001B6C0C">
          <w:t>RICHARD (V.O.)</w:t>
        </w:r>
      </w:ins>
    </w:p>
    <w:p w14:paraId="4C45EE00" w14:textId="77777777" w:rsidR="008349F5" w:rsidRDefault="007C0FF3">
      <w:pPr>
        <w:pStyle w:val="bbodybeforebeat"/>
        <w:rPr>
          <w:ins w:id="5914" w:author="Copy Editor" w:date="2026-10-06T18:20:00Z" w16du:dateUtc="2026-10-06T15:20:00Z"/>
        </w:rPr>
        <w:pPrChange w:id="5915" w:author="Copy Editor" w:date="2026-10-06T18:20:00Z" w16du:dateUtc="2026-10-06T15:20:00Z">
          <w:pPr>
            <w:pStyle w:val="bdialogue"/>
          </w:pPr>
        </w:pPrChange>
      </w:pPr>
      <w:del w:id="5916" w:author="Copy Editor" w:date="2026-10-06T18:19:00Z" w16du:dateUtc="2026-10-06T15:19:00Z">
        <w:r w:rsidDel="00180D60">
          <w:delText xml:space="preserve"> </w:delText>
        </w:r>
      </w:del>
      <w:r>
        <w:t>Never did it again</w:t>
      </w:r>
      <w:ins w:id="5917" w:author="Copy Editor" w:date="2026-10-06T18:19:00Z" w16du:dateUtc="2026-10-06T15:19:00Z">
        <w:r w:rsidR="008349F5">
          <w:t>.</w:t>
        </w:r>
      </w:ins>
    </w:p>
    <w:p w14:paraId="36DA5A6D" w14:textId="032FCA9A" w:rsidR="008349F5" w:rsidRDefault="008349F5">
      <w:pPr>
        <w:pStyle w:val="baparenthisis"/>
        <w:rPr>
          <w:ins w:id="5918" w:author="Copy Editor" w:date="2026-10-06T18:19:00Z" w16du:dateUtc="2026-10-06T15:19:00Z"/>
        </w:rPr>
        <w:pPrChange w:id="5919" w:author="Copy Editor" w:date="2026-10-06T18:20:00Z" w16du:dateUtc="2026-10-06T15:20:00Z">
          <w:pPr>
            <w:pStyle w:val="body"/>
          </w:pPr>
        </w:pPrChange>
      </w:pPr>
      <w:ins w:id="5920" w:author="Copy Editor" w:date="2026-10-06T18:20:00Z" w16du:dateUtc="2026-10-06T15:20:00Z">
        <w:r>
          <w:t>(A beat.)</w:t>
        </w:r>
      </w:ins>
    </w:p>
    <w:p w14:paraId="12351EFF" w14:textId="77777777" w:rsidR="008349F5" w:rsidRDefault="007C0FF3" w:rsidP="008349F5">
      <w:pPr>
        <w:pStyle w:val="bdialogue"/>
        <w:rPr>
          <w:ins w:id="5921" w:author="Copy Editor" w:date="2026-10-06T18:20:00Z" w16du:dateUtc="2026-10-06T15:20:00Z"/>
        </w:rPr>
      </w:pPr>
      <w:del w:id="5922" w:author="Copy Editor" w:date="2026-10-06T18:19:00Z" w16du:dateUtc="2026-10-06T15:19:00Z">
        <w:r w:rsidDel="008349F5">
          <w:delText xml:space="preserve">, </w:delText>
        </w:r>
      </w:del>
      <w:r>
        <w:t>I didn’t need t</w:t>
      </w:r>
      <w:ins w:id="5923" w:author="Copy Editor" w:date="2026-10-06T18:20:00Z" w16du:dateUtc="2026-10-06T15:20:00Z">
        <w:r w:rsidR="008349F5">
          <w:t>o.</w:t>
        </w:r>
      </w:ins>
    </w:p>
    <w:p w14:paraId="6910AA1E" w14:textId="77777777" w:rsidR="008349F5" w:rsidRDefault="007C0FF3" w:rsidP="008349F5">
      <w:pPr>
        <w:pStyle w:val="bdialogue"/>
        <w:rPr>
          <w:ins w:id="5924" w:author="Copy Editor" w:date="2026-10-06T18:20:00Z" w16du:dateUtc="2026-10-06T15:20:00Z"/>
        </w:rPr>
      </w:pPr>
      <w:del w:id="5925" w:author="Copy Editor" w:date="2026-10-06T18:20:00Z" w16du:dateUtc="2026-10-06T15:20:00Z">
        <w:r w:rsidDel="008349F5">
          <w:delText>o, b</w:delText>
        </w:r>
      </w:del>
      <w:ins w:id="5926" w:author="Copy Editor" w:date="2026-10-06T18:20:00Z" w16du:dateUtc="2026-10-06T15:20:00Z">
        <w:r w:rsidR="008349F5">
          <w:t>B</w:t>
        </w:r>
      </w:ins>
      <w:r>
        <w:t xml:space="preserve">ut if ever we had had to do it for real I would have been able to instruct the other lads on what it was like.  </w:t>
      </w:r>
    </w:p>
    <w:p w14:paraId="46AF6B57" w14:textId="77777777" w:rsidR="00591A56" w:rsidRDefault="007C0FF3" w:rsidP="008349F5">
      <w:pPr>
        <w:pStyle w:val="bdialogue"/>
        <w:rPr>
          <w:ins w:id="5927" w:author="Copy Editor" w:date="2026-10-06T18:21:00Z" w16du:dateUtc="2026-10-06T15:21:00Z"/>
        </w:rPr>
      </w:pPr>
      <w:r>
        <w:t xml:space="preserve">Once </w:t>
      </w:r>
      <w:r w:rsidR="00352F01">
        <w:t>again,</w:t>
      </w:r>
      <w:r>
        <w:t xml:space="preserve"> I was setting a high standard for myself and trying hard to achieve it. </w:t>
      </w:r>
    </w:p>
    <w:p w14:paraId="1C172C0E" w14:textId="77777777" w:rsidR="00591A56" w:rsidRDefault="00591A56" w:rsidP="00591A56">
      <w:pPr>
        <w:pStyle w:val="body"/>
        <w:rPr>
          <w:ins w:id="5928" w:author="Copy Editor" w:date="2026-10-06T18:21:00Z" w16du:dateUtc="2026-10-06T15:21:00Z"/>
        </w:rPr>
      </w:pPr>
      <w:ins w:id="5929" w:author="Copy Editor" w:date="2026-10-06T18:21:00Z">
        <w:r w:rsidRPr="00591A56">
          <w:t>Richard walks back toward the others.</w:t>
        </w:r>
      </w:ins>
    </w:p>
    <w:p w14:paraId="0A8CBD3D" w14:textId="77777777" w:rsidR="00591A56" w:rsidRDefault="00591A56" w:rsidP="00591A56">
      <w:pPr>
        <w:pStyle w:val="bCHARACTER"/>
        <w:rPr>
          <w:ins w:id="5930" w:author="Copy Editor" w:date="2026-10-06T18:21:00Z" w16du:dateUtc="2026-10-06T15:21:00Z"/>
        </w:rPr>
      </w:pPr>
      <w:ins w:id="5931" w:author="Copy Editor" w:date="2026-10-06T18:21:00Z" w16du:dateUtc="2026-10-06T15:21:00Z">
        <w:r w:rsidRPr="001B6C0C">
          <w:t>RICHARD (V.O.)</w:t>
        </w:r>
      </w:ins>
    </w:p>
    <w:p w14:paraId="5E4BDCBF" w14:textId="76F85800" w:rsidR="003439BF" w:rsidRDefault="007C0FF3">
      <w:pPr>
        <w:pStyle w:val="bdialogue"/>
        <w:pPrChange w:id="5932" w:author="Copy Editor" w:date="2026-10-06T18:21:00Z" w16du:dateUtc="2026-10-06T15:21:00Z">
          <w:pPr>
            <w:pStyle w:val="body"/>
            <w:spacing w:before="0"/>
          </w:pPr>
        </w:pPrChange>
      </w:pPr>
      <w:del w:id="5933" w:author="Copy Editor" w:date="2026-10-06T18:21:00Z" w16du:dateUtc="2026-10-06T15:21:00Z">
        <w:r w:rsidDel="00591A56">
          <w:delText xml:space="preserve"> </w:delText>
        </w:r>
      </w:del>
      <w:r>
        <w:t>What was going to be next?</w:t>
      </w:r>
    </w:p>
    <w:p w14:paraId="5E4BDCC2" w14:textId="497A0EAE" w:rsidR="003439BF" w:rsidRDefault="00854B58" w:rsidP="00DB5909">
      <w:pPr>
        <w:pStyle w:val="aSCENEHEAD"/>
        <w:rPr>
          <w:ins w:id="5934" w:author="Copy Editor" w:date="2026-10-06T18:22:00Z" w16du:dateUtc="2026-10-06T15:22:00Z"/>
        </w:rPr>
      </w:pPr>
      <w:r>
        <w:t>SCENE</w:t>
      </w:r>
      <w:r w:rsidR="00352F01">
        <w:t xml:space="preserve"> 17: BAD CONSCIENCE CLEARED? 1979-1980</w:t>
      </w:r>
    </w:p>
    <w:p w14:paraId="53A65476" w14:textId="77777777" w:rsidR="00536A6A" w:rsidRPr="00536A6A" w:rsidRDefault="00536A6A" w:rsidP="00536A6A">
      <w:pPr>
        <w:pStyle w:val="aSCENEHEAD"/>
        <w:rPr>
          <w:ins w:id="5935" w:author="Copy Editor" w:date="2026-10-06T18:22:00Z"/>
          <w:rPrChange w:id="5936" w:author="Copy Editor" w:date="2026-10-06T18:22:00Z" w16du:dateUtc="2026-10-06T15:22:00Z">
            <w:rPr>
              <w:ins w:id="5937" w:author="Copy Editor" w:date="2026-10-06T18:22:00Z"/>
              <w:lang w:val="en-US"/>
            </w:rPr>
          </w:rPrChange>
        </w:rPr>
      </w:pPr>
      <w:ins w:id="5938" w:author="Copy Editor" w:date="2026-10-06T18:22:00Z">
        <w:r w:rsidRPr="00536A6A">
          <w:rPr>
            <w:lang w:val="en-US"/>
          </w:rPr>
          <w:t>INT. TA TRAINING AREA – DAY</w:t>
        </w:r>
      </w:ins>
    </w:p>
    <w:p w14:paraId="2F031433" w14:textId="77777777" w:rsidR="00536A6A" w:rsidRPr="00536A6A" w:rsidRDefault="00536A6A">
      <w:pPr>
        <w:pStyle w:val="body"/>
        <w:rPr>
          <w:ins w:id="5939" w:author="Copy Editor" w:date="2026-10-06T18:22:00Z"/>
          <w:lang w:val="en-US"/>
        </w:rPr>
        <w:pPrChange w:id="5940" w:author="Copy Editor" w:date="2026-10-06T18:22:00Z" w16du:dateUtc="2026-10-06T15:22:00Z">
          <w:pPr>
            <w:pStyle w:val="aSCENEHEAD"/>
          </w:pPr>
        </w:pPrChange>
      </w:pPr>
      <w:ins w:id="5941" w:author="Copy Editor" w:date="2026-10-06T18:22:00Z">
        <w:r w:rsidRPr="00536A6A">
          <w:rPr>
            <w:lang w:val="en-US"/>
          </w:rPr>
          <w:t>RICHARD trains a group of recruits.</w:t>
        </w:r>
      </w:ins>
    </w:p>
    <w:p w14:paraId="7C619D9B" w14:textId="73C41F2F" w:rsidR="00536A6A" w:rsidDel="00536A6A" w:rsidRDefault="00536A6A" w:rsidP="00DB5909">
      <w:pPr>
        <w:pStyle w:val="aSCENEHEAD"/>
        <w:rPr>
          <w:del w:id="5942" w:author="Copy Editor" w:date="2026-10-06T18:22:00Z" w16du:dateUtc="2026-10-06T15:22:00Z"/>
        </w:rPr>
      </w:pPr>
    </w:p>
    <w:p w14:paraId="277C8477" w14:textId="77777777" w:rsidR="00536A6A" w:rsidRDefault="00536A6A" w:rsidP="00536A6A">
      <w:pPr>
        <w:pStyle w:val="bCHARACTER"/>
        <w:rPr>
          <w:ins w:id="5943" w:author="Copy Editor" w:date="2026-10-06T18:22:00Z" w16du:dateUtc="2026-10-06T15:22:00Z"/>
        </w:rPr>
      </w:pPr>
      <w:ins w:id="5944" w:author="Copy Editor" w:date="2026-10-06T18:22:00Z" w16du:dateUtc="2026-10-06T15:22:00Z">
        <w:r w:rsidRPr="001B6C0C">
          <w:t>RICHARD (V.O.)</w:t>
        </w:r>
      </w:ins>
    </w:p>
    <w:p w14:paraId="2003A2CB" w14:textId="77777777" w:rsidR="00536A6A" w:rsidRDefault="007C0FF3" w:rsidP="00536A6A">
      <w:pPr>
        <w:pStyle w:val="bdialogue"/>
        <w:rPr>
          <w:ins w:id="5945" w:author="Copy Editor" w:date="2026-10-06T18:22:00Z" w16du:dateUtc="2026-10-06T15:22:00Z"/>
        </w:rPr>
      </w:pPr>
      <w:r>
        <w:t xml:space="preserve">Within my new unit I was soon </w:t>
      </w:r>
      <w:r w:rsidR="00163A88">
        <w:t>recognized</w:t>
      </w:r>
      <w:r>
        <w:t xml:space="preserve"> as an </w:t>
      </w:r>
      <w:r w:rsidR="00163A88">
        <w:t>instructor,</w:t>
      </w:r>
      <w:r>
        <w:t xml:space="preserve"> and soon I was back in my old job training recruits.</w:t>
      </w:r>
    </w:p>
    <w:p w14:paraId="1AA21805" w14:textId="56A17B7B" w:rsidR="00352F01" w:rsidRDefault="007C0FF3" w:rsidP="00536A6A">
      <w:pPr>
        <w:pStyle w:val="bdialogue"/>
        <w:rPr>
          <w:ins w:id="5946" w:author="Copy Editor" w:date="2026-10-06T18:22:00Z" w16du:dateUtc="2026-10-06T15:22:00Z"/>
        </w:rPr>
      </w:pPr>
      <w:del w:id="5947" w:author="Copy Editor" w:date="2026-10-06T18:22:00Z" w16du:dateUtc="2026-10-06T15:22:00Z">
        <w:r w:rsidDel="00536A6A">
          <w:delText xml:space="preserve"> </w:delText>
        </w:r>
      </w:del>
      <w:r>
        <w:t xml:space="preserve">I would gently apply </w:t>
      </w:r>
      <w:r w:rsidR="00163A88">
        <w:t>more</w:t>
      </w:r>
      <w:r>
        <w:t xml:space="preserve"> pressure to a batch until they either chucked it in</w:t>
      </w:r>
      <w:ins w:id="5948" w:author="Copy Editor" w:date="2026-10-06T18:23:00Z" w16du:dateUtc="2026-10-06T15:23:00Z">
        <w:r w:rsidR="00EF5A78">
          <w:t>.</w:t>
        </w:r>
      </w:ins>
      <w:del w:id="5949" w:author="Copy Editor" w:date="2026-10-06T18:23:00Z" w16du:dateUtc="2026-10-06T15:23:00Z">
        <w:r w:rsidDel="00EF5A78">
          <w:delText xml:space="preserve"> </w:delText>
        </w:r>
      </w:del>
    </w:p>
    <w:p w14:paraId="1EA3B158" w14:textId="34CE3579" w:rsidR="00EF5A78" w:rsidRDefault="00EF5A78" w:rsidP="00EF5A78">
      <w:pPr>
        <w:pStyle w:val="body"/>
        <w:rPr>
          <w:ins w:id="5950" w:author="Copy Editor" w:date="2026-10-06T18:23:00Z" w16du:dateUtc="2026-10-06T15:23:00Z"/>
        </w:rPr>
      </w:pPr>
      <w:ins w:id="5951" w:author="Copy Editor" w:date="2026-10-06T18:22:00Z">
        <w:r w:rsidRPr="00EF5A78">
          <w:t>A RECRUIT drops out.</w:t>
        </w:r>
      </w:ins>
    </w:p>
    <w:p w14:paraId="0AB2684D" w14:textId="77777777" w:rsidR="00EF5A78" w:rsidRDefault="00EF5A78" w:rsidP="00EF5A78">
      <w:pPr>
        <w:pStyle w:val="bCHARACTER"/>
        <w:rPr>
          <w:ins w:id="5952" w:author="Copy Editor" w:date="2026-10-06T18:23:00Z" w16du:dateUtc="2026-10-06T15:23:00Z"/>
        </w:rPr>
      </w:pPr>
      <w:ins w:id="5953" w:author="Copy Editor" w:date="2026-10-06T18:23:00Z" w16du:dateUtc="2026-10-06T15:23:00Z">
        <w:r w:rsidRPr="001B6C0C">
          <w:t>RICHARD (V.O.)</w:t>
        </w:r>
      </w:ins>
    </w:p>
    <w:p w14:paraId="63244151" w14:textId="061911B4" w:rsidR="00EF5A78" w:rsidDel="00EF5A78" w:rsidRDefault="00EF5A78" w:rsidP="00EF5A78">
      <w:pPr>
        <w:pStyle w:val="body"/>
        <w:rPr>
          <w:del w:id="5954" w:author="Copy Editor" w:date="2026-10-06T18:23:00Z" w16du:dateUtc="2026-10-06T15:23:00Z"/>
        </w:rPr>
      </w:pPr>
    </w:p>
    <w:p w14:paraId="6D3754D4" w14:textId="63803AC1" w:rsidR="00352F01" w:rsidDel="00EF5A78" w:rsidRDefault="007C0FF3">
      <w:pPr>
        <w:pStyle w:val="bdialogue"/>
        <w:rPr>
          <w:del w:id="5955" w:author="Copy Editor" w:date="2026-10-06T18:23:00Z" w16du:dateUtc="2026-10-06T15:23:00Z"/>
        </w:rPr>
        <w:pPrChange w:id="5956" w:author="Copy Editor" w:date="2026-10-06T18:23:00Z" w16du:dateUtc="2026-10-06T15:23:00Z">
          <w:pPr>
            <w:pStyle w:val="baparenthisis"/>
          </w:pPr>
        </w:pPrChange>
      </w:pPr>
      <w:del w:id="5957" w:author="Copy Editor" w:date="2026-10-06T18:23:00Z" w16du:dateUtc="2026-10-06T15:23:00Z">
        <w:r w:rsidDel="00EF5A78">
          <w:delText>(</w:delText>
        </w:r>
      </w:del>
      <w:r>
        <w:t>I consistently lost 25%</w:t>
      </w:r>
      <w:del w:id="5958" w:author="Copy Editor" w:date="2026-10-06T18:23:00Z" w16du:dateUtc="2026-10-06T15:23:00Z">
        <w:r w:rsidDel="00EF5A78">
          <w:delText>)</w:delText>
        </w:r>
      </w:del>
    </w:p>
    <w:p w14:paraId="4AD285BE" w14:textId="2BCE30B2" w:rsidR="00754433" w:rsidRDefault="00EF5A78" w:rsidP="00EF5A78">
      <w:pPr>
        <w:pStyle w:val="bdialogue"/>
        <w:rPr>
          <w:ins w:id="5959" w:author="Copy Editor" w:date="2026-10-06T18:24:00Z" w16du:dateUtc="2026-10-06T15:24:00Z"/>
        </w:rPr>
      </w:pPr>
      <w:ins w:id="5960" w:author="Copy Editor" w:date="2026-10-06T18:23:00Z" w16du:dateUtc="2026-10-06T15:23:00Z">
        <w:r>
          <w:t xml:space="preserve"> </w:t>
        </w:r>
      </w:ins>
      <w:r w:rsidR="007C0FF3">
        <w:t xml:space="preserve">or developed into real soldiers achieving things they wouldn’t </w:t>
      </w:r>
      <w:r w:rsidR="007C0FF3">
        <w:lastRenderedPageBreak/>
        <w:t xml:space="preserve">have imagined possible a few months </w:t>
      </w:r>
      <w:r w:rsidR="00163A88">
        <w:t xml:space="preserve">earlier. </w:t>
      </w:r>
      <w:r w:rsidR="007C0FF3">
        <w:t>One of the first men I trained was Bob as I’ve already mentioned.</w:t>
      </w:r>
    </w:p>
    <w:p w14:paraId="2F63D8E7" w14:textId="77777777" w:rsidR="00E96AE3" w:rsidRPr="00E96AE3" w:rsidRDefault="00E96AE3">
      <w:pPr>
        <w:pStyle w:val="aSCENEHEAD"/>
        <w:rPr>
          <w:ins w:id="5961" w:author="Copy Editor" w:date="2026-10-06T18:24:00Z"/>
          <w:lang w:val="en-US"/>
        </w:rPr>
        <w:pPrChange w:id="5962" w:author="Copy Editor" w:date="2026-10-06T18:24:00Z" w16du:dateUtc="2026-10-06T15:24:00Z">
          <w:pPr>
            <w:pStyle w:val="body"/>
          </w:pPr>
        </w:pPrChange>
      </w:pPr>
      <w:ins w:id="5963" w:author="Copy Editor" w:date="2026-10-06T18:24:00Z">
        <w:r w:rsidRPr="00E96AE3">
          <w:rPr>
            <w:lang w:val="en-US"/>
          </w:rPr>
          <w:t>EXT. HILLS – DAY</w:t>
        </w:r>
      </w:ins>
    </w:p>
    <w:p w14:paraId="2484D9BB" w14:textId="77777777" w:rsidR="00E96AE3" w:rsidRPr="00E96AE3" w:rsidRDefault="00E96AE3" w:rsidP="00E96AE3">
      <w:pPr>
        <w:pStyle w:val="body"/>
        <w:rPr>
          <w:ins w:id="5964" w:author="Copy Editor" w:date="2026-10-06T18:24:00Z"/>
          <w:lang w:val="en-US"/>
        </w:rPr>
      </w:pPr>
      <w:ins w:id="5965" w:author="Copy Editor" w:date="2026-10-06T18:24:00Z">
        <w:r w:rsidRPr="00E96AE3">
          <w:rPr>
            <w:lang w:val="en-US"/>
          </w:rPr>
          <w:t>Richard and Bob walk together under heavy packs.</w:t>
        </w:r>
      </w:ins>
    </w:p>
    <w:p w14:paraId="5544738E" w14:textId="77777777" w:rsidR="00E96AE3" w:rsidRDefault="00E96AE3" w:rsidP="00E96AE3">
      <w:pPr>
        <w:pStyle w:val="bCHARACTER"/>
        <w:rPr>
          <w:ins w:id="5966" w:author="Copy Editor" w:date="2026-10-06T18:24:00Z" w16du:dateUtc="2026-10-06T15:24:00Z"/>
        </w:rPr>
      </w:pPr>
      <w:ins w:id="5967" w:author="Copy Editor" w:date="2026-10-06T18:24:00Z" w16du:dateUtc="2026-10-06T15:24:00Z">
        <w:r w:rsidRPr="001B6C0C">
          <w:t>RICHARD (V.O.)</w:t>
        </w:r>
      </w:ins>
    </w:p>
    <w:p w14:paraId="012F94D0" w14:textId="15144DDE" w:rsidR="00E96AE3" w:rsidDel="00E96AE3" w:rsidRDefault="00E96AE3">
      <w:pPr>
        <w:pStyle w:val="body"/>
        <w:rPr>
          <w:del w:id="5968" w:author="Copy Editor" w:date="2026-10-06T18:24:00Z" w16du:dateUtc="2026-10-06T15:24:00Z"/>
        </w:rPr>
        <w:pPrChange w:id="5969" w:author="Copy Editor" w:date="2026-10-06T18:24:00Z" w16du:dateUtc="2026-10-06T15:24:00Z">
          <w:pPr>
            <w:pStyle w:val="body"/>
            <w:spacing w:before="0"/>
          </w:pPr>
        </w:pPrChange>
      </w:pPr>
    </w:p>
    <w:p w14:paraId="5EACF85E" w14:textId="77777777" w:rsidR="00E96AE3" w:rsidRDefault="007C0FF3" w:rsidP="00E96AE3">
      <w:pPr>
        <w:pStyle w:val="bdialogue"/>
        <w:rPr>
          <w:ins w:id="5970" w:author="Copy Editor" w:date="2026-10-06T18:24:00Z" w16du:dateUtc="2026-10-06T15:24:00Z"/>
        </w:rPr>
      </w:pPr>
      <w:r>
        <w:t xml:space="preserve">Once a week I would go out training with Bob to see how he was getting on. </w:t>
      </w:r>
    </w:p>
    <w:p w14:paraId="599CE6A8" w14:textId="77777777" w:rsidR="00DB537B" w:rsidRPr="00DB537B" w:rsidRDefault="00DB537B" w:rsidP="00DB537B">
      <w:pPr>
        <w:pStyle w:val="body"/>
        <w:rPr>
          <w:ins w:id="5971" w:author="Copy Editor" w:date="2026-10-06T18:24:00Z"/>
          <w:lang w:val="en-US"/>
        </w:rPr>
      </w:pPr>
      <w:ins w:id="5972" w:author="Copy Editor" w:date="2026-10-06T18:24:00Z">
        <w:r w:rsidRPr="00DB537B">
          <w:rPr>
            <w:lang w:val="en-US"/>
          </w:rPr>
          <w:t>Bob controls his breathing.</w:t>
        </w:r>
      </w:ins>
    </w:p>
    <w:p w14:paraId="7349A13B" w14:textId="77777777" w:rsidR="00DB537B" w:rsidRPr="00DB537B" w:rsidRDefault="00DB537B" w:rsidP="00DB537B">
      <w:pPr>
        <w:pStyle w:val="body"/>
        <w:rPr>
          <w:ins w:id="5973" w:author="Copy Editor" w:date="2026-10-06T18:24:00Z"/>
          <w:lang w:val="en-US"/>
        </w:rPr>
      </w:pPr>
      <w:ins w:id="5974" w:author="Copy Editor" w:date="2026-10-06T18:24:00Z">
        <w:r w:rsidRPr="00DB537B">
          <w:rPr>
            <w:lang w:val="en-US"/>
          </w:rPr>
          <w:t>He settles into a steady rhythm.</w:t>
        </w:r>
      </w:ins>
    </w:p>
    <w:p w14:paraId="4AC2A96D" w14:textId="77777777" w:rsidR="00DB537B" w:rsidRDefault="00DB537B" w:rsidP="00DB537B">
      <w:pPr>
        <w:pStyle w:val="bCHARACTER"/>
        <w:rPr>
          <w:ins w:id="5975" w:author="Copy Editor" w:date="2026-10-06T18:24:00Z" w16du:dateUtc="2026-10-06T15:24:00Z"/>
        </w:rPr>
      </w:pPr>
      <w:ins w:id="5976" w:author="Copy Editor" w:date="2026-10-06T18:24:00Z" w16du:dateUtc="2026-10-06T15:24:00Z">
        <w:r w:rsidRPr="001B6C0C">
          <w:t>RICHARD (V.O.)</w:t>
        </w:r>
      </w:ins>
    </w:p>
    <w:p w14:paraId="363AF60A" w14:textId="77777777" w:rsidR="00DB537B" w:rsidRDefault="007C0FF3" w:rsidP="00E96AE3">
      <w:pPr>
        <w:pStyle w:val="bdialogue"/>
        <w:rPr>
          <w:ins w:id="5977" w:author="Copy Editor" w:date="2026-10-06T18:25:00Z" w16du:dateUtc="2026-10-06T15:25:00Z"/>
        </w:rPr>
      </w:pPr>
      <w:r>
        <w:t xml:space="preserve">He learnt to control his breathing, steady his pace, lean into the hills, shortening his pace going uphill so the rate of work, and paces per minute, stayed the same uphill or down. </w:t>
      </w:r>
    </w:p>
    <w:p w14:paraId="02B588CC" w14:textId="77777777" w:rsidR="00376F06" w:rsidRPr="00376F06" w:rsidRDefault="00376F06" w:rsidP="00376F06">
      <w:pPr>
        <w:pStyle w:val="body"/>
        <w:rPr>
          <w:ins w:id="5978" w:author="Copy Editor" w:date="2026-10-06T18:25:00Z"/>
          <w:lang w:val="en-US"/>
        </w:rPr>
      </w:pPr>
      <w:ins w:id="5979" w:author="Copy Editor" w:date="2026-10-06T18:25:00Z">
        <w:r w:rsidRPr="00376F06">
          <w:rPr>
            <w:lang w:val="en-US"/>
          </w:rPr>
          <w:t>Bob climbs steadily.</w:t>
        </w:r>
      </w:ins>
    </w:p>
    <w:p w14:paraId="094DA559" w14:textId="77777777" w:rsidR="00376F06" w:rsidRPr="00376F06" w:rsidRDefault="00376F06" w:rsidP="00376F06">
      <w:pPr>
        <w:pStyle w:val="body"/>
        <w:rPr>
          <w:ins w:id="5980" w:author="Copy Editor" w:date="2026-10-06T18:25:00Z"/>
          <w:lang w:val="en-US"/>
        </w:rPr>
      </w:pPr>
      <w:ins w:id="5981" w:author="Copy Editor" w:date="2026-10-06T18:25:00Z">
        <w:r w:rsidRPr="00376F06">
          <w:rPr>
            <w:lang w:val="en-US"/>
          </w:rPr>
          <w:t>His fitness improves.</w:t>
        </w:r>
      </w:ins>
    </w:p>
    <w:p w14:paraId="02CCF365" w14:textId="77777777" w:rsidR="00376F06" w:rsidRPr="00376F06" w:rsidRDefault="00376F06" w:rsidP="00376F06">
      <w:pPr>
        <w:pStyle w:val="body"/>
        <w:rPr>
          <w:ins w:id="5982" w:author="Copy Editor" w:date="2026-10-06T18:25:00Z"/>
          <w:lang w:val="en-US"/>
        </w:rPr>
      </w:pPr>
      <w:ins w:id="5983" w:author="Copy Editor" w:date="2026-10-06T18:25:00Z">
        <w:r w:rsidRPr="00376F06">
          <w:rPr>
            <w:lang w:val="en-US"/>
          </w:rPr>
          <w:t>His pack gets heavier.</w:t>
        </w:r>
      </w:ins>
    </w:p>
    <w:p w14:paraId="37A60DA3" w14:textId="77777777" w:rsidR="00376F06" w:rsidRDefault="00376F06" w:rsidP="00376F06">
      <w:pPr>
        <w:pStyle w:val="bCHARACTER"/>
        <w:rPr>
          <w:ins w:id="5984" w:author="Copy Editor" w:date="2026-10-06T18:25:00Z" w16du:dateUtc="2026-10-06T15:25:00Z"/>
        </w:rPr>
      </w:pPr>
      <w:ins w:id="5985" w:author="Copy Editor" w:date="2026-10-06T18:25:00Z" w16du:dateUtc="2026-10-06T15:25:00Z">
        <w:r w:rsidRPr="001B6C0C">
          <w:t>RICHARD (V.O.)</w:t>
        </w:r>
      </w:ins>
    </w:p>
    <w:p w14:paraId="3B65FE10" w14:textId="05B320FB" w:rsidR="00376F06" w:rsidRDefault="007C0FF3" w:rsidP="00E96AE3">
      <w:pPr>
        <w:pStyle w:val="bdialogue"/>
        <w:rPr>
          <w:ins w:id="5986" w:author="Copy Editor" w:date="2026-10-06T18:25:00Z" w16du:dateUtc="2026-10-06T15:25:00Z"/>
        </w:rPr>
      </w:pPr>
      <w:r>
        <w:t>He improved, going further, with a heavier pack on his back, and was making good progress</w:t>
      </w:r>
      <w:ins w:id="5987" w:author="Copy Editor" w:date="2026-10-06T18:25:00Z" w16du:dateUtc="2026-10-06T15:25:00Z">
        <w:r w:rsidR="00376F06">
          <w:t>.</w:t>
        </w:r>
      </w:ins>
      <w:del w:id="5988" w:author="Copy Editor" w:date="2026-10-06T18:25:00Z" w16du:dateUtc="2026-10-06T15:25:00Z">
        <w:r w:rsidDel="00376F06">
          <w:delText xml:space="preserve">, </w:delText>
        </w:r>
      </w:del>
    </w:p>
    <w:p w14:paraId="1157A714" w14:textId="77777777" w:rsidR="00B0474D" w:rsidRPr="00B0474D" w:rsidRDefault="00B0474D">
      <w:pPr>
        <w:pStyle w:val="aSCENEHEAD"/>
        <w:rPr>
          <w:ins w:id="5989" w:author="Copy Editor" w:date="2026-10-06T18:44:00Z"/>
          <w:lang w:val="en-US"/>
        </w:rPr>
        <w:pPrChange w:id="5990" w:author="Copy Editor" w:date="2026-10-06T18:44:00Z" w16du:dateUtc="2026-10-06T15:44:00Z">
          <w:pPr>
            <w:pStyle w:val="body"/>
          </w:pPr>
        </w:pPrChange>
      </w:pPr>
      <w:ins w:id="5991" w:author="Copy Editor" w:date="2026-10-06T18:44:00Z">
        <w:r w:rsidRPr="00B0474D">
          <w:rPr>
            <w:lang w:val="en-US"/>
          </w:rPr>
          <w:t>EXT. BOB'S HOUSE – SUNDAY – DAY</w:t>
        </w:r>
      </w:ins>
    </w:p>
    <w:p w14:paraId="6AB15E1D" w14:textId="77777777" w:rsidR="00B0474D" w:rsidRPr="00B0474D" w:rsidRDefault="00B0474D" w:rsidP="00B0474D">
      <w:pPr>
        <w:pStyle w:val="body"/>
        <w:rPr>
          <w:ins w:id="5992" w:author="Copy Editor" w:date="2026-10-06T18:44:00Z"/>
          <w:lang w:val="en-US"/>
        </w:rPr>
      </w:pPr>
      <w:ins w:id="5993" w:author="Copy Editor" w:date="2026-10-06T18:44:00Z">
        <w:r w:rsidRPr="00B0474D">
          <w:rPr>
            <w:lang w:val="en-US"/>
          </w:rPr>
          <w:t>Bob arrives home.</w:t>
        </w:r>
      </w:ins>
    </w:p>
    <w:p w14:paraId="3174730D" w14:textId="77777777" w:rsidR="00B0474D" w:rsidRPr="00B0474D" w:rsidRDefault="00B0474D" w:rsidP="00B0474D">
      <w:pPr>
        <w:pStyle w:val="body"/>
        <w:rPr>
          <w:ins w:id="5994" w:author="Copy Editor" w:date="2026-10-06T18:44:00Z"/>
          <w:lang w:val="en-US"/>
        </w:rPr>
      </w:pPr>
      <w:ins w:id="5995" w:author="Copy Editor" w:date="2026-10-06T18:44:00Z">
        <w:r w:rsidRPr="00B0474D">
          <w:rPr>
            <w:lang w:val="en-US"/>
          </w:rPr>
          <w:t>He opens the front door.</w:t>
        </w:r>
      </w:ins>
    </w:p>
    <w:p w14:paraId="5B6E7E81" w14:textId="77777777" w:rsidR="00B0474D" w:rsidRPr="00B0474D" w:rsidRDefault="00B0474D" w:rsidP="00B0474D">
      <w:pPr>
        <w:pStyle w:val="body"/>
        <w:rPr>
          <w:ins w:id="5996" w:author="Copy Editor" w:date="2026-10-06T18:44:00Z"/>
          <w:lang w:val="en-US"/>
        </w:rPr>
      </w:pPr>
      <w:ins w:id="5997" w:author="Copy Editor" w:date="2026-10-06T18:44:00Z">
        <w:r w:rsidRPr="00B0474D">
          <w:rPr>
            <w:lang w:val="en-US"/>
          </w:rPr>
          <w:t>The house is empty.</w:t>
        </w:r>
      </w:ins>
    </w:p>
    <w:p w14:paraId="38F81153" w14:textId="77777777" w:rsidR="00B0474D" w:rsidRPr="00B0474D" w:rsidRDefault="00B0474D" w:rsidP="00B0474D">
      <w:pPr>
        <w:pStyle w:val="body"/>
        <w:rPr>
          <w:ins w:id="5998" w:author="Copy Editor" w:date="2026-10-06T18:44:00Z"/>
          <w:lang w:val="en-US"/>
        </w:rPr>
      </w:pPr>
      <w:ins w:id="5999" w:author="Copy Editor" w:date="2026-10-06T18:44:00Z">
        <w:r w:rsidRPr="00B0474D">
          <w:rPr>
            <w:lang w:val="en-US"/>
          </w:rPr>
          <w:t>He looks around.</w:t>
        </w:r>
      </w:ins>
    </w:p>
    <w:p w14:paraId="1FBD7DAA" w14:textId="77777777" w:rsidR="00B0474D" w:rsidRPr="00B0474D" w:rsidRDefault="00B0474D" w:rsidP="00B0474D">
      <w:pPr>
        <w:pStyle w:val="body"/>
        <w:rPr>
          <w:ins w:id="6000" w:author="Copy Editor" w:date="2026-10-06T18:44:00Z"/>
          <w:lang w:val="en-US"/>
        </w:rPr>
      </w:pPr>
      <w:ins w:id="6001" w:author="Copy Editor" w:date="2026-10-06T18:44:00Z">
        <w:r w:rsidRPr="00B0474D">
          <w:rPr>
            <w:lang w:val="en-US"/>
          </w:rPr>
          <w:t>His wife is gone.</w:t>
        </w:r>
      </w:ins>
    </w:p>
    <w:p w14:paraId="61A66DA7" w14:textId="77777777" w:rsidR="00560FA3" w:rsidRDefault="00560FA3" w:rsidP="00560FA3">
      <w:pPr>
        <w:pStyle w:val="bCHARACTER"/>
        <w:rPr>
          <w:ins w:id="6002" w:author="Copy Editor" w:date="2026-10-06T18:44:00Z" w16du:dateUtc="2026-10-06T15:44:00Z"/>
        </w:rPr>
      </w:pPr>
      <w:ins w:id="6003" w:author="Copy Editor" w:date="2026-10-06T18:44:00Z" w16du:dateUtc="2026-10-06T15:44:00Z">
        <w:r w:rsidRPr="001B6C0C">
          <w:lastRenderedPageBreak/>
          <w:t>RICHARD (V.O.)</w:t>
        </w:r>
      </w:ins>
    </w:p>
    <w:p w14:paraId="5E4BDCC5" w14:textId="72EFC91F" w:rsidR="003439BF" w:rsidRDefault="007C0FF3" w:rsidP="00E96AE3">
      <w:pPr>
        <w:pStyle w:val="bdialogue"/>
        <w:rPr>
          <w:ins w:id="6004" w:author="Copy Editor" w:date="2026-10-06T18:44:00Z" w16du:dateUtc="2026-10-06T15:44:00Z"/>
        </w:rPr>
      </w:pPr>
      <w:del w:id="6005" w:author="Copy Editor" w:date="2026-10-06T18:25:00Z" w16du:dateUtc="2026-10-06T15:25:00Z">
        <w:r w:rsidDel="00376F06">
          <w:delText>w</w:delText>
        </w:r>
      </w:del>
      <w:ins w:id="6006" w:author="Copy Editor" w:date="2026-10-06T18:25:00Z" w16du:dateUtc="2026-10-06T15:25:00Z">
        <w:r w:rsidR="00376F06">
          <w:t>W</w:t>
        </w:r>
      </w:ins>
      <w:r>
        <w:t>hen disaster struck.  He went home one Sunday to find his wife gone.</w:t>
      </w:r>
    </w:p>
    <w:p w14:paraId="449796F2" w14:textId="77777777" w:rsidR="00560FA3" w:rsidRPr="00560FA3" w:rsidRDefault="00560FA3">
      <w:pPr>
        <w:pStyle w:val="aSCENEHEAD"/>
        <w:rPr>
          <w:ins w:id="6007" w:author="Copy Editor" w:date="2026-10-06T18:45:00Z"/>
          <w:lang w:val="en-US"/>
        </w:rPr>
        <w:pPrChange w:id="6008" w:author="Copy Editor" w:date="2026-10-06T18:45:00Z" w16du:dateUtc="2026-10-06T15:45:00Z">
          <w:pPr>
            <w:pStyle w:val="body"/>
          </w:pPr>
        </w:pPrChange>
      </w:pPr>
      <w:ins w:id="6009" w:author="Copy Editor" w:date="2026-10-06T18:45:00Z">
        <w:r w:rsidRPr="00560FA3">
          <w:rPr>
            <w:lang w:val="en-US"/>
          </w:rPr>
          <w:t>INT. TA CLUB – NIGHT</w:t>
        </w:r>
      </w:ins>
    </w:p>
    <w:p w14:paraId="06868A26" w14:textId="77777777" w:rsidR="00560FA3" w:rsidRPr="00560FA3" w:rsidRDefault="00560FA3" w:rsidP="00560FA3">
      <w:pPr>
        <w:pStyle w:val="body"/>
        <w:rPr>
          <w:ins w:id="6010" w:author="Copy Editor" w:date="2026-10-06T18:45:00Z"/>
          <w:lang w:val="en-US"/>
        </w:rPr>
      </w:pPr>
      <w:ins w:id="6011" w:author="Copy Editor" w:date="2026-10-06T18:45:00Z">
        <w:r w:rsidRPr="00560FA3">
          <w:rPr>
            <w:lang w:val="en-US"/>
          </w:rPr>
          <w:t>Bob sits with his TA mates.</w:t>
        </w:r>
      </w:ins>
    </w:p>
    <w:p w14:paraId="726E8B2D" w14:textId="77777777" w:rsidR="00560FA3" w:rsidRPr="00560FA3" w:rsidRDefault="00560FA3" w:rsidP="00560FA3">
      <w:pPr>
        <w:pStyle w:val="body"/>
        <w:rPr>
          <w:ins w:id="6012" w:author="Copy Editor" w:date="2026-10-06T18:45:00Z"/>
          <w:lang w:val="en-US"/>
        </w:rPr>
      </w:pPr>
      <w:ins w:id="6013" w:author="Copy Editor" w:date="2026-10-06T18:45:00Z">
        <w:r w:rsidRPr="00560FA3">
          <w:rPr>
            <w:lang w:val="en-US"/>
          </w:rPr>
          <w:t>They buy him a beer.</w:t>
        </w:r>
      </w:ins>
    </w:p>
    <w:p w14:paraId="15DE201B" w14:textId="77777777" w:rsidR="00560FA3" w:rsidRPr="00560FA3" w:rsidRDefault="00560FA3" w:rsidP="00560FA3">
      <w:pPr>
        <w:pStyle w:val="body"/>
        <w:rPr>
          <w:ins w:id="6014" w:author="Copy Editor" w:date="2026-10-06T18:45:00Z"/>
          <w:lang w:val="en-US"/>
        </w:rPr>
      </w:pPr>
      <w:ins w:id="6015" w:author="Copy Editor" w:date="2026-10-06T18:45:00Z">
        <w:r w:rsidRPr="00560FA3">
          <w:rPr>
            <w:lang w:val="en-US"/>
          </w:rPr>
          <w:t>One listens as Bob talks.</w:t>
        </w:r>
      </w:ins>
    </w:p>
    <w:p w14:paraId="05826EE0" w14:textId="77777777" w:rsidR="00560FA3" w:rsidRPr="00560FA3" w:rsidRDefault="00560FA3" w:rsidP="00560FA3">
      <w:pPr>
        <w:pStyle w:val="body"/>
        <w:rPr>
          <w:ins w:id="6016" w:author="Copy Editor" w:date="2026-10-06T18:45:00Z"/>
          <w:lang w:val="en-US"/>
        </w:rPr>
      </w:pPr>
      <w:ins w:id="6017" w:author="Copy Editor" w:date="2026-10-06T18:45:00Z">
        <w:r w:rsidRPr="00560FA3">
          <w:rPr>
            <w:lang w:val="en-US"/>
          </w:rPr>
          <w:t>Another puts a hand on his shoulder.</w:t>
        </w:r>
      </w:ins>
    </w:p>
    <w:p w14:paraId="577D7B7F" w14:textId="7A125184" w:rsidR="00560FA3" w:rsidDel="00560FA3" w:rsidRDefault="00560FA3" w:rsidP="00560FA3">
      <w:pPr>
        <w:pStyle w:val="body"/>
        <w:rPr>
          <w:del w:id="6018" w:author="Copy Editor" w:date="2026-10-06T18:45:00Z" w16du:dateUtc="2026-10-06T15:45:00Z"/>
        </w:rPr>
      </w:pPr>
    </w:p>
    <w:p w14:paraId="1A086B36" w14:textId="77777777" w:rsidR="00560FA3" w:rsidRDefault="00560FA3" w:rsidP="00560FA3">
      <w:pPr>
        <w:pStyle w:val="bCHARACTER"/>
        <w:rPr>
          <w:ins w:id="6019" w:author="Copy Editor" w:date="2026-10-06T18:45:00Z" w16du:dateUtc="2026-10-06T15:45:00Z"/>
        </w:rPr>
      </w:pPr>
      <w:ins w:id="6020" w:author="Copy Editor" w:date="2026-10-06T18:45:00Z" w16du:dateUtc="2026-10-06T15:45:00Z">
        <w:r w:rsidRPr="001B6C0C">
          <w:t>RICHARD (V.O.)</w:t>
        </w:r>
      </w:ins>
    </w:p>
    <w:p w14:paraId="68E4E366" w14:textId="77777777" w:rsidR="00560FA3" w:rsidRDefault="007C0FF3" w:rsidP="00560FA3">
      <w:pPr>
        <w:pStyle w:val="bdialogue"/>
        <w:rPr>
          <w:ins w:id="6021" w:author="Copy Editor" w:date="2026-10-06T18:45:00Z" w16du:dateUtc="2026-10-06T15:45:00Z"/>
        </w:rPr>
      </w:pPr>
      <w:r>
        <w:t xml:space="preserve">All he had left in the world were his TA mates. We rallied round as you do when a close friend is up against it.  </w:t>
      </w:r>
    </w:p>
    <w:p w14:paraId="7BB3100B" w14:textId="77777777" w:rsidR="00FB6BCC" w:rsidRPr="00FB6BCC" w:rsidRDefault="00FB6BCC" w:rsidP="00FB6BCC">
      <w:pPr>
        <w:pStyle w:val="body"/>
        <w:rPr>
          <w:ins w:id="6022" w:author="Copy Editor" w:date="2026-10-06T18:45:00Z"/>
          <w:lang w:val="en-US"/>
        </w:rPr>
      </w:pPr>
      <w:ins w:id="6023" w:author="Copy Editor" w:date="2026-10-06T18:45:00Z">
        <w:r w:rsidRPr="00FB6BCC">
          <w:rPr>
            <w:lang w:val="en-US"/>
          </w:rPr>
          <w:t>Bob counts money.</w:t>
        </w:r>
      </w:ins>
    </w:p>
    <w:p w14:paraId="1F7B6857" w14:textId="77777777" w:rsidR="00FB6BCC" w:rsidRPr="00FB6BCC" w:rsidRDefault="00FB6BCC" w:rsidP="00FB6BCC">
      <w:pPr>
        <w:pStyle w:val="body"/>
        <w:rPr>
          <w:ins w:id="6024" w:author="Copy Editor" w:date="2026-10-06T18:45:00Z"/>
          <w:lang w:val="en-US"/>
        </w:rPr>
      </w:pPr>
      <w:ins w:id="6025" w:author="Copy Editor" w:date="2026-10-06T18:45:00Z">
        <w:r w:rsidRPr="00FB6BCC">
          <w:rPr>
            <w:lang w:val="en-US"/>
          </w:rPr>
          <w:t>There is almost nothing there.</w:t>
        </w:r>
      </w:ins>
    </w:p>
    <w:p w14:paraId="3353A6EA" w14:textId="7484A9EC" w:rsidR="00FB6BCC" w:rsidRDefault="00FB6BCC" w:rsidP="00FB6BCC">
      <w:pPr>
        <w:pStyle w:val="bCHARACTER"/>
        <w:rPr>
          <w:ins w:id="6026" w:author="Copy Editor" w:date="2026-10-06T18:45:00Z" w16du:dateUtc="2026-10-06T15:45:00Z"/>
        </w:rPr>
      </w:pPr>
      <w:ins w:id="6027" w:author="Copy Editor" w:date="2026-10-06T18:45:00Z" w16du:dateUtc="2026-10-06T15:45:00Z">
        <w:r w:rsidRPr="001B6C0C">
          <w:t>RICHARD (V.O.)</w:t>
        </w:r>
      </w:ins>
    </w:p>
    <w:p w14:paraId="68C12F51" w14:textId="77777777" w:rsidR="00FB6BCC" w:rsidRDefault="007C0FF3" w:rsidP="00560FA3">
      <w:pPr>
        <w:pStyle w:val="bdialogue"/>
        <w:rPr>
          <w:ins w:id="6028" w:author="Copy Editor" w:date="2026-10-06T18:45:00Z" w16du:dateUtc="2026-10-06T15:45:00Z"/>
        </w:rPr>
      </w:pPr>
      <w:r>
        <w:t xml:space="preserve">He had been depending on his wife’s money to help pay the bills, could manage, but had not a brass farthing left over.  </w:t>
      </w:r>
    </w:p>
    <w:p w14:paraId="335F5079" w14:textId="77777777" w:rsidR="00FB6BCC" w:rsidRDefault="007C0FF3" w:rsidP="00560FA3">
      <w:pPr>
        <w:pStyle w:val="bdialogue"/>
        <w:rPr>
          <w:ins w:id="6029" w:author="Copy Editor" w:date="2026-10-06T18:46:00Z" w16du:dateUtc="2026-10-06T15:46:00Z"/>
        </w:rPr>
      </w:pPr>
      <w:r>
        <w:t>We bought his beer for him, took him out, listened to him as he tried to think if he had missed any clues from his wife, and helped him carry on getting fitter.</w:t>
      </w:r>
    </w:p>
    <w:p w14:paraId="436A4473" w14:textId="77777777" w:rsidR="0086234E" w:rsidRPr="0086234E" w:rsidRDefault="0086234E">
      <w:pPr>
        <w:pStyle w:val="aSCENEHEAD"/>
        <w:rPr>
          <w:ins w:id="6030" w:author="Copy Editor" w:date="2026-10-06T18:46:00Z"/>
          <w:lang w:val="en-US"/>
        </w:rPr>
        <w:pPrChange w:id="6031" w:author="Copy Editor" w:date="2026-10-06T18:46:00Z" w16du:dateUtc="2026-10-06T15:46:00Z">
          <w:pPr>
            <w:pStyle w:val="bdialogue"/>
          </w:pPr>
        </w:pPrChange>
      </w:pPr>
      <w:ins w:id="6032" w:author="Copy Editor" w:date="2026-10-06T18:46:00Z">
        <w:r w:rsidRPr="0086234E">
          <w:rPr>
            <w:lang w:val="en-US"/>
          </w:rPr>
          <w:t>EXT. HILLS – DAY</w:t>
        </w:r>
      </w:ins>
    </w:p>
    <w:p w14:paraId="5ED0D90D" w14:textId="77777777" w:rsidR="0086234E" w:rsidRPr="0086234E" w:rsidRDefault="0086234E">
      <w:pPr>
        <w:pStyle w:val="body"/>
        <w:rPr>
          <w:ins w:id="6033" w:author="Copy Editor" w:date="2026-10-06T18:46:00Z"/>
          <w:lang w:val="en-US"/>
        </w:rPr>
        <w:pPrChange w:id="6034" w:author="Copy Editor" w:date="2026-10-06T18:46:00Z" w16du:dateUtc="2026-10-06T15:46:00Z">
          <w:pPr>
            <w:pStyle w:val="bdialogue"/>
          </w:pPr>
        </w:pPrChange>
      </w:pPr>
      <w:ins w:id="6035" w:author="Copy Editor" w:date="2026-10-06T18:46:00Z">
        <w:r w:rsidRPr="0086234E">
          <w:rPr>
            <w:lang w:val="en-US"/>
          </w:rPr>
          <w:t>Bob trains again.</w:t>
        </w:r>
      </w:ins>
    </w:p>
    <w:p w14:paraId="0D23A96F" w14:textId="77777777" w:rsidR="0086234E" w:rsidRPr="0086234E" w:rsidRDefault="0086234E">
      <w:pPr>
        <w:pStyle w:val="body"/>
        <w:rPr>
          <w:ins w:id="6036" w:author="Copy Editor" w:date="2026-10-06T18:46:00Z"/>
          <w:lang w:val="en-US"/>
        </w:rPr>
        <w:pPrChange w:id="6037" w:author="Copy Editor" w:date="2026-10-06T18:46:00Z" w16du:dateUtc="2026-10-06T15:46:00Z">
          <w:pPr>
            <w:pStyle w:val="bdialogue"/>
          </w:pPr>
        </w:pPrChange>
      </w:pPr>
      <w:ins w:id="6038" w:author="Copy Editor" w:date="2026-10-06T18:46:00Z">
        <w:r w:rsidRPr="0086234E">
          <w:rPr>
            <w:lang w:val="en-US"/>
          </w:rPr>
          <w:t>He is fitter.</w:t>
        </w:r>
      </w:ins>
    </w:p>
    <w:p w14:paraId="2C27B568" w14:textId="77777777" w:rsidR="0086234E" w:rsidRPr="0086234E" w:rsidRDefault="0086234E">
      <w:pPr>
        <w:pStyle w:val="body"/>
        <w:rPr>
          <w:ins w:id="6039" w:author="Copy Editor" w:date="2026-10-06T18:46:00Z"/>
          <w:lang w:val="en-US"/>
        </w:rPr>
        <w:pPrChange w:id="6040" w:author="Copy Editor" w:date="2026-10-06T18:46:00Z" w16du:dateUtc="2026-10-06T15:46:00Z">
          <w:pPr>
            <w:pStyle w:val="bdialogue"/>
          </w:pPr>
        </w:pPrChange>
      </w:pPr>
      <w:ins w:id="6041" w:author="Copy Editor" w:date="2026-10-06T18:46:00Z">
        <w:r w:rsidRPr="0086234E">
          <w:rPr>
            <w:lang w:val="en-US"/>
          </w:rPr>
          <w:t>He carries a heavy pack.</w:t>
        </w:r>
      </w:ins>
    </w:p>
    <w:p w14:paraId="37413E7C" w14:textId="77777777" w:rsidR="0086234E" w:rsidRDefault="007C0FF3" w:rsidP="0086234E">
      <w:pPr>
        <w:pStyle w:val="bCHARACTER"/>
        <w:rPr>
          <w:ins w:id="6042" w:author="Copy Editor" w:date="2026-10-06T18:46:00Z" w16du:dateUtc="2026-10-06T15:46:00Z"/>
        </w:rPr>
      </w:pPr>
      <w:del w:id="6043" w:author="Copy Editor" w:date="2026-10-06T18:46:00Z" w16du:dateUtc="2026-10-06T15:46:00Z">
        <w:r w:rsidDel="00FB6BCC">
          <w:delText xml:space="preserve">  </w:delText>
        </w:r>
      </w:del>
      <w:ins w:id="6044" w:author="Copy Editor" w:date="2026-10-06T18:46:00Z" w16du:dateUtc="2026-10-06T15:46:00Z">
        <w:r w:rsidR="0086234E" w:rsidRPr="001B6C0C">
          <w:t>RICHARD (V.O.)</w:t>
        </w:r>
      </w:ins>
    </w:p>
    <w:p w14:paraId="6D4AF79E" w14:textId="77777777" w:rsidR="0086234E" w:rsidRDefault="007C0FF3" w:rsidP="0086234E">
      <w:pPr>
        <w:pStyle w:val="bdialogue"/>
        <w:rPr>
          <w:ins w:id="6045" w:author="Copy Editor" w:date="2026-10-06T18:46:00Z" w16du:dateUtc="2026-10-06T15:46:00Z"/>
        </w:rPr>
      </w:pPr>
      <w:r>
        <w:t xml:space="preserve">The next opportunity to qualify for a parachute course </w:t>
      </w:r>
      <w:r>
        <w:lastRenderedPageBreak/>
        <w:t xml:space="preserve">was looming, and there was still work to be done.  </w:t>
      </w:r>
    </w:p>
    <w:p w14:paraId="5E4BDCC7" w14:textId="5015BEF1" w:rsidR="003439BF" w:rsidRDefault="007C0FF3" w:rsidP="0086234E">
      <w:pPr>
        <w:pStyle w:val="bdialogue"/>
        <w:rPr>
          <w:ins w:id="6046" w:author="Copy Editor" w:date="2026-10-06T18:47:00Z" w16du:dateUtc="2026-10-06T15:47:00Z"/>
        </w:rPr>
      </w:pPr>
      <w:r>
        <w:t xml:space="preserve">Besides, para trained personnel got an extra £1.25 a </w:t>
      </w:r>
      <w:r w:rsidR="009449FE">
        <w:t>day,</w:t>
      </w:r>
      <w:r>
        <w:t xml:space="preserve"> and this was going to be his beer money, and being busy stopped him getting too morbid.</w:t>
      </w:r>
    </w:p>
    <w:p w14:paraId="3597A995" w14:textId="77777777" w:rsidR="00FB1D7A" w:rsidRPr="00FB1D7A" w:rsidRDefault="00FB1D7A">
      <w:pPr>
        <w:pStyle w:val="aSCENEHEAD"/>
        <w:rPr>
          <w:ins w:id="6047" w:author="Copy Editor" w:date="2026-10-06T18:47:00Z"/>
          <w:lang w:val="en-US"/>
        </w:rPr>
        <w:pPrChange w:id="6048" w:author="Copy Editor" w:date="2026-10-06T18:47:00Z" w16du:dateUtc="2026-10-06T15:47:00Z">
          <w:pPr>
            <w:pStyle w:val="body"/>
          </w:pPr>
        </w:pPrChange>
      </w:pPr>
      <w:ins w:id="6049" w:author="Copy Editor" w:date="2026-10-06T18:47:00Z">
        <w:r w:rsidRPr="00FB1D7A">
          <w:rPr>
            <w:lang w:val="en-US"/>
          </w:rPr>
          <w:t>INT. PARACHUTE TRAINING AREA – DAY</w:t>
        </w:r>
      </w:ins>
    </w:p>
    <w:p w14:paraId="16517D3E" w14:textId="77777777" w:rsidR="00FB1D7A" w:rsidRPr="00FB1D7A" w:rsidRDefault="00FB1D7A" w:rsidP="00FB1D7A">
      <w:pPr>
        <w:pStyle w:val="body"/>
        <w:rPr>
          <w:ins w:id="6050" w:author="Copy Editor" w:date="2026-10-06T18:47:00Z"/>
          <w:lang w:val="en-US"/>
        </w:rPr>
      </w:pPr>
      <w:ins w:id="6051" w:author="Copy Editor" w:date="2026-10-06T18:47:00Z">
        <w:r w:rsidRPr="00FB1D7A">
          <w:rPr>
            <w:lang w:val="en-US"/>
          </w:rPr>
          <w:t>Bob prepares for his Basic Parachute Course.</w:t>
        </w:r>
      </w:ins>
    </w:p>
    <w:p w14:paraId="4F3E6B45" w14:textId="77777777" w:rsidR="00FB1D7A" w:rsidRPr="00FB1D7A" w:rsidRDefault="00FB1D7A" w:rsidP="00FB1D7A">
      <w:pPr>
        <w:pStyle w:val="body"/>
        <w:rPr>
          <w:ins w:id="6052" w:author="Copy Editor" w:date="2026-10-06T18:47:00Z"/>
          <w:lang w:val="en-US"/>
        </w:rPr>
      </w:pPr>
      <w:ins w:id="6053" w:author="Copy Editor" w:date="2026-10-06T18:47:00Z">
        <w:r w:rsidRPr="00FB1D7A">
          <w:rPr>
            <w:lang w:val="en-US"/>
          </w:rPr>
          <w:t>Richard speaks to him before he leaves.</w:t>
        </w:r>
      </w:ins>
    </w:p>
    <w:p w14:paraId="18928478" w14:textId="053AB3F8" w:rsidR="00FB1D7A" w:rsidDel="008E32D3" w:rsidRDefault="00FB1D7A" w:rsidP="00FB1D7A">
      <w:pPr>
        <w:pStyle w:val="body"/>
        <w:rPr>
          <w:del w:id="6054" w:author="Copy Editor" w:date="2026-10-06T18:48:00Z" w16du:dateUtc="2026-10-06T15:48:00Z"/>
        </w:rPr>
      </w:pPr>
    </w:p>
    <w:p w14:paraId="3923DA94" w14:textId="60F4DF41" w:rsidR="00BB1849" w:rsidDel="00FB1D7A" w:rsidRDefault="007C0FF3" w:rsidP="00B33299">
      <w:pPr>
        <w:pStyle w:val="body"/>
        <w:rPr>
          <w:del w:id="6055" w:author="Copy Editor" w:date="2026-10-06T18:48:00Z" w16du:dateUtc="2026-10-06T15:48:00Z"/>
        </w:rPr>
      </w:pPr>
      <w:del w:id="6056" w:author="Copy Editor" w:date="2026-10-06T18:48:00Z" w16du:dateUtc="2026-10-06T15:48:00Z">
        <w:r w:rsidDel="00FB1D7A">
          <w:delText>He did it, qualified, got sent off to do his Basic Parachute Course</w:delText>
        </w:r>
      </w:del>
    </w:p>
    <w:p w14:paraId="30E0CA55" w14:textId="77777777" w:rsidR="008E32D3" w:rsidRDefault="007C0FF3">
      <w:pPr>
        <w:pStyle w:val="bCHARACTER"/>
        <w:rPr>
          <w:ins w:id="6057" w:author="Copy Editor" w:date="2026-10-06T18:48:00Z" w16du:dateUtc="2026-10-06T15:48:00Z"/>
          <w:lang w:val="en-US"/>
        </w:rPr>
        <w:pPrChange w:id="6058" w:author="Copy Editor" w:date="2026-10-06T18:48:00Z" w16du:dateUtc="2026-10-06T15:48:00Z">
          <w:pPr>
            <w:pStyle w:val="bdialogue"/>
          </w:pPr>
        </w:pPrChange>
      </w:pPr>
      <w:del w:id="6059" w:author="Copy Editor" w:date="2026-10-06T18:48:00Z" w16du:dateUtc="2026-10-06T15:48:00Z">
        <w:r w:rsidDel="00FB1D7A">
          <w:delText>(</w:delText>
        </w:r>
      </w:del>
      <w:ins w:id="6060" w:author="Copy Editor" w:date="2026-10-06T18:48:00Z">
        <w:r w:rsidR="008E32D3" w:rsidRPr="008E32D3">
          <w:rPr>
            <w:lang w:val="en-US"/>
          </w:rPr>
          <w:t>RICHARD</w:t>
        </w:r>
      </w:ins>
    </w:p>
    <w:p w14:paraId="43D96171" w14:textId="72BBFCDE" w:rsidR="008E32D3" w:rsidRPr="008E32D3" w:rsidRDefault="008E32D3" w:rsidP="008E32D3">
      <w:pPr>
        <w:pStyle w:val="bdialogue"/>
        <w:rPr>
          <w:ins w:id="6061" w:author="Copy Editor" w:date="2026-10-06T18:48:00Z"/>
          <w:lang w:val="en-US"/>
        </w:rPr>
      </w:pPr>
      <w:ins w:id="6062" w:author="Copy Editor" w:date="2026-10-06T18:48:00Z">
        <w:r w:rsidRPr="008E32D3">
          <w:rPr>
            <w:lang w:val="en-US"/>
          </w:rPr>
          <w:t>Be sure and look up to see your parachute deploy as you leave the balloon.</w:t>
        </w:r>
      </w:ins>
    </w:p>
    <w:p w14:paraId="057BF4E3" w14:textId="77777777" w:rsidR="008E32D3" w:rsidRPr="008E32D3" w:rsidRDefault="008E32D3">
      <w:pPr>
        <w:pStyle w:val="body"/>
        <w:rPr>
          <w:ins w:id="6063" w:author="Copy Editor" w:date="2026-10-06T18:48:00Z"/>
          <w:lang w:val="en-US"/>
        </w:rPr>
        <w:pPrChange w:id="6064" w:author="Copy Editor" w:date="2026-10-06T18:49:00Z" w16du:dateUtc="2026-10-06T15:49:00Z">
          <w:pPr>
            <w:pStyle w:val="bdialogue"/>
          </w:pPr>
        </w:pPrChange>
      </w:pPr>
      <w:ins w:id="6065" w:author="Copy Editor" w:date="2026-10-06T18:48:00Z">
        <w:r w:rsidRPr="008E32D3">
          <w:rPr>
            <w:lang w:val="en-US"/>
          </w:rPr>
          <w:t>Bob nods.</w:t>
        </w:r>
      </w:ins>
    </w:p>
    <w:p w14:paraId="1F2202F3" w14:textId="77777777" w:rsidR="008E32D3" w:rsidRDefault="008E32D3" w:rsidP="008E32D3">
      <w:pPr>
        <w:pStyle w:val="bCHARACTER"/>
        <w:rPr>
          <w:ins w:id="6066" w:author="Copy Editor" w:date="2026-10-06T18:49:00Z" w16du:dateUtc="2026-10-06T15:49:00Z"/>
        </w:rPr>
      </w:pPr>
      <w:ins w:id="6067" w:author="Copy Editor" w:date="2026-10-06T18:49:00Z" w16du:dateUtc="2026-10-06T15:49:00Z">
        <w:r w:rsidRPr="001B6C0C">
          <w:t>RICHARD (V.O.)</w:t>
        </w:r>
      </w:ins>
    </w:p>
    <w:p w14:paraId="5E62E907" w14:textId="371BD3DB" w:rsidR="00BB1849" w:rsidRDefault="007C0FF3" w:rsidP="00816AB1">
      <w:pPr>
        <w:pStyle w:val="baparenthisis"/>
      </w:pPr>
      <w:r>
        <w:t>I cautioned him to be sure and look up to see his parachute deploy as he left the balloon</w:t>
      </w:r>
      <w:del w:id="6068" w:author="Copy Editor" w:date="2026-10-06T18:49:00Z" w16du:dateUtc="2026-10-06T15:49:00Z">
        <w:r w:rsidDel="008E32D3">
          <w:delText>)</w:delText>
        </w:r>
      </w:del>
      <w:r>
        <w:t>.</w:t>
      </w:r>
    </w:p>
    <w:p w14:paraId="6749EAB2" w14:textId="77777777" w:rsidR="008E32D3" w:rsidRDefault="008E32D3" w:rsidP="00AC6862">
      <w:pPr>
        <w:pStyle w:val="body"/>
        <w:spacing w:before="0"/>
        <w:rPr>
          <w:ins w:id="6069" w:author="Copy Editor" w:date="2026-10-06T18:49:00Z" w16du:dateUtc="2026-10-06T15:49:00Z"/>
        </w:rPr>
      </w:pPr>
    </w:p>
    <w:p w14:paraId="2B8CDE42" w14:textId="77777777" w:rsidR="00B13A81" w:rsidRPr="00B13A81" w:rsidRDefault="00B13A81">
      <w:pPr>
        <w:pStyle w:val="aSCENEHEAD"/>
        <w:rPr>
          <w:ins w:id="6070" w:author="Copy Editor" w:date="2026-10-06T18:49:00Z"/>
          <w:lang w:val="en-US"/>
        </w:rPr>
        <w:pPrChange w:id="6071" w:author="Copy Editor" w:date="2026-10-06T18:50:00Z" w16du:dateUtc="2026-10-06T15:50:00Z">
          <w:pPr>
            <w:pStyle w:val="body"/>
            <w:spacing w:before="0"/>
          </w:pPr>
        </w:pPrChange>
      </w:pPr>
      <w:ins w:id="6072" w:author="Copy Editor" w:date="2026-10-06T18:49:00Z">
        <w:r w:rsidRPr="00B13A81">
          <w:rPr>
            <w:lang w:val="en-US"/>
          </w:rPr>
          <w:t>EXT. GROUND – DAY</w:t>
        </w:r>
      </w:ins>
    </w:p>
    <w:p w14:paraId="5637495D" w14:textId="77777777" w:rsidR="00B13A81" w:rsidRPr="00B13A81" w:rsidRDefault="00B13A81">
      <w:pPr>
        <w:pStyle w:val="body"/>
        <w:rPr>
          <w:ins w:id="6073" w:author="Copy Editor" w:date="2026-10-06T18:49:00Z"/>
          <w:lang w:val="en-US"/>
        </w:rPr>
        <w:pPrChange w:id="6074" w:author="Copy Editor" w:date="2026-10-06T18:50:00Z" w16du:dateUtc="2026-10-06T15:50:00Z">
          <w:pPr>
            <w:pStyle w:val="body"/>
            <w:spacing w:before="0"/>
          </w:pPr>
        </w:pPrChange>
      </w:pPr>
      <w:ins w:id="6075" w:author="Copy Editor" w:date="2026-10-06T18:49:00Z">
        <w:r w:rsidRPr="00B13A81">
          <w:rPr>
            <w:lang w:val="en-US"/>
          </w:rPr>
          <w:t xml:space="preserve">The parachutes </w:t>
        </w:r>
        <w:r w:rsidRPr="00B13A81">
          <w:rPr>
            <w:rPrChange w:id="6076" w:author="Copy Editor" w:date="2026-10-06T18:50:00Z" w16du:dateUtc="2026-10-06T15:50:00Z">
              <w:rPr>
                <w:lang w:val="en-US"/>
              </w:rPr>
            </w:rPrChange>
          </w:rPr>
          <w:t>collapse</w:t>
        </w:r>
        <w:r w:rsidRPr="00B13A81">
          <w:rPr>
            <w:lang w:val="en-US"/>
          </w:rPr>
          <w:t xml:space="preserve"> into a tangled mass.</w:t>
        </w:r>
      </w:ins>
    </w:p>
    <w:p w14:paraId="22066840" w14:textId="77777777" w:rsidR="00B13A81" w:rsidRPr="00B13A81" w:rsidRDefault="00B13A81">
      <w:pPr>
        <w:pStyle w:val="body"/>
        <w:rPr>
          <w:ins w:id="6077" w:author="Copy Editor" w:date="2026-10-06T18:49:00Z"/>
          <w:rPrChange w:id="6078" w:author="Copy Editor" w:date="2026-10-06T18:50:00Z" w16du:dateUtc="2026-10-06T15:50:00Z">
            <w:rPr>
              <w:ins w:id="6079" w:author="Copy Editor" w:date="2026-10-06T18:49:00Z"/>
              <w:lang w:val="en-US"/>
            </w:rPr>
          </w:rPrChange>
        </w:rPr>
        <w:pPrChange w:id="6080" w:author="Copy Editor" w:date="2026-10-06T18:50:00Z" w16du:dateUtc="2026-10-06T15:50:00Z">
          <w:pPr>
            <w:pStyle w:val="body"/>
            <w:spacing w:before="0"/>
          </w:pPr>
        </w:pPrChange>
      </w:pPr>
      <w:ins w:id="6081" w:author="Copy Editor" w:date="2026-10-06T18:49:00Z">
        <w:r w:rsidRPr="00B13A81">
          <w:rPr>
            <w:lang w:val="en-US"/>
          </w:rPr>
          <w:t>Bob hits the ground.</w:t>
        </w:r>
      </w:ins>
    </w:p>
    <w:p w14:paraId="6ADA3591" w14:textId="77777777" w:rsidR="00B13A81" w:rsidRPr="00B13A81" w:rsidRDefault="00B13A81" w:rsidP="00B13A81">
      <w:pPr>
        <w:pStyle w:val="body"/>
        <w:spacing w:before="0"/>
        <w:rPr>
          <w:ins w:id="6082" w:author="Copy Editor" w:date="2026-10-06T18:49:00Z"/>
          <w:lang w:val="en-US"/>
        </w:rPr>
      </w:pPr>
      <w:ins w:id="6083" w:author="Copy Editor" w:date="2026-10-06T18:49:00Z">
        <w:r w:rsidRPr="00B13A81">
          <w:rPr>
            <w:lang w:val="en-US"/>
          </w:rPr>
          <w:t>CUT TO:</w:t>
        </w:r>
      </w:ins>
    </w:p>
    <w:p w14:paraId="5045DF1B" w14:textId="77777777" w:rsidR="00B13A81" w:rsidRPr="00B13A81" w:rsidRDefault="00B13A81" w:rsidP="00B13A81">
      <w:pPr>
        <w:pStyle w:val="body"/>
        <w:spacing w:before="0"/>
        <w:rPr>
          <w:ins w:id="6084" w:author="Copy Editor" w:date="2026-10-06T18:49:00Z"/>
          <w:lang w:val="en-US"/>
        </w:rPr>
      </w:pPr>
      <w:ins w:id="6085" w:author="Copy Editor" w:date="2026-10-06T18:49:00Z">
        <w:r w:rsidRPr="00B13A81">
          <w:rPr>
            <w:lang w:val="en-US"/>
          </w:rPr>
          <w:t>TITLE CARD: 20 JUNE 1979</w:t>
        </w:r>
      </w:ins>
    </w:p>
    <w:p w14:paraId="238CEA26" w14:textId="77777777" w:rsidR="00B13A81" w:rsidRPr="00B13A81" w:rsidRDefault="00B13A81">
      <w:pPr>
        <w:pStyle w:val="bCHARACTER"/>
        <w:rPr>
          <w:ins w:id="6086" w:author="Copy Editor" w:date="2026-10-06T18:49:00Z"/>
          <w:lang w:val="en-US"/>
        </w:rPr>
        <w:pPrChange w:id="6087" w:author="Copy Editor" w:date="2026-10-06T18:50:00Z" w16du:dateUtc="2026-10-06T15:50:00Z">
          <w:pPr>
            <w:pStyle w:val="body"/>
            <w:spacing w:before="0"/>
          </w:pPr>
        </w:pPrChange>
      </w:pPr>
      <w:ins w:id="6088" w:author="Copy Editor" w:date="2026-10-06T18:49:00Z">
        <w:r w:rsidRPr="00B13A81">
          <w:rPr>
            <w:lang w:val="en-US"/>
          </w:rPr>
          <w:t>RICHARD (V.O.)</w:t>
        </w:r>
      </w:ins>
    </w:p>
    <w:p w14:paraId="5E4BDCC9" w14:textId="3D7FF1FD" w:rsidR="003439BF" w:rsidRDefault="007C0FF3">
      <w:pPr>
        <w:pStyle w:val="bdialogue"/>
        <w:pPrChange w:id="6089" w:author="Copy Editor" w:date="2026-10-06T18:50:00Z" w16du:dateUtc="2026-10-06T15:50:00Z">
          <w:pPr>
            <w:pStyle w:val="body"/>
            <w:spacing w:before="0"/>
          </w:pPr>
        </w:pPrChange>
      </w:pPr>
      <w:r>
        <w:t xml:space="preserve">On his sixth decent he entangled with another man jumping out the other side of the aircraft, the ’chutes wrapped round each other, he hit the ground at 90 m.p.h. and on the </w:t>
      </w:r>
      <w:r w:rsidR="00754433">
        <w:t>20th of</w:t>
      </w:r>
      <w:r>
        <w:t xml:space="preserve"> June 1979 that was the end of him. Aged 24. </w:t>
      </w:r>
    </w:p>
    <w:p w14:paraId="288313E7" w14:textId="77777777" w:rsidR="00B13A81" w:rsidRDefault="00B13A81" w:rsidP="00B33299">
      <w:pPr>
        <w:pStyle w:val="body"/>
        <w:rPr>
          <w:ins w:id="6090" w:author="Copy Editor" w:date="2026-10-06T18:50:00Z" w16du:dateUtc="2026-10-06T15:50:00Z"/>
        </w:rPr>
      </w:pPr>
    </w:p>
    <w:p w14:paraId="496D69A5" w14:textId="77777777" w:rsidR="00D824AB" w:rsidRPr="00D824AB" w:rsidRDefault="00D824AB">
      <w:pPr>
        <w:pStyle w:val="aSCENEHEAD"/>
        <w:rPr>
          <w:ins w:id="6091" w:author="Copy Editor" w:date="2026-10-06T18:50:00Z"/>
          <w:lang w:val="en-US"/>
        </w:rPr>
        <w:pPrChange w:id="6092" w:author="Copy Editor" w:date="2026-10-06T18:50:00Z" w16du:dateUtc="2026-10-06T15:50:00Z">
          <w:pPr>
            <w:pStyle w:val="body"/>
          </w:pPr>
        </w:pPrChange>
      </w:pPr>
      <w:ins w:id="6093" w:author="Copy Editor" w:date="2026-10-06T18:50:00Z">
        <w:r w:rsidRPr="00D824AB">
          <w:rPr>
            <w:lang w:val="en-US"/>
          </w:rPr>
          <w:lastRenderedPageBreak/>
          <w:t>INT. OXFORD CREMATORIUM – DAY</w:t>
        </w:r>
      </w:ins>
    </w:p>
    <w:p w14:paraId="057ACC0A" w14:textId="77777777" w:rsidR="00D824AB" w:rsidRPr="00D824AB" w:rsidRDefault="00D824AB" w:rsidP="00D824AB">
      <w:pPr>
        <w:pStyle w:val="body"/>
        <w:rPr>
          <w:ins w:id="6094" w:author="Copy Editor" w:date="2026-10-06T18:50:00Z"/>
          <w:lang w:val="en-US"/>
        </w:rPr>
      </w:pPr>
      <w:ins w:id="6095" w:author="Copy Editor" w:date="2026-10-06T18:50:00Z">
        <w:r w:rsidRPr="00D824AB">
          <w:rPr>
            <w:lang w:val="en-US"/>
          </w:rPr>
          <w:t>A funeral service.</w:t>
        </w:r>
      </w:ins>
    </w:p>
    <w:p w14:paraId="52F26117" w14:textId="77777777" w:rsidR="00D824AB" w:rsidRPr="00D824AB" w:rsidRDefault="00D824AB" w:rsidP="00D824AB">
      <w:pPr>
        <w:pStyle w:val="body"/>
        <w:rPr>
          <w:ins w:id="6096" w:author="Copy Editor" w:date="2026-10-06T18:50:00Z"/>
          <w:lang w:val="en-US"/>
        </w:rPr>
      </w:pPr>
      <w:ins w:id="6097" w:author="Copy Editor" w:date="2026-10-06T18:50:00Z">
        <w:r w:rsidRPr="00D824AB">
          <w:rPr>
            <w:lang w:val="en-US"/>
          </w:rPr>
          <w:t>TA soldiers sit together.</w:t>
        </w:r>
      </w:ins>
    </w:p>
    <w:p w14:paraId="378397CE" w14:textId="77777777" w:rsidR="00D824AB" w:rsidRPr="00D824AB" w:rsidRDefault="00D824AB" w:rsidP="00D824AB">
      <w:pPr>
        <w:pStyle w:val="body"/>
        <w:rPr>
          <w:ins w:id="6098" w:author="Copy Editor" w:date="2026-10-06T18:50:00Z"/>
          <w:lang w:val="en-US"/>
        </w:rPr>
      </w:pPr>
      <w:ins w:id="6099" w:author="Copy Editor" w:date="2026-10-06T18:50:00Z">
        <w:r w:rsidRPr="00D824AB">
          <w:rPr>
            <w:lang w:val="en-US"/>
          </w:rPr>
          <w:t>Richard looks ahead, devastated.</w:t>
        </w:r>
      </w:ins>
    </w:p>
    <w:p w14:paraId="14DBE868" w14:textId="51689B61" w:rsidR="00B13A81" w:rsidRDefault="00D824AB">
      <w:pPr>
        <w:pStyle w:val="bCHARACTER"/>
        <w:rPr>
          <w:ins w:id="6100" w:author="Copy Editor" w:date="2026-10-06T18:50:00Z" w16du:dateUtc="2026-10-06T15:50:00Z"/>
        </w:rPr>
        <w:pPrChange w:id="6101" w:author="Copy Editor" w:date="2026-10-06T18:51:00Z" w16du:dateUtc="2026-10-06T15:51:00Z">
          <w:pPr>
            <w:pStyle w:val="body"/>
          </w:pPr>
        </w:pPrChange>
      </w:pPr>
      <w:ins w:id="6102" w:author="Copy Editor" w:date="2026-10-06T18:51:00Z">
        <w:r w:rsidRPr="00D824AB">
          <w:t>RICHARD (V.O.)</w:t>
        </w:r>
      </w:ins>
    </w:p>
    <w:p w14:paraId="6654257C" w14:textId="77777777" w:rsidR="00D824AB" w:rsidRDefault="007C0FF3">
      <w:pPr>
        <w:pStyle w:val="bdialogue"/>
        <w:rPr>
          <w:ins w:id="6103" w:author="Copy Editor" w:date="2026-10-06T18:51:00Z" w16du:dateUtc="2026-10-06T15:51:00Z"/>
        </w:rPr>
        <w:pPrChange w:id="6104" w:author="Copy Editor" w:date="2026-10-06T18:51:00Z" w16du:dateUtc="2026-10-06T15:51:00Z">
          <w:pPr>
            <w:pStyle w:val="body"/>
          </w:pPr>
        </w:pPrChange>
      </w:pPr>
      <w:r>
        <w:t xml:space="preserve">We gave him a hell of a </w:t>
      </w:r>
      <w:r w:rsidR="00754433">
        <w:t>send-off</w:t>
      </w:r>
      <w:r>
        <w:t xml:space="preserve"> at Oxford Crematorium, and a lot of us felt bad about our involvement.  </w:t>
      </w:r>
    </w:p>
    <w:p w14:paraId="41A7AA03" w14:textId="77777777" w:rsidR="00E53892" w:rsidRDefault="00E53892" w:rsidP="00E53892">
      <w:pPr>
        <w:pStyle w:val="bCHARACTER"/>
        <w:rPr>
          <w:ins w:id="6105" w:author="Copy Editor" w:date="2026-10-06T18:51:00Z" w16du:dateUtc="2026-10-06T15:51:00Z"/>
        </w:rPr>
      </w:pPr>
      <w:ins w:id="6106" w:author="Copy Editor" w:date="2026-10-06T18:51:00Z" w16du:dateUtc="2026-10-06T15:51:00Z">
        <w:r w:rsidRPr="00D824AB">
          <w:t>RICHARD (V.O.)</w:t>
        </w:r>
      </w:ins>
    </w:p>
    <w:p w14:paraId="1ABBC674" w14:textId="77777777" w:rsidR="00E53892" w:rsidRDefault="007C0FF3" w:rsidP="00D824AB">
      <w:pPr>
        <w:pStyle w:val="bdialogue"/>
        <w:rPr>
          <w:ins w:id="6107" w:author="Copy Editor" w:date="2026-10-06T18:51:00Z" w16du:dateUtc="2026-10-06T15:51:00Z"/>
        </w:rPr>
      </w:pPr>
      <w:r>
        <w:t xml:space="preserve">Should we have sent him on the course considering how cut up he was about his wife?  </w:t>
      </w:r>
    </w:p>
    <w:p w14:paraId="6ECEF545" w14:textId="35CE7893" w:rsidR="00E53892" w:rsidRDefault="00E53892" w:rsidP="00E53892">
      <w:pPr>
        <w:pStyle w:val="body"/>
        <w:rPr>
          <w:ins w:id="6108" w:author="Copy Editor" w:date="2026-10-06T18:51:00Z" w16du:dateUtc="2026-10-06T15:51:00Z"/>
        </w:rPr>
      </w:pPr>
      <w:ins w:id="6109" w:author="Copy Editor" w:date="2026-10-06T18:51:00Z">
        <w:r w:rsidRPr="00E53892">
          <w:t>A group of soldiers talk quietly.</w:t>
        </w:r>
      </w:ins>
    </w:p>
    <w:p w14:paraId="56E9CEB4" w14:textId="77777777" w:rsidR="00E53892" w:rsidRDefault="00E53892" w:rsidP="00E53892">
      <w:pPr>
        <w:pStyle w:val="bCHARACTER"/>
        <w:rPr>
          <w:ins w:id="6110" w:author="Copy Editor" w:date="2026-10-06T18:51:00Z" w16du:dateUtc="2026-10-06T15:51:00Z"/>
        </w:rPr>
      </w:pPr>
      <w:ins w:id="6111" w:author="Copy Editor" w:date="2026-10-06T18:51:00Z" w16du:dateUtc="2026-10-06T15:51:00Z">
        <w:r w:rsidRPr="00D824AB">
          <w:t>RICHARD (V.O.)</w:t>
        </w:r>
      </w:ins>
    </w:p>
    <w:p w14:paraId="6BF4D2C3" w14:textId="77777777" w:rsidR="00E53892" w:rsidRDefault="007C0FF3" w:rsidP="00D824AB">
      <w:pPr>
        <w:pStyle w:val="bdialogue"/>
        <w:rPr>
          <w:ins w:id="6112" w:author="Copy Editor" w:date="2026-10-06T18:51:00Z" w16du:dateUtc="2026-10-06T15:51:00Z"/>
        </w:rPr>
      </w:pPr>
      <w:r>
        <w:t xml:space="preserve">Some of the men said they would never encourage someone to jump again. </w:t>
      </w:r>
    </w:p>
    <w:p w14:paraId="63E55AD0" w14:textId="77777777" w:rsidR="00D078B2" w:rsidRDefault="007C0FF3" w:rsidP="00D824AB">
      <w:pPr>
        <w:pStyle w:val="bdialogue"/>
        <w:rPr>
          <w:ins w:id="6113" w:author="Copy Editor" w:date="2026-10-06T18:52:00Z" w16du:dateUtc="2026-10-06T15:52:00Z"/>
        </w:rPr>
      </w:pPr>
      <w:del w:id="6114" w:author="Copy Editor" w:date="2026-10-06T18:52:00Z" w16du:dateUtc="2026-10-06T15:52:00Z">
        <w:r w:rsidDel="00E53892">
          <w:delText xml:space="preserve"> </w:delText>
        </w:r>
      </w:del>
      <w:r>
        <w:t>I was determined to keep at it as I’m sure Bob wouldn’t want us to stop on his account</w:t>
      </w:r>
      <w:ins w:id="6115" w:author="Copy Editor" w:date="2026-10-06T18:52:00Z" w16du:dateUtc="2026-10-06T15:52:00Z">
        <w:r w:rsidR="00D078B2">
          <w:t>.</w:t>
        </w:r>
      </w:ins>
    </w:p>
    <w:p w14:paraId="1EBDD20F" w14:textId="77777777" w:rsidR="00D078B2" w:rsidRDefault="007C0FF3" w:rsidP="00D824AB">
      <w:pPr>
        <w:pStyle w:val="bdialogue"/>
        <w:rPr>
          <w:ins w:id="6116" w:author="Copy Editor" w:date="2026-10-06T18:52:00Z" w16du:dateUtc="2026-10-06T15:52:00Z"/>
        </w:rPr>
      </w:pPr>
      <w:del w:id="6117" w:author="Copy Editor" w:date="2026-10-06T18:52:00Z" w16du:dateUtc="2026-10-06T15:52:00Z">
        <w:r w:rsidDel="00D078B2">
          <w:delText>, b</w:delText>
        </w:r>
      </w:del>
      <w:ins w:id="6118" w:author="Copy Editor" w:date="2026-10-06T18:52:00Z" w16du:dateUtc="2026-10-06T15:52:00Z">
        <w:r w:rsidR="00D078B2">
          <w:t>B</w:t>
        </w:r>
      </w:ins>
      <w:r>
        <w:t xml:space="preserve">ut I did start to warn people of the potential dangers and carried a bad conscience about with me.  </w:t>
      </w:r>
    </w:p>
    <w:p w14:paraId="244B8C2C" w14:textId="77777777" w:rsidR="00431F22" w:rsidRPr="00431F22" w:rsidRDefault="00431F22">
      <w:pPr>
        <w:pStyle w:val="aSCENEHEAD"/>
        <w:rPr>
          <w:ins w:id="6119" w:author="Copy Editor" w:date="2026-10-06T18:52:00Z"/>
          <w:lang w:val="en-US"/>
        </w:rPr>
        <w:pPrChange w:id="6120" w:author="Copy Editor" w:date="2026-10-06T18:52:00Z" w16du:dateUtc="2026-10-06T15:52:00Z">
          <w:pPr>
            <w:pStyle w:val="body"/>
          </w:pPr>
        </w:pPrChange>
      </w:pPr>
      <w:ins w:id="6121" w:author="Copy Editor" w:date="2026-10-06T18:52:00Z">
        <w:r w:rsidRPr="00431F22">
          <w:rPr>
            <w:lang w:val="en-US"/>
          </w:rPr>
          <w:t>INT. TA BARRACKS – NIGHT</w:t>
        </w:r>
      </w:ins>
    </w:p>
    <w:p w14:paraId="014D3C4B" w14:textId="77777777" w:rsidR="00431F22" w:rsidRPr="00431F22" w:rsidRDefault="00431F22" w:rsidP="00431F22">
      <w:pPr>
        <w:pStyle w:val="body"/>
        <w:rPr>
          <w:ins w:id="6122" w:author="Copy Editor" w:date="2026-10-06T18:52:00Z"/>
          <w:lang w:val="en-US"/>
        </w:rPr>
      </w:pPr>
      <w:ins w:id="6123" w:author="Copy Editor" w:date="2026-10-06T18:52:00Z">
        <w:r w:rsidRPr="00431F22">
          <w:rPr>
            <w:lang w:val="en-US"/>
          </w:rPr>
          <w:t>Richard sits with his mates.</w:t>
        </w:r>
      </w:ins>
    </w:p>
    <w:p w14:paraId="28FDDB0C" w14:textId="77777777" w:rsidR="00D078B2" w:rsidRDefault="00D078B2" w:rsidP="00D078B2">
      <w:pPr>
        <w:pStyle w:val="bCHARACTER"/>
        <w:rPr>
          <w:ins w:id="6124" w:author="Copy Editor" w:date="2026-10-06T18:52:00Z" w16du:dateUtc="2026-10-06T15:52:00Z"/>
        </w:rPr>
      </w:pPr>
      <w:ins w:id="6125" w:author="Copy Editor" w:date="2026-10-06T18:52:00Z" w16du:dateUtc="2026-10-06T15:52:00Z">
        <w:r w:rsidRPr="00D824AB">
          <w:t>RICHARD (V.O.)</w:t>
        </w:r>
      </w:ins>
    </w:p>
    <w:p w14:paraId="7E58A172" w14:textId="77777777" w:rsidR="00431F22" w:rsidRDefault="007C0FF3" w:rsidP="00D824AB">
      <w:pPr>
        <w:pStyle w:val="bdialogue"/>
        <w:rPr>
          <w:ins w:id="6126" w:author="Copy Editor" w:date="2026-10-06T18:52:00Z" w16du:dateUtc="2026-10-06T15:52:00Z"/>
        </w:rPr>
      </w:pPr>
      <w:r>
        <w:t xml:space="preserve">My mates said I shouldn’t feel bad as I had only been doing what Bob wanted but I had had a hand in his </w:t>
      </w:r>
      <w:r w:rsidR="00754433">
        <w:t>death,</w:t>
      </w:r>
      <w:r>
        <w:t xml:space="preserve"> and you can’t will a bad conscience away. </w:t>
      </w:r>
    </w:p>
    <w:p w14:paraId="5E4BDCCB" w14:textId="3EA295C6" w:rsidR="003439BF" w:rsidRDefault="007C0FF3">
      <w:pPr>
        <w:pStyle w:val="bdialogue"/>
        <w:pPrChange w:id="6127" w:author="Copy Editor" w:date="2026-10-06T18:51:00Z" w16du:dateUtc="2026-10-06T15:51:00Z">
          <w:pPr>
            <w:pStyle w:val="body"/>
          </w:pPr>
        </w:pPrChange>
      </w:pPr>
      <w:r>
        <w:t xml:space="preserve">From all of this developed my three commandments which have governed how I’ve lived my life ever since. </w:t>
      </w:r>
    </w:p>
    <w:p w14:paraId="5E4BDCCD" w14:textId="19C7D68B" w:rsidR="003439BF" w:rsidRDefault="007C0FF3">
      <w:pPr>
        <w:pStyle w:val="bdialogue"/>
        <w:numPr>
          <w:ilvl w:val="0"/>
          <w:numId w:val="7"/>
        </w:numPr>
        <w:pPrChange w:id="6128" w:author="Copy Editor" w:date="2026-10-06T18:53:00Z" w16du:dateUtc="2026-10-06T15:53:00Z">
          <w:pPr>
            <w:pStyle w:val="body"/>
            <w:numPr>
              <w:numId w:val="4"/>
            </w:numPr>
            <w:ind w:left="1198" w:hanging="435"/>
          </w:pPr>
        </w:pPrChange>
      </w:pPr>
      <w:r>
        <w:lastRenderedPageBreak/>
        <w:t xml:space="preserve">Live for today. </w:t>
      </w:r>
    </w:p>
    <w:p w14:paraId="5E4BDCCE" w14:textId="21241469" w:rsidR="003439BF" w:rsidRDefault="007C0FF3">
      <w:pPr>
        <w:pStyle w:val="bdialogue"/>
        <w:numPr>
          <w:ilvl w:val="0"/>
          <w:numId w:val="7"/>
        </w:numPr>
        <w:pPrChange w:id="6129" w:author="Copy Editor" w:date="2026-10-06T18:53:00Z" w16du:dateUtc="2026-10-06T15:53:00Z">
          <w:pPr>
            <w:pStyle w:val="body"/>
            <w:numPr>
              <w:numId w:val="4"/>
            </w:numPr>
            <w:ind w:left="1198" w:hanging="435"/>
          </w:pPr>
        </w:pPrChange>
      </w:pPr>
      <w:r>
        <w:t xml:space="preserve">Put a little bit by for tomorrow just in case you’re still alive. </w:t>
      </w:r>
    </w:p>
    <w:p w14:paraId="5E4BDCCF" w14:textId="002FC9CE" w:rsidR="003439BF" w:rsidRDefault="007C0FF3">
      <w:pPr>
        <w:pStyle w:val="bdialogue"/>
        <w:numPr>
          <w:ilvl w:val="0"/>
          <w:numId w:val="7"/>
        </w:numPr>
        <w:pPrChange w:id="6130" w:author="Copy Editor" w:date="2026-10-06T18:53:00Z" w16du:dateUtc="2026-10-06T15:53:00Z">
          <w:pPr>
            <w:pStyle w:val="body"/>
            <w:numPr>
              <w:numId w:val="4"/>
            </w:numPr>
            <w:ind w:left="1198" w:hanging="435"/>
          </w:pPr>
        </w:pPrChange>
      </w:pPr>
      <w:r>
        <w:t>Don’t hurt anybody else in the process.</w:t>
      </w:r>
    </w:p>
    <w:p w14:paraId="212D2506" w14:textId="77777777" w:rsidR="00F27963" w:rsidRDefault="00F27963">
      <w:pPr>
        <w:pStyle w:val="body"/>
        <w:rPr>
          <w:ins w:id="6131" w:author="Copy Editor" w:date="2026-10-06T18:54:00Z" w16du:dateUtc="2026-10-06T15:54:00Z"/>
        </w:rPr>
        <w:pPrChange w:id="6132" w:author="Copy Editor" w:date="2026-10-06T18:54:00Z" w16du:dateUtc="2026-10-06T15:54:00Z">
          <w:pPr>
            <w:pStyle w:val="isselectedend"/>
            <w:numPr>
              <w:numId w:val="7"/>
            </w:numPr>
            <w:ind w:left="3024" w:hanging="360"/>
          </w:pPr>
        </w:pPrChange>
      </w:pPr>
      <w:ins w:id="6133" w:author="Copy Editor" w:date="2026-10-06T18:54:00Z" w16du:dateUtc="2026-10-06T15:54:00Z">
        <w:r>
          <w:t>FADE TO:</w:t>
        </w:r>
      </w:ins>
    </w:p>
    <w:p w14:paraId="5BF22900" w14:textId="77777777" w:rsidR="00F27963" w:rsidRDefault="00F27963">
      <w:pPr>
        <w:pStyle w:val="aSCENEHEAD"/>
        <w:rPr>
          <w:ins w:id="6134" w:author="Copy Editor" w:date="2026-10-06T18:54:00Z" w16du:dateUtc="2026-10-06T15:54:00Z"/>
        </w:rPr>
        <w:pPrChange w:id="6135" w:author="Copy Editor" w:date="2026-10-06T18:54:00Z" w16du:dateUtc="2026-10-06T15:54:00Z">
          <w:pPr>
            <w:pStyle w:val="isselectedend"/>
            <w:numPr>
              <w:numId w:val="7"/>
            </w:numPr>
            <w:ind w:left="3024" w:hanging="360"/>
          </w:pPr>
        </w:pPrChange>
      </w:pPr>
      <w:ins w:id="6136" w:author="Copy Editor" w:date="2026-10-06T18:54:00Z" w16du:dateUtc="2026-10-06T15:54:00Z">
        <w:r>
          <w:t>INT. TA PARADE – DAY</w:t>
        </w:r>
      </w:ins>
    </w:p>
    <w:p w14:paraId="741BCC53" w14:textId="095BA3B0" w:rsidR="00F27963" w:rsidRDefault="00F27963" w:rsidP="00F27963">
      <w:pPr>
        <w:pStyle w:val="body"/>
        <w:rPr>
          <w:ins w:id="6137" w:author="Copy Editor" w:date="2026-10-06T18:55:00Z" w16du:dateUtc="2026-10-06T15:55:00Z"/>
        </w:rPr>
      </w:pPr>
      <w:ins w:id="6138" w:author="Copy Editor" w:date="2026-10-06T18:54:00Z" w16du:dateUtc="2026-10-06T15:54:00Z">
        <w:r>
          <w:t>Richard stands on parade with the unit.</w:t>
        </w:r>
      </w:ins>
    </w:p>
    <w:p w14:paraId="08287F7D" w14:textId="0786235C" w:rsidR="00613B05" w:rsidRDefault="00613B05">
      <w:pPr>
        <w:pStyle w:val="body"/>
        <w:rPr>
          <w:ins w:id="6139" w:author="Copy Editor" w:date="2026-10-06T18:54:00Z" w16du:dateUtc="2026-10-06T15:54:00Z"/>
        </w:rPr>
        <w:pPrChange w:id="6140" w:author="Copy Editor" w:date="2026-10-06T18:54:00Z" w16du:dateUtc="2026-10-06T15:54:00Z">
          <w:pPr>
            <w:pStyle w:val="NormalWeb"/>
            <w:numPr>
              <w:numId w:val="7"/>
            </w:numPr>
            <w:ind w:left="3024" w:hanging="360"/>
          </w:pPr>
        </w:pPrChange>
      </w:pPr>
      <w:ins w:id="6141" w:author="Copy Editor" w:date="2026-10-06T18:55:00Z">
        <w:r w:rsidRPr="00613B05">
          <w:t>An officer addresses the men.</w:t>
        </w:r>
      </w:ins>
    </w:p>
    <w:p w14:paraId="650127AD" w14:textId="31E5882D" w:rsidR="00063527" w:rsidDel="00613B05" w:rsidRDefault="006A4F07">
      <w:pPr>
        <w:pStyle w:val="bCHARACTER"/>
        <w:rPr>
          <w:del w:id="6142" w:author="Copy Editor" w:date="2026-10-06T18:55:00Z" w16du:dateUtc="2026-10-06T15:55:00Z"/>
        </w:rPr>
        <w:pPrChange w:id="6143" w:author="Copy Editor" w:date="2026-10-06T18:55:00Z" w16du:dateUtc="2026-10-06T15:55:00Z">
          <w:pPr>
            <w:pStyle w:val="body"/>
          </w:pPr>
        </w:pPrChange>
      </w:pPr>
      <w:ins w:id="6144" w:author="Copy Editor" w:date="2026-10-06T18:55:00Z">
        <w:r w:rsidRPr="006A4F07">
          <w:t>OFFICER</w:t>
        </w:r>
        <w:r w:rsidRPr="006A4F07" w:rsidDel="00613B05">
          <w:t xml:space="preserve"> </w:t>
        </w:r>
      </w:ins>
      <w:del w:id="6145" w:author="Copy Editor" w:date="2026-10-06T18:55:00Z" w16du:dateUtc="2026-10-06T15:55:00Z">
        <w:r w:rsidR="007C0FF3" w:rsidDel="00613B05">
          <w:delText xml:space="preserve">A few weeks later parade, </w:delText>
        </w:r>
      </w:del>
    </w:p>
    <w:p w14:paraId="0D0A1D56" w14:textId="77777777" w:rsidR="00613B05" w:rsidRDefault="00613B05">
      <w:pPr>
        <w:pStyle w:val="bCHARACTER"/>
        <w:rPr>
          <w:ins w:id="6146" w:author="Copy Editor" w:date="2026-10-06T18:55:00Z" w16du:dateUtc="2026-10-06T15:55:00Z"/>
        </w:rPr>
        <w:pPrChange w:id="6147" w:author="Copy Editor" w:date="2026-10-06T18:55:00Z" w16du:dateUtc="2026-10-06T15:55:00Z">
          <w:pPr>
            <w:pStyle w:val="bdialogue"/>
          </w:pPr>
        </w:pPrChange>
      </w:pPr>
    </w:p>
    <w:p w14:paraId="025257A2" w14:textId="77777777" w:rsidR="006A4F07" w:rsidRDefault="007C0FF3" w:rsidP="004B3D80">
      <w:pPr>
        <w:pStyle w:val="bdialogue"/>
        <w:rPr>
          <w:ins w:id="6148" w:author="Copy Editor" w:date="2026-10-06T18:56:00Z" w16du:dateUtc="2026-10-06T15:56:00Z"/>
        </w:rPr>
      </w:pPr>
      <w:del w:id="6149" w:author="Copy Editor" w:date="2026-10-06T18:55:00Z" w16du:dateUtc="2026-10-06T15:55:00Z">
        <w:r w:rsidDel="006A4F07">
          <w:delText>“</w:delText>
        </w:r>
      </w:del>
      <w:r>
        <w:t>I want three volunteers for</w:t>
      </w:r>
      <w:ins w:id="6150" w:author="Copy Editor" w:date="2026-10-06T18:56:00Z" w16du:dateUtc="2026-10-06T15:56:00Z">
        <w:r w:rsidR="006A4F07">
          <w:t>-</w:t>
        </w:r>
      </w:ins>
    </w:p>
    <w:p w14:paraId="1A1D30E7" w14:textId="207055D5" w:rsidR="006A4F07" w:rsidRDefault="00894230">
      <w:pPr>
        <w:pStyle w:val="body"/>
        <w:rPr>
          <w:ins w:id="6151" w:author="Copy Editor" w:date="2026-10-06T18:56:00Z" w16du:dateUtc="2026-10-06T15:56:00Z"/>
        </w:rPr>
        <w:pPrChange w:id="6152" w:author="Copy Editor" w:date="2026-10-06T18:56:00Z" w16du:dateUtc="2026-10-06T15:56:00Z">
          <w:pPr>
            <w:pStyle w:val="bCHARACTER"/>
          </w:pPr>
        </w:pPrChange>
      </w:pPr>
      <w:ins w:id="6153" w:author="Copy Editor" w:date="2026-10-06T18:56:00Z">
        <w:r w:rsidRPr="00894230">
          <w:t>He notices Richard.</w:t>
        </w:r>
      </w:ins>
    </w:p>
    <w:p w14:paraId="4AEDC7BD" w14:textId="7BF25113" w:rsidR="006A4F07" w:rsidRDefault="007C0FF3">
      <w:pPr>
        <w:pStyle w:val="bCHARACTER"/>
        <w:rPr>
          <w:ins w:id="6154" w:author="Copy Editor" w:date="2026-10-06T18:56:00Z" w16du:dateUtc="2026-10-06T15:56:00Z"/>
        </w:rPr>
        <w:pPrChange w:id="6155" w:author="Copy Editor" w:date="2026-10-06T18:56:00Z" w16du:dateUtc="2026-10-06T15:56:00Z">
          <w:pPr>
            <w:pStyle w:val="bdialogue"/>
          </w:pPr>
        </w:pPrChange>
      </w:pPr>
      <w:del w:id="6156" w:author="Copy Editor" w:date="2026-10-06T18:56:00Z" w16du:dateUtc="2026-10-06T15:56:00Z">
        <w:r w:rsidDel="006A4F07">
          <w:delText xml:space="preserve">, </w:delText>
        </w:r>
      </w:del>
      <w:ins w:id="6157" w:author="Copy Editor" w:date="2026-10-06T18:56:00Z">
        <w:r w:rsidR="006A4F07" w:rsidRPr="006A4F07">
          <w:t xml:space="preserve">OFFICER </w:t>
        </w:r>
      </w:ins>
    </w:p>
    <w:p w14:paraId="63B86B7F" w14:textId="77777777" w:rsidR="00894230" w:rsidRDefault="007C0FF3" w:rsidP="004B3D80">
      <w:pPr>
        <w:pStyle w:val="bdialogue"/>
        <w:rPr>
          <w:ins w:id="6158" w:author="Copy Editor" w:date="2026-10-06T18:56:00Z" w16du:dateUtc="2026-10-06T15:56:00Z"/>
        </w:rPr>
      </w:pPr>
      <w:r>
        <w:t xml:space="preserve">Hignett put your hand down. </w:t>
      </w:r>
    </w:p>
    <w:p w14:paraId="6DD15A87" w14:textId="0BD2C787" w:rsidR="00894230" w:rsidRDefault="00894230">
      <w:pPr>
        <w:pStyle w:val="body"/>
        <w:rPr>
          <w:ins w:id="6159" w:author="Copy Editor" w:date="2026-10-06T18:56:00Z" w16du:dateUtc="2026-10-06T15:56:00Z"/>
        </w:rPr>
        <w:pPrChange w:id="6160" w:author="Copy Editor" w:date="2026-10-06T18:56:00Z" w16du:dateUtc="2026-10-06T15:56:00Z">
          <w:pPr>
            <w:pStyle w:val="bdialogue"/>
          </w:pPr>
        </w:pPrChange>
      </w:pPr>
      <w:ins w:id="6161" w:author="Copy Editor" w:date="2026-10-06T18:56:00Z">
        <w:r w:rsidRPr="00894230">
          <w:t>Richard lowers his hand.</w:t>
        </w:r>
      </w:ins>
    </w:p>
    <w:p w14:paraId="176CE5B8" w14:textId="77777777" w:rsidR="00894230" w:rsidRDefault="00894230" w:rsidP="00894230">
      <w:pPr>
        <w:pStyle w:val="bCHARACTER"/>
        <w:rPr>
          <w:ins w:id="6162" w:author="Copy Editor" w:date="2026-10-06T18:56:00Z" w16du:dateUtc="2026-10-06T15:56:00Z"/>
        </w:rPr>
      </w:pPr>
      <w:ins w:id="6163" w:author="Copy Editor" w:date="2026-10-06T18:56:00Z" w16du:dateUtc="2026-10-06T15:56:00Z">
        <w:r w:rsidRPr="006A4F07">
          <w:t xml:space="preserve">OFFICER </w:t>
        </w:r>
      </w:ins>
    </w:p>
    <w:p w14:paraId="7B2B54E8" w14:textId="7F39F74E" w:rsidR="00063527" w:rsidRDefault="007C0FF3" w:rsidP="004B3D80">
      <w:pPr>
        <w:pStyle w:val="bdialogue"/>
        <w:rPr>
          <w:ins w:id="6164" w:author="Copy Editor" w:date="2026-10-06T18:57:00Z" w16du:dateUtc="2026-10-06T15:57:00Z"/>
        </w:rPr>
      </w:pPr>
      <w:r>
        <w:t>I want three volunteers for an exchange visit to America</w:t>
      </w:r>
      <w:ins w:id="6165" w:author="Copy Editor" w:date="2026-10-06T18:56:00Z" w16du:dateUtc="2026-10-06T15:56:00Z">
        <w:r w:rsidR="006A4F07">
          <w:t>.</w:t>
        </w:r>
      </w:ins>
      <w:del w:id="6166" w:author="Copy Editor" w:date="2026-10-06T18:56:00Z" w16du:dateUtc="2026-10-06T15:56:00Z">
        <w:r w:rsidDel="006A4F07">
          <w:delText>”.</w:delText>
        </w:r>
      </w:del>
      <w:r>
        <w:t xml:space="preserve"> </w:t>
      </w:r>
    </w:p>
    <w:p w14:paraId="3C1FE940" w14:textId="6323FC1C" w:rsidR="008B2978" w:rsidRPr="008B2978" w:rsidRDefault="008B2978">
      <w:pPr>
        <w:pStyle w:val="bCHARACTER"/>
        <w:pPrChange w:id="6167" w:author="Copy Editor" w:date="2026-10-06T18:57:00Z" w16du:dateUtc="2026-10-06T15:57:00Z">
          <w:pPr>
            <w:pStyle w:val="bdialogue"/>
          </w:pPr>
        </w:pPrChange>
      </w:pPr>
      <w:ins w:id="6168" w:author="Copy Editor" w:date="2026-10-06T18:57:00Z">
        <w:r w:rsidRPr="008B2978">
          <w:t>RICHARD (V.O.)</w:t>
        </w:r>
      </w:ins>
    </w:p>
    <w:p w14:paraId="7D70BDEF" w14:textId="77777777" w:rsidR="008B2978" w:rsidRDefault="007C0FF3">
      <w:pPr>
        <w:pStyle w:val="bbodybeforebeat"/>
        <w:rPr>
          <w:ins w:id="6169" w:author="Copy Editor" w:date="2026-10-06T18:57:00Z" w16du:dateUtc="2026-10-06T15:57:00Z"/>
        </w:rPr>
        <w:pPrChange w:id="6170" w:author="Copy Editor" w:date="2026-10-06T18:57:00Z" w16du:dateUtc="2026-10-06T15:57:00Z">
          <w:pPr>
            <w:pStyle w:val="bdialogue"/>
          </w:pPr>
        </w:pPrChange>
      </w:pPr>
      <w:r>
        <w:t xml:space="preserve">I wasn’t </w:t>
      </w:r>
      <w:r w:rsidR="00754433">
        <w:t>selected</w:t>
      </w:r>
      <w:ins w:id="6171" w:author="Copy Editor" w:date="2026-10-06T18:57:00Z" w16du:dateUtc="2026-10-06T15:57:00Z">
        <w:r w:rsidR="008B2978">
          <w:t>.</w:t>
        </w:r>
      </w:ins>
    </w:p>
    <w:p w14:paraId="717E8886" w14:textId="31DAD840" w:rsidR="008B2978" w:rsidRDefault="008B2978">
      <w:pPr>
        <w:pStyle w:val="baparenthisis"/>
        <w:rPr>
          <w:ins w:id="6172" w:author="Copy Editor" w:date="2026-10-06T18:57:00Z" w16du:dateUtc="2026-10-06T15:57:00Z"/>
        </w:rPr>
        <w:pPrChange w:id="6173" w:author="Copy Editor" w:date="2026-10-06T18:57:00Z" w16du:dateUtc="2026-10-06T15:57:00Z">
          <w:pPr>
            <w:pStyle w:val="body"/>
          </w:pPr>
        </w:pPrChange>
      </w:pPr>
      <w:ins w:id="6174" w:author="Copy Editor" w:date="2026-10-06T18:57:00Z" w16du:dateUtc="2026-10-06T15:57:00Z">
        <w:r>
          <w:t>(shrugging)</w:t>
        </w:r>
      </w:ins>
    </w:p>
    <w:p w14:paraId="5E4BDCD1" w14:textId="697649B4" w:rsidR="003439BF" w:rsidRDefault="008B2978" w:rsidP="008B2978">
      <w:pPr>
        <w:pStyle w:val="bdialogue"/>
        <w:rPr>
          <w:ins w:id="6175" w:author="Copy Editor" w:date="2026-10-06T18:58:00Z" w16du:dateUtc="2026-10-06T15:58:00Z"/>
        </w:rPr>
      </w:pPr>
      <w:ins w:id="6176" w:author="Copy Editor" w:date="2026-10-06T18:57:00Z" w16du:dateUtc="2026-10-06T15:57:00Z">
        <w:r>
          <w:t>N</w:t>
        </w:r>
      </w:ins>
      <w:del w:id="6177" w:author="Copy Editor" w:date="2026-10-06T18:57:00Z" w16du:dateUtc="2026-10-06T15:57:00Z">
        <w:r w:rsidR="00754433" w:rsidDel="008B2978">
          <w:delText>;</w:delText>
        </w:r>
        <w:r w:rsidR="007C0FF3" w:rsidDel="008B2978">
          <w:delText xml:space="preserve"> n</w:delText>
        </w:r>
      </w:del>
      <w:r w:rsidR="007C0FF3">
        <w:t>ever mind you can’t win them all.</w:t>
      </w:r>
    </w:p>
    <w:p w14:paraId="317E3303" w14:textId="77777777" w:rsidR="00E22993" w:rsidRPr="00E22993" w:rsidRDefault="00E22993">
      <w:pPr>
        <w:pStyle w:val="aSCENEHEAD"/>
        <w:rPr>
          <w:ins w:id="6178" w:author="Copy Editor" w:date="2026-10-06T18:58:00Z"/>
          <w:lang w:val="en-US"/>
        </w:rPr>
        <w:pPrChange w:id="6179" w:author="Copy Editor" w:date="2026-10-06T18:58:00Z" w16du:dateUtc="2026-10-06T15:58:00Z">
          <w:pPr>
            <w:pStyle w:val="body"/>
          </w:pPr>
        </w:pPrChange>
      </w:pPr>
      <w:ins w:id="6180" w:author="Copy Editor" w:date="2026-10-06T18:58:00Z">
        <w:r w:rsidRPr="00E22993">
          <w:rPr>
            <w:lang w:val="en-US"/>
          </w:rPr>
          <w:t>EXT. RICHARD'S HOME – DAY</w:t>
        </w:r>
      </w:ins>
    </w:p>
    <w:p w14:paraId="5177BF8C" w14:textId="77777777" w:rsidR="00E22993" w:rsidRPr="00E22993" w:rsidRDefault="00E22993" w:rsidP="00E22993">
      <w:pPr>
        <w:pStyle w:val="body"/>
        <w:rPr>
          <w:ins w:id="6181" w:author="Copy Editor" w:date="2026-10-06T18:58:00Z"/>
          <w:lang w:val="en-US"/>
        </w:rPr>
      </w:pPr>
      <w:ins w:id="6182" w:author="Copy Editor" w:date="2026-10-06T18:58:00Z">
        <w:r w:rsidRPr="00E22993">
          <w:rPr>
            <w:lang w:val="en-US"/>
          </w:rPr>
          <w:t>Richard loads kit.</w:t>
        </w:r>
      </w:ins>
    </w:p>
    <w:p w14:paraId="79FC464E" w14:textId="77777777" w:rsidR="00E22993" w:rsidRPr="00E22993" w:rsidRDefault="00E22993" w:rsidP="00E22993">
      <w:pPr>
        <w:pStyle w:val="body"/>
        <w:rPr>
          <w:ins w:id="6183" w:author="Copy Editor" w:date="2026-10-06T18:58:00Z"/>
          <w:lang w:val="en-US"/>
        </w:rPr>
      </w:pPr>
      <w:ins w:id="6184" w:author="Copy Editor" w:date="2026-10-06T18:58:00Z">
        <w:r w:rsidRPr="00E22993">
          <w:rPr>
            <w:lang w:val="en-US"/>
          </w:rPr>
          <w:t>Money is counted.</w:t>
        </w:r>
      </w:ins>
    </w:p>
    <w:p w14:paraId="5E22267B" w14:textId="77777777" w:rsidR="00E22993" w:rsidRPr="00E22993" w:rsidRDefault="00E22993" w:rsidP="00E22993">
      <w:pPr>
        <w:pStyle w:val="body"/>
        <w:rPr>
          <w:ins w:id="6185" w:author="Copy Editor" w:date="2026-10-06T18:58:00Z"/>
          <w:lang w:val="en-US"/>
        </w:rPr>
      </w:pPr>
      <w:ins w:id="6186" w:author="Copy Editor" w:date="2026-10-06T18:58:00Z">
        <w:r w:rsidRPr="00E22993">
          <w:rPr>
            <w:lang w:val="en-US"/>
          </w:rPr>
          <w:t>A BUILDING SOCIETY BOOK lies open.</w:t>
        </w:r>
      </w:ins>
    </w:p>
    <w:p w14:paraId="3C3101AE" w14:textId="3541664E" w:rsidR="00E22993" w:rsidDel="00E22993" w:rsidRDefault="00E22993" w:rsidP="00E22993">
      <w:pPr>
        <w:pStyle w:val="body"/>
        <w:rPr>
          <w:del w:id="6187" w:author="Copy Editor" w:date="2026-10-06T18:58:00Z" w16du:dateUtc="2026-10-06T15:58:00Z"/>
        </w:rPr>
      </w:pPr>
    </w:p>
    <w:p w14:paraId="5EF7FDBD" w14:textId="77777777" w:rsidR="00E22993" w:rsidRPr="008B2978" w:rsidRDefault="00E22993" w:rsidP="00E22993">
      <w:pPr>
        <w:pStyle w:val="bCHARACTER"/>
        <w:rPr>
          <w:ins w:id="6188" w:author="Copy Editor" w:date="2026-10-06T18:58:00Z" w16du:dateUtc="2026-10-06T15:58:00Z"/>
        </w:rPr>
      </w:pPr>
      <w:ins w:id="6189" w:author="Copy Editor" w:date="2026-10-06T18:58:00Z" w16du:dateUtc="2026-10-06T15:58:00Z">
        <w:r w:rsidRPr="008B2978">
          <w:t>RICHARD (V.O.)</w:t>
        </w:r>
      </w:ins>
    </w:p>
    <w:p w14:paraId="04EEA4DF" w14:textId="77777777" w:rsidR="00E22993" w:rsidRDefault="007C0FF3" w:rsidP="00E22993">
      <w:pPr>
        <w:pStyle w:val="bdialogue"/>
        <w:rPr>
          <w:ins w:id="6190" w:author="Copy Editor" w:date="2026-10-06T18:58:00Z" w16du:dateUtc="2026-10-06T15:58:00Z"/>
        </w:rPr>
      </w:pPr>
      <w:r>
        <w:t xml:space="preserve">Next year we had five places on a repeat exercise and this time I got one of them. </w:t>
      </w:r>
    </w:p>
    <w:p w14:paraId="0EDFC342" w14:textId="77777777" w:rsidR="00E22993" w:rsidRDefault="007C0FF3" w:rsidP="00E22993">
      <w:pPr>
        <w:pStyle w:val="bdialogue"/>
        <w:rPr>
          <w:ins w:id="6191" w:author="Copy Editor" w:date="2026-10-06T18:58:00Z" w16du:dateUtc="2026-10-06T15:58:00Z"/>
        </w:rPr>
      </w:pPr>
      <w:del w:id="6192" w:author="Copy Editor" w:date="2026-10-06T18:58:00Z" w16du:dateUtc="2026-10-06T15:58:00Z">
        <w:r w:rsidDel="00E22993">
          <w:delText xml:space="preserve"> </w:delText>
        </w:r>
      </w:del>
      <w:r>
        <w:t xml:space="preserve">I took a load of money from the Building </w:t>
      </w:r>
      <w:r w:rsidRPr="00063527">
        <w:t>Society</w:t>
      </w:r>
      <w:r>
        <w:t xml:space="preserve">, got </w:t>
      </w:r>
      <w:r>
        <w:lastRenderedPageBreak/>
        <w:t xml:space="preserve">permission to stay in America after the exercise, packed my kit, and promised to be back in Britain in time for the big autumn exercise we did every year.  </w:t>
      </w:r>
    </w:p>
    <w:p w14:paraId="715B3654" w14:textId="77777777" w:rsidR="006470FE" w:rsidRDefault="007C0FF3" w:rsidP="006470FE">
      <w:pPr>
        <w:pStyle w:val="bdialogue"/>
        <w:rPr>
          <w:ins w:id="6193" w:author="Copy Editor" w:date="2026-10-06T18:59:00Z" w16du:dateUtc="2026-10-06T15:59:00Z"/>
        </w:rPr>
      </w:pPr>
      <w:r>
        <w:t>After two weeks training with the Americans I hitch hiked down to Fort Bragg</w:t>
      </w:r>
      <w:ins w:id="6194" w:author="Copy Editor" w:date="2026-10-06T18:59:00Z" w16du:dateUtc="2026-10-06T15:59:00Z">
        <w:r w:rsidR="006470FE">
          <w:t>.</w:t>
        </w:r>
      </w:ins>
    </w:p>
    <w:p w14:paraId="78CB4ED8" w14:textId="77777777" w:rsidR="006855BD" w:rsidRDefault="006855BD" w:rsidP="006470FE">
      <w:pPr>
        <w:pStyle w:val="bdialogue"/>
        <w:rPr>
          <w:ins w:id="6195" w:author="Copy Editor" w:date="2026-10-06T19:00:00Z" w16du:dateUtc="2026-10-06T16:00:00Z"/>
        </w:rPr>
      </w:pPr>
      <w:ins w:id="6196" w:author="Copy Editor" w:date="2026-10-06T18:59:00Z" w16du:dateUtc="2026-10-06T15:59:00Z">
        <w:r>
          <w:t>I s</w:t>
        </w:r>
      </w:ins>
      <w:del w:id="6197" w:author="Copy Editor" w:date="2026-10-06T18:59:00Z" w16du:dateUtc="2026-10-06T15:59:00Z">
        <w:r w:rsidR="007C0FF3" w:rsidDel="006470FE">
          <w:delText>, s</w:delText>
        </w:r>
      </w:del>
      <w:r w:rsidR="007C0FF3">
        <w:t>pent two weeks with an American I had met in France the previous year</w:t>
      </w:r>
      <w:ins w:id="6198" w:author="Copy Editor" w:date="2026-10-06T19:00:00Z" w16du:dateUtc="2026-10-06T16:00:00Z">
        <w:r>
          <w:t>.</w:t>
        </w:r>
      </w:ins>
    </w:p>
    <w:p w14:paraId="3AF9DBFC" w14:textId="77777777" w:rsidR="00282669" w:rsidRPr="00282669" w:rsidRDefault="00282669">
      <w:pPr>
        <w:pStyle w:val="aSCENEHEAD"/>
        <w:rPr>
          <w:ins w:id="6199" w:author="Copy Editor" w:date="2026-10-06T19:00:00Z"/>
          <w:lang w:val="en-US"/>
        </w:rPr>
        <w:pPrChange w:id="6200" w:author="Copy Editor" w:date="2026-10-06T19:00:00Z" w16du:dateUtc="2026-10-06T16:00:00Z">
          <w:pPr>
            <w:pStyle w:val="bdialogue"/>
          </w:pPr>
        </w:pPrChange>
      </w:pPr>
      <w:ins w:id="6201" w:author="Copy Editor" w:date="2026-10-06T19:00:00Z">
        <w:r w:rsidRPr="00282669">
          <w:rPr>
            <w:lang w:val="en-US"/>
          </w:rPr>
          <w:t>EXT. AMERICAN HIGHWAY – DAY</w:t>
        </w:r>
      </w:ins>
    </w:p>
    <w:p w14:paraId="1E791516" w14:textId="77777777" w:rsidR="00282669" w:rsidRPr="00282669" w:rsidRDefault="00282669">
      <w:pPr>
        <w:pStyle w:val="body"/>
        <w:rPr>
          <w:ins w:id="6202" w:author="Copy Editor" w:date="2026-10-06T19:00:00Z"/>
          <w:lang w:val="en-US"/>
        </w:rPr>
        <w:pPrChange w:id="6203" w:author="Copy Editor" w:date="2026-10-06T19:00:00Z" w16du:dateUtc="2026-10-06T16:00:00Z">
          <w:pPr>
            <w:pStyle w:val="bdialogue"/>
          </w:pPr>
        </w:pPrChange>
      </w:pPr>
      <w:ins w:id="6204" w:author="Copy Editor" w:date="2026-10-06T19:00:00Z">
        <w:r w:rsidRPr="00282669">
          <w:rPr>
            <w:lang w:val="en-US"/>
          </w:rPr>
          <w:t>Richard hitchhikes.</w:t>
        </w:r>
      </w:ins>
    </w:p>
    <w:p w14:paraId="262AABDC" w14:textId="77777777" w:rsidR="00282669" w:rsidRPr="00282669" w:rsidRDefault="00282669">
      <w:pPr>
        <w:pStyle w:val="body"/>
        <w:rPr>
          <w:ins w:id="6205" w:author="Copy Editor" w:date="2026-10-06T19:00:00Z"/>
          <w:lang w:val="en-US"/>
        </w:rPr>
        <w:pPrChange w:id="6206" w:author="Copy Editor" w:date="2026-10-06T19:00:00Z" w16du:dateUtc="2026-10-06T16:00:00Z">
          <w:pPr>
            <w:pStyle w:val="bdialogue"/>
          </w:pPr>
        </w:pPrChange>
      </w:pPr>
      <w:ins w:id="6207" w:author="Copy Editor" w:date="2026-10-06T19:00:00Z">
        <w:r w:rsidRPr="00282669">
          <w:rPr>
            <w:lang w:val="en-US"/>
          </w:rPr>
          <w:t>Cars pass.</w:t>
        </w:r>
      </w:ins>
    </w:p>
    <w:p w14:paraId="4E0FD99C" w14:textId="77777777" w:rsidR="00282669" w:rsidRPr="00282669" w:rsidRDefault="00282669">
      <w:pPr>
        <w:pStyle w:val="body"/>
        <w:rPr>
          <w:ins w:id="6208" w:author="Copy Editor" w:date="2026-10-06T19:00:00Z"/>
          <w:lang w:val="en-US"/>
        </w:rPr>
        <w:pPrChange w:id="6209" w:author="Copy Editor" w:date="2026-10-06T19:00:00Z" w16du:dateUtc="2026-10-06T16:00:00Z">
          <w:pPr>
            <w:pStyle w:val="bdialogue"/>
          </w:pPr>
        </w:pPrChange>
      </w:pPr>
      <w:ins w:id="6210" w:author="Copy Editor" w:date="2026-10-06T19:00:00Z">
        <w:r w:rsidRPr="00282669">
          <w:rPr>
            <w:lang w:val="en-US"/>
          </w:rPr>
          <w:t>His thumb remains out.</w:t>
        </w:r>
      </w:ins>
    </w:p>
    <w:p w14:paraId="409EA823" w14:textId="77777777" w:rsidR="00282669" w:rsidRPr="008B2978" w:rsidRDefault="00282669" w:rsidP="00282669">
      <w:pPr>
        <w:pStyle w:val="bCHARACTER"/>
        <w:rPr>
          <w:ins w:id="6211" w:author="Copy Editor" w:date="2026-10-06T19:01:00Z" w16du:dateUtc="2026-10-06T16:01:00Z"/>
        </w:rPr>
      </w:pPr>
      <w:ins w:id="6212" w:author="Copy Editor" w:date="2026-10-06T19:01:00Z" w16du:dateUtc="2026-10-06T16:01:00Z">
        <w:r w:rsidRPr="008B2978">
          <w:t>RICHARD (V.O.)</w:t>
        </w:r>
      </w:ins>
    </w:p>
    <w:p w14:paraId="6D176783" w14:textId="77777777" w:rsidR="000C5BB7" w:rsidRDefault="007C0FF3" w:rsidP="006470FE">
      <w:pPr>
        <w:pStyle w:val="bdialogue"/>
        <w:rPr>
          <w:ins w:id="6213" w:author="Copy Editor" w:date="2026-10-06T19:00:00Z" w16du:dateUtc="2026-10-06T16:00:00Z"/>
        </w:rPr>
      </w:pPr>
      <w:del w:id="6214" w:author="Copy Editor" w:date="2026-10-06T19:00:00Z" w16du:dateUtc="2026-10-06T16:00:00Z">
        <w:r w:rsidDel="006855BD">
          <w:delText>, t</w:delText>
        </w:r>
      </w:del>
      <w:ins w:id="6215" w:author="Copy Editor" w:date="2026-10-06T19:00:00Z" w16du:dateUtc="2026-10-06T16:00:00Z">
        <w:r w:rsidR="006855BD">
          <w:t>T</w:t>
        </w:r>
      </w:ins>
      <w:r>
        <w:t xml:space="preserve">hen set off to go as far round America as possible. </w:t>
      </w:r>
      <w:del w:id="6216" w:author="Copy Editor" w:date="2026-10-06T19:00:00Z" w16du:dateUtc="2026-10-06T16:00:00Z">
        <w:r w:rsidDel="000C5BB7">
          <w:delText xml:space="preserve"> </w:delText>
        </w:r>
      </w:del>
    </w:p>
    <w:p w14:paraId="70E044A0" w14:textId="77777777" w:rsidR="00AA0FCC" w:rsidRDefault="007C0FF3" w:rsidP="006470FE">
      <w:pPr>
        <w:pStyle w:val="bdialogue"/>
        <w:rPr>
          <w:ins w:id="6217" w:author="Copy Editor" w:date="2026-10-06T19:02:00Z" w16du:dateUtc="2026-10-06T16:02:00Z"/>
        </w:rPr>
      </w:pPr>
      <w:r>
        <w:t xml:space="preserve">I hitched down to New Orleans, then along to Texas, through Houston, and off into the desert interior.  </w:t>
      </w:r>
    </w:p>
    <w:p w14:paraId="04E2D0B5" w14:textId="70370FFC" w:rsidR="00AA0FCC" w:rsidRDefault="00AA0FCC">
      <w:pPr>
        <w:pStyle w:val="body"/>
        <w:rPr>
          <w:ins w:id="6218" w:author="Copy Editor" w:date="2026-10-06T19:02:00Z" w16du:dateUtc="2026-10-06T16:02:00Z"/>
        </w:rPr>
        <w:pPrChange w:id="6219" w:author="Copy Editor" w:date="2026-10-06T19:02:00Z" w16du:dateUtc="2026-10-06T16:02:00Z">
          <w:pPr>
            <w:pStyle w:val="bdialogue"/>
          </w:pPr>
        </w:pPrChange>
      </w:pPr>
      <w:ins w:id="6220" w:author="Copy Editor" w:date="2026-10-06T19:02:00Z">
        <w:r w:rsidRPr="00AA0FCC">
          <w:t>Richard walks alone.</w:t>
        </w:r>
      </w:ins>
    </w:p>
    <w:p w14:paraId="1533A566" w14:textId="77777777" w:rsidR="00AA0FCC" w:rsidRPr="008B2978" w:rsidRDefault="00AA0FCC" w:rsidP="00AA0FCC">
      <w:pPr>
        <w:pStyle w:val="bCHARACTER"/>
        <w:rPr>
          <w:ins w:id="6221" w:author="Copy Editor" w:date="2026-10-06T19:02:00Z" w16du:dateUtc="2026-10-06T16:02:00Z"/>
        </w:rPr>
      </w:pPr>
      <w:ins w:id="6222" w:author="Copy Editor" w:date="2026-10-06T19:02:00Z" w16du:dateUtc="2026-10-06T16:02:00Z">
        <w:r w:rsidRPr="008B2978">
          <w:t>RICHARD (V.O.)</w:t>
        </w:r>
      </w:ins>
    </w:p>
    <w:p w14:paraId="3B16F945" w14:textId="77777777" w:rsidR="00AA0FCC" w:rsidRDefault="007C0FF3" w:rsidP="006470FE">
      <w:pPr>
        <w:pStyle w:val="bdialogue"/>
        <w:rPr>
          <w:ins w:id="6223" w:author="Copy Editor" w:date="2026-10-06T19:02:00Z" w16du:dateUtc="2026-10-06T16:02:00Z"/>
        </w:rPr>
      </w:pPr>
      <w:r>
        <w:t xml:space="preserve">It didn’t worry me that I was on my own, life had taught me to be </w:t>
      </w:r>
      <w:r w:rsidR="00E8101F">
        <w:t>self-reliant</w:t>
      </w:r>
      <w:r>
        <w:t xml:space="preserve"> and I was.  </w:t>
      </w:r>
    </w:p>
    <w:p w14:paraId="5172AFDB" w14:textId="0EC5CB51" w:rsidR="00FA4F50" w:rsidRDefault="00FA4F50" w:rsidP="00FA4F50">
      <w:pPr>
        <w:pStyle w:val="body"/>
        <w:rPr>
          <w:ins w:id="6224" w:author="Copy Editor" w:date="2026-10-06T19:02:00Z" w16du:dateUtc="2026-10-06T16:02:00Z"/>
        </w:rPr>
      </w:pPr>
      <w:ins w:id="6225" w:author="Copy Editor" w:date="2026-10-06T19:02:00Z">
        <w:r w:rsidRPr="00FA4F50">
          <w:t>Richard checks his map.</w:t>
        </w:r>
      </w:ins>
    </w:p>
    <w:p w14:paraId="295BC990" w14:textId="77777777" w:rsidR="00FA4F50" w:rsidRPr="008B2978" w:rsidRDefault="00FA4F50" w:rsidP="00FA4F50">
      <w:pPr>
        <w:pStyle w:val="bCHARACTER"/>
        <w:rPr>
          <w:ins w:id="6226" w:author="Copy Editor" w:date="2026-10-06T19:02:00Z" w16du:dateUtc="2026-10-06T16:02:00Z"/>
        </w:rPr>
      </w:pPr>
      <w:ins w:id="6227" w:author="Copy Editor" w:date="2026-10-06T19:02:00Z" w16du:dateUtc="2026-10-06T16:02:00Z">
        <w:r w:rsidRPr="008B2978">
          <w:t>RICHARD (V.O.)</w:t>
        </w:r>
      </w:ins>
    </w:p>
    <w:p w14:paraId="5E4BDCD3" w14:textId="6B4BAE82" w:rsidR="003439BF" w:rsidRDefault="007C0FF3">
      <w:pPr>
        <w:pStyle w:val="bdialogue"/>
        <w:pPrChange w:id="6228" w:author="Copy Editor" w:date="2026-10-06T18:59:00Z" w16du:dateUtc="2026-10-06T15:59:00Z">
          <w:pPr>
            <w:pStyle w:val="body"/>
          </w:pPr>
        </w:pPrChange>
      </w:pPr>
      <w:r>
        <w:t>I was always careful not to trust to luck.  I’d have a plan, the plan might require me to get a bit close to the edge, but I knew myself, what I could do, and when to draw the line.</w:t>
      </w:r>
    </w:p>
    <w:p w14:paraId="0E9EA6E8" w14:textId="77777777" w:rsidR="00521580" w:rsidRDefault="00521580" w:rsidP="00B33299">
      <w:pPr>
        <w:pStyle w:val="body"/>
        <w:rPr>
          <w:ins w:id="6229" w:author="Copy Editor" w:date="2026-10-06T19:03:00Z" w16du:dateUtc="2026-10-06T16:03:00Z"/>
        </w:rPr>
      </w:pPr>
    </w:p>
    <w:p w14:paraId="37914B08" w14:textId="77777777" w:rsidR="00521580" w:rsidRPr="00521580" w:rsidRDefault="00521580">
      <w:pPr>
        <w:pStyle w:val="aSCENEHEAD"/>
        <w:rPr>
          <w:ins w:id="6230" w:author="Copy Editor" w:date="2026-10-06T19:03:00Z"/>
          <w:lang w:val="en-US"/>
        </w:rPr>
        <w:pPrChange w:id="6231" w:author="Copy Editor" w:date="2026-10-06T19:03:00Z" w16du:dateUtc="2026-10-06T16:03:00Z">
          <w:pPr>
            <w:pStyle w:val="body"/>
          </w:pPr>
        </w:pPrChange>
      </w:pPr>
      <w:ins w:id="6232" w:author="Copy Editor" w:date="2026-10-06T19:03:00Z">
        <w:r w:rsidRPr="00521580">
          <w:rPr>
            <w:lang w:val="en-US"/>
          </w:rPr>
          <w:lastRenderedPageBreak/>
          <w:t>EXT. AMERICAN HIGHWAY – LATE AFTERNOON</w:t>
        </w:r>
      </w:ins>
    </w:p>
    <w:p w14:paraId="5BF84EE4" w14:textId="77777777" w:rsidR="00521580" w:rsidRPr="00521580" w:rsidRDefault="00521580" w:rsidP="00521580">
      <w:pPr>
        <w:pStyle w:val="body"/>
        <w:rPr>
          <w:ins w:id="6233" w:author="Copy Editor" w:date="2026-10-06T19:03:00Z"/>
          <w:lang w:val="en-US"/>
        </w:rPr>
      </w:pPr>
      <w:ins w:id="6234" w:author="Copy Editor" w:date="2026-10-06T19:03:00Z">
        <w:r w:rsidRPr="00521580">
          <w:rPr>
            <w:lang w:val="en-US"/>
          </w:rPr>
          <w:t>Richard walks beside the road.</w:t>
        </w:r>
      </w:ins>
    </w:p>
    <w:p w14:paraId="0D5AD2F1" w14:textId="0FCA21F4" w:rsidR="00521580" w:rsidRDefault="00521580">
      <w:pPr>
        <w:pStyle w:val="bCHARACTER"/>
        <w:rPr>
          <w:ins w:id="6235" w:author="Copy Editor" w:date="2026-10-06T19:03:00Z" w16du:dateUtc="2026-10-06T16:03:00Z"/>
        </w:rPr>
        <w:pPrChange w:id="6236" w:author="Copy Editor" w:date="2026-10-06T19:03:00Z" w16du:dateUtc="2026-10-06T16:03:00Z">
          <w:pPr>
            <w:pStyle w:val="body"/>
          </w:pPr>
        </w:pPrChange>
      </w:pPr>
      <w:ins w:id="6237" w:author="Copy Editor" w:date="2026-10-06T19:03:00Z">
        <w:r w:rsidRPr="00521580">
          <w:t>RICHARD (V.O.)</w:t>
        </w:r>
      </w:ins>
    </w:p>
    <w:p w14:paraId="3C2191E8" w14:textId="77777777" w:rsidR="00521580" w:rsidRDefault="007C0FF3" w:rsidP="00521580">
      <w:pPr>
        <w:pStyle w:val="bdialogue"/>
        <w:rPr>
          <w:ins w:id="6238" w:author="Copy Editor" w:date="2026-10-06T19:03:00Z" w16du:dateUtc="2026-10-06T16:03:00Z"/>
        </w:rPr>
      </w:pPr>
      <w:r>
        <w:t xml:space="preserve">It was interesting hiking across </w:t>
      </w:r>
      <w:r w:rsidR="00E8101F">
        <w:t>America;</w:t>
      </w:r>
      <w:r>
        <w:t xml:space="preserve"> I wanted some form of trophy to take home with me.  </w:t>
      </w:r>
    </w:p>
    <w:p w14:paraId="68F939A0" w14:textId="77777777" w:rsidR="002E4806" w:rsidRDefault="007C0FF3" w:rsidP="00521580">
      <w:pPr>
        <w:pStyle w:val="bdialogue"/>
        <w:rPr>
          <w:ins w:id="6239" w:author="Copy Editor" w:date="2026-10-06T19:03:00Z" w16du:dateUtc="2026-10-06T16:03:00Z"/>
        </w:rPr>
      </w:pPr>
      <w:r>
        <w:t xml:space="preserve">Not an actual Trophy, but something to punctuate my time in America.  </w:t>
      </w:r>
    </w:p>
    <w:p w14:paraId="2237FF09" w14:textId="52B0AE64" w:rsidR="002E4806" w:rsidRDefault="002E4806" w:rsidP="002E4806">
      <w:pPr>
        <w:pStyle w:val="body"/>
        <w:rPr>
          <w:ins w:id="6240" w:author="Copy Editor" w:date="2026-10-06T19:03:00Z" w16du:dateUtc="2026-10-06T16:03:00Z"/>
        </w:rPr>
      </w:pPr>
      <w:ins w:id="6241" w:author="Copy Editor" w:date="2026-10-06T19:03:00Z">
        <w:r w:rsidRPr="002E4806">
          <w:t>He takes out his camera.</w:t>
        </w:r>
      </w:ins>
    </w:p>
    <w:p w14:paraId="05F5FF2A" w14:textId="77777777" w:rsidR="002E4806" w:rsidRDefault="002E4806" w:rsidP="002E4806">
      <w:pPr>
        <w:pStyle w:val="bCHARACTER"/>
        <w:rPr>
          <w:ins w:id="6242" w:author="Copy Editor" w:date="2026-10-06T19:03:00Z" w16du:dateUtc="2026-10-06T16:03:00Z"/>
        </w:rPr>
      </w:pPr>
      <w:ins w:id="6243" w:author="Copy Editor" w:date="2026-10-06T19:03:00Z" w16du:dateUtc="2026-10-06T16:03:00Z">
        <w:r w:rsidRPr="00521580">
          <w:t>RICHARD (V.O.)</w:t>
        </w:r>
      </w:ins>
    </w:p>
    <w:p w14:paraId="1E041F11" w14:textId="77777777" w:rsidR="002E4806" w:rsidRDefault="007C0FF3" w:rsidP="00521580">
      <w:pPr>
        <w:pStyle w:val="bdialogue"/>
        <w:rPr>
          <w:ins w:id="6244" w:author="Copy Editor" w:date="2026-10-06T19:04:00Z" w16du:dateUtc="2026-10-06T16:04:00Z"/>
        </w:rPr>
      </w:pPr>
      <w:r>
        <w:t xml:space="preserve">I wanted to conquer a mountain and take a picture at the top.  </w:t>
      </w:r>
    </w:p>
    <w:p w14:paraId="2E9BEB53" w14:textId="77777777" w:rsidR="00B138EC" w:rsidRDefault="007C0FF3" w:rsidP="00521580">
      <w:pPr>
        <w:pStyle w:val="bdialogue"/>
        <w:rPr>
          <w:ins w:id="6245" w:author="Copy Editor" w:date="2026-10-06T19:04:00Z" w16du:dateUtc="2026-10-06T16:04:00Z"/>
        </w:rPr>
      </w:pPr>
      <w:r>
        <w:t xml:space="preserve">No idea what mountain, I hoped that one would come along. </w:t>
      </w:r>
    </w:p>
    <w:p w14:paraId="45084BD3" w14:textId="0633095C" w:rsidR="002E4806" w:rsidRDefault="00B138EC">
      <w:pPr>
        <w:pStyle w:val="body"/>
        <w:rPr>
          <w:ins w:id="6246" w:author="Copy Editor" w:date="2026-10-06T19:04:00Z" w16du:dateUtc="2026-10-06T16:04:00Z"/>
        </w:rPr>
        <w:pPrChange w:id="6247" w:author="Copy Editor" w:date="2026-10-06T19:04:00Z" w16du:dateUtc="2026-10-06T16:04:00Z">
          <w:pPr>
            <w:pStyle w:val="bdialogue"/>
          </w:pPr>
        </w:pPrChange>
      </w:pPr>
      <w:ins w:id="6248" w:author="Copy Editor" w:date="2026-10-06T19:04:00Z">
        <w:r w:rsidRPr="00B138EC">
          <w:t>He smiles.</w:t>
        </w:r>
      </w:ins>
      <w:r w:rsidR="007C0FF3">
        <w:t xml:space="preserve"> </w:t>
      </w:r>
    </w:p>
    <w:p w14:paraId="56C8FC95" w14:textId="77777777" w:rsidR="00B138EC" w:rsidRDefault="00B138EC" w:rsidP="00B138EC">
      <w:pPr>
        <w:pStyle w:val="bCHARACTER"/>
        <w:rPr>
          <w:ins w:id="6249" w:author="Copy Editor" w:date="2026-10-06T19:04:00Z" w16du:dateUtc="2026-10-06T16:04:00Z"/>
        </w:rPr>
      </w:pPr>
      <w:ins w:id="6250" w:author="Copy Editor" w:date="2026-10-06T19:04:00Z" w16du:dateUtc="2026-10-06T16:04:00Z">
        <w:r w:rsidRPr="00521580">
          <w:t>RICHARD (V.O.)</w:t>
        </w:r>
      </w:ins>
    </w:p>
    <w:p w14:paraId="5E4BDCD5" w14:textId="0112B076" w:rsidR="003439BF" w:rsidRDefault="007C0FF3">
      <w:pPr>
        <w:pStyle w:val="bdialogue"/>
        <w:pPrChange w:id="6251" w:author="Copy Editor" w:date="2026-10-06T19:03:00Z" w16du:dateUtc="2026-10-06T16:03:00Z">
          <w:pPr>
            <w:pStyle w:val="body"/>
          </w:pPr>
        </w:pPrChange>
      </w:pPr>
      <w:r>
        <w:t>Perhaps something in the Rockies?</w:t>
      </w:r>
    </w:p>
    <w:p w14:paraId="6FA5A992" w14:textId="77777777" w:rsidR="00B138EC" w:rsidRPr="00B138EC" w:rsidRDefault="00B138EC">
      <w:pPr>
        <w:pStyle w:val="aSCENEHEAD"/>
        <w:rPr>
          <w:ins w:id="6252" w:author="Copy Editor" w:date="2026-10-06T19:04:00Z"/>
          <w:lang w:val="en-US"/>
        </w:rPr>
        <w:pPrChange w:id="6253" w:author="Copy Editor" w:date="2026-10-06T19:04:00Z" w16du:dateUtc="2026-10-06T16:04:00Z">
          <w:pPr>
            <w:pStyle w:val="body"/>
          </w:pPr>
        </w:pPrChange>
      </w:pPr>
      <w:ins w:id="6254" w:author="Copy Editor" w:date="2026-10-06T19:04:00Z">
        <w:r w:rsidRPr="00B138EC">
          <w:rPr>
            <w:lang w:val="en-US"/>
          </w:rPr>
          <w:t>EXT. DESERT HIGHWAY – DUSK</w:t>
        </w:r>
      </w:ins>
    </w:p>
    <w:p w14:paraId="41673B9A" w14:textId="77777777" w:rsidR="00B138EC" w:rsidRPr="00B138EC" w:rsidRDefault="00B138EC" w:rsidP="00B138EC">
      <w:pPr>
        <w:pStyle w:val="body"/>
        <w:rPr>
          <w:ins w:id="6255" w:author="Copy Editor" w:date="2026-10-06T19:04:00Z"/>
          <w:lang w:val="en-US"/>
        </w:rPr>
      </w:pPr>
      <w:ins w:id="6256" w:author="Copy Editor" w:date="2026-10-06T19:04:00Z">
        <w:r w:rsidRPr="00B138EC">
          <w:rPr>
            <w:lang w:val="en-US"/>
          </w:rPr>
          <w:t>Richard stands beside the road.</w:t>
        </w:r>
      </w:ins>
    </w:p>
    <w:p w14:paraId="30665CA3" w14:textId="77777777" w:rsidR="00B138EC" w:rsidRPr="00B138EC" w:rsidRDefault="00B138EC" w:rsidP="00B138EC">
      <w:pPr>
        <w:pStyle w:val="body"/>
        <w:rPr>
          <w:ins w:id="6257" w:author="Copy Editor" w:date="2026-10-06T19:04:00Z"/>
          <w:lang w:val="en-US"/>
        </w:rPr>
      </w:pPr>
      <w:ins w:id="6258" w:author="Copy Editor" w:date="2026-10-06T19:04:00Z">
        <w:r w:rsidRPr="00B138EC">
          <w:rPr>
            <w:lang w:val="en-US"/>
          </w:rPr>
          <w:t>The sun is dropping.</w:t>
        </w:r>
      </w:ins>
    </w:p>
    <w:p w14:paraId="61FC9CF3" w14:textId="77777777" w:rsidR="00B138EC" w:rsidRPr="00B138EC" w:rsidRDefault="00B138EC" w:rsidP="00B138EC">
      <w:pPr>
        <w:pStyle w:val="body"/>
        <w:rPr>
          <w:ins w:id="6259" w:author="Copy Editor" w:date="2026-10-06T19:04:00Z"/>
          <w:lang w:val="en-US"/>
        </w:rPr>
      </w:pPr>
      <w:ins w:id="6260" w:author="Copy Editor" w:date="2026-10-06T19:04:00Z">
        <w:r w:rsidRPr="00B138EC">
          <w:rPr>
            <w:lang w:val="en-US"/>
          </w:rPr>
          <w:t>Cars pass without stopping.</w:t>
        </w:r>
      </w:ins>
    </w:p>
    <w:p w14:paraId="63D263FA" w14:textId="77777777" w:rsidR="00B138EC" w:rsidRDefault="00B138EC" w:rsidP="00B138EC">
      <w:pPr>
        <w:pStyle w:val="bCHARACTER"/>
        <w:rPr>
          <w:ins w:id="6261" w:author="Copy Editor" w:date="2026-10-06T19:05:00Z" w16du:dateUtc="2026-10-06T16:05:00Z"/>
        </w:rPr>
      </w:pPr>
      <w:ins w:id="6262" w:author="Copy Editor" w:date="2026-10-06T19:05:00Z" w16du:dateUtc="2026-10-06T16:05:00Z">
        <w:r w:rsidRPr="00521580">
          <w:t>RICHARD (V.O.)</w:t>
        </w:r>
      </w:ins>
    </w:p>
    <w:p w14:paraId="0F85F1D1" w14:textId="2955B205" w:rsidR="00B138EC" w:rsidRDefault="007C0FF3" w:rsidP="00B138EC">
      <w:pPr>
        <w:pStyle w:val="bdialogue"/>
        <w:rPr>
          <w:ins w:id="6263" w:author="Copy Editor" w:date="2026-10-06T19:05:00Z" w16du:dateUtc="2026-10-06T16:05:00Z"/>
        </w:rPr>
      </w:pPr>
      <w:r>
        <w:t xml:space="preserve">I was standing at the side of the </w:t>
      </w:r>
      <w:del w:id="6264" w:author="Copy Editor" w:date="2026-10-06T19:05:00Z" w16du:dateUtc="2026-10-06T16:05:00Z">
        <w:r w:rsidDel="00B138EC">
          <w:delText>road,</w:delText>
        </w:r>
      </w:del>
      <w:ins w:id="6265" w:author="Copy Editor" w:date="2026-10-06T19:05:00Z" w16du:dateUtc="2026-10-06T16:05:00Z">
        <w:r w:rsidR="00B138EC">
          <w:t>road;</w:t>
        </w:r>
      </w:ins>
      <w:r>
        <w:t xml:space="preserve"> it was getting dark</w:t>
      </w:r>
      <w:ins w:id="6266" w:author="Copy Editor" w:date="2026-10-06T19:05:00Z" w16du:dateUtc="2026-10-06T16:05:00Z">
        <w:r w:rsidR="00B138EC">
          <w:t>.</w:t>
        </w:r>
      </w:ins>
    </w:p>
    <w:p w14:paraId="616E44F9" w14:textId="77777777" w:rsidR="00B138EC" w:rsidRDefault="007C0FF3" w:rsidP="00B138EC">
      <w:pPr>
        <w:pStyle w:val="bdialogue"/>
        <w:rPr>
          <w:ins w:id="6267" w:author="Copy Editor" w:date="2026-10-06T19:05:00Z" w16du:dateUtc="2026-10-06T16:05:00Z"/>
        </w:rPr>
      </w:pPr>
      <w:del w:id="6268" w:author="Copy Editor" w:date="2026-10-06T19:05:00Z" w16du:dateUtc="2026-10-06T16:05:00Z">
        <w:r w:rsidDel="00B138EC">
          <w:delText xml:space="preserve">, </w:delText>
        </w:r>
      </w:del>
      <w:r>
        <w:t xml:space="preserve">Americans don’t give rides after dark, and I was in the middle of </w:t>
      </w:r>
      <w:r w:rsidR="00E8101F">
        <w:t>nowhere</w:t>
      </w:r>
      <w:r>
        <w:t xml:space="preserve">. </w:t>
      </w:r>
    </w:p>
    <w:p w14:paraId="4B6861CB" w14:textId="3BCF2AE3" w:rsidR="00BD7FF7" w:rsidRDefault="00BD7FF7">
      <w:pPr>
        <w:pStyle w:val="body"/>
        <w:rPr>
          <w:ins w:id="6269" w:author="Copy Editor" w:date="2026-10-06T19:05:00Z" w16du:dateUtc="2026-10-06T16:05:00Z"/>
        </w:rPr>
        <w:pPrChange w:id="6270" w:author="Copy Editor" w:date="2026-10-06T19:05:00Z" w16du:dateUtc="2026-10-06T16:05:00Z">
          <w:pPr>
            <w:pStyle w:val="bdialogue"/>
          </w:pPr>
        </w:pPrChange>
      </w:pPr>
      <w:ins w:id="6271" w:author="Copy Editor" w:date="2026-10-06T19:05:00Z">
        <w:r w:rsidRPr="00BD7FF7">
          <w:t>He studies the map.</w:t>
        </w:r>
      </w:ins>
    </w:p>
    <w:p w14:paraId="3F02EC3B" w14:textId="77777777" w:rsidR="00BD7FF7" w:rsidRDefault="00BD7FF7" w:rsidP="00BD7FF7">
      <w:pPr>
        <w:pStyle w:val="bCHARACTER"/>
        <w:rPr>
          <w:ins w:id="6272" w:author="Copy Editor" w:date="2026-10-06T19:05:00Z" w16du:dateUtc="2026-10-06T16:05:00Z"/>
        </w:rPr>
      </w:pPr>
      <w:ins w:id="6273" w:author="Copy Editor" w:date="2026-10-06T19:05:00Z" w16du:dateUtc="2026-10-06T16:05:00Z">
        <w:r w:rsidRPr="00521580">
          <w:t>RICHARD (V.O.)</w:t>
        </w:r>
      </w:ins>
    </w:p>
    <w:p w14:paraId="343F65BE" w14:textId="77777777" w:rsidR="00BD7FF7" w:rsidRDefault="007C0FF3" w:rsidP="00B138EC">
      <w:pPr>
        <w:pStyle w:val="bdialogue"/>
        <w:rPr>
          <w:ins w:id="6274" w:author="Copy Editor" w:date="2026-10-06T19:05:00Z" w16du:dateUtc="2026-10-06T16:05:00Z"/>
        </w:rPr>
      </w:pPr>
      <w:del w:id="6275" w:author="Copy Editor" w:date="2026-10-06T19:05:00Z" w16du:dateUtc="2026-10-06T16:05:00Z">
        <w:r w:rsidDel="00B138EC">
          <w:delText xml:space="preserve"> </w:delText>
        </w:r>
      </w:del>
      <w:r>
        <w:t xml:space="preserve">Taking stock, I had half a bottle of water, a tin of salted peanuts, and according </w:t>
      </w:r>
      <w:r>
        <w:lastRenderedPageBreak/>
        <w:t>to the Rand McNally atlas it was a quarter of an inch to the next services</w:t>
      </w:r>
      <w:ins w:id="6276" w:author="Copy Editor" w:date="2026-10-06T19:05:00Z" w16du:dateUtc="2026-10-06T16:05:00Z">
        <w:r w:rsidR="00BD7FF7">
          <w:t>.</w:t>
        </w:r>
      </w:ins>
    </w:p>
    <w:p w14:paraId="2419A125" w14:textId="260BF7B8" w:rsidR="00BD7FF7" w:rsidRDefault="00827EB4">
      <w:pPr>
        <w:pStyle w:val="body"/>
        <w:rPr>
          <w:ins w:id="6277" w:author="Copy Editor" w:date="2026-10-06T19:06:00Z" w16du:dateUtc="2026-10-06T16:06:00Z"/>
        </w:rPr>
        <w:pPrChange w:id="6278" w:author="Copy Editor" w:date="2026-10-06T19:06:00Z" w16du:dateUtc="2026-10-06T16:06:00Z">
          <w:pPr>
            <w:pStyle w:val="bdialogue"/>
          </w:pPr>
        </w:pPrChange>
      </w:pPr>
      <w:ins w:id="6279" w:author="Copy Editor" w:date="2026-10-06T19:06:00Z">
        <w:r w:rsidRPr="00827EB4">
          <w:t>Richard looks toward the empty road.</w:t>
        </w:r>
      </w:ins>
    </w:p>
    <w:p w14:paraId="3EEA2D77" w14:textId="77777777" w:rsidR="00BD7FF7" w:rsidRDefault="00BD7FF7" w:rsidP="00BD7FF7">
      <w:pPr>
        <w:pStyle w:val="bCHARACTER"/>
        <w:rPr>
          <w:ins w:id="6280" w:author="Copy Editor" w:date="2026-10-06T19:06:00Z" w16du:dateUtc="2026-10-06T16:06:00Z"/>
        </w:rPr>
      </w:pPr>
      <w:ins w:id="6281" w:author="Copy Editor" w:date="2026-10-06T19:06:00Z" w16du:dateUtc="2026-10-06T16:06:00Z">
        <w:r w:rsidRPr="00521580">
          <w:t>RICHARD (V.O.)</w:t>
        </w:r>
      </w:ins>
    </w:p>
    <w:p w14:paraId="4D0CE609" w14:textId="77777777" w:rsidR="00827EB4" w:rsidRDefault="007C0FF3" w:rsidP="00B138EC">
      <w:pPr>
        <w:pStyle w:val="bdialogue"/>
        <w:rPr>
          <w:ins w:id="6282" w:author="Copy Editor" w:date="2026-10-06T19:06:00Z" w16du:dateUtc="2026-10-06T16:06:00Z"/>
        </w:rPr>
      </w:pPr>
      <w:del w:id="6283" w:author="Copy Editor" w:date="2026-10-06T19:05:00Z" w16du:dateUtc="2026-10-06T16:05:00Z">
        <w:r w:rsidDel="00BD7FF7">
          <w:delText>,</w:delText>
        </w:r>
      </w:del>
      <w:del w:id="6284" w:author="Copy Editor" w:date="2026-10-06T19:06:00Z" w16du:dateUtc="2026-10-06T16:06:00Z">
        <w:r w:rsidDel="00BD7FF7">
          <w:delText xml:space="preserve"> w</w:delText>
        </w:r>
      </w:del>
      <w:ins w:id="6285" w:author="Copy Editor" w:date="2026-10-06T19:06:00Z" w16du:dateUtc="2026-10-06T16:06:00Z">
        <w:r w:rsidR="00BD7FF7">
          <w:t>W</w:t>
        </w:r>
      </w:ins>
      <w:r>
        <w:t xml:space="preserve">hich was about 20 miles.  Throwing my pack on my back I started walking, I wanted to be at the services before dawn to replenish my water before it got hot.  </w:t>
      </w:r>
    </w:p>
    <w:p w14:paraId="289CA5E0" w14:textId="77777777" w:rsidR="00D03772" w:rsidRPr="00D03772" w:rsidRDefault="00D03772" w:rsidP="00D03772">
      <w:pPr>
        <w:pStyle w:val="body"/>
        <w:rPr>
          <w:ins w:id="6286" w:author="Copy Editor" w:date="2026-10-06T19:06:00Z"/>
          <w:lang w:val="en-US"/>
        </w:rPr>
      </w:pPr>
      <w:ins w:id="6287" w:author="Copy Editor" w:date="2026-10-06T19:06:00Z">
        <w:r w:rsidRPr="00D03772">
          <w:rPr>
            <w:lang w:val="en-US"/>
          </w:rPr>
          <w:t>Every ten minutes, Richard puts out his thumb.</w:t>
        </w:r>
      </w:ins>
    </w:p>
    <w:p w14:paraId="1C9446C9" w14:textId="77777777" w:rsidR="00D03772" w:rsidRPr="00D03772" w:rsidRDefault="00D03772" w:rsidP="00D03772">
      <w:pPr>
        <w:pStyle w:val="body"/>
        <w:rPr>
          <w:ins w:id="6288" w:author="Copy Editor" w:date="2026-10-06T19:06:00Z"/>
          <w:lang w:val="en-US"/>
        </w:rPr>
      </w:pPr>
      <w:ins w:id="6289" w:author="Copy Editor" w:date="2026-10-06T19:06:00Z">
        <w:r w:rsidRPr="00D03772">
          <w:rPr>
            <w:lang w:val="en-US"/>
          </w:rPr>
          <w:t>Cars pass.</w:t>
        </w:r>
      </w:ins>
    </w:p>
    <w:p w14:paraId="7F6C60A3" w14:textId="77777777" w:rsidR="00D03772" w:rsidRPr="00D03772" w:rsidRDefault="00D03772" w:rsidP="00D03772">
      <w:pPr>
        <w:pStyle w:val="body"/>
        <w:rPr>
          <w:ins w:id="6290" w:author="Copy Editor" w:date="2026-10-06T19:06:00Z"/>
          <w:lang w:val="en-US"/>
        </w:rPr>
      </w:pPr>
      <w:ins w:id="6291" w:author="Copy Editor" w:date="2026-10-06T19:06:00Z">
        <w:r w:rsidRPr="00D03772">
          <w:rPr>
            <w:lang w:val="en-US"/>
          </w:rPr>
          <w:t>None stop.</w:t>
        </w:r>
      </w:ins>
    </w:p>
    <w:p w14:paraId="46A5BE20" w14:textId="77777777" w:rsidR="00D03772" w:rsidRDefault="00D03772" w:rsidP="00D03772">
      <w:pPr>
        <w:pStyle w:val="bCHARACTER"/>
        <w:rPr>
          <w:ins w:id="6292" w:author="Copy Editor" w:date="2026-10-06T19:06:00Z" w16du:dateUtc="2026-10-06T16:06:00Z"/>
        </w:rPr>
      </w:pPr>
      <w:ins w:id="6293" w:author="Copy Editor" w:date="2026-10-06T19:06:00Z" w16du:dateUtc="2026-10-06T16:06:00Z">
        <w:r w:rsidRPr="00521580">
          <w:t>RICHARD (V.O.)</w:t>
        </w:r>
      </w:ins>
    </w:p>
    <w:p w14:paraId="630A7DA5" w14:textId="77777777" w:rsidR="00D03772" w:rsidRDefault="007C0FF3" w:rsidP="00B138EC">
      <w:pPr>
        <w:pStyle w:val="bdialogue"/>
        <w:rPr>
          <w:ins w:id="6294" w:author="Copy Editor" w:date="2026-10-06T19:07:00Z" w16du:dateUtc="2026-10-06T16:07:00Z"/>
        </w:rPr>
      </w:pPr>
      <w:r>
        <w:t>I stuck my thumb out every ten minutes when a car went past but didn’t expect anyone to stop</w:t>
      </w:r>
      <w:ins w:id="6295" w:author="Copy Editor" w:date="2026-10-06T19:07:00Z" w16du:dateUtc="2026-10-06T16:07:00Z">
        <w:r w:rsidR="00D03772">
          <w:t>.</w:t>
        </w:r>
      </w:ins>
    </w:p>
    <w:p w14:paraId="5E4BDCD7" w14:textId="3EF9F413" w:rsidR="003439BF" w:rsidRDefault="00D03772">
      <w:pPr>
        <w:pStyle w:val="bdialogue"/>
        <w:pPrChange w:id="6296" w:author="Copy Editor" w:date="2026-10-06T19:05:00Z" w16du:dateUtc="2026-10-06T16:05:00Z">
          <w:pPr>
            <w:pStyle w:val="body"/>
          </w:pPr>
        </w:pPrChange>
      </w:pPr>
      <w:ins w:id="6297" w:author="Copy Editor" w:date="2026-10-06T19:07:00Z" w16du:dateUtc="2026-10-06T16:07:00Z">
        <w:r>
          <w:t>Y</w:t>
        </w:r>
      </w:ins>
      <w:del w:id="6298" w:author="Copy Editor" w:date="2026-10-06T19:07:00Z" w16du:dateUtc="2026-10-06T16:07:00Z">
        <w:r w:rsidR="007C0FF3" w:rsidDel="00D03772">
          <w:delText>; y</w:delText>
        </w:r>
      </w:del>
      <w:r w:rsidR="007C0FF3">
        <w:t xml:space="preserve">et around me ‘the </w:t>
      </w:r>
      <w:r w:rsidR="00E8101F">
        <w:t>great, unharnessed</w:t>
      </w:r>
      <w:r w:rsidR="007C0FF3">
        <w:t xml:space="preserve"> forces of nature’ swirled.</w:t>
      </w:r>
    </w:p>
    <w:p w14:paraId="06C269BD" w14:textId="77777777" w:rsidR="00DA7820" w:rsidRPr="00DA7820" w:rsidRDefault="00DA7820">
      <w:pPr>
        <w:pStyle w:val="body"/>
        <w:rPr>
          <w:ins w:id="6299" w:author="Copy Editor" w:date="2026-10-06T19:08:00Z"/>
          <w:lang w:val="en-US"/>
        </w:rPr>
        <w:pPrChange w:id="6300" w:author="Copy Editor" w:date="2026-10-06T19:08:00Z" w16du:dateUtc="2026-10-06T16:08:00Z">
          <w:pPr>
            <w:pStyle w:val="bdialogue"/>
          </w:pPr>
        </w:pPrChange>
      </w:pPr>
      <w:ins w:id="6301" w:author="Copy Editor" w:date="2026-10-06T19:08:00Z">
        <w:r w:rsidRPr="00DA7820">
          <w:rPr>
            <w:lang w:val="en-US"/>
          </w:rPr>
          <w:t>HEADLIGHTS appear behind him.</w:t>
        </w:r>
      </w:ins>
    </w:p>
    <w:p w14:paraId="6B5F2537" w14:textId="77777777" w:rsidR="00DA7820" w:rsidRPr="00DA7820" w:rsidRDefault="00DA7820">
      <w:pPr>
        <w:pStyle w:val="body"/>
        <w:rPr>
          <w:ins w:id="6302" w:author="Copy Editor" w:date="2026-10-06T19:08:00Z"/>
          <w:lang w:val="en-US"/>
        </w:rPr>
        <w:pPrChange w:id="6303" w:author="Copy Editor" w:date="2026-10-06T19:08:00Z" w16du:dateUtc="2026-10-06T16:08:00Z">
          <w:pPr>
            <w:pStyle w:val="bdialogue"/>
          </w:pPr>
        </w:pPrChange>
      </w:pPr>
      <w:ins w:id="6304" w:author="Copy Editor" w:date="2026-10-06T19:08:00Z">
        <w:r w:rsidRPr="00DA7820">
          <w:rPr>
            <w:lang w:val="en-US"/>
          </w:rPr>
          <w:t>Richard raises his thumb.</w:t>
        </w:r>
      </w:ins>
    </w:p>
    <w:p w14:paraId="3C23999B" w14:textId="77777777" w:rsidR="00DA7820" w:rsidRPr="00DA7820" w:rsidRDefault="00DA7820">
      <w:pPr>
        <w:pStyle w:val="body"/>
        <w:rPr>
          <w:ins w:id="6305" w:author="Copy Editor" w:date="2026-10-06T19:08:00Z"/>
          <w:lang w:val="en-US"/>
        </w:rPr>
        <w:pPrChange w:id="6306" w:author="Copy Editor" w:date="2026-10-06T19:08:00Z" w16du:dateUtc="2026-10-06T16:08:00Z">
          <w:pPr>
            <w:pStyle w:val="bdialogue"/>
          </w:pPr>
        </w:pPrChange>
      </w:pPr>
      <w:ins w:id="6307" w:author="Copy Editor" w:date="2026-10-06T19:08:00Z">
        <w:r w:rsidRPr="00DA7820">
          <w:rPr>
            <w:lang w:val="en-US"/>
          </w:rPr>
          <w:t>The vehicle slows.</w:t>
        </w:r>
      </w:ins>
    </w:p>
    <w:p w14:paraId="3CC89511" w14:textId="77777777" w:rsidR="00DA7820" w:rsidRPr="00DA7820" w:rsidRDefault="00DA7820">
      <w:pPr>
        <w:pStyle w:val="body"/>
        <w:rPr>
          <w:ins w:id="6308" w:author="Copy Editor" w:date="2026-10-06T19:08:00Z"/>
          <w:lang w:val="en-US"/>
        </w:rPr>
        <w:pPrChange w:id="6309" w:author="Copy Editor" w:date="2026-10-06T19:08:00Z" w16du:dateUtc="2026-10-06T16:08:00Z">
          <w:pPr>
            <w:pStyle w:val="bdialogue"/>
          </w:pPr>
        </w:pPrChange>
      </w:pPr>
      <w:ins w:id="6310" w:author="Copy Editor" w:date="2026-10-06T19:08:00Z">
        <w:r w:rsidRPr="00DA7820">
          <w:rPr>
            <w:lang w:val="en-US"/>
          </w:rPr>
          <w:t>It pulls over.</w:t>
        </w:r>
      </w:ins>
    </w:p>
    <w:p w14:paraId="760B8B22" w14:textId="77777777" w:rsidR="00DA7820" w:rsidRPr="00DA7820" w:rsidRDefault="00DA7820">
      <w:pPr>
        <w:pStyle w:val="body"/>
        <w:rPr>
          <w:ins w:id="6311" w:author="Copy Editor" w:date="2026-10-06T19:08:00Z"/>
          <w:lang w:val="en-US"/>
        </w:rPr>
        <w:pPrChange w:id="6312" w:author="Copy Editor" w:date="2026-10-06T19:08:00Z" w16du:dateUtc="2026-10-06T16:08:00Z">
          <w:pPr>
            <w:pStyle w:val="bdialogue"/>
          </w:pPr>
        </w:pPrChange>
      </w:pPr>
      <w:ins w:id="6313" w:author="Copy Editor" w:date="2026-10-06T19:08:00Z">
        <w:r w:rsidRPr="00DA7820">
          <w:rPr>
            <w:lang w:val="en-US"/>
          </w:rPr>
          <w:t>Richard runs toward it.</w:t>
        </w:r>
      </w:ins>
    </w:p>
    <w:p w14:paraId="33E58F03" w14:textId="77777777" w:rsidR="00DA7820" w:rsidRPr="00DA7820" w:rsidRDefault="00DA7820">
      <w:pPr>
        <w:pStyle w:val="body"/>
        <w:rPr>
          <w:ins w:id="6314" w:author="Copy Editor" w:date="2026-10-06T19:08:00Z"/>
          <w:lang w:val="en-US"/>
        </w:rPr>
        <w:pPrChange w:id="6315" w:author="Copy Editor" w:date="2026-10-06T19:08:00Z" w16du:dateUtc="2026-10-06T16:08:00Z">
          <w:pPr>
            <w:pStyle w:val="bdialogue"/>
          </w:pPr>
        </w:pPrChange>
      </w:pPr>
      <w:ins w:id="6316" w:author="Copy Editor" w:date="2026-10-06T19:08:00Z">
        <w:r w:rsidRPr="00DA7820">
          <w:rPr>
            <w:lang w:val="en-US"/>
          </w:rPr>
          <w:t>INT. CAR – NIGHT</w:t>
        </w:r>
      </w:ins>
    </w:p>
    <w:p w14:paraId="08AC4314" w14:textId="77777777" w:rsidR="00DA7820" w:rsidRDefault="00DA7820" w:rsidP="00DA7820">
      <w:pPr>
        <w:pStyle w:val="body"/>
        <w:rPr>
          <w:ins w:id="6317" w:author="Copy Editor" w:date="2026-10-06T19:08:00Z" w16du:dateUtc="2026-10-06T16:08:00Z"/>
          <w:lang w:val="en-US"/>
        </w:rPr>
      </w:pPr>
      <w:ins w:id="6318" w:author="Copy Editor" w:date="2026-10-06T19:08:00Z">
        <w:r w:rsidRPr="00DA7820">
          <w:rPr>
            <w:lang w:val="en-US"/>
          </w:rPr>
          <w:t>A GERMAN DRIVER looks at Richard.</w:t>
        </w:r>
      </w:ins>
    </w:p>
    <w:p w14:paraId="1AACE201" w14:textId="42FEC787" w:rsidR="008704B2" w:rsidRPr="00DA7820" w:rsidRDefault="008704B2">
      <w:pPr>
        <w:pStyle w:val="bCHARACTER"/>
        <w:rPr>
          <w:ins w:id="6319" w:author="Copy Editor" w:date="2026-10-06T19:08:00Z"/>
          <w:lang w:val="en-US"/>
        </w:rPr>
        <w:pPrChange w:id="6320" w:author="Copy Editor" w:date="2026-10-06T19:08:00Z" w16du:dateUtc="2026-10-06T16:08:00Z">
          <w:pPr>
            <w:pStyle w:val="bdialogue"/>
          </w:pPr>
        </w:pPrChange>
      </w:pPr>
      <w:ins w:id="6321" w:author="Copy Editor" w:date="2026-10-06T19:08:00Z" w16du:dateUtc="2026-10-06T16:08:00Z">
        <w:r w:rsidRPr="00DA7820">
          <w:rPr>
            <w:lang w:val="en-US"/>
          </w:rPr>
          <w:t>GERMAN DRIVER</w:t>
        </w:r>
      </w:ins>
    </w:p>
    <w:p w14:paraId="59F5E025" w14:textId="6E03D13F" w:rsidR="00E8101F" w:rsidDel="00DA7820" w:rsidRDefault="007C0FF3" w:rsidP="00B33299">
      <w:pPr>
        <w:pStyle w:val="body"/>
        <w:rPr>
          <w:del w:id="6322" w:author="Copy Editor" w:date="2026-10-06T19:08:00Z" w16du:dateUtc="2026-10-06T16:08:00Z"/>
        </w:rPr>
      </w:pPr>
      <w:del w:id="6323" w:author="Copy Editor" w:date="2026-10-06T19:08:00Z" w16du:dateUtc="2026-10-06T16:08:00Z">
        <w:r w:rsidDel="00DA7820">
          <w:delText>Headlights loomed up behind, I stuck my thumb out, he pulled over.  I ran up</w:delText>
        </w:r>
        <w:r w:rsidDel="008704B2">
          <w:delText>,</w:delText>
        </w:r>
        <w:r w:rsidDel="00DA7820">
          <w:delText xml:space="preserve"> </w:delText>
        </w:r>
      </w:del>
    </w:p>
    <w:p w14:paraId="77252AD0" w14:textId="520652B5" w:rsidR="00E8101F" w:rsidRDefault="007C0FF3" w:rsidP="008704B2">
      <w:pPr>
        <w:pStyle w:val="bdialogue"/>
        <w:rPr>
          <w:ins w:id="6324" w:author="Copy Editor" w:date="2026-10-06T19:09:00Z" w16du:dateUtc="2026-10-06T16:09:00Z"/>
        </w:rPr>
      </w:pPr>
      <w:del w:id="6325" w:author="Copy Editor" w:date="2026-10-06T19:08:00Z" w16du:dateUtc="2026-10-06T16:08:00Z">
        <w:r w:rsidDel="008704B2">
          <w:delText>“</w:delText>
        </w:r>
      </w:del>
      <w:r>
        <w:t>I’m going to El Passo</w:t>
      </w:r>
      <w:del w:id="6326" w:author="Copy Editor" w:date="2026-10-06T19:08:00Z" w16du:dateUtc="2026-10-06T16:08:00Z">
        <w:r w:rsidDel="008704B2">
          <w:delText>”</w:delText>
        </w:r>
      </w:del>
    </w:p>
    <w:p w14:paraId="74FAA3D5" w14:textId="5181A59B" w:rsidR="00DC0D22" w:rsidRDefault="00DC0D22">
      <w:pPr>
        <w:pStyle w:val="bCHARACTER"/>
        <w:pPrChange w:id="6327" w:author="Copy Editor" w:date="2026-10-06T19:09:00Z" w16du:dateUtc="2026-10-06T16:09:00Z">
          <w:pPr>
            <w:pStyle w:val="bdialogue"/>
          </w:pPr>
        </w:pPrChange>
      </w:pPr>
      <w:ins w:id="6328" w:author="Copy Editor" w:date="2026-10-06T19:09:00Z">
        <w:r w:rsidRPr="00DC0D22">
          <w:t>RICHARD (V.O.)</w:t>
        </w:r>
      </w:ins>
    </w:p>
    <w:p w14:paraId="59CF4B37" w14:textId="77777777" w:rsidR="00DC0D22" w:rsidRDefault="00DC0D22" w:rsidP="00DA7820">
      <w:pPr>
        <w:pStyle w:val="bdialogue"/>
        <w:rPr>
          <w:ins w:id="6329" w:author="Copy Editor" w:date="2026-10-06T19:09:00Z" w16du:dateUtc="2026-10-06T16:09:00Z"/>
        </w:rPr>
      </w:pPr>
      <w:ins w:id="6330" w:author="Copy Editor" w:date="2026-10-06T19:09:00Z" w16du:dateUtc="2026-10-06T16:09:00Z">
        <w:r>
          <w:t>I</w:t>
        </w:r>
      </w:ins>
      <w:del w:id="6331" w:author="Copy Editor" w:date="2026-10-06T19:09:00Z" w16du:dateUtc="2026-10-06T16:09:00Z">
        <w:r w:rsidR="007C0FF3" w:rsidDel="00DC0D22">
          <w:delText>i</w:delText>
        </w:r>
      </w:del>
      <w:r w:rsidR="007C0FF3">
        <w:t xml:space="preserve">n a thick German Accent. </w:t>
      </w:r>
    </w:p>
    <w:p w14:paraId="2B5E7724" w14:textId="77777777" w:rsidR="00F50A05" w:rsidRPr="00F50A05" w:rsidRDefault="00F50A05" w:rsidP="00F50A05">
      <w:pPr>
        <w:pStyle w:val="body"/>
        <w:rPr>
          <w:ins w:id="6332" w:author="Copy Editor" w:date="2026-10-06T19:09:00Z"/>
          <w:lang w:val="en-US"/>
        </w:rPr>
      </w:pPr>
      <w:ins w:id="6333" w:author="Copy Editor" w:date="2026-10-06T19:09:00Z">
        <w:r w:rsidRPr="00F50A05">
          <w:rPr>
            <w:lang w:val="en-US"/>
          </w:rPr>
          <w:t>Richard climbs in.</w:t>
        </w:r>
      </w:ins>
    </w:p>
    <w:p w14:paraId="620D727F" w14:textId="77777777" w:rsidR="00F50A05" w:rsidRPr="00F50A05" w:rsidRDefault="00F50A05">
      <w:pPr>
        <w:pStyle w:val="bCHARACTER"/>
        <w:rPr>
          <w:ins w:id="6334" w:author="Copy Editor" w:date="2026-10-06T19:09:00Z"/>
          <w:lang w:val="en-US"/>
        </w:rPr>
        <w:pPrChange w:id="6335" w:author="Copy Editor" w:date="2026-10-06T19:09:00Z" w16du:dateUtc="2026-10-06T16:09:00Z">
          <w:pPr>
            <w:pStyle w:val="body"/>
          </w:pPr>
        </w:pPrChange>
      </w:pPr>
      <w:ins w:id="6336" w:author="Copy Editor" w:date="2026-10-06T19:09:00Z">
        <w:r w:rsidRPr="00F50A05">
          <w:rPr>
            <w:lang w:val="en-US"/>
          </w:rPr>
          <w:lastRenderedPageBreak/>
          <w:t>RICHARD (V.O.)</w:t>
        </w:r>
      </w:ins>
    </w:p>
    <w:p w14:paraId="66844C16" w14:textId="77777777" w:rsidR="00F50A05" w:rsidRDefault="007C0FF3" w:rsidP="00DA7820">
      <w:pPr>
        <w:pStyle w:val="bdialogue"/>
        <w:rPr>
          <w:ins w:id="6337" w:author="Copy Editor" w:date="2026-10-06T19:09:00Z" w16du:dateUtc="2026-10-06T16:09:00Z"/>
        </w:rPr>
      </w:pPr>
      <w:del w:id="6338" w:author="Copy Editor" w:date="2026-10-06T19:09:00Z" w16du:dateUtc="2026-10-06T16:09:00Z">
        <w:r w:rsidDel="00DC0D22">
          <w:delText xml:space="preserve"> </w:delText>
        </w:r>
      </w:del>
      <w:r>
        <w:t xml:space="preserve">Americans might not give rides after </w:t>
      </w:r>
      <w:r w:rsidR="00E8101F">
        <w:t>dark,</w:t>
      </w:r>
      <w:r>
        <w:t xml:space="preserve"> but Germans do. </w:t>
      </w:r>
    </w:p>
    <w:p w14:paraId="45DDACD7" w14:textId="77777777" w:rsidR="00230DB2" w:rsidRDefault="007C0FF3" w:rsidP="00DA7820">
      <w:pPr>
        <w:pStyle w:val="bdialogue"/>
        <w:rPr>
          <w:ins w:id="6339" w:author="Copy Editor" w:date="2026-10-06T19:10:00Z" w16du:dateUtc="2026-10-06T16:10:00Z"/>
        </w:rPr>
      </w:pPr>
      <w:del w:id="6340" w:author="Copy Editor" w:date="2026-10-06T19:09:00Z" w16du:dateUtc="2026-10-06T16:09:00Z">
        <w:r w:rsidDel="00F50A05">
          <w:delText xml:space="preserve"> </w:delText>
        </w:r>
      </w:del>
      <w:r>
        <w:t xml:space="preserve">I settled in gratefully and next morning was 550 miles further on. </w:t>
      </w:r>
    </w:p>
    <w:p w14:paraId="0901F311" w14:textId="77777777" w:rsidR="00230DB2" w:rsidRPr="00230DB2" w:rsidRDefault="00230DB2" w:rsidP="00230DB2">
      <w:pPr>
        <w:pStyle w:val="body"/>
        <w:rPr>
          <w:ins w:id="6341" w:author="Copy Editor" w:date="2026-10-06T19:10:00Z"/>
          <w:lang w:val="en-US"/>
        </w:rPr>
      </w:pPr>
      <w:ins w:id="6342" w:author="Copy Editor" w:date="2026-10-06T19:10:00Z">
        <w:r w:rsidRPr="00230DB2">
          <w:rPr>
            <w:lang w:val="en-US"/>
          </w:rPr>
          <w:t>EXT. ROADSIDE – DAY</w:t>
        </w:r>
      </w:ins>
    </w:p>
    <w:p w14:paraId="2AD684B4" w14:textId="77777777" w:rsidR="00230DB2" w:rsidRPr="00230DB2" w:rsidRDefault="00230DB2" w:rsidP="00230DB2">
      <w:pPr>
        <w:pStyle w:val="body"/>
        <w:rPr>
          <w:ins w:id="6343" w:author="Copy Editor" w:date="2026-10-06T19:10:00Z"/>
          <w:lang w:val="en-US"/>
        </w:rPr>
      </w:pPr>
      <w:ins w:id="6344" w:author="Copy Editor" w:date="2026-10-06T19:10:00Z">
        <w:r w:rsidRPr="00230DB2">
          <w:rPr>
            <w:lang w:val="en-US"/>
          </w:rPr>
          <w:t>Richard stands beside the road.</w:t>
        </w:r>
      </w:ins>
    </w:p>
    <w:p w14:paraId="02ADC9B5" w14:textId="77777777" w:rsidR="00230DB2" w:rsidRPr="00230DB2" w:rsidRDefault="00230DB2" w:rsidP="00230DB2">
      <w:pPr>
        <w:pStyle w:val="body"/>
        <w:rPr>
          <w:ins w:id="6345" w:author="Copy Editor" w:date="2026-10-06T19:10:00Z"/>
          <w:lang w:val="en-US"/>
        </w:rPr>
      </w:pPr>
      <w:ins w:id="6346" w:author="Copy Editor" w:date="2026-10-06T19:10:00Z">
        <w:r w:rsidRPr="00230DB2">
          <w:rPr>
            <w:lang w:val="en-US"/>
          </w:rPr>
          <w:t>Cars pass.</w:t>
        </w:r>
      </w:ins>
    </w:p>
    <w:p w14:paraId="601FCFD6" w14:textId="77777777" w:rsidR="00230DB2" w:rsidRPr="00230DB2" w:rsidRDefault="00230DB2" w:rsidP="00230DB2">
      <w:pPr>
        <w:pStyle w:val="body"/>
        <w:rPr>
          <w:ins w:id="6347" w:author="Copy Editor" w:date="2026-10-06T19:10:00Z"/>
          <w:lang w:val="en-US"/>
        </w:rPr>
      </w:pPr>
      <w:ins w:id="6348" w:author="Copy Editor" w:date="2026-10-06T19:10:00Z">
        <w:r w:rsidRPr="00230DB2">
          <w:rPr>
            <w:lang w:val="en-US"/>
          </w:rPr>
          <w:t>He counts them.</w:t>
        </w:r>
      </w:ins>
    </w:p>
    <w:p w14:paraId="055CCA43" w14:textId="77777777" w:rsidR="00230DB2" w:rsidRPr="00F50A05" w:rsidRDefault="00230DB2" w:rsidP="00230DB2">
      <w:pPr>
        <w:pStyle w:val="bCHARACTER"/>
        <w:rPr>
          <w:ins w:id="6349" w:author="Copy Editor" w:date="2026-10-06T19:10:00Z" w16du:dateUtc="2026-10-06T16:10:00Z"/>
          <w:lang w:val="en-US"/>
        </w:rPr>
      </w:pPr>
      <w:ins w:id="6350" w:author="Copy Editor" w:date="2026-10-06T19:10:00Z" w16du:dateUtc="2026-10-06T16:10:00Z">
        <w:r w:rsidRPr="00F50A05">
          <w:rPr>
            <w:lang w:val="en-US"/>
          </w:rPr>
          <w:t>RICHARD (V.O.)</w:t>
        </w:r>
      </w:ins>
    </w:p>
    <w:p w14:paraId="0361471A" w14:textId="77777777" w:rsidR="00230DB2" w:rsidRDefault="007C0FF3" w:rsidP="00DA7820">
      <w:pPr>
        <w:pStyle w:val="bdialogue"/>
        <w:rPr>
          <w:ins w:id="6351" w:author="Copy Editor" w:date="2026-10-06T19:10:00Z" w16du:dateUtc="2026-10-06T16:10:00Z"/>
        </w:rPr>
      </w:pPr>
      <w:del w:id="6352" w:author="Copy Editor" w:date="2026-10-06T19:10:00Z" w16du:dateUtc="2026-10-06T16:10:00Z">
        <w:r w:rsidDel="00230DB2">
          <w:delText xml:space="preserve"> </w:delText>
        </w:r>
      </w:del>
      <w:r>
        <w:t>Standing at the side of the road I counted 1000 cars then decided I had had enough</w:t>
      </w:r>
      <w:ins w:id="6353" w:author="Copy Editor" w:date="2026-10-06T19:10:00Z" w16du:dateUtc="2026-10-06T16:10:00Z">
        <w:r w:rsidR="00230DB2">
          <w:t>.</w:t>
        </w:r>
      </w:ins>
    </w:p>
    <w:p w14:paraId="036E9A68" w14:textId="77777777" w:rsidR="00230DB2" w:rsidRDefault="007C0FF3" w:rsidP="00DA7820">
      <w:pPr>
        <w:pStyle w:val="bdialogue"/>
        <w:rPr>
          <w:ins w:id="6354" w:author="Copy Editor" w:date="2026-10-06T19:11:00Z" w16du:dateUtc="2026-10-06T16:11:00Z"/>
        </w:rPr>
      </w:pPr>
      <w:del w:id="6355" w:author="Copy Editor" w:date="2026-10-06T19:10:00Z" w16du:dateUtc="2026-10-06T16:10:00Z">
        <w:r w:rsidDel="00230DB2">
          <w:delText>, f</w:delText>
        </w:r>
      </w:del>
      <w:ins w:id="6356" w:author="Copy Editor" w:date="2026-10-06T19:10:00Z" w16du:dateUtc="2026-10-06T16:10:00Z">
        <w:r w:rsidR="00230DB2">
          <w:t>F</w:t>
        </w:r>
      </w:ins>
      <w:r>
        <w:t xml:space="preserve">rom here I’d take a Greyhound. </w:t>
      </w:r>
    </w:p>
    <w:p w14:paraId="1CEBDB82" w14:textId="77777777" w:rsidR="001D1E97" w:rsidRPr="001D1E97" w:rsidRDefault="007C0FF3" w:rsidP="001D1E97">
      <w:pPr>
        <w:pStyle w:val="body"/>
        <w:rPr>
          <w:ins w:id="6357" w:author="Copy Editor" w:date="2026-10-06T19:11:00Z"/>
          <w:lang w:val="en-US"/>
        </w:rPr>
      </w:pPr>
      <w:del w:id="6358" w:author="Copy Editor" w:date="2026-10-06T19:11:00Z" w16du:dateUtc="2026-10-06T16:11:00Z">
        <w:r w:rsidDel="00230DB2">
          <w:delText xml:space="preserve"> </w:delText>
        </w:r>
        <w:r w:rsidDel="001D1E97">
          <w:delText xml:space="preserve">The bus left </w:delText>
        </w:r>
        <w:r w:rsidR="00E8101F" w:rsidDel="001D1E97">
          <w:delText>midafternoon</w:delText>
        </w:r>
        <w:r w:rsidDel="001D1E97">
          <w:delText xml:space="preserve"> so I had a traditional Mexican lunch in an adobe bar without any windows or doors, just holes where they would be if it had any. </w:delText>
        </w:r>
      </w:del>
      <w:ins w:id="6359" w:author="Copy Editor" w:date="2026-10-06T19:11:00Z">
        <w:r w:rsidR="001D1E97" w:rsidRPr="001D1E97">
          <w:rPr>
            <w:lang w:val="en-US"/>
          </w:rPr>
          <w:t>EXT. ADOBE BAR – DAY</w:t>
        </w:r>
      </w:ins>
    </w:p>
    <w:p w14:paraId="1F50C6D9" w14:textId="77777777" w:rsidR="001D1E97" w:rsidRPr="001D1E97" w:rsidRDefault="001D1E97" w:rsidP="001D1E97">
      <w:pPr>
        <w:pStyle w:val="body"/>
        <w:rPr>
          <w:ins w:id="6360" w:author="Copy Editor" w:date="2026-10-06T19:11:00Z"/>
          <w:lang w:val="en-US"/>
        </w:rPr>
      </w:pPr>
      <w:ins w:id="6361" w:author="Copy Editor" w:date="2026-10-06T19:11:00Z">
        <w:r w:rsidRPr="001D1E97">
          <w:rPr>
            <w:lang w:val="en-US"/>
          </w:rPr>
          <w:t>Richard eats a traditional Mexican lunch inside a tiny adobe building.</w:t>
        </w:r>
      </w:ins>
    </w:p>
    <w:p w14:paraId="78E92448" w14:textId="77777777" w:rsidR="001D1E97" w:rsidRPr="001D1E97" w:rsidRDefault="001D1E97" w:rsidP="001D1E97">
      <w:pPr>
        <w:pStyle w:val="body"/>
        <w:rPr>
          <w:ins w:id="6362" w:author="Copy Editor" w:date="2026-10-06T19:11:00Z"/>
          <w:lang w:val="en-US"/>
        </w:rPr>
      </w:pPr>
      <w:ins w:id="6363" w:author="Copy Editor" w:date="2026-10-06T19:11:00Z">
        <w:r w:rsidRPr="001D1E97">
          <w:rPr>
            <w:lang w:val="en-US"/>
          </w:rPr>
          <w:t>There are no conventional windows or doors — only openings where they would be.</w:t>
        </w:r>
      </w:ins>
    </w:p>
    <w:p w14:paraId="2321D9DD" w14:textId="77777777" w:rsidR="001D1E97" w:rsidRPr="001D1E97" w:rsidRDefault="001D1E97" w:rsidP="001D1E97">
      <w:pPr>
        <w:pStyle w:val="body"/>
        <w:rPr>
          <w:ins w:id="6364" w:author="Copy Editor" w:date="2026-10-06T19:11:00Z"/>
          <w:lang w:val="en-US"/>
        </w:rPr>
      </w:pPr>
      <w:ins w:id="6365" w:author="Copy Editor" w:date="2026-10-06T19:11:00Z">
        <w:r w:rsidRPr="001D1E97">
          <w:rPr>
            <w:lang w:val="en-US"/>
          </w:rPr>
          <w:t>Richard eats.</w:t>
        </w:r>
      </w:ins>
    </w:p>
    <w:p w14:paraId="64AFC8ED" w14:textId="77777777" w:rsidR="001D1E97" w:rsidRPr="001D1E97" w:rsidRDefault="001D1E97" w:rsidP="001D1E97">
      <w:pPr>
        <w:pStyle w:val="body"/>
        <w:rPr>
          <w:ins w:id="6366" w:author="Copy Editor" w:date="2026-10-06T19:11:00Z"/>
          <w:lang w:val="en-US"/>
        </w:rPr>
      </w:pPr>
      <w:ins w:id="6367" w:author="Copy Editor" w:date="2026-10-06T19:11:00Z">
        <w:r w:rsidRPr="001D1E97">
          <w:rPr>
            <w:lang w:val="en-US"/>
          </w:rPr>
          <w:t>His eyes water.</w:t>
        </w:r>
      </w:ins>
    </w:p>
    <w:p w14:paraId="74867239" w14:textId="77777777" w:rsidR="001D1E97" w:rsidRPr="00F50A05" w:rsidRDefault="001D1E97" w:rsidP="001D1E97">
      <w:pPr>
        <w:pStyle w:val="bCHARACTER"/>
        <w:rPr>
          <w:ins w:id="6368" w:author="Copy Editor" w:date="2026-10-06T19:12:00Z" w16du:dateUtc="2026-10-06T16:12:00Z"/>
          <w:lang w:val="en-US"/>
        </w:rPr>
      </w:pPr>
      <w:ins w:id="6369" w:author="Copy Editor" w:date="2026-10-06T19:12:00Z" w16du:dateUtc="2026-10-06T16:12:00Z">
        <w:r w:rsidRPr="00F50A05">
          <w:rPr>
            <w:lang w:val="en-US"/>
          </w:rPr>
          <w:t>RICHARD (V.O.)</w:t>
        </w:r>
      </w:ins>
    </w:p>
    <w:p w14:paraId="2C3B9A00" w14:textId="77777777" w:rsidR="000254ED" w:rsidRDefault="007C0FF3" w:rsidP="00DA7820">
      <w:pPr>
        <w:pStyle w:val="bdialogue"/>
        <w:rPr>
          <w:ins w:id="6370" w:author="Copy Editor" w:date="2026-10-06T19:12:00Z" w16du:dateUtc="2026-10-06T16:12:00Z"/>
        </w:rPr>
      </w:pPr>
      <w:del w:id="6371" w:author="Copy Editor" w:date="2026-10-06T19:11:00Z" w16du:dateUtc="2026-10-06T16:11:00Z">
        <w:r w:rsidDel="001C1AF4">
          <w:delText xml:space="preserve"> </w:delText>
        </w:r>
      </w:del>
      <w:r>
        <w:t>The chillies brought tears to my eyes</w:t>
      </w:r>
      <w:ins w:id="6372" w:author="Copy Editor" w:date="2026-10-06T19:12:00Z" w16du:dateUtc="2026-10-06T16:12:00Z">
        <w:r w:rsidR="000254ED">
          <w:t>.</w:t>
        </w:r>
      </w:ins>
    </w:p>
    <w:p w14:paraId="535DC97D" w14:textId="77777777" w:rsidR="00C15E63" w:rsidRPr="00C15E63" w:rsidRDefault="00C15E63">
      <w:pPr>
        <w:pStyle w:val="body"/>
        <w:rPr>
          <w:ins w:id="6373" w:author="Copy Editor" w:date="2026-10-06T19:13:00Z"/>
          <w:lang w:val="en-US"/>
        </w:rPr>
        <w:pPrChange w:id="6374" w:author="Copy Editor" w:date="2026-10-06T19:13:00Z" w16du:dateUtc="2026-10-06T16:13:00Z">
          <w:pPr>
            <w:pStyle w:val="bCHARACTER"/>
          </w:pPr>
        </w:pPrChange>
      </w:pPr>
      <w:ins w:id="6375" w:author="Copy Editor" w:date="2026-10-06T19:13:00Z">
        <w:r w:rsidRPr="00C15E63">
          <w:rPr>
            <w:lang w:val="en-US"/>
          </w:rPr>
          <w:t>INT. GREYHOUND BUS – DAY</w:t>
        </w:r>
      </w:ins>
    </w:p>
    <w:p w14:paraId="50079E4B" w14:textId="77777777" w:rsidR="00C15E63" w:rsidRPr="00C15E63" w:rsidRDefault="00C15E63">
      <w:pPr>
        <w:pStyle w:val="body"/>
        <w:rPr>
          <w:ins w:id="6376" w:author="Copy Editor" w:date="2026-10-06T19:13:00Z"/>
          <w:lang w:val="en-US"/>
        </w:rPr>
        <w:pPrChange w:id="6377" w:author="Copy Editor" w:date="2026-10-06T19:13:00Z" w16du:dateUtc="2026-10-06T16:13:00Z">
          <w:pPr>
            <w:pStyle w:val="bCHARACTER"/>
          </w:pPr>
        </w:pPrChange>
      </w:pPr>
      <w:ins w:id="6378" w:author="Copy Editor" w:date="2026-10-06T19:13:00Z">
        <w:r w:rsidRPr="00C15E63">
          <w:rPr>
            <w:lang w:val="en-US"/>
          </w:rPr>
          <w:t>The bus moves through the American landscape.</w:t>
        </w:r>
      </w:ins>
    </w:p>
    <w:p w14:paraId="4F5093F0" w14:textId="77777777" w:rsidR="00C15E63" w:rsidRPr="00C15E63" w:rsidRDefault="00C15E63">
      <w:pPr>
        <w:pStyle w:val="body"/>
        <w:rPr>
          <w:ins w:id="6379" w:author="Copy Editor" w:date="2026-10-06T19:13:00Z"/>
          <w:lang w:val="en-US"/>
        </w:rPr>
        <w:pPrChange w:id="6380" w:author="Copy Editor" w:date="2026-10-06T19:13:00Z" w16du:dateUtc="2026-10-06T16:13:00Z">
          <w:pPr>
            <w:pStyle w:val="bCHARACTER"/>
          </w:pPr>
        </w:pPrChange>
      </w:pPr>
      <w:ins w:id="6381" w:author="Copy Editor" w:date="2026-10-06T19:13:00Z">
        <w:r w:rsidRPr="00C15E63">
          <w:rPr>
            <w:lang w:val="en-US"/>
          </w:rPr>
          <w:t>Richard watches the scenery.</w:t>
        </w:r>
      </w:ins>
    </w:p>
    <w:p w14:paraId="1B25EF2A" w14:textId="5399DEC1" w:rsidR="000254ED" w:rsidRPr="00F50A05" w:rsidRDefault="000254ED" w:rsidP="000254ED">
      <w:pPr>
        <w:pStyle w:val="bCHARACTER"/>
        <w:rPr>
          <w:ins w:id="6382" w:author="Copy Editor" w:date="2026-10-06T19:13:00Z" w16du:dateUtc="2026-10-06T16:13:00Z"/>
          <w:lang w:val="en-US"/>
        </w:rPr>
      </w:pPr>
      <w:ins w:id="6383" w:author="Copy Editor" w:date="2026-10-06T19:13:00Z" w16du:dateUtc="2026-10-06T16:13:00Z">
        <w:r w:rsidRPr="00F50A05">
          <w:rPr>
            <w:lang w:val="en-US"/>
          </w:rPr>
          <w:t>RICHARD (V.O.)</w:t>
        </w:r>
      </w:ins>
    </w:p>
    <w:p w14:paraId="5E4BDCD9" w14:textId="20D0B396" w:rsidR="003439BF" w:rsidRDefault="007C0FF3">
      <w:pPr>
        <w:pStyle w:val="bdialogue"/>
        <w:pPrChange w:id="6384" w:author="Copy Editor" w:date="2026-10-06T19:08:00Z" w16du:dateUtc="2026-10-06T16:08:00Z">
          <w:pPr>
            <w:pStyle w:val="body"/>
          </w:pPr>
        </w:pPrChange>
      </w:pPr>
      <w:del w:id="6385" w:author="Copy Editor" w:date="2026-10-06T19:12:00Z" w16du:dateUtc="2026-10-06T16:12:00Z">
        <w:r w:rsidDel="000254ED">
          <w:delText>, a</w:delText>
        </w:r>
      </w:del>
      <w:ins w:id="6386" w:author="Copy Editor" w:date="2026-10-06T19:12:00Z" w16du:dateUtc="2026-10-06T16:12:00Z">
        <w:r w:rsidR="000254ED">
          <w:t>A</w:t>
        </w:r>
      </w:ins>
      <w:r>
        <w:t>nd then I went and caught the bus.</w:t>
      </w:r>
    </w:p>
    <w:p w14:paraId="7A39D381" w14:textId="77777777" w:rsidR="00372AF6" w:rsidRPr="00372AF6" w:rsidRDefault="00372AF6" w:rsidP="00372AF6">
      <w:pPr>
        <w:pStyle w:val="body"/>
        <w:rPr>
          <w:ins w:id="6387" w:author="Copy Editor" w:date="2026-10-06T19:13:00Z"/>
          <w:lang w:val="en-US"/>
        </w:rPr>
      </w:pPr>
      <w:ins w:id="6388" w:author="Copy Editor" w:date="2026-10-06T19:13:00Z">
        <w:r w:rsidRPr="00372AF6">
          <w:rPr>
            <w:lang w:val="en-US"/>
          </w:rPr>
          <w:t>FADE TO:</w:t>
        </w:r>
      </w:ins>
    </w:p>
    <w:p w14:paraId="1773F699" w14:textId="77777777" w:rsidR="00372AF6" w:rsidRPr="00372AF6" w:rsidRDefault="00372AF6">
      <w:pPr>
        <w:pStyle w:val="aSCENEHEAD"/>
        <w:rPr>
          <w:ins w:id="6389" w:author="Copy Editor" w:date="2026-10-06T19:13:00Z"/>
          <w:lang w:val="en-US"/>
        </w:rPr>
        <w:pPrChange w:id="6390" w:author="Copy Editor" w:date="2026-10-06T19:13:00Z" w16du:dateUtc="2026-10-06T16:13:00Z">
          <w:pPr>
            <w:pStyle w:val="body"/>
          </w:pPr>
        </w:pPrChange>
      </w:pPr>
      <w:ins w:id="6391" w:author="Copy Editor" w:date="2026-10-06T19:13:00Z">
        <w:r w:rsidRPr="00372AF6">
          <w:rPr>
            <w:lang w:val="en-US"/>
          </w:rPr>
          <w:lastRenderedPageBreak/>
          <w:t>EXT. GRAND CANYON – DAY</w:t>
        </w:r>
      </w:ins>
    </w:p>
    <w:p w14:paraId="56C81370" w14:textId="77777777" w:rsidR="00372AF6" w:rsidRPr="00372AF6" w:rsidRDefault="00372AF6" w:rsidP="00372AF6">
      <w:pPr>
        <w:pStyle w:val="body"/>
        <w:rPr>
          <w:ins w:id="6392" w:author="Copy Editor" w:date="2026-10-06T19:13:00Z"/>
          <w:lang w:val="en-US"/>
        </w:rPr>
      </w:pPr>
      <w:ins w:id="6393" w:author="Copy Editor" w:date="2026-10-06T19:13:00Z">
        <w:r w:rsidRPr="00372AF6">
          <w:rPr>
            <w:lang w:val="en-US"/>
          </w:rPr>
          <w:t xml:space="preserve">The vast canyon opens </w:t>
        </w:r>
        <w:r w:rsidRPr="00372AF6">
          <w:rPr>
            <w:rPrChange w:id="6394" w:author="Copy Editor" w:date="2026-10-06T19:14:00Z" w16du:dateUtc="2026-10-06T16:14:00Z">
              <w:rPr>
                <w:lang w:val="en-US"/>
              </w:rPr>
            </w:rPrChange>
          </w:rPr>
          <w:t>beneath</w:t>
        </w:r>
        <w:r w:rsidRPr="00372AF6">
          <w:rPr>
            <w:lang w:val="en-US"/>
          </w:rPr>
          <w:t xml:space="preserve"> the sky.</w:t>
        </w:r>
      </w:ins>
    </w:p>
    <w:p w14:paraId="613FEF5D" w14:textId="43822C53" w:rsidR="00372AF6" w:rsidRDefault="00372AF6">
      <w:pPr>
        <w:pStyle w:val="bCHARACTER"/>
        <w:rPr>
          <w:ins w:id="6395" w:author="Copy Editor" w:date="2026-10-06T19:13:00Z" w16du:dateUtc="2026-10-06T16:13:00Z"/>
        </w:rPr>
        <w:pPrChange w:id="6396" w:author="Copy Editor" w:date="2026-10-06T19:14:00Z" w16du:dateUtc="2026-10-06T16:14:00Z">
          <w:pPr>
            <w:pStyle w:val="body"/>
          </w:pPr>
        </w:pPrChange>
      </w:pPr>
      <w:ins w:id="6397" w:author="Copy Editor" w:date="2026-10-06T19:13:00Z">
        <w:r w:rsidRPr="00372AF6">
          <w:t>RICHARD (V.O.)</w:t>
        </w:r>
      </w:ins>
    </w:p>
    <w:p w14:paraId="755765FD" w14:textId="77777777" w:rsidR="00F55DFD" w:rsidRDefault="007C0FF3" w:rsidP="00372AF6">
      <w:pPr>
        <w:pStyle w:val="bdialogue"/>
        <w:rPr>
          <w:ins w:id="6398" w:author="Copy Editor" w:date="2026-10-06T19:14:00Z" w16du:dateUtc="2026-10-06T16:14:00Z"/>
        </w:rPr>
      </w:pPr>
      <w:r>
        <w:t xml:space="preserve">I’d like to pause my narrative now to tell you about John. </w:t>
      </w:r>
    </w:p>
    <w:p w14:paraId="521D6B10" w14:textId="77777777" w:rsidR="00F55DFD" w:rsidRPr="00F55DFD" w:rsidRDefault="00F55DFD" w:rsidP="00F55DFD">
      <w:pPr>
        <w:pStyle w:val="body"/>
        <w:rPr>
          <w:ins w:id="6399" w:author="Copy Editor" w:date="2026-10-06T19:14:00Z"/>
          <w:lang w:val="en-US"/>
        </w:rPr>
      </w:pPr>
      <w:ins w:id="6400" w:author="Copy Editor" w:date="2026-10-06T19:14:00Z">
        <w:r w:rsidRPr="00F55DFD">
          <w:rPr>
            <w:lang w:val="en-US"/>
          </w:rPr>
          <w:t>CUT TO:</w:t>
        </w:r>
      </w:ins>
    </w:p>
    <w:p w14:paraId="4DA136C7" w14:textId="77777777" w:rsidR="00F55DFD" w:rsidRPr="00F55DFD" w:rsidRDefault="00F55DFD">
      <w:pPr>
        <w:pStyle w:val="aSCENEHEAD"/>
        <w:rPr>
          <w:ins w:id="6401" w:author="Copy Editor" w:date="2026-10-06T19:14:00Z"/>
          <w:lang w:val="en-US"/>
        </w:rPr>
        <w:pPrChange w:id="6402" w:author="Copy Editor" w:date="2026-10-06T19:14:00Z" w16du:dateUtc="2026-10-06T16:14:00Z">
          <w:pPr>
            <w:pStyle w:val="body"/>
          </w:pPr>
        </w:pPrChange>
      </w:pPr>
      <w:ins w:id="6403" w:author="Copy Editor" w:date="2026-10-06T19:14:00Z">
        <w:r w:rsidRPr="00F55DFD">
          <w:rPr>
            <w:lang w:val="en-US"/>
          </w:rPr>
          <w:t>EXT. HIGH SCHOOL – DAY – EARLIER</w:t>
        </w:r>
      </w:ins>
    </w:p>
    <w:p w14:paraId="3CBF54B3" w14:textId="77777777" w:rsidR="00F55DFD" w:rsidRPr="00F55DFD" w:rsidRDefault="00F55DFD" w:rsidP="00F55DFD">
      <w:pPr>
        <w:pStyle w:val="body"/>
        <w:rPr>
          <w:ins w:id="6404" w:author="Copy Editor" w:date="2026-10-06T19:14:00Z"/>
          <w:lang w:val="en-US"/>
        </w:rPr>
      </w:pPr>
      <w:ins w:id="6405" w:author="Copy Editor" w:date="2026-10-06T19:14:00Z">
        <w:r w:rsidRPr="00F55DFD">
          <w:rPr>
            <w:lang w:val="en-US"/>
          </w:rPr>
          <w:t>JOHN FOUNTAIN, eighteen, intelligent and energetic, walks with TWO FRIENDS.</w:t>
        </w:r>
      </w:ins>
    </w:p>
    <w:p w14:paraId="31B4CE3C" w14:textId="77777777" w:rsidR="00F55DFD" w:rsidRDefault="007C0FF3" w:rsidP="00F55DFD">
      <w:pPr>
        <w:pStyle w:val="bCHARACTER"/>
        <w:rPr>
          <w:ins w:id="6406" w:author="Copy Editor" w:date="2026-10-06T19:14:00Z" w16du:dateUtc="2026-10-06T16:14:00Z"/>
        </w:rPr>
      </w:pPr>
      <w:r>
        <w:t xml:space="preserve"> </w:t>
      </w:r>
      <w:ins w:id="6407" w:author="Copy Editor" w:date="2026-10-06T19:14:00Z" w16du:dateUtc="2026-10-06T16:14:00Z">
        <w:r w:rsidR="00F55DFD" w:rsidRPr="00372AF6">
          <w:t>RICHARD (V.O.)</w:t>
        </w:r>
      </w:ins>
    </w:p>
    <w:p w14:paraId="0BF1793D" w14:textId="77777777" w:rsidR="00F55DFD" w:rsidRDefault="007C0FF3" w:rsidP="00F55DFD">
      <w:pPr>
        <w:pStyle w:val="bdialogue"/>
        <w:rPr>
          <w:ins w:id="6408" w:author="Copy Editor" w:date="2026-10-06T19:14:00Z" w16du:dateUtc="2026-10-06T16:14:00Z"/>
        </w:rPr>
      </w:pPr>
      <w:r>
        <w:t xml:space="preserve">He was a lad I’d never met, didn’t know existed, was never likely to meet.  </w:t>
      </w:r>
    </w:p>
    <w:p w14:paraId="6A568959" w14:textId="77777777" w:rsidR="00F55DFD" w:rsidRDefault="007C0FF3" w:rsidP="00F55DFD">
      <w:pPr>
        <w:pStyle w:val="bdialogue"/>
        <w:rPr>
          <w:ins w:id="6409" w:author="Copy Editor" w:date="2026-10-06T19:14:00Z" w16du:dateUtc="2026-10-06T16:14:00Z"/>
        </w:rPr>
      </w:pPr>
      <w:r>
        <w:t xml:space="preserve">He had never met me, nor was likely to.  He was intelligent, </w:t>
      </w:r>
      <w:r w:rsidR="00E8101F">
        <w:t>hardworking</w:t>
      </w:r>
      <w:r>
        <w:t xml:space="preserve"> and a fast learner but there was simply no reason our paths would cross.  </w:t>
      </w:r>
    </w:p>
    <w:p w14:paraId="354F5AC0" w14:textId="77777777" w:rsidR="0009132D" w:rsidRPr="0009132D" w:rsidRDefault="0009132D">
      <w:pPr>
        <w:pStyle w:val="aSCENEHEAD"/>
        <w:rPr>
          <w:ins w:id="6410" w:author="Copy Editor" w:date="2026-10-06T19:14:00Z"/>
          <w:lang w:val="en-US"/>
        </w:rPr>
        <w:pPrChange w:id="6411" w:author="Copy Editor" w:date="2026-10-06T19:14:00Z" w16du:dateUtc="2026-10-06T16:14:00Z">
          <w:pPr>
            <w:pStyle w:val="body"/>
          </w:pPr>
        </w:pPrChange>
      </w:pPr>
      <w:ins w:id="6412" w:author="Copy Editor" w:date="2026-10-06T19:14:00Z">
        <w:r w:rsidRPr="0009132D">
          <w:rPr>
            <w:lang w:val="en-US"/>
          </w:rPr>
          <w:t>EXT. GRAND CANYON – DAY</w:t>
        </w:r>
      </w:ins>
    </w:p>
    <w:p w14:paraId="40593EB5" w14:textId="77777777" w:rsidR="0009132D" w:rsidRPr="0009132D" w:rsidRDefault="0009132D" w:rsidP="0009132D">
      <w:pPr>
        <w:pStyle w:val="body"/>
        <w:rPr>
          <w:ins w:id="6413" w:author="Copy Editor" w:date="2026-10-06T19:14:00Z"/>
          <w:lang w:val="en-US"/>
        </w:rPr>
      </w:pPr>
      <w:ins w:id="6414" w:author="Copy Editor" w:date="2026-10-06T19:14:00Z">
        <w:r w:rsidRPr="0009132D">
          <w:rPr>
            <w:lang w:val="en-US"/>
          </w:rPr>
          <w:t>John and his friends admire the view.</w:t>
        </w:r>
      </w:ins>
    </w:p>
    <w:p w14:paraId="3AC7801E" w14:textId="77777777" w:rsidR="0009132D" w:rsidRPr="0009132D" w:rsidRDefault="0009132D">
      <w:pPr>
        <w:pStyle w:val="bCHARACTER"/>
        <w:rPr>
          <w:ins w:id="6415" w:author="Copy Editor" w:date="2026-10-06T19:14:00Z"/>
          <w:lang w:val="en-US"/>
        </w:rPr>
        <w:pPrChange w:id="6416" w:author="Copy Editor" w:date="2026-10-06T19:15:00Z" w16du:dateUtc="2026-10-06T16:15:00Z">
          <w:pPr>
            <w:pStyle w:val="body"/>
          </w:pPr>
        </w:pPrChange>
      </w:pPr>
      <w:ins w:id="6417" w:author="Copy Editor" w:date="2026-10-06T19:14:00Z">
        <w:r w:rsidRPr="0009132D">
          <w:rPr>
            <w:lang w:val="en-US"/>
          </w:rPr>
          <w:t>RICHARD (V.O.)</w:t>
        </w:r>
      </w:ins>
    </w:p>
    <w:p w14:paraId="718F3DEE" w14:textId="77777777" w:rsidR="0009132D" w:rsidRDefault="007C0FF3" w:rsidP="00F55DFD">
      <w:pPr>
        <w:pStyle w:val="bdialogue"/>
        <w:rPr>
          <w:ins w:id="6418" w:author="Copy Editor" w:date="2026-10-06T19:15:00Z" w16du:dateUtc="2026-10-06T16:15:00Z"/>
        </w:rPr>
      </w:pPr>
      <w:r>
        <w:t>That summer he</w:t>
      </w:r>
      <w:r w:rsidR="00E26966">
        <w:t xml:space="preserve"> </w:t>
      </w:r>
      <w:r>
        <w:t xml:space="preserve">had finished high school and not yet started college; he and two friends were touring their vast country, exploring, and enjoying their freedom. </w:t>
      </w:r>
    </w:p>
    <w:p w14:paraId="0842582A" w14:textId="77777777" w:rsidR="00AC178B" w:rsidRDefault="007C0FF3" w:rsidP="00F55DFD">
      <w:pPr>
        <w:pStyle w:val="bdialogue"/>
        <w:rPr>
          <w:ins w:id="6419" w:author="Copy Editor" w:date="2026-10-06T19:15:00Z" w16du:dateUtc="2026-10-06T16:15:00Z"/>
        </w:rPr>
      </w:pPr>
      <w:del w:id="6420" w:author="Copy Editor" w:date="2026-10-06T19:15:00Z" w16du:dateUtc="2026-10-06T16:15:00Z">
        <w:r w:rsidDel="0009132D">
          <w:delText xml:space="preserve"> </w:delText>
        </w:r>
      </w:del>
      <w:r>
        <w:t xml:space="preserve">Soon they would have to return home to start college but before they did, they decided to take in one more location. </w:t>
      </w:r>
    </w:p>
    <w:p w14:paraId="3B6B5F2A" w14:textId="77777777" w:rsidR="00AC178B" w:rsidRPr="00AC178B" w:rsidRDefault="00AC178B">
      <w:pPr>
        <w:pStyle w:val="aSCENEHEAD"/>
        <w:rPr>
          <w:ins w:id="6421" w:author="Copy Editor" w:date="2026-10-06T19:15:00Z"/>
          <w:lang w:val="en-US"/>
        </w:rPr>
        <w:pPrChange w:id="6422" w:author="Copy Editor" w:date="2026-10-06T19:15:00Z" w16du:dateUtc="2026-10-06T16:15:00Z">
          <w:pPr>
            <w:pStyle w:val="body"/>
          </w:pPr>
        </w:pPrChange>
      </w:pPr>
      <w:ins w:id="6423" w:author="Copy Editor" w:date="2026-10-06T19:15:00Z">
        <w:r w:rsidRPr="00AC178B">
          <w:rPr>
            <w:lang w:val="en-US"/>
          </w:rPr>
          <w:t>EXT. GRAND CANYON – RIM – DAY</w:t>
        </w:r>
      </w:ins>
    </w:p>
    <w:p w14:paraId="212E90F2" w14:textId="77777777" w:rsidR="00AC178B" w:rsidRPr="00AC178B" w:rsidRDefault="00AC178B" w:rsidP="00AC178B">
      <w:pPr>
        <w:pStyle w:val="body"/>
        <w:rPr>
          <w:ins w:id="6424" w:author="Copy Editor" w:date="2026-10-06T19:15:00Z"/>
          <w:lang w:val="en-US"/>
        </w:rPr>
      </w:pPr>
      <w:ins w:id="6425" w:author="Copy Editor" w:date="2026-10-06T19:15:00Z">
        <w:r w:rsidRPr="00AC178B">
          <w:rPr>
            <w:lang w:val="en-US"/>
          </w:rPr>
          <w:t>The friends look over the canyon.</w:t>
        </w:r>
      </w:ins>
    </w:p>
    <w:p w14:paraId="3C9785B4" w14:textId="77777777" w:rsidR="00AC178B" w:rsidRPr="0009132D" w:rsidRDefault="00AC178B" w:rsidP="00AC178B">
      <w:pPr>
        <w:pStyle w:val="bCHARACTER"/>
        <w:rPr>
          <w:ins w:id="6426" w:author="Copy Editor" w:date="2026-10-06T19:15:00Z" w16du:dateUtc="2026-10-06T16:15:00Z"/>
          <w:lang w:val="en-US"/>
        </w:rPr>
      </w:pPr>
      <w:ins w:id="6427" w:author="Copy Editor" w:date="2026-10-06T19:15:00Z" w16du:dateUtc="2026-10-06T16:15:00Z">
        <w:r w:rsidRPr="0009132D">
          <w:rPr>
            <w:lang w:val="en-US"/>
          </w:rPr>
          <w:t>RICHARD (V.O.)</w:t>
        </w:r>
      </w:ins>
    </w:p>
    <w:p w14:paraId="5E704EB6" w14:textId="77777777" w:rsidR="00AC178B" w:rsidRDefault="007C0FF3" w:rsidP="00AC178B">
      <w:pPr>
        <w:pStyle w:val="bdialogue"/>
        <w:rPr>
          <w:ins w:id="6428" w:author="Copy Editor" w:date="2026-10-06T19:15:00Z" w16du:dateUtc="2026-10-06T16:15:00Z"/>
        </w:rPr>
      </w:pPr>
      <w:del w:id="6429" w:author="Copy Editor" w:date="2026-10-06T19:15:00Z" w16du:dateUtc="2026-10-06T16:15:00Z">
        <w:r w:rsidDel="00AC178B">
          <w:lastRenderedPageBreak/>
          <w:delText xml:space="preserve"> </w:delText>
        </w:r>
      </w:del>
      <w:r>
        <w:t xml:space="preserve">As one of the friends had a </w:t>
      </w:r>
      <w:r w:rsidR="00E8101F">
        <w:t>brother</w:t>
      </w:r>
      <w:r>
        <w:t xml:space="preserve"> working at the Grand Canyon they decided to go there, where they discussed a possible hiking trip. </w:t>
      </w:r>
    </w:p>
    <w:p w14:paraId="6E6655D5" w14:textId="77777777" w:rsidR="00AC178B" w:rsidRDefault="007C0FF3" w:rsidP="00AC178B">
      <w:pPr>
        <w:pStyle w:val="bdialogue"/>
        <w:rPr>
          <w:ins w:id="6430" w:author="Copy Editor" w:date="2026-10-06T19:16:00Z" w16du:dateUtc="2026-10-06T16:16:00Z"/>
        </w:rPr>
      </w:pPr>
      <w:del w:id="6431" w:author="Copy Editor" w:date="2026-10-06T19:16:00Z" w16du:dateUtc="2026-10-06T16:16:00Z">
        <w:r w:rsidDel="00AC178B">
          <w:delText xml:space="preserve"> </w:delText>
        </w:r>
      </w:del>
      <w:r>
        <w:t xml:space="preserve">It was decided that they would go to </w:t>
      </w:r>
      <w:r w:rsidR="00E8101F">
        <w:t>Horseshoe</w:t>
      </w:r>
      <w:r>
        <w:t xml:space="preserve"> Mesa.</w:t>
      </w:r>
      <w:del w:id="6432" w:author="Copy Editor" w:date="2026-10-06T19:16:00Z" w16du:dateUtc="2026-10-06T16:16:00Z">
        <w:r w:rsidDel="00AC178B">
          <w:delText xml:space="preserve">  </w:delText>
        </w:r>
      </w:del>
    </w:p>
    <w:p w14:paraId="11189E17" w14:textId="0F6C3D82" w:rsidR="00F34021" w:rsidRDefault="00F34021" w:rsidP="00F34021">
      <w:pPr>
        <w:pStyle w:val="body"/>
        <w:rPr>
          <w:ins w:id="6433" w:author="Copy Editor" w:date="2026-10-06T19:16:00Z" w16du:dateUtc="2026-10-06T16:16:00Z"/>
        </w:rPr>
      </w:pPr>
      <w:ins w:id="6434" w:author="Copy Editor" w:date="2026-10-06T19:16:00Z">
        <w:r w:rsidRPr="00F34021">
          <w:t>John and his friends start down.</w:t>
        </w:r>
      </w:ins>
    </w:p>
    <w:p w14:paraId="4E2D9DE5" w14:textId="77777777" w:rsidR="00F34021" w:rsidRPr="0009132D" w:rsidRDefault="00F34021" w:rsidP="00F34021">
      <w:pPr>
        <w:pStyle w:val="bCHARACTER"/>
        <w:rPr>
          <w:ins w:id="6435" w:author="Copy Editor" w:date="2026-10-06T19:16:00Z" w16du:dateUtc="2026-10-06T16:16:00Z"/>
          <w:lang w:val="en-US"/>
        </w:rPr>
      </w:pPr>
      <w:ins w:id="6436" w:author="Copy Editor" w:date="2026-10-06T19:16:00Z" w16du:dateUtc="2026-10-06T16:16:00Z">
        <w:r w:rsidRPr="0009132D">
          <w:rPr>
            <w:lang w:val="en-US"/>
          </w:rPr>
          <w:t>RICHARD (V.O.)</w:t>
        </w:r>
      </w:ins>
    </w:p>
    <w:p w14:paraId="094ACD78" w14:textId="77777777" w:rsidR="00F34021" w:rsidRDefault="007C0FF3" w:rsidP="00AC178B">
      <w:pPr>
        <w:pStyle w:val="bdialogue"/>
        <w:rPr>
          <w:ins w:id="6437" w:author="Copy Editor" w:date="2026-10-06T19:16:00Z" w16du:dateUtc="2026-10-06T16:16:00Z"/>
        </w:rPr>
      </w:pPr>
      <w:r>
        <w:t>One day down to an old miner’s hut and a day to climb back out</w:t>
      </w:r>
      <w:ins w:id="6438" w:author="Copy Editor" w:date="2026-10-06T19:16:00Z" w16du:dateUtc="2026-10-06T16:16:00Z">
        <w:r w:rsidR="00F34021">
          <w:t>.</w:t>
        </w:r>
      </w:ins>
    </w:p>
    <w:p w14:paraId="5E4BDCDE" w14:textId="2DEEE229" w:rsidR="003439BF" w:rsidRDefault="00F34021" w:rsidP="00AC178B">
      <w:pPr>
        <w:pStyle w:val="bdialogue"/>
        <w:rPr>
          <w:ins w:id="6439" w:author="Copy Editor" w:date="2026-10-06T19:16:00Z" w16du:dateUtc="2026-10-06T16:16:00Z"/>
        </w:rPr>
      </w:pPr>
      <w:ins w:id="6440" w:author="Copy Editor" w:date="2026-10-06T19:16:00Z" w16du:dateUtc="2026-10-06T16:16:00Z">
        <w:r>
          <w:t>T</w:t>
        </w:r>
      </w:ins>
      <w:del w:id="6441" w:author="Copy Editor" w:date="2026-10-06T19:16:00Z" w16du:dateUtc="2026-10-06T16:16:00Z">
        <w:r w:rsidR="007C0FF3" w:rsidDel="00F34021">
          <w:delText>, t</w:delText>
        </w:r>
      </w:del>
      <w:r w:rsidR="007C0FF3">
        <w:t>hey were young, fit and confident, what could possibly go wrong?</w:t>
      </w:r>
    </w:p>
    <w:p w14:paraId="2FF7C8D5" w14:textId="77777777" w:rsidR="000D105D" w:rsidRPr="000D105D" w:rsidRDefault="000D105D">
      <w:pPr>
        <w:pStyle w:val="aSCENEHEAD"/>
        <w:rPr>
          <w:ins w:id="6442" w:author="Copy Editor" w:date="2026-10-06T19:17:00Z"/>
          <w:lang w:val="en-US"/>
        </w:rPr>
        <w:pPrChange w:id="6443" w:author="Copy Editor" w:date="2026-10-06T19:17:00Z" w16du:dateUtc="2026-10-06T16:17:00Z">
          <w:pPr>
            <w:pStyle w:val="body"/>
          </w:pPr>
        </w:pPrChange>
      </w:pPr>
      <w:ins w:id="6444" w:author="Copy Editor" w:date="2026-10-06T19:17:00Z">
        <w:r w:rsidRPr="000D105D">
          <w:rPr>
            <w:lang w:val="en-US"/>
          </w:rPr>
          <w:t>EXT. GRAND CANYON – TRAIL – DAY</w:t>
        </w:r>
      </w:ins>
    </w:p>
    <w:p w14:paraId="4FE06354" w14:textId="77777777" w:rsidR="000D105D" w:rsidRPr="000D105D" w:rsidRDefault="000D105D" w:rsidP="000D105D">
      <w:pPr>
        <w:pStyle w:val="body"/>
        <w:rPr>
          <w:ins w:id="6445" w:author="Copy Editor" w:date="2026-10-06T19:17:00Z"/>
          <w:lang w:val="en-US"/>
        </w:rPr>
      </w:pPr>
      <w:ins w:id="6446" w:author="Copy Editor" w:date="2026-10-06T19:17:00Z">
        <w:r w:rsidRPr="000D105D">
          <w:rPr>
            <w:lang w:val="en-US"/>
          </w:rPr>
          <w:t>The three young men hike.</w:t>
        </w:r>
      </w:ins>
    </w:p>
    <w:p w14:paraId="6E4F6016" w14:textId="77777777" w:rsidR="000D105D" w:rsidRPr="000D105D" w:rsidRDefault="000D105D" w:rsidP="000D105D">
      <w:pPr>
        <w:pStyle w:val="body"/>
        <w:rPr>
          <w:ins w:id="6447" w:author="Copy Editor" w:date="2026-10-06T19:17:00Z"/>
          <w:lang w:val="en-US"/>
        </w:rPr>
      </w:pPr>
      <w:ins w:id="6448" w:author="Copy Editor" w:date="2026-10-06T19:17:00Z">
        <w:r w:rsidRPr="000D105D">
          <w:rPr>
            <w:lang w:val="en-US"/>
          </w:rPr>
          <w:t>They carry packs.</w:t>
        </w:r>
      </w:ins>
    </w:p>
    <w:p w14:paraId="5350D160" w14:textId="77777777" w:rsidR="000D105D" w:rsidRPr="0009132D" w:rsidRDefault="000D105D" w:rsidP="000D105D">
      <w:pPr>
        <w:pStyle w:val="bCHARACTER"/>
        <w:rPr>
          <w:ins w:id="6449" w:author="Copy Editor" w:date="2026-10-06T19:17:00Z" w16du:dateUtc="2026-10-06T16:17:00Z"/>
          <w:lang w:val="en-US"/>
        </w:rPr>
      </w:pPr>
      <w:ins w:id="6450" w:author="Copy Editor" w:date="2026-10-06T19:17:00Z" w16du:dateUtc="2026-10-06T16:17:00Z">
        <w:r w:rsidRPr="0009132D">
          <w:rPr>
            <w:lang w:val="en-US"/>
          </w:rPr>
          <w:t>RICHARD (V.O.)</w:t>
        </w:r>
      </w:ins>
    </w:p>
    <w:p w14:paraId="0FC58057" w14:textId="2ADEAB14" w:rsidR="000D105D" w:rsidDel="000D105D" w:rsidRDefault="000D105D" w:rsidP="000D105D">
      <w:pPr>
        <w:pStyle w:val="body"/>
        <w:rPr>
          <w:del w:id="6451" w:author="Copy Editor" w:date="2026-10-06T19:17:00Z" w16du:dateUtc="2026-10-06T16:17:00Z"/>
        </w:rPr>
      </w:pPr>
    </w:p>
    <w:p w14:paraId="106F1959" w14:textId="77777777" w:rsidR="000D105D" w:rsidRDefault="007C0FF3" w:rsidP="000D105D">
      <w:pPr>
        <w:pStyle w:val="bdialogue"/>
        <w:rPr>
          <w:ins w:id="6452" w:author="Copy Editor" w:date="2026-10-06T19:17:00Z" w16du:dateUtc="2026-10-06T16:17:00Z"/>
        </w:rPr>
      </w:pPr>
      <w:r>
        <w:t xml:space="preserve">They collected their camping permit and set off.  </w:t>
      </w:r>
    </w:p>
    <w:p w14:paraId="4F2E73A8" w14:textId="77777777" w:rsidR="000D105D" w:rsidRDefault="007C0FF3" w:rsidP="000D105D">
      <w:pPr>
        <w:pStyle w:val="bdialogue"/>
        <w:rPr>
          <w:ins w:id="6453" w:author="Copy Editor" w:date="2026-10-06T19:17:00Z" w16du:dateUtc="2026-10-06T16:17:00Z"/>
        </w:rPr>
      </w:pPr>
      <w:r>
        <w:t xml:space="preserve">They had a map with </w:t>
      </w:r>
      <w:r w:rsidR="00E8101F">
        <w:t>them,</w:t>
      </w:r>
      <w:r>
        <w:t xml:space="preserve"> but none were proficient in map reading</w:t>
      </w:r>
      <w:ins w:id="6454" w:author="Copy Editor" w:date="2026-10-06T19:17:00Z" w16du:dateUtc="2026-10-06T16:17:00Z">
        <w:r w:rsidR="000D105D">
          <w:t>.</w:t>
        </w:r>
      </w:ins>
    </w:p>
    <w:p w14:paraId="667E66B0" w14:textId="77777777" w:rsidR="00640E69" w:rsidRDefault="007C0FF3" w:rsidP="000D105D">
      <w:pPr>
        <w:pStyle w:val="bdialogue"/>
        <w:rPr>
          <w:ins w:id="6455" w:author="Copy Editor" w:date="2026-10-06T19:17:00Z" w16du:dateUtc="2026-10-06T16:17:00Z"/>
        </w:rPr>
      </w:pPr>
      <w:del w:id="6456" w:author="Copy Editor" w:date="2026-10-06T19:17:00Z" w16du:dateUtc="2026-10-06T16:17:00Z">
        <w:r w:rsidDel="000D105D">
          <w:delText>, no</w:delText>
        </w:r>
      </w:del>
      <w:ins w:id="6457" w:author="Copy Editor" w:date="2026-10-06T19:17:00Z" w16du:dateUtc="2026-10-06T16:17:00Z">
        <w:r w:rsidR="000D105D">
          <w:t>No</w:t>
        </w:r>
      </w:ins>
      <w:r>
        <w:t xml:space="preserve">t that it mattered, they could see where they were going. </w:t>
      </w:r>
    </w:p>
    <w:p w14:paraId="532B9F04" w14:textId="77777777" w:rsidR="00C67EB2" w:rsidRDefault="007C0FF3" w:rsidP="000D105D">
      <w:pPr>
        <w:pStyle w:val="bdialogue"/>
        <w:rPr>
          <w:ins w:id="6458" w:author="Copy Editor" w:date="2026-10-06T19:18:00Z" w16du:dateUtc="2026-10-06T16:18:00Z"/>
        </w:rPr>
      </w:pPr>
      <w:del w:id="6459" w:author="Copy Editor" w:date="2026-10-06T19:17:00Z" w16du:dateUtc="2026-10-06T16:17:00Z">
        <w:r w:rsidDel="00640E69">
          <w:delText xml:space="preserve"> </w:delText>
        </w:r>
      </w:del>
      <w:r>
        <w:t xml:space="preserve">The views were amazing, morale was high and they made good time. </w:t>
      </w:r>
    </w:p>
    <w:p w14:paraId="04300042" w14:textId="77777777" w:rsidR="00C67EB2" w:rsidRPr="00C67EB2" w:rsidRDefault="00C67EB2">
      <w:pPr>
        <w:pStyle w:val="aSCENEHEAD"/>
        <w:rPr>
          <w:ins w:id="6460" w:author="Copy Editor" w:date="2026-10-06T19:18:00Z"/>
          <w:lang w:val="en-US"/>
        </w:rPr>
        <w:pPrChange w:id="6461" w:author="Copy Editor" w:date="2026-10-06T19:18:00Z" w16du:dateUtc="2026-10-06T16:18:00Z">
          <w:pPr>
            <w:pStyle w:val="bdialogue"/>
          </w:pPr>
        </w:pPrChange>
      </w:pPr>
      <w:ins w:id="6462" w:author="Copy Editor" w:date="2026-10-06T19:18:00Z">
        <w:r w:rsidRPr="00C67EB2">
          <w:rPr>
            <w:lang w:val="en-US"/>
          </w:rPr>
          <w:t>EXT. MINER'S HUT – DAY</w:t>
        </w:r>
      </w:ins>
    </w:p>
    <w:p w14:paraId="40868E16" w14:textId="77777777" w:rsidR="00C67EB2" w:rsidRPr="00C67EB2" w:rsidRDefault="00C67EB2">
      <w:pPr>
        <w:pStyle w:val="body"/>
        <w:rPr>
          <w:ins w:id="6463" w:author="Copy Editor" w:date="2026-10-06T19:18:00Z"/>
          <w:lang w:val="en-US"/>
        </w:rPr>
        <w:pPrChange w:id="6464" w:author="Copy Editor" w:date="2026-10-06T19:18:00Z" w16du:dateUtc="2026-10-06T16:18:00Z">
          <w:pPr>
            <w:pStyle w:val="bdialogue"/>
          </w:pPr>
        </w:pPrChange>
      </w:pPr>
      <w:ins w:id="6465" w:author="Copy Editor" w:date="2026-10-06T19:18:00Z">
        <w:r w:rsidRPr="00C67EB2">
          <w:rPr>
            <w:lang w:val="en-US"/>
          </w:rPr>
          <w:t>John and his friends arrive.</w:t>
        </w:r>
      </w:ins>
    </w:p>
    <w:p w14:paraId="60605B82" w14:textId="77777777" w:rsidR="00C67EB2" w:rsidRPr="0009132D" w:rsidRDefault="007C0FF3" w:rsidP="00C67EB2">
      <w:pPr>
        <w:pStyle w:val="bCHARACTER"/>
        <w:rPr>
          <w:ins w:id="6466" w:author="Copy Editor" w:date="2026-10-06T19:18:00Z" w16du:dateUtc="2026-10-06T16:18:00Z"/>
          <w:lang w:val="en-US"/>
        </w:rPr>
      </w:pPr>
      <w:del w:id="6467" w:author="Copy Editor" w:date="2026-10-06T19:18:00Z" w16du:dateUtc="2026-10-06T16:18:00Z">
        <w:r w:rsidDel="00C67EB2">
          <w:delText xml:space="preserve"> </w:delText>
        </w:r>
      </w:del>
      <w:ins w:id="6468" w:author="Copy Editor" w:date="2026-10-06T19:18:00Z" w16du:dateUtc="2026-10-06T16:18:00Z">
        <w:r w:rsidR="00C67EB2" w:rsidRPr="0009132D">
          <w:rPr>
            <w:lang w:val="en-US"/>
          </w:rPr>
          <w:t>RICHARD (V.O.)</w:t>
        </w:r>
      </w:ins>
    </w:p>
    <w:p w14:paraId="3B9592BE" w14:textId="77777777" w:rsidR="00F27D69" w:rsidRDefault="007C0FF3" w:rsidP="000D105D">
      <w:pPr>
        <w:pStyle w:val="bdialogue"/>
        <w:rPr>
          <w:ins w:id="6469" w:author="Copy Editor" w:date="2026-10-06T19:18:00Z" w16du:dateUtc="2026-10-06T16:18:00Z"/>
        </w:rPr>
      </w:pPr>
      <w:r>
        <w:t>After two and a half hours they got to the hut where they were to spend the night</w:t>
      </w:r>
      <w:ins w:id="6470" w:author="Copy Editor" w:date="2026-10-06T19:18:00Z" w16du:dateUtc="2026-10-06T16:18:00Z">
        <w:r w:rsidR="00F27D69">
          <w:t>.</w:t>
        </w:r>
      </w:ins>
    </w:p>
    <w:p w14:paraId="39B10E4C" w14:textId="77777777" w:rsidR="00F27D69" w:rsidRPr="00F27D69" w:rsidRDefault="00F27D69">
      <w:pPr>
        <w:pStyle w:val="body"/>
        <w:rPr>
          <w:ins w:id="6471" w:author="Copy Editor" w:date="2026-10-06T19:18:00Z"/>
          <w:lang w:val="en-US"/>
        </w:rPr>
        <w:pPrChange w:id="6472" w:author="Copy Editor" w:date="2026-10-06T19:19:00Z" w16du:dateUtc="2026-10-06T16:19:00Z">
          <w:pPr>
            <w:pStyle w:val="bdialogue"/>
          </w:pPr>
        </w:pPrChange>
      </w:pPr>
      <w:ins w:id="6473" w:author="Copy Editor" w:date="2026-10-06T19:18:00Z">
        <w:r w:rsidRPr="00F27D69">
          <w:rPr>
            <w:lang w:val="en-US"/>
          </w:rPr>
          <w:t>They look around.</w:t>
        </w:r>
      </w:ins>
    </w:p>
    <w:p w14:paraId="587E4D74" w14:textId="77777777" w:rsidR="00F27D69" w:rsidRPr="00F27D69" w:rsidRDefault="00F27D69">
      <w:pPr>
        <w:pStyle w:val="body"/>
        <w:rPr>
          <w:ins w:id="6474" w:author="Copy Editor" w:date="2026-10-06T19:18:00Z"/>
          <w:lang w:val="en-US"/>
        </w:rPr>
        <w:pPrChange w:id="6475" w:author="Copy Editor" w:date="2026-10-06T19:19:00Z" w16du:dateUtc="2026-10-06T16:19:00Z">
          <w:pPr>
            <w:pStyle w:val="bdialogue"/>
          </w:pPr>
        </w:pPrChange>
      </w:pPr>
      <w:ins w:id="6476" w:author="Copy Editor" w:date="2026-10-06T19:18:00Z">
        <w:r w:rsidRPr="00F27D69">
          <w:rPr>
            <w:lang w:val="en-US"/>
          </w:rPr>
          <w:lastRenderedPageBreak/>
          <w:t>Confused.</w:t>
        </w:r>
      </w:ins>
    </w:p>
    <w:p w14:paraId="006E3ECD" w14:textId="77777777" w:rsidR="00F27D69" w:rsidRPr="00F27D69" w:rsidRDefault="00F27D69">
      <w:pPr>
        <w:pStyle w:val="bCHARACTER"/>
        <w:rPr>
          <w:ins w:id="6477" w:author="Copy Editor" w:date="2026-10-06T19:18:00Z"/>
          <w:lang w:val="en-US"/>
        </w:rPr>
        <w:pPrChange w:id="6478" w:author="Copy Editor" w:date="2026-10-06T19:19:00Z" w16du:dateUtc="2026-10-06T16:19:00Z">
          <w:pPr>
            <w:pStyle w:val="bdialogue"/>
          </w:pPr>
        </w:pPrChange>
      </w:pPr>
      <w:ins w:id="6479" w:author="Copy Editor" w:date="2026-10-06T19:18:00Z">
        <w:r w:rsidRPr="00F27D69">
          <w:rPr>
            <w:lang w:val="en-US"/>
          </w:rPr>
          <w:t>RICHARD (V.O.)</w:t>
        </w:r>
      </w:ins>
    </w:p>
    <w:p w14:paraId="7A337D8B" w14:textId="77777777" w:rsidR="00F27D69" w:rsidRDefault="007C0FF3" w:rsidP="000D105D">
      <w:pPr>
        <w:pStyle w:val="bdialogue"/>
        <w:rPr>
          <w:ins w:id="6480" w:author="Copy Editor" w:date="2026-10-06T19:19:00Z" w16du:dateUtc="2026-10-06T16:19:00Z"/>
        </w:rPr>
      </w:pPr>
      <w:del w:id="6481" w:author="Copy Editor" w:date="2026-10-06T19:18:00Z" w16du:dateUtc="2026-10-06T16:18:00Z">
        <w:r w:rsidDel="00F27D69">
          <w:delText>, b</w:delText>
        </w:r>
      </w:del>
      <w:ins w:id="6482" w:author="Copy Editor" w:date="2026-10-06T19:18:00Z" w16du:dateUtc="2026-10-06T16:18:00Z">
        <w:r w:rsidR="00F27D69">
          <w:t>B</w:t>
        </w:r>
      </w:ins>
      <w:r>
        <w:t xml:space="preserve">ut it had only taken two and a half hours.  </w:t>
      </w:r>
    </w:p>
    <w:p w14:paraId="612E4DFB" w14:textId="77777777" w:rsidR="00F27D69" w:rsidRDefault="007C0FF3" w:rsidP="000D105D">
      <w:pPr>
        <w:pStyle w:val="bdialogue"/>
        <w:rPr>
          <w:ins w:id="6483" w:author="Copy Editor" w:date="2026-10-06T19:19:00Z" w16du:dateUtc="2026-10-06T16:19:00Z"/>
        </w:rPr>
      </w:pPr>
      <w:r>
        <w:t xml:space="preserve">Was it where they were supposed to be?  Was there another hut further down?  </w:t>
      </w:r>
    </w:p>
    <w:p w14:paraId="7874CD84" w14:textId="77777777" w:rsidR="00A3446A" w:rsidRDefault="007C0FF3" w:rsidP="000D105D">
      <w:pPr>
        <w:pStyle w:val="bdialogue"/>
        <w:rPr>
          <w:ins w:id="6484" w:author="Copy Editor" w:date="2026-10-06T19:19:00Z" w16du:dateUtc="2026-10-06T16:19:00Z"/>
        </w:rPr>
      </w:pPr>
      <w:r>
        <w:t>There was plenty of time to find out.</w:t>
      </w:r>
    </w:p>
    <w:p w14:paraId="6F630775" w14:textId="062FA2B2" w:rsidR="00A3446A" w:rsidRDefault="00A3446A">
      <w:pPr>
        <w:pStyle w:val="body"/>
        <w:rPr>
          <w:ins w:id="6485" w:author="Copy Editor" w:date="2026-10-06T19:19:00Z" w16du:dateUtc="2026-10-06T16:19:00Z"/>
        </w:rPr>
        <w:pPrChange w:id="6486" w:author="Copy Editor" w:date="2026-10-06T19:19:00Z" w16du:dateUtc="2026-10-06T16:19:00Z">
          <w:pPr>
            <w:pStyle w:val="bdialogue"/>
          </w:pPr>
        </w:pPrChange>
      </w:pPr>
      <w:ins w:id="6487" w:author="Copy Editor" w:date="2026-10-06T19:19:00Z">
        <w:r w:rsidRPr="00A3446A">
          <w:t>They continue down.</w:t>
        </w:r>
      </w:ins>
      <w:r w:rsidR="007C0FF3">
        <w:t xml:space="preserve"> </w:t>
      </w:r>
    </w:p>
    <w:p w14:paraId="52461A42" w14:textId="77777777" w:rsidR="00A3446A" w:rsidRPr="00F27D69" w:rsidRDefault="00A3446A" w:rsidP="00A3446A">
      <w:pPr>
        <w:pStyle w:val="bCHARACTER"/>
        <w:rPr>
          <w:ins w:id="6488" w:author="Copy Editor" w:date="2026-10-06T19:20:00Z" w16du:dateUtc="2026-10-06T16:20:00Z"/>
          <w:lang w:val="en-US"/>
        </w:rPr>
      </w:pPr>
      <w:ins w:id="6489" w:author="Copy Editor" w:date="2026-10-06T19:20:00Z" w16du:dateUtc="2026-10-06T16:20:00Z">
        <w:r w:rsidRPr="00F27D69">
          <w:rPr>
            <w:lang w:val="en-US"/>
          </w:rPr>
          <w:t>RICHARD (V.O.)</w:t>
        </w:r>
      </w:ins>
    </w:p>
    <w:p w14:paraId="5E4BDCDF" w14:textId="038E0F96" w:rsidR="003439BF" w:rsidRDefault="007C0FF3">
      <w:pPr>
        <w:pStyle w:val="bdialogue"/>
        <w:pPrChange w:id="6490" w:author="Copy Editor" w:date="2026-10-06T19:17:00Z" w16du:dateUtc="2026-10-06T16:17:00Z">
          <w:pPr>
            <w:pStyle w:val="body"/>
          </w:pPr>
        </w:pPrChange>
      </w:pPr>
      <w:del w:id="6491" w:author="Copy Editor" w:date="2026-10-06T19:19:00Z" w16du:dateUtc="2026-10-06T16:19:00Z">
        <w:r w:rsidDel="00A3446A">
          <w:delText xml:space="preserve"> </w:delText>
        </w:r>
      </w:del>
      <w:r>
        <w:t>They set off down, down where it was even hotter.</w:t>
      </w:r>
    </w:p>
    <w:p w14:paraId="74C43EA8" w14:textId="77777777" w:rsidR="004973EF" w:rsidRDefault="007C0FF3" w:rsidP="004973EF">
      <w:pPr>
        <w:pStyle w:val="bdialogue"/>
        <w:rPr>
          <w:ins w:id="6492" w:author="Copy Editor" w:date="2026-10-06T19:21:00Z" w16du:dateUtc="2026-10-06T16:21:00Z"/>
        </w:rPr>
      </w:pPr>
      <w:r>
        <w:t>Travelling all night and half the next day, if you have never seen the sun rise over the Arizona desert you should try to one day.</w:t>
      </w:r>
    </w:p>
    <w:p w14:paraId="77CB7AB7" w14:textId="77777777" w:rsidR="004973EF" w:rsidRPr="004973EF" w:rsidRDefault="004973EF">
      <w:pPr>
        <w:pStyle w:val="aSCENEHEAD"/>
        <w:rPr>
          <w:ins w:id="6493" w:author="Copy Editor" w:date="2026-10-06T19:21:00Z"/>
          <w:lang w:val="en-US"/>
        </w:rPr>
        <w:pPrChange w:id="6494" w:author="Copy Editor" w:date="2026-10-06T19:21:00Z" w16du:dateUtc="2026-10-06T16:21:00Z">
          <w:pPr>
            <w:pStyle w:val="body"/>
          </w:pPr>
        </w:pPrChange>
      </w:pPr>
      <w:ins w:id="6495" w:author="Copy Editor" w:date="2026-10-06T19:21:00Z">
        <w:r w:rsidRPr="004973EF">
          <w:rPr>
            <w:lang w:val="en-US"/>
          </w:rPr>
          <w:t>EXT. GRAND CANYON – RIM – DAY</w:t>
        </w:r>
      </w:ins>
    </w:p>
    <w:p w14:paraId="542FC859" w14:textId="77777777" w:rsidR="004973EF" w:rsidRPr="004973EF" w:rsidRDefault="004973EF" w:rsidP="004973EF">
      <w:pPr>
        <w:pStyle w:val="body"/>
        <w:rPr>
          <w:ins w:id="6496" w:author="Copy Editor" w:date="2026-10-06T19:21:00Z"/>
          <w:lang w:val="en-US"/>
        </w:rPr>
      </w:pPr>
      <w:ins w:id="6497" w:author="Copy Editor" w:date="2026-10-06T19:21:00Z">
        <w:r w:rsidRPr="004973EF">
          <w:rPr>
            <w:lang w:val="en-US"/>
          </w:rPr>
          <w:t>Richard looks into the canyon.</w:t>
        </w:r>
      </w:ins>
    </w:p>
    <w:p w14:paraId="647A4DB9" w14:textId="7072A67F" w:rsidR="004973EF" w:rsidRPr="00F27D69" w:rsidRDefault="007C0FF3" w:rsidP="004973EF">
      <w:pPr>
        <w:pStyle w:val="bCHARACTER"/>
        <w:rPr>
          <w:ins w:id="6498" w:author="Copy Editor" w:date="2026-10-06T19:20:00Z" w16du:dateUtc="2026-10-06T16:20:00Z"/>
          <w:lang w:val="en-US"/>
        </w:rPr>
      </w:pPr>
      <w:r>
        <w:t xml:space="preserve">  </w:t>
      </w:r>
      <w:ins w:id="6499" w:author="Copy Editor" w:date="2026-10-06T19:20:00Z" w16du:dateUtc="2026-10-06T16:20:00Z">
        <w:r w:rsidR="004973EF" w:rsidRPr="00F27D69">
          <w:rPr>
            <w:lang w:val="en-US"/>
          </w:rPr>
          <w:t>RICHARD (V.O.)</w:t>
        </w:r>
      </w:ins>
    </w:p>
    <w:p w14:paraId="54559AE2" w14:textId="77777777" w:rsidR="004973EF" w:rsidRDefault="007C0FF3" w:rsidP="004973EF">
      <w:pPr>
        <w:pStyle w:val="bdialogue"/>
        <w:rPr>
          <w:ins w:id="6500" w:author="Copy Editor" w:date="2026-10-06T19:21:00Z" w16du:dateUtc="2026-10-06T16:21:00Z"/>
        </w:rPr>
      </w:pPr>
      <w:r>
        <w:t xml:space="preserve">I had decided to visit the Grand Canyon and one look was enough.  Here was a challenge not to be refused. </w:t>
      </w:r>
    </w:p>
    <w:p w14:paraId="4D811F2E" w14:textId="40C34891" w:rsidR="004973EF" w:rsidRDefault="007C0FF3" w:rsidP="004973EF">
      <w:pPr>
        <w:pStyle w:val="bdialogue"/>
        <w:rPr>
          <w:ins w:id="6501" w:author="Copy Editor" w:date="2026-10-06T19:21:00Z" w16du:dateUtc="2026-10-06T16:21:00Z"/>
        </w:rPr>
      </w:pPr>
      <w:del w:id="6502" w:author="Copy Editor" w:date="2026-10-06T19:21:00Z" w16du:dateUtc="2026-10-06T16:21:00Z">
        <w:r w:rsidDel="000177FF">
          <w:delText xml:space="preserve"> </w:delText>
        </w:r>
      </w:del>
      <w:r>
        <w:t xml:space="preserve">This was going to be my trophy.  </w:t>
      </w:r>
    </w:p>
    <w:p w14:paraId="198FBD7F" w14:textId="77777777" w:rsidR="004973EF" w:rsidRDefault="007C0FF3" w:rsidP="004973EF">
      <w:pPr>
        <w:pStyle w:val="bdialogue"/>
        <w:rPr>
          <w:ins w:id="6503" w:author="Copy Editor" w:date="2026-10-06T19:21:00Z" w16du:dateUtc="2026-10-06T16:21:00Z"/>
        </w:rPr>
      </w:pPr>
      <w:r>
        <w:t>It was 5,000 feet deep, and following the zigzag paths the Americans had built, 26 miles from rim to rim.</w:t>
      </w:r>
    </w:p>
    <w:p w14:paraId="5E4BDCE3" w14:textId="2B8D42D8" w:rsidR="003439BF" w:rsidRDefault="007C0FF3" w:rsidP="004973EF">
      <w:pPr>
        <w:pStyle w:val="bdialogue"/>
        <w:rPr>
          <w:ins w:id="6504" w:author="Copy Editor" w:date="2026-10-06T19:21:00Z" w16du:dateUtc="2026-10-06T16:21:00Z"/>
        </w:rPr>
      </w:pPr>
      <w:del w:id="6505" w:author="Copy Editor" w:date="2026-10-06T19:21:00Z" w16du:dateUtc="2026-10-06T16:21:00Z">
        <w:r w:rsidDel="004973EF">
          <w:delText xml:space="preserve"> </w:delText>
        </w:r>
      </w:del>
      <w:r>
        <w:t>Conquer this canyon in a day, anything else would be just pathetic.</w:t>
      </w:r>
    </w:p>
    <w:p w14:paraId="3111D2C6" w14:textId="77777777" w:rsidR="000177FF" w:rsidRPr="000177FF" w:rsidRDefault="000177FF">
      <w:pPr>
        <w:pStyle w:val="aSCENEHEAD"/>
        <w:rPr>
          <w:ins w:id="6506" w:author="Copy Editor" w:date="2026-10-06T19:21:00Z"/>
          <w:lang w:val="en-US"/>
        </w:rPr>
        <w:pPrChange w:id="6507" w:author="Copy Editor" w:date="2026-10-06T19:21:00Z" w16du:dateUtc="2026-10-06T16:21:00Z">
          <w:pPr>
            <w:pStyle w:val="body"/>
          </w:pPr>
        </w:pPrChange>
      </w:pPr>
      <w:ins w:id="6508" w:author="Copy Editor" w:date="2026-10-06T19:21:00Z">
        <w:r w:rsidRPr="000177FF">
          <w:rPr>
            <w:lang w:val="en-US"/>
          </w:rPr>
          <w:t>EXT. GRAND CANYON – TRAIL – DAY</w:t>
        </w:r>
      </w:ins>
    </w:p>
    <w:p w14:paraId="13CFBB8B" w14:textId="77777777" w:rsidR="000177FF" w:rsidRPr="000177FF" w:rsidRDefault="000177FF" w:rsidP="000177FF">
      <w:pPr>
        <w:pStyle w:val="body"/>
        <w:rPr>
          <w:ins w:id="6509" w:author="Copy Editor" w:date="2026-10-06T19:21:00Z"/>
          <w:lang w:val="en-US"/>
        </w:rPr>
      </w:pPr>
      <w:ins w:id="6510" w:author="Copy Editor" w:date="2026-10-06T19:21:00Z">
        <w:r w:rsidRPr="000177FF">
          <w:rPr>
            <w:lang w:val="en-US"/>
          </w:rPr>
          <w:t>John and his friends continue downward.</w:t>
        </w:r>
      </w:ins>
    </w:p>
    <w:p w14:paraId="235A6D29" w14:textId="77777777" w:rsidR="000177FF" w:rsidRPr="000177FF" w:rsidRDefault="000177FF" w:rsidP="000177FF">
      <w:pPr>
        <w:pStyle w:val="body"/>
        <w:rPr>
          <w:ins w:id="6511" w:author="Copy Editor" w:date="2026-10-06T19:21:00Z"/>
          <w:lang w:val="en-US"/>
        </w:rPr>
      </w:pPr>
      <w:ins w:id="6512" w:author="Copy Editor" w:date="2026-10-06T19:21:00Z">
        <w:r w:rsidRPr="000177FF">
          <w:rPr>
            <w:lang w:val="en-US"/>
          </w:rPr>
          <w:t>They are sweating heavily.</w:t>
        </w:r>
      </w:ins>
    </w:p>
    <w:p w14:paraId="72967395" w14:textId="77777777" w:rsidR="000177FF" w:rsidRDefault="000177FF" w:rsidP="000177FF">
      <w:pPr>
        <w:pStyle w:val="body"/>
      </w:pPr>
    </w:p>
    <w:p w14:paraId="4C244123" w14:textId="77777777" w:rsidR="000177FF" w:rsidRDefault="000177FF">
      <w:pPr>
        <w:pStyle w:val="bCHARACTER"/>
        <w:rPr>
          <w:ins w:id="6513" w:author="Copy Editor" w:date="2026-10-06T19:22:00Z" w16du:dateUtc="2026-10-06T16:22:00Z"/>
          <w:lang w:val="en-US"/>
        </w:rPr>
        <w:pPrChange w:id="6514" w:author="Copy Editor" w:date="2026-10-06T19:22:00Z" w16du:dateUtc="2026-10-06T16:22:00Z">
          <w:pPr>
            <w:pStyle w:val="bdialogue"/>
          </w:pPr>
        </w:pPrChange>
      </w:pPr>
      <w:ins w:id="6515" w:author="Copy Editor" w:date="2026-10-06T19:22:00Z" w16du:dateUtc="2026-10-06T16:22:00Z">
        <w:r w:rsidRPr="00F27D69">
          <w:rPr>
            <w:lang w:val="en-US"/>
          </w:rPr>
          <w:t>RICHARD (V.O.)</w:t>
        </w:r>
      </w:ins>
    </w:p>
    <w:p w14:paraId="72E613E5" w14:textId="77777777" w:rsidR="004C1F81" w:rsidRDefault="007C0FF3" w:rsidP="000177FF">
      <w:pPr>
        <w:pStyle w:val="bdialogue"/>
        <w:rPr>
          <w:ins w:id="6516" w:author="Copy Editor" w:date="2026-10-06T19:22:00Z" w16du:dateUtc="2026-10-06T16:22:00Z"/>
        </w:rPr>
      </w:pPr>
      <w:r>
        <w:t xml:space="preserve">John’s friends were feeling the heat.  </w:t>
      </w:r>
    </w:p>
    <w:p w14:paraId="652122C5" w14:textId="77777777" w:rsidR="004C1F81" w:rsidRPr="004C1F81" w:rsidRDefault="004C1F81" w:rsidP="004C1F81">
      <w:pPr>
        <w:pStyle w:val="body"/>
        <w:rPr>
          <w:ins w:id="6517" w:author="Copy Editor" w:date="2026-10-06T19:22:00Z"/>
          <w:lang w:val="en-US"/>
        </w:rPr>
      </w:pPr>
      <w:ins w:id="6518" w:author="Copy Editor" w:date="2026-10-06T19:22:00Z">
        <w:r w:rsidRPr="004C1F81">
          <w:rPr>
            <w:lang w:val="en-US"/>
          </w:rPr>
          <w:t>They look around.</w:t>
        </w:r>
      </w:ins>
    </w:p>
    <w:p w14:paraId="433FC565" w14:textId="77777777" w:rsidR="004C1F81" w:rsidRPr="004C1F81" w:rsidRDefault="004C1F81" w:rsidP="004C1F81">
      <w:pPr>
        <w:pStyle w:val="body"/>
        <w:rPr>
          <w:ins w:id="6519" w:author="Copy Editor" w:date="2026-10-06T19:22:00Z"/>
          <w:lang w:val="en-US"/>
        </w:rPr>
      </w:pPr>
      <w:ins w:id="6520" w:author="Copy Editor" w:date="2026-10-06T19:22:00Z">
        <w:r w:rsidRPr="004C1F81">
          <w:rPr>
            <w:lang w:val="en-US"/>
          </w:rPr>
          <w:t>No hut.</w:t>
        </w:r>
      </w:ins>
    </w:p>
    <w:p w14:paraId="71639F7D" w14:textId="77777777" w:rsidR="004C1F81" w:rsidRDefault="004C1F81" w:rsidP="004C1F81">
      <w:pPr>
        <w:pStyle w:val="bCHARACTER"/>
        <w:rPr>
          <w:ins w:id="6521" w:author="Copy Editor" w:date="2026-10-06T19:22:00Z" w16du:dateUtc="2026-10-06T16:22:00Z"/>
          <w:lang w:val="en-US"/>
        </w:rPr>
      </w:pPr>
      <w:ins w:id="6522" w:author="Copy Editor" w:date="2026-10-06T19:22:00Z" w16du:dateUtc="2026-10-06T16:22:00Z">
        <w:r w:rsidRPr="00F27D69">
          <w:rPr>
            <w:lang w:val="en-US"/>
          </w:rPr>
          <w:t>RICHARD (V.O.)</w:t>
        </w:r>
      </w:ins>
    </w:p>
    <w:p w14:paraId="55731173" w14:textId="77777777" w:rsidR="004C1F81" w:rsidRDefault="007C0FF3" w:rsidP="000177FF">
      <w:pPr>
        <w:pStyle w:val="bdialogue"/>
        <w:rPr>
          <w:ins w:id="6523" w:author="Copy Editor" w:date="2026-10-06T19:23:00Z" w16du:dateUtc="2026-10-06T16:23:00Z"/>
        </w:rPr>
      </w:pPr>
      <w:r>
        <w:t xml:space="preserve">There was no other hut in </w:t>
      </w:r>
      <w:r w:rsidR="00764D76">
        <w:t>sight,</w:t>
      </w:r>
      <w:r>
        <w:t xml:space="preserve"> but it was easier to go downhill deeper into the canyon, deeper where it was even hotter, rather than face the walk back up to the hut they had passed.  </w:t>
      </w:r>
    </w:p>
    <w:p w14:paraId="3D6D2E9B" w14:textId="77777777" w:rsidR="00FB786B" w:rsidRPr="00FB786B" w:rsidRDefault="00FB786B">
      <w:pPr>
        <w:pStyle w:val="aSCENEHEAD"/>
        <w:rPr>
          <w:ins w:id="6524" w:author="Copy Editor" w:date="2026-10-06T19:23:00Z"/>
          <w:lang w:val="en-US"/>
        </w:rPr>
        <w:pPrChange w:id="6525" w:author="Copy Editor" w:date="2026-10-06T19:23:00Z" w16du:dateUtc="2026-10-06T16:23:00Z">
          <w:pPr>
            <w:pStyle w:val="body"/>
          </w:pPr>
        </w:pPrChange>
      </w:pPr>
      <w:ins w:id="6526" w:author="Copy Editor" w:date="2026-10-06T19:23:00Z">
        <w:r w:rsidRPr="00FB786B">
          <w:rPr>
            <w:lang w:val="en-US"/>
          </w:rPr>
          <w:t>EXT. GRAND CANYON – SHADE – DAY</w:t>
        </w:r>
      </w:ins>
    </w:p>
    <w:p w14:paraId="20A1C80D" w14:textId="77777777" w:rsidR="00FB786B" w:rsidRPr="00FB786B" w:rsidRDefault="00FB786B" w:rsidP="00FB786B">
      <w:pPr>
        <w:pStyle w:val="body"/>
        <w:rPr>
          <w:ins w:id="6527" w:author="Copy Editor" w:date="2026-10-06T19:23:00Z"/>
          <w:lang w:val="en-US"/>
        </w:rPr>
      </w:pPr>
      <w:ins w:id="6528" w:author="Copy Editor" w:date="2026-10-06T19:23:00Z">
        <w:r w:rsidRPr="00FB786B">
          <w:rPr>
            <w:lang w:val="en-US"/>
          </w:rPr>
          <w:t>John helps his friends into the shade.</w:t>
        </w:r>
      </w:ins>
    </w:p>
    <w:p w14:paraId="0F80F52A" w14:textId="77777777" w:rsidR="00FB786B" w:rsidRDefault="00FB786B" w:rsidP="00FB786B">
      <w:pPr>
        <w:pStyle w:val="bCHARACTER"/>
        <w:rPr>
          <w:ins w:id="6529" w:author="Copy Editor" w:date="2026-10-06T19:23:00Z" w16du:dateUtc="2026-10-06T16:23:00Z"/>
          <w:lang w:val="en-US"/>
        </w:rPr>
      </w:pPr>
      <w:ins w:id="6530" w:author="Copy Editor" w:date="2026-10-06T19:23:00Z" w16du:dateUtc="2026-10-06T16:23:00Z">
        <w:r w:rsidRPr="00F27D69">
          <w:rPr>
            <w:lang w:val="en-US"/>
          </w:rPr>
          <w:t>RICHARD (V.O.)</w:t>
        </w:r>
      </w:ins>
    </w:p>
    <w:p w14:paraId="4A053D9D" w14:textId="77777777" w:rsidR="00FB786B" w:rsidRDefault="00764D76" w:rsidP="000177FF">
      <w:pPr>
        <w:pStyle w:val="bdialogue"/>
        <w:rPr>
          <w:ins w:id="6531" w:author="Copy Editor" w:date="2026-10-06T19:23:00Z" w16du:dateUtc="2026-10-06T16:23:00Z"/>
        </w:rPr>
      </w:pPr>
      <w:r>
        <w:t>Finally,</w:t>
      </w:r>
      <w:r w:rsidR="007C0FF3">
        <w:t xml:space="preserve"> John decided that they were suffering from heat exhaustion, were weakening, and needed help.  </w:t>
      </w:r>
    </w:p>
    <w:p w14:paraId="0FB08900" w14:textId="515195DC" w:rsidR="00FB786B" w:rsidRDefault="003518EF">
      <w:pPr>
        <w:pStyle w:val="body"/>
        <w:rPr>
          <w:ins w:id="6532" w:author="Copy Editor" w:date="2026-10-06T19:23:00Z" w16du:dateUtc="2026-10-06T16:23:00Z"/>
        </w:rPr>
        <w:pPrChange w:id="6533" w:author="Copy Editor" w:date="2026-10-06T19:23:00Z" w16du:dateUtc="2026-10-06T16:23:00Z">
          <w:pPr>
            <w:pStyle w:val="bdialogue"/>
          </w:pPr>
        </w:pPrChange>
      </w:pPr>
      <w:ins w:id="6534" w:author="Copy Editor" w:date="2026-10-06T19:24:00Z">
        <w:r w:rsidRPr="003518EF">
          <w:t>He gives them water.</w:t>
        </w:r>
      </w:ins>
    </w:p>
    <w:p w14:paraId="5069BF55" w14:textId="77777777" w:rsidR="00FB786B" w:rsidRDefault="00FB786B" w:rsidP="00FB786B">
      <w:pPr>
        <w:pStyle w:val="bCHARACTER"/>
        <w:rPr>
          <w:ins w:id="6535" w:author="Copy Editor" w:date="2026-10-06T19:23:00Z" w16du:dateUtc="2026-10-06T16:23:00Z"/>
          <w:lang w:val="en-US"/>
        </w:rPr>
      </w:pPr>
      <w:ins w:id="6536" w:author="Copy Editor" w:date="2026-10-06T19:23:00Z" w16du:dateUtc="2026-10-06T16:23:00Z">
        <w:r w:rsidRPr="00F27D69">
          <w:rPr>
            <w:lang w:val="en-US"/>
          </w:rPr>
          <w:t>RICHARD (V.O.)</w:t>
        </w:r>
      </w:ins>
    </w:p>
    <w:p w14:paraId="0EE70A0E" w14:textId="77777777" w:rsidR="003518EF" w:rsidRDefault="007C0FF3" w:rsidP="000177FF">
      <w:pPr>
        <w:pStyle w:val="bdialogue"/>
        <w:rPr>
          <w:ins w:id="6537" w:author="Copy Editor" w:date="2026-10-06T19:24:00Z" w16du:dateUtc="2026-10-06T16:24:00Z"/>
        </w:rPr>
      </w:pPr>
      <w:r>
        <w:t>He helped them into some shade, gave them strict instructions to stay put and await his return, and set off up to get help</w:t>
      </w:r>
      <w:ins w:id="6538" w:author="Copy Editor" w:date="2026-10-06T19:24:00Z" w16du:dateUtc="2026-10-06T16:24:00Z">
        <w:r w:rsidR="003518EF">
          <w:t>.</w:t>
        </w:r>
      </w:ins>
    </w:p>
    <w:p w14:paraId="3CC04CC7" w14:textId="77777777" w:rsidR="00181D76" w:rsidRDefault="007C0FF3" w:rsidP="000177FF">
      <w:pPr>
        <w:pStyle w:val="bdialogue"/>
        <w:rPr>
          <w:ins w:id="6539" w:author="Copy Editor" w:date="2026-10-06T19:24:00Z" w16du:dateUtc="2026-10-06T16:24:00Z"/>
        </w:rPr>
      </w:pPr>
      <w:del w:id="6540" w:author="Copy Editor" w:date="2026-10-06T19:24:00Z" w16du:dateUtc="2026-10-06T16:24:00Z">
        <w:r w:rsidDel="003518EF">
          <w:delText>, l</w:delText>
        </w:r>
      </w:del>
      <w:ins w:id="6541" w:author="Copy Editor" w:date="2026-10-06T19:24:00Z" w16du:dateUtc="2026-10-06T16:24:00Z">
        <w:r w:rsidR="003518EF">
          <w:t>L</w:t>
        </w:r>
      </w:ins>
      <w:r>
        <w:t xml:space="preserve">eaving his rucksack behind so he could move faster.  </w:t>
      </w:r>
    </w:p>
    <w:p w14:paraId="5748BBA2" w14:textId="2B90D1D2" w:rsidR="00181D76" w:rsidRDefault="00181D76">
      <w:pPr>
        <w:pStyle w:val="body"/>
        <w:rPr>
          <w:ins w:id="6542" w:author="Copy Editor" w:date="2026-10-06T19:24:00Z" w16du:dateUtc="2026-10-06T16:24:00Z"/>
        </w:rPr>
        <w:pPrChange w:id="6543" w:author="Copy Editor" w:date="2026-10-06T19:24:00Z" w16du:dateUtc="2026-10-06T16:24:00Z">
          <w:pPr>
            <w:pStyle w:val="bdialogue"/>
          </w:pPr>
        </w:pPrChange>
      </w:pPr>
      <w:ins w:id="6544" w:author="Copy Editor" w:date="2026-10-06T19:24:00Z">
        <w:r w:rsidRPr="00181D76">
          <w:t>He hands his map to one of his friends.</w:t>
        </w:r>
      </w:ins>
    </w:p>
    <w:p w14:paraId="4CEDD14D" w14:textId="77777777" w:rsidR="00181D76" w:rsidRDefault="00181D76" w:rsidP="00181D76">
      <w:pPr>
        <w:pStyle w:val="bCHARACTER"/>
        <w:rPr>
          <w:ins w:id="6545" w:author="Copy Editor" w:date="2026-10-06T19:24:00Z" w16du:dateUtc="2026-10-06T16:24:00Z"/>
          <w:lang w:val="en-US"/>
        </w:rPr>
      </w:pPr>
      <w:ins w:id="6546" w:author="Copy Editor" w:date="2026-10-06T19:24:00Z" w16du:dateUtc="2026-10-06T16:24:00Z">
        <w:r w:rsidRPr="00F27D69">
          <w:rPr>
            <w:lang w:val="en-US"/>
          </w:rPr>
          <w:t>RICHARD (V.O.)</w:t>
        </w:r>
      </w:ins>
    </w:p>
    <w:p w14:paraId="4AE03845" w14:textId="77777777" w:rsidR="00181D76" w:rsidRDefault="007C0FF3" w:rsidP="000177FF">
      <w:pPr>
        <w:pStyle w:val="bdialogue"/>
        <w:rPr>
          <w:ins w:id="6547" w:author="Copy Editor" w:date="2026-10-06T19:24:00Z" w16du:dateUtc="2026-10-06T16:24:00Z"/>
        </w:rPr>
      </w:pPr>
      <w:r>
        <w:t xml:space="preserve">He left them with the </w:t>
      </w:r>
      <w:r w:rsidR="00764D76">
        <w:t>map;</w:t>
      </w:r>
      <w:r>
        <w:t xml:space="preserve"> it wasn’t much help anyway as he couldn’t read it well.  </w:t>
      </w:r>
    </w:p>
    <w:p w14:paraId="262A0AFD" w14:textId="77777777" w:rsidR="005338CB" w:rsidRPr="005338CB" w:rsidRDefault="005338CB">
      <w:pPr>
        <w:pStyle w:val="aSCENEHEAD"/>
        <w:rPr>
          <w:ins w:id="6548" w:author="Copy Editor" w:date="2026-10-06T19:25:00Z"/>
          <w:lang w:val="en-US"/>
        </w:rPr>
        <w:pPrChange w:id="6549" w:author="Copy Editor" w:date="2026-10-06T19:25:00Z" w16du:dateUtc="2026-10-06T16:25:00Z">
          <w:pPr>
            <w:pStyle w:val="body"/>
          </w:pPr>
        </w:pPrChange>
      </w:pPr>
      <w:ins w:id="6550" w:author="Copy Editor" w:date="2026-10-06T19:25:00Z">
        <w:r w:rsidRPr="005338CB">
          <w:rPr>
            <w:lang w:val="en-US"/>
          </w:rPr>
          <w:t>EXT. GRAND CANYON – TRAIL UP – DUSK</w:t>
        </w:r>
      </w:ins>
    </w:p>
    <w:p w14:paraId="35F440E3" w14:textId="77777777" w:rsidR="005338CB" w:rsidRPr="005338CB" w:rsidRDefault="005338CB" w:rsidP="005338CB">
      <w:pPr>
        <w:pStyle w:val="body"/>
        <w:rPr>
          <w:ins w:id="6551" w:author="Copy Editor" w:date="2026-10-06T19:25:00Z"/>
          <w:lang w:val="en-US"/>
        </w:rPr>
      </w:pPr>
      <w:ins w:id="6552" w:author="Copy Editor" w:date="2026-10-06T19:25:00Z">
        <w:r w:rsidRPr="005338CB">
          <w:rPr>
            <w:lang w:val="en-US"/>
          </w:rPr>
          <w:t>John climbs.</w:t>
        </w:r>
      </w:ins>
    </w:p>
    <w:p w14:paraId="766A080C" w14:textId="77777777" w:rsidR="005338CB" w:rsidRPr="005338CB" w:rsidRDefault="005338CB" w:rsidP="005338CB">
      <w:pPr>
        <w:pStyle w:val="body"/>
        <w:rPr>
          <w:ins w:id="6553" w:author="Copy Editor" w:date="2026-10-06T19:25:00Z"/>
          <w:lang w:val="en-US"/>
        </w:rPr>
      </w:pPr>
      <w:ins w:id="6554" w:author="Copy Editor" w:date="2026-10-06T19:25:00Z">
        <w:r w:rsidRPr="005338CB">
          <w:rPr>
            <w:lang w:val="en-US"/>
          </w:rPr>
          <w:lastRenderedPageBreak/>
          <w:t>He pauses.</w:t>
        </w:r>
      </w:ins>
    </w:p>
    <w:p w14:paraId="5CC3AE6B" w14:textId="77777777" w:rsidR="005338CB" w:rsidRPr="005338CB" w:rsidRDefault="005338CB" w:rsidP="005338CB">
      <w:pPr>
        <w:pStyle w:val="body"/>
        <w:rPr>
          <w:ins w:id="6555" w:author="Copy Editor" w:date="2026-10-06T19:25:00Z"/>
          <w:lang w:val="en-US"/>
        </w:rPr>
      </w:pPr>
      <w:ins w:id="6556" w:author="Copy Editor" w:date="2026-10-06T19:25:00Z">
        <w:r w:rsidRPr="005338CB">
          <w:rPr>
            <w:lang w:val="en-US"/>
          </w:rPr>
          <w:t>Looks around.</w:t>
        </w:r>
      </w:ins>
    </w:p>
    <w:p w14:paraId="5A0714AA" w14:textId="77777777" w:rsidR="005338CB" w:rsidRPr="005338CB" w:rsidRDefault="005338CB" w:rsidP="005338CB">
      <w:pPr>
        <w:pStyle w:val="body"/>
        <w:rPr>
          <w:ins w:id="6557" w:author="Copy Editor" w:date="2026-10-06T19:25:00Z"/>
          <w:lang w:val="en-US"/>
        </w:rPr>
      </w:pPr>
      <w:ins w:id="6558" w:author="Copy Editor" w:date="2026-10-06T19:25:00Z">
        <w:r w:rsidRPr="005338CB">
          <w:rPr>
            <w:lang w:val="en-US"/>
          </w:rPr>
          <w:t>Keeps climbing.</w:t>
        </w:r>
      </w:ins>
    </w:p>
    <w:p w14:paraId="6415B9D4" w14:textId="77777777" w:rsidR="005338CB" w:rsidRDefault="005338CB" w:rsidP="005338CB">
      <w:pPr>
        <w:pStyle w:val="bCHARACTER"/>
        <w:rPr>
          <w:ins w:id="6559" w:author="Copy Editor" w:date="2026-10-06T19:25:00Z" w16du:dateUtc="2026-10-06T16:25:00Z"/>
          <w:lang w:val="en-US"/>
        </w:rPr>
      </w:pPr>
      <w:ins w:id="6560" w:author="Copy Editor" w:date="2026-10-06T19:25:00Z" w16du:dateUtc="2026-10-06T16:25:00Z">
        <w:r w:rsidRPr="00F27D69">
          <w:rPr>
            <w:lang w:val="en-US"/>
          </w:rPr>
          <w:t>RICHARD (V.O.)</w:t>
        </w:r>
      </w:ins>
    </w:p>
    <w:p w14:paraId="5F030D0A" w14:textId="77777777" w:rsidR="00C878AC" w:rsidRDefault="007C0FF3" w:rsidP="000177FF">
      <w:pPr>
        <w:pStyle w:val="bdialogue"/>
        <w:rPr>
          <w:ins w:id="6561" w:author="Copy Editor" w:date="2026-10-06T19:25:00Z" w16du:dateUtc="2026-10-06T16:25:00Z"/>
        </w:rPr>
      </w:pPr>
      <w:r>
        <w:t>He climbed steadily, pausing to make sure he was taking the right route</w:t>
      </w:r>
      <w:ins w:id="6562" w:author="Copy Editor" w:date="2026-10-06T19:25:00Z" w16du:dateUtc="2026-10-06T16:25:00Z">
        <w:r w:rsidR="00C878AC">
          <w:t>.</w:t>
        </w:r>
      </w:ins>
    </w:p>
    <w:p w14:paraId="5045ABB4" w14:textId="77777777" w:rsidR="00C878AC" w:rsidRDefault="00C878AC" w:rsidP="000177FF">
      <w:pPr>
        <w:pStyle w:val="bdialogue"/>
        <w:rPr>
          <w:ins w:id="6563" w:author="Copy Editor" w:date="2026-10-06T19:25:00Z" w16du:dateUtc="2026-10-06T16:25:00Z"/>
        </w:rPr>
      </w:pPr>
      <w:ins w:id="6564" w:author="Copy Editor" w:date="2026-10-06T19:25:00Z" w16du:dateUtc="2026-10-06T16:25:00Z">
        <w:r>
          <w:t>Y</w:t>
        </w:r>
      </w:ins>
      <w:del w:id="6565" w:author="Copy Editor" w:date="2026-10-06T19:25:00Z" w16du:dateUtc="2026-10-06T16:25:00Z">
        <w:r w:rsidR="007C0FF3" w:rsidDel="00C878AC">
          <w:delText>, y</w:delText>
        </w:r>
      </w:del>
      <w:r w:rsidR="007C0FF3">
        <w:t xml:space="preserve">et despite his caution he realised he had missed the path and could not climb any higher. </w:t>
      </w:r>
    </w:p>
    <w:p w14:paraId="3F622B81" w14:textId="77777777" w:rsidR="00C878AC" w:rsidRPr="00C878AC" w:rsidRDefault="00C878AC" w:rsidP="00C878AC">
      <w:pPr>
        <w:pStyle w:val="body"/>
        <w:rPr>
          <w:ins w:id="6566" w:author="Copy Editor" w:date="2026-10-06T19:25:00Z"/>
          <w:lang w:val="en-US"/>
        </w:rPr>
      </w:pPr>
      <w:ins w:id="6567" w:author="Copy Editor" w:date="2026-10-06T19:25:00Z">
        <w:r w:rsidRPr="00C878AC">
          <w:rPr>
            <w:lang w:val="en-US"/>
          </w:rPr>
          <w:t>He searches for another route.</w:t>
        </w:r>
      </w:ins>
    </w:p>
    <w:p w14:paraId="6DFD8138" w14:textId="01DDB2C3" w:rsidR="00C878AC" w:rsidRPr="00C878AC" w:rsidRDefault="00C878AC">
      <w:pPr>
        <w:pStyle w:val="body"/>
        <w:rPr>
          <w:ins w:id="6568" w:author="Copy Editor" w:date="2026-10-06T19:25:00Z" w16du:dateUtc="2026-10-06T16:25:00Z"/>
          <w:lang w:val="en-US"/>
          <w:rPrChange w:id="6569" w:author="Copy Editor" w:date="2026-10-06T19:26:00Z" w16du:dateUtc="2026-10-06T16:26:00Z">
            <w:rPr>
              <w:ins w:id="6570" w:author="Copy Editor" w:date="2026-10-06T19:25:00Z" w16du:dateUtc="2026-10-06T16:25:00Z"/>
            </w:rPr>
          </w:rPrChange>
        </w:rPr>
        <w:pPrChange w:id="6571" w:author="Copy Editor" w:date="2026-10-06T19:26:00Z" w16du:dateUtc="2026-10-06T16:26:00Z">
          <w:pPr>
            <w:pStyle w:val="bdialogue"/>
          </w:pPr>
        </w:pPrChange>
      </w:pPr>
      <w:ins w:id="6572" w:author="Copy Editor" w:date="2026-10-06T19:25:00Z">
        <w:r w:rsidRPr="00C878AC">
          <w:rPr>
            <w:lang w:val="en-US"/>
          </w:rPr>
          <w:t>The light fades.</w:t>
        </w:r>
      </w:ins>
      <w:del w:id="6573" w:author="Copy Editor" w:date="2026-10-06T19:26:00Z" w16du:dateUtc="2026-10-06T16:26:00Z">
        <w:r w:rsidR="007C0FF3" w:rsidDel="00C878AC">
          <w:delText xml:space="preserve"> </w:delText>
        </w:r>
      </w:del>
    </w:p>
    <w:p w14:paraId="7BF2CAB0" w14:textId="77777777" w:rsidR="00C878AC" w:rsidRDefault="00C878AC" w:rsidP="00C878AC">
      <w:pPr>
        <w:pStyle w:val="bCHARACTER"/>
        <w:rPr>
          <w:ins w:id="6574" w:author="Copy Editor" w:date="2026-10-06T19:26:00Z" w16du:dateUtc="2026-10-06T16:26:00Z"/>
          <w:lang w:val="en-US"/>
        </w:rPr>
      </w:pPr>
      <w:ins w:id="6575" w:author="Copy Editor" w:date="2026-10-06T19:26:00Z" w16du:dateUtc="2026-10-06T16:26:00Z">
        <w:r w:rsidRPr="00F27D69">
          <w:rPr>
            <w:lang w:val="en-US"/>
          </w:rPr>
          <w:t>RICHARD (V.O.)</w:t>
        </w:r>
      </w:ins>
    </w:p>
    <w:p w14:paraId="5D8EECB9" w14:textId="77777777" w:rsidR="00C878AC" w:rsidRDefault="007C0FF3" w:rsidP="000177FF">
      <w:pPr>
        <w:pStyle w:val="bdialogue"/>
        <w:rPr>
          <w:ins w:id="6576" w:author="Copy Editor" w:date="2026-10-06T19:26:00Z" w16du:dateUtc="2026-10-06T16:26:00Z"/>
        </w:rPr>
      </w:pPr>
      <w:r>
        <w:t xml:space="preserve">He scouted round for the correct </w:t>
      </w:r>
      <w:r w:rsidR="00764D76">
        <w:t>route,</w:t>
      </w:r>
      <w:r>
        <w:t xml:space="preserve"> but it was getting </w:t>
      </w:r>
      <w:r w:rsidR="00B272EE">
        <w:t>dark</w:t>
      </w:r>
      <w:ins w:id="6577" w:author="Copy Editor" w:date="2026-10-06T19:26:00Z" w16du:dateUtc="2026-10-06T16:26:00Z">
        <w:r w:rsidR="00C878AC">
          <w:t>.</w:t>
        </w:r>
      </w:ins>
    </w:p>
    <w:p w14:paraId="5E4BDCE7" w14:textId="1954CA69" w:rsidR="003439BF" w:rsidRDefault="00B272EE">
      <w:pPr>
        <w:pStyle w:val="bdialogue"/>
        <w:pPrChange w:id="6578" w:author="Copy Editor" w:date="2026-10-06T19:22:00Z" w16du:dateUtc="2026-10-06T16:22:00Z">
          <w:pPr>
            <w:pStyle w:val="body"/>
          </w:pPr>
        </w:pPrChange>
      </w:pPr>
      <w:del w:id="6579" w:author="Copy Editor" w:date="2026-10-06T19:26:00Z" w16du:dateUtc="2026-10-06T16:26:00Z">
        <w:r w:rsidDel="00C878AC">
          <w:delText>,</w:delText>
        </w:r>
        <w:r w:rsidR="007C0FF3" w:rsidDel="00C878AC">
          <w:delText xml:space="preserve"> s</w:delText>
        </w:r>
      </w:del>
      <w:ins w:id="6580" w:author="Copy Editor" w:date="2026-10-06T19:26:00Z" w16du:dateUtc="2026-10-06T16:26:00Z">
        <w:r w:rsidR="00C878AC">
          <w:t>S</w:t>
        </w:r>
      </w:ins>
      <w:r w:rsidR="007C0FF3">
        <w:t>o he hunkered down for the night.</w:t>
      </w:r>
    </w:p>
    <w:p w14:paraId="57609CEA" w14:textId="77777777" w:rsidR="003E38B3" w:rsidRPr="003E38B3" w:rsidRDefault="003E38B3">
      <w:pPr>
        <w:pStyle w:val="aSCENEHEAD"/>
        <w:rPr>
          <w:ins w:id="6581" w:author="Copy Editor" w:date="2026-10-06T19:26:00Z"/>
          <w:lang w:val="en-US"/>
        </w:rPr>
        <w:pPrChange w:id="6582" w:author="Copy Editor" w:date="2026-10-06T19:26:00Z" w16du:dateUtc="2026-10-06T16:26:00Z">
          <w:pPr>
            <w:pStyle w:val="body"/>
          </w:pPr>
        </w:pPrChange>
      </w:pPr>
      <w:ins w:id="6583" w:author="Copy Editor" w:date="2026-10-06T19:26:00Z">
        <w:r w:rsidRPr="003E38B3">
          <w:rPr>
            <w:lang w:val="en-US"/>
          </w:rPr>
          <w:t>EXT. GRAND CANYON – MORNING</w:t>
        </w:r>
      </w:ins>
    </w:p>
    <w:p w14:paraId="3070A130" w14:textId="77777777" w:rsidR="003E38B3" w:rsidRPr="003E38B3" w:rsidRDefault="003E38B3" w:rsidP="003E38B3">
      <w:pPr>
        <w:pStyle w:val="body"/>
        <w:rPr>
          <w:ins w:id="6584" w:author="Copy Editor" w:date="2026-10-06T19:26:00Z"/>
          <w:lang w:val="en-US"/>
        </w:rPr>
      </w:pPr>
      <w:ins w:id="6585" w:author="Copy Editor" w:date="2026-10-06T19:26:00Z">
        <w:r w:rsidRPr="003E38B3">
          <w:rPr>
            <w:lang w:val="en-US"/>
          </w:rPr>
          <w:t>John retraces his steps.</w:t>
        </w:r>
      </w:ins>
    </w:p>
    <w:p w14:paraId="6BE482A8" w14:textId="77777777" w:rsidR="003E38B3" w:rsidRPr="003E38B3" w:rsidRDefault="003E38B3" w:rsidP="003E38B3">
      <w:pPr>
        <w:pStyle w:val="body"/>
        <w:rPr>
          <w:ins w:id="6586" w:author="Copy Editor" w:date="2026-10-06T19:26:00Z"/>
          <w:lang w:val="en-US"/>
        </w:rPr>
      </w:pPr>
      <w:ins w:id="6587" w:author="Copy Editor" w:date="2026-10-06T19:26:00Z">
        <w:r w:rsidRPr="003E38B3">
          <w:rPr>
            <w:lang w:val="en-US"/>
          </w:rPr>
          <w:t>He reaches the place where his friends had been.</w:t>
        </w:r>
      </w:ins>
    </w:p>
    <w:p w14:paraId="3875472A" w14:textId="77777777" w:rsidR="003E38B3" w:rsidRPr="003E38B3" w:rsidRDefault="003E38B3" w:rsidP="003E38B3">
      <w:pPr>
        <w:pStyle w:val="body"/>
        <w:rPr>
          <w:ins w:id="6588" w:author="Copy Editor" w:date="2026-10-06T19:26:00Z"/>
          <w:lang w:val="en-US"/>
        </w:rPr>
      </w:pPr>
      <w:ins w:id="6589" w:author="Copy Editor" w:date="2026-10-06T19:26:00Z">
        <w:r w:rsidRPr="003E38B3">
          <w:rPr>
            <w:lang w:val="en-US"/>
          </w:rPr>
          <w:t>They are gone.</w:t>
        </w:r>
      </w:ins>
    </w:p>
    <w:p w14:paraId="0637F1E6" w14:textId="77777777" w:rsidR="003E38B3" w:rsidRPr="003E38B3" w:rsidRDefault="003E38B3" w:rsidP="003E38B3">
      <w:pPr>
        <w:pStyle w:val="body"/>
        <w:rPr>
          <w:ins w:id="6590" w:author="Copy Editor" w:date="2026-10-06T19:26:00Z"/>
          <w:lang w:val="en-US"/>
        </w:rPr>
      </w:pPr>
      <w:ins w:id="6591" w:author="Copy Editor" w:date="2026-10-06T19:26:00Z">
        <w:r w:rsidRPr="003E38B3">
          <w:rPr>
            <w:lang w:val="en-US"/>
          </w:rPr>
          <w:t>His rucksack remains.</w:t>
        </w:r>
      </w:ins>
    </w:p>
    <w:p w14:paraId="070D9D4D" w14:textId="77777777" w:rsidR="003E38B3" w:rsidRDefault="003E38B3" w:rsidP="003E38B3">
      <w:pPr>
        <w:pStyle w:val="bCHARACTER"/>
        <w:rPr>
          <w:ins w:id="6592" w:author="Copy Editor" w:date="2026-10-06T19:26:00Z" w16du:dateUtc="2026-10-06T16:26:00Z"/>
          <w:lang w:val="en-US"/>
        </w:rPr>
      </w:pPr>
      <w:ins w:id="6593" w:author="Copy Editor" w:date="2026-10-06T19:26:00Z" w16du:dateUtc="2026-10-06T16:26:00Z">
        <w:r w:rsidRPr="00F27D69">
          <w:rPr>
            <w:lang w:val="en-US"/>
          </w:rPr>
          <w:t>RICHARD (V.O.)</w:t>
        </w:r>
      </w:ins>
    </w:p>
    <w:p w14:paraId="4161966F" w14:textId="77777777" w:rsidR="003E38B3" w:rsidRDefault="007C0FF3" w:rsidP="003E38B3">
      <w:pPr>
        <w:pStyle w:val="bdialogue"/>
        <w:rPr>
          <w:ins w:id="6594" w:author="Copy Editor" w:date="2026-10-06T19:27:00Z" w16du:dateUtc="2026-10-06T16:27:00Z"/>
        </w:rPr>
      </w:pPr>
      <w:r>
        <w:t xml:space="preserve">The next </w:t>
      </w:r>
      <w:r w:rsidR="00B272EE">
        <w:t>morning,</w:t>
      </w:r>
      <w:r>
        <w:t xml:space="preserve"> he set off back to his </w:t>
      </w:r>
      <w:r w:rsidR="00B272EE">
        <w:t>friends,</w:t>
      </w:r>
      <w:r>
        <w:t xml:space="preserve"> but when he got </w:t>
      </w:r>
      <w:r w:rsidR="00B272EE">
        <w:t>there,</w:t>
      </w:r>
      <w:r>
        <w:t xml:space="preserve"> they had gone.  </w:t>
      </w:r>
    </w:p>
    <w:p w14:paraId="38ECFE68" w14:textId="77777777" w:rsidR="002E083C" w:rsidRDefault="007C0FF3" w:rsidP="003E38B3">
      <w:pPr>
        <w:pStyle w:val="bdialogue"/>
        <w:rPr>
          <w:ins w:id="6595" w:author="Copy Editor" w:date="2026-10-06T19:27:00Z" w16du:dateUtc="2026-10-06T16:27:00Z"/>
        </w:rPr>
      </w:pPr>
      <w:r>
        <w:t xml:space="preserve">His rucksack was still there so he took out some food to eat but now he was even more worried about his friends and again tried to walk out.  </w:t>
      </w:r>
    </w:p>
    <w:p w14:paraId="77297B46" w14:textId="77777777" w:rsidR="002E083C" w:rsidRPr="002E083C" w:rsidRDefault="002E083C">
      <w:pPr>
        <w:pStyle w:val="aSCENEHEAD"/>
        <w:rPr>
          <w:ins w:id="6596" w:author="Copy Editor" w:date="2026-10-06T19:27:00Z"/>
          <w:lang w:val="en-US"/>
        </w:rPr>
        <w:pPrChange w:id="6597" w:author="Copy Editor" w:date="2026-10-06T19:27:00Z" w16du:dateUtc="2026-10-06T16:27:00Z">
          <w:pPr>
            <w:pStyle w:val="body"/>
          </w:pPr>
        </w:pPrChange>
      </w:pPr>
      <w:ins w:id="6598" w:author="Copy Editor" w:date="2026-10-06T19:27:00Z">
        <w:r w:rsidRPr="002E083C">
          <w:rPr>
            <w:lang w:val="en-US"/>
          </w:rPr>
          <w:t>EXT. GRAND CANYON – DUSK</w:t>
        </w:r>
      </w:ins>
    </w:p>
    <w:p w14:paraId="0D6B2F55" w14:textId="77777777" w:rsidR="002E083C" w:rsidRPr="002E083C" w:rsidRDefault="002E083C" w:rsidP="002E083C">
      <w:pPr>
        <w:pStyle w:val="body"/>
        <w:rPr>
          <w:ins w:id="6599" w:author="Copy Editor" w:date="2026-10-06T19:27:00Z"/>
          <w:lang w:val="en-US"/>
        </w:rPr>
      </w:pPr>
      <w:ins w:id="6600" w:author="Copy Editor" w:date="2026-10-06T19:27:00Z">
        <w:r w:rsidRPr="002E083C">
          <w:rPr>
            <w:lang w:val="en-US"/>
          </w:rPr>
          <w:t>John takes the wrong route again.</w:t>
        </w:r>
      </w:ins>
    </w:p>
    <w:p w14:paraId="64038FF1" w14:textId="77777777" w:rsidR="002E083C" w:rsidRPr="002E083C" w:rsidRDefault="002E083C" w:rsidP="002E083C">
      <w:pPr>
        <w:pStyle w:val="body"/>
        <w:rPr>
          <w:ins w:id="6601" w:author="Copy Editor" w:date="2026-10-06T19:27:00Z"/>
          <w:lang w:val="en-US"/>
        </w:rPr>
      </w:pPr>
      <w:ins w:id="6602" w:author="Copy Editor" w:date="2026-10-06T19:27:00Z">
        <w:r w:rsidRPr="002E083C">
          <w:rPr>
            <w:lang w:val="en-US"/>
          </w:rPr>
          <w:lastRenderedPageBreak/>
          <w:t>Darkness.</w:t>
        </w:r>
      </w:ins>
    </w:p>
    <w:p w14:paraId="77B5F600" w14:textId="77777777" w:rsidR="002E083C" w:rsidRPr="002E083C" w:rsidRDefault="002E083C" w:rsidP="002E083C">
      <w:pPr>
        <w:pStyle w:val="body"/>
        <w:rPr>
          <w:ins w:id="6603" w:author="Copy Editor" w:date="2026-10-06T19:27:00Z"/>
          <w:lang w:val="en-US"/>
        </w:rPr>
      </w:pPr>
      <w:ins w:id="6604" w:author="Copy Editor" w:date="2026-10-06T19:27:00Z">
        <w:r w:rsidRPr="002E083C">
          <w:rPr>
            <w:lang w:val="en-US"/>
          </w:rPr>
          <w:t>He curls up alone.</w:t>
        </w:r>
      </w:ins>
    </w:p>
    <w:p w14:paraId="31F9D271" w14:textId="450FD6D4" w:rsidR="002E083C" w:rsidRDefault="002E083C" w:rsidP="002E083C">
      <w:pPr>
        <w:pStyle w:val="bCHARACTER"/>
        <w:rPr>
          <w:ins w:id="6605" w:author="Copy Editor" w:date="2026-10-06T19:27:00Z" w16du:dateUtc="2026-10-06T16:27:00Z"/>
          <w:lang w:val="en-US"/>
        </w:rPr>
      </w:pPr>
      <w:ins w:id="6606" w:author="Copy Editor" w:date="2026-10-06T19:27:00Z" w16du:dateUtc="2026-10-06T16:27:00Z">
        <w:r w:rsidRPr="00F27D69">
          <w:rPr>
            <w:lang w:val="en-US"/>
          </w:rPr>
          <w:t>RICHARD (V.O.)</w:t>
        </w:r>
      </w:ins>
    </w:p>
    <w:p w14:paraId="1CBDA084" w14:textId="77777777" w:rsidR="002E083C" w:rsidRDefault="00B272EE" w:rsidP="003E38B3">
      <w:pPr>
        <w:pStyle w:val="bdialogue"/>
        <w:rPr>
          <w:ins w:id="6607" w:author="Copy Editor" w:date="2026-10-06T19:27:00Z" w16du:dateUtc="2026-10-06T16:27:00Z"/>
        </w:rPr>
      </w:pPr>
      <w:r>
        <w:t>Again,</w:t>
      </w:r>
      <w:r w:rsidR="007C0FF3">
        <w:t xml:space="preserve"> he took the wrong route and again he ended up spending the night alone in the Canyon.  </w:t>
      </w:r>
    </w:p>
    <w:p w14:paraId="5E4BDCE8" w14:textId="6119256D" w:rsidR="003439BF" w:rsidRDefault="007C0FF3">
      <w:pPr>
        <w:pStyle w:val="bdialogue"/>
        <w:pPrChange w:id="6608" w:author="Copy Editor" w:date="2026-10-06T19:26:00Z" w16du:dateUtc="2026-10-06T16:26:00Z">
          <w:pPr>
            <w:pStyle w:val="body"/>
          </w:pPr>
        </w:pPrChange>
      </w:pPr>
      <w:r>
        <w:t>A young, inexperienced and frightened boy, the canyon was a very big place to be lost and alone in.</w:t>
      </w:r>
    </w:p>
    <w:p w14:paraId="4EF00E1D" w14:textId="77777777" w:rsidR="001E559D" w:rsidRPr="001E559D" w:rsidRDefault="001E559D">
      <w:pPr>
        <w:pStyle w:val="aSCENEHEAD"/>
        <w:rPr>
          <w:ins w:id="6609" w:author="Copy Editor" w:date="2026-10-06T19:28:00Z"/>
          <w:lang w:val="en-US"/>
        </w:rPr>
        <w:pPrChange w:id="6610" w:author="Copy Editor" w:date="2026-10-06T19:28:00Z" w16du:dateUtc="2026-10-06T16:28:00Z">
          <w:pPr>
            <w:pStyle w:val="body"/>
          </w:pPr>
        </w:pPrChange>
      </w:pPr>
      <w:ins w:id="6611" w:author="Copy Editor" w:date="2026-10-06T19:28:00Z">
        <w:r w:rsidRPr="001E559D">
          <w:rPr>
            <w:lang w:val="en-US"/>
          </w:rPr>
          <w:t>EXT. GRAND CANYON – RIM – DAY</w:t>
        </w:r>
      </w:ins>
    </w:p>
    <w:p w14:paraId="6A5A4DFE" w14:textId="77777777" w:rsidR="001E559D" w:rsidRPr="001E559D" w:rsidRDefault="001E559D" w:rsidP="001E559D">
      <w:pPr>
        <w:pStyle w:val="body"/>
        <w:rPr>
          <w:ins w:id="6612" w:author="Copy Editor" w:date="2026-10-06T19:28:00Z"/>
          <w:lang w:val="en-US"/>
        </w:rPr>
      </w:pPr>
      <w:ins w:id="6613" w:author="Copy Editor" w:date="2026-10-06T19:28:00Z">
        <w:r w:rsidRPr="001E559D">
          <w:rPr>
            <w:lang w:val="en-US"/>
          </w:rPr>
          <w:t>The two friends emerge.</w:t>
        </w:r>
      </w:ins>
    </w:p>
    <w:p w14:paraId="256EF2D9" w14:textId="77777777" w:rsidR="001E559D" w:rsidRPr="001E559D" w:rsidRDefault="001E559D" w:rsidP="001E559D">
      <w:pPr>
        <w:pStyle w:val="body"/>
        <w:rPr>
          <w:ins w:id="6614" w:author="Copy Editor" w:date="2026-10-06T19:28:00Z"/>
          <w:lang w:val="en-US"/>
        </w:rPr>
      </w:pPr>
      <w:ins w:id="6615" w:author="Copy Editor" w:date="2026-10-06T19:28:00Z">
        <w:r w:rsidRPr="001E559D">
          <w:rPr>
            <w:lang w:val="en-US"/>
          </w:rPr>
          <w:t>They see their car.</w:t>
        </w:r>
      </w:ins>
    </w:p>
    <w:p w14:paraId="2C67460D" w14:textId="77777777" w:rsidR="001E559D" w:rsidRPr="001E559D" w:rsidRDefault="001E559D" w:rsidP="001E559D">
      <w:pPr>
        <w:pStyle w:val="body"/>
        <w:rPr>
          <w:ins w:id="6616" w:author="Copy Editor" w:date="2026-10-06T19:28:00Z"/>
          <w:lang w:val="en-US"/>
        </w:rPr>
      </w:pPr>
      <w:ins w:id="6617" w:author="Copy Editor" w:date="2026-10-06T19:28:00Z">
        <w:r w:rsidRPr="001E559D">
          <w:rPr>
            <w:lang w:val="en-US"/>
          </w:rPr>
          <w:t>They stop.</w:t>
        </w:r>
      </w:ins>
    </w:p>
    <w:p w14:paraId="5FDC96B8" w14:textId="77777777" w:rsidR="001E559D" w:rsidRDefault="001E559D" w:rsidP="001E559D">
      <w:pPr>
        <w:pStyle w:val="bCHARACTER"/>
        <w:rPr>
          <w:ins w:id="6618" w:author="Copy Editor" w:date="2026-10-06T19:28:00Z" w16du:dateUtc="2026-10-06T16:28:00Z"/>
          <w:lang w:val="en-US"/>
        </w:rPr>
      </w:pPr>
      <w:ins w:id="6619" w:author="Copy Editor" w:date="2026-10-06T19:28:00Z" w16du:dateUtc="2026-10-06T16:28:00Z">
        <w:r w:rsidRPr="00F27D69">
          <w:rPr>
            <w:lang w:val="en-US"/>
          </w:rPr>
          <w:t>RICHARD (V.O.)</w:t>
        </w:r>
      </w:ins>
    </w:p>
    <w:p w14:paraId="4D2A80C6" w14:textId="77777777" w:rsidR="001E559D" w:rsidRDefault="007C0FF3" w:rsidP="001E559D">
      <w:pPr>
        <w:pStyle w:val="bdialogue"/>
        <w:rPr>
          <w:ins w:id="6620" w:author="Copy Editor" w:date="2026-10-06T19:28:00Z" w16du:dateUtc="2026-10-06T16:28:00Z"/>
        </w:rPr>
      </w:pPr>
      <w:r>
        <w:t xml:space="preserve">The two friends had walked out the canyon and were shocked to see the car still where they had parked it.  </w:t>
      </w:r>
    </w:p>
    <w:p w14:paraId="6496E8A6" w14:textId="77777777" w:rsidR="001E559D" w:rsidRDefault="007C0FF3" w:rsidP="001E559D">
      <w:pPr>
        <w:pStyle w:val="bdialogue"/>
        <w:rPr>
          <w:ins w:id="6621" w:author="Copy Editor" w:date="2026-10-06T19:29:00Z" w16du:dateUtc="2026-10-06T16:29:00Z"/>
        </w:rPr>
      </w:pPr>
      <w:r>
        <w:t xml:space="preserve">It was the first time they had considered that John was </w:t>
      </w:r>
      <w:r w:rsidR="007E27AF">
        <w:t>lost</w:t>
      </w:r>
      <w:ins w:id="6622" w:author="Copy Editor" w:date="2026-10-06T19:28:00Z" w16du:dateUtc="2026-10-06T16:28:00Z">
        <w:r w:rsidR="001E559D">
          <w:t>.</w:t>
        </w:r>
      </w:ins>
      <w:del w:id="6623" w:author="Copy Editor" w:date="2026-10-06T19:28:00Z" w16du:dateUtc="2026-10-06T16:28:00Z">
        <w:r w:rsidR="007E27AF" w:rsidDel="001E559D">
          <w:delText>,</w:delText>
        </w:r>
      </w:del>
    </w:p>
    <w:p w14:paraId="10C8C96E" w14:textId="77777777" w:rsidR="00E82834" w:rsidRPr="00E82834" w:rsidRDefault="00E82834">
      <w:pPr>
        <w:pStyle w:val="aSCENEHEAD"/>
        <w:rPr>
          <w:ins w:id="6624" w:author="Copy Editor" w:date="2026-10-06T19:29:00Z"/>
          <w:lang w:val="en-US"/>
        </w:rPr>
        <w:pPrChange w:id="6625" w:author="Copy Editor" w:date="2026-10-06T19:29:00Z" w16du:dateUtc="2026-10-06T16:29:00Z">
          <w:pPr>
            <w:pStyle w:val="body"/>
          </w:pPr>
        </w:pPrChange>
      </w:pPr>
      <w:ins w:id="6626" w:author="Copy Editor" w:date="2026-10-06T19:29:00Z">
        <w:r w:rsidRPr="00E82834">
          <w:rPr>
            <w:lang w:val="en-US"/>
          </w:rPr>
          <w:t>INT. RANGER STATION – DAY</w:t>
        </w:r>
      </w:ins>
    </w:p>
    <w:p w14:paraId="01E447C6" w14:textId="77777777" w:rsidR="00E82834" w:rsidRPr="00E82834" w:rsidRDefault="00E82834" w:rsidP="00E82834">
      <w:pPr>
        <w:pStyle w:val="body"/>
        <w:rPr>
          <w:ins w:id="6627" w:author="Copy Editor" w:date="2026-10-06T19:29:00Z"/>
          <w:lang w:val="en-US"/>
        </w:rPr>
      </w:pPr>
      <w:ins w:id="6628" w:author="Copy Editor" w:date="2026-10-06T19:29:00Z">
        <w:r w:rsidRPr="00E82834">
          <w:rPr>
            <w:lang w:val="en-US"/>
          </w:rPr>
          <w:t>The two friends report John missing.</w:t>
        </w:r>
      </w:ins>
    </w:p>
    <w:p w14:paraId="30C4ABB7" w14:textId="77777777" w:rsidR="00E82834" w:rsidRDefault="00E82834" w:rsidP="00E82834">
      <w:pPr>
        <w:pStyle w:val="bCHARACTER"/>
        <w:rPr>
          <w:ins w:id="6629" w:author="Copy Editor" w:date="2026-10-06T19:29:00Z" w16du:dateUtc="2026-10-06T16:29:00Z"/>
          <w:lang w:val="en-US"/>
        </w:rPr>
      </w:pPr>
      <w:ins w:id="6630" w:author="Copy Editor" w:date="2026-10-06T19:29:00Z" w16du:dateUtc="2026-10-06T16:29:00Z">
        <w:r w:rsidRPr="00F27D69">
          <w:rPr>
            <w:lang w:val="en-US"/>
          </w:rPr>
          <w:t>RICHARD (V.O.)</w:t>
        </w:r>
      </w:ins>
    </w:p>
    <w:p w14:paraId="681E2F9F" w14:textId="77777777" w:rsidR="00E82834" w:rsidRDefault="007C0FF3" w:rsidP="001E559D">
      <w:pPr>
        <w:pStyle w:val="bdialogue"/>
        <w:rPr>
          <w:ins w:id="6631" w:author="Copy Editor" w:date="2026-10-06T19:29:00Z" w16du:dateUtc="2026-10-06T16:29:00Z"/>
        </w:rPr>
      </w:pPr>
      <w:del w:id="6632" w:author="Copy Editor" w:date="2026-10-06T19:28:00Z" w16du:dateUtc="2026-10-06T16:28:00Z">
        <w:r w:rsidDel="00E82834">
          <w:delText xml:space="preserve"> and t</w:delText>
        </w:r>
      </w:del>
      <w:ins w:id="6633" w:author="Copy Editor" w:date="2026-10-06T19:28:00Z" w16du:dateUtc="2026-10-06T16:28:00Z">
        <w:r w:rsidR="00E82834">
          <w:t>T</w:t>
        </w:r>
      </w:ins>
      <w:r>
        <w:t xml:space="preserve">hey went to the Ranger station to report the situation.  </w:t>
      </w:r>
    </w:p>
    <w:p w14:paraId="706CD825" w14:textId="77777777" w:rsidR="00E82834" w:rsidRDefault="007C0FF3" w:rsidP="001E559D">
      <w:pPr>
        <w:pStyle w:val="bdialogue"/>
        <w:rPr>
          <w:ins w:id="6634" w:author="Copy Editor" w:date="2026-10-06T19:29:00Z" w16du:dateUtc="2026-10-06T16:29:00Z"/>
        </w:rPr>
      </w:pPr>
      <w:r>
        <w:t xml:space="preserve">It was a familiar situation for the Rangers, it often happened and they knew what to do.  </w:t>
      </w:r>
    </w:p>
    <w:p w14:paraId="04AF6495" w14:textId="4FCFF9C3" w:rsidR="00112810" w:rsidRDefault="00112810">
      <w:pPr>
        <w:pStyle w:val="body"/>
        <w:rPr>
          <w:ins w:id="6635" w:author="Copy Editor" w:date="2026-10-06T19:29:00Z" w16du:dateUtc="2026-10-06T16:29:00Z"/>
        </w:rPr>
        <w:pPrChange w:id="6636" w:author="Copy Editor" w:date="2026-10-06T19:29:00Z" w16du:dateUtc="2026-10-06T16:29:00Z">
          <w:pPr>
            <w:pStyle w:val="bdialogue"/>
          </w:pPr>
        </w:pPrChange>
      </w:pPr>
      <w:ins w:id="6637" w:author="Copy Editor" w:date="2026-10-06T19:29:00Z">
        <w:r w:rsidRPr="00112810">
          <w:t>Three RANGERS prepare equipment.</w:t>
        </w:r>
      </w:ins>
    </w:p>
    <w:p w14:paraId="40A13323" w14:textId="77777777" w:rsidR="00112810" w:rsidRDefault="00112810" w:rsidP="00112810">
      <w:pPr>
        <w:pStyle w:val="bCHARACTER"/>
        <w:rPr>
          <w:ins w:id="6638" w:author="Copy Editor" w:date="2026-10-06T19:29:00Z" w16du:dateUtc="2026-10-06T16:29:00Z"/>
          <w:lang w:val="en-US"/>
        </w:rPr>
      </w:pPr>
      <w:ins w:id="6639" w:author="Copy Editor" w:date="2026-10-06T19:29:00Z" w16du:dateUtc="2026-10-06T16:29:00Z">
        <w:r w:rsidRPr="00F27D69">
          <w:rPr>
            <w:lang w:val="en-US"/>
          </w:rPr>
          <w:t>RICHARD (V.O.)</w:t>
        </w:r>
      </w:ins>
    </w:p>
    <w:p w14:paraId="4AEA36E1" w14:textId="77777777" w:rsidR="00112810" w:rsidRDefault="007C0FF3" w:rsidP="001E559D">
      <w:pPr>
        <w:pStyle w:val="bdialogue"/>
        <w:rPr>
          <w:ins w:id="6640" w:author="Copy Editor" w:date="2026-10-06T19:29:00Z" w16du:dateUtc="2026-10-06T16:29:00Z"/>
        </w:rPr>
      </w:pPr>
      <w:r>
        <w:t xml:space="preserve">Three Rangers were detailed off to go down the next day and collect John.  </w:t>
      </w:r>
    </w:p>
    <w:p w14:paraId="76202CF8" w14:textId="77777777" w:rsidR="00112810" w:rsidRPr="00112810" w:rsidRDefault="00112810">
      <w:pPr>
        <w:pStyle w:val="aSCENEHEAD"/>
        <w:rPr>
          <w:ins w:id="6641" w:author="Copy Editor" w:date="2026-10-06T19:30:00Z"/>
          <w:rPrChange w:id="6642" w:author="Copy Editor" w:date="2026-10-06T19:30:00Z" w16du:dateUtc="2026-10-06T16:30:00Z">
            <w:rPr>
              <w:ins w:id="6643" w:author="Copy Editor" w:date="2026-10-06T19:30:00Z"/>
              <w:lang w:val="en-US"/>
            </w:rPr>
          </w:rPrChange>
        </w:rPr>
        <w:pPrChange w:id="6644" w:author="Copy Editor" w:date="2026-10-06T19:30:00Z" w16du:dateUtc="2026-10-06T16:30:00Z">
          <w:pPr>
            <w:pStyle w:val="body"/>
          </w:pPr>
        </w:pPrChange>
      </w:pPr>
      <w:ins w:id="6645" w:author="Copy Editor" w:date="2026-10-06T19:30:00Z">
        <w:r w:rsidRPr="00112810">
          <w:rPr>
            <w:lang w:val="en-US"/>
          </w:rPr>
          <w:lastRenderedPageBreak/>
          <w:t>EXT. GRAND CANYON – MORNING</w:t>
        </w:r>
      </w:ins>
    </w:p>
    <w:p w14:paraId="4B6A203A" w14:textId="77777777" w:rsidR="00112810" w:rsidRPr="00112810" w:rsidRDefault="00112810" w:rsidP="00112810">
      <w:pPr>
        <w:pStyle w:val="body"/>
        <w:rPr>
          <w:ins w:id="6646" w:author="Copy Editor" w:date="2026-10-06T19:30:00Z"/>
          <w:lang w:val="en-US"/>
        </w:rPr>
      </w:pPr>
      <w:ins w:id="6647" w:author="Copy Editor" w:date="2026-10-06T19:30:00Z">
        <w:r w:rsidRPr="00112810">
          <w:rPr>
            <w:lang w:val="en-US"/>
          </w:rPr>
          <w:t>Three Rangers descend.</w:t>
        </w:r>
      </w:ins>
    </w:p>
    <w:p w14:paraId="41632DE8" w14:textId="77777777" w:rsidR="00112810" w:rsidRPr="00112810" w:rsidRDefault="00112810" w:rsidP="00112810">
      <w:pPr>
        <w:pStyle w:val="body"/>
        <w:rPr>
          <w:ins w:id="6648" w:author="Copy Editor" w:date="2026-10-06T19:30:00Z"/>
          <w:lang w:val="en-US"/>
        </w:rPr>
      </w:pPr>
      <w:ins w:id="6649" w:author="Copy Editor" w:date="2026-10-06T19:30:00Z">
        <w:r w:rsidRPr="00112810">
          <w:rPr>
            <w:lang w:val="en-US"/>
          </w:rPr>
          <w:t>They spread out.</w:t>
        </w:r>
      </w:ins>
    </w:p>
    <w:p w14:paraId="4131F51D" w14:textId="77777777" w:rsidR="00112810" w:rsidRDefault="00112810" w:rsidP="00112810">
      <w:pPr>
        <w:pStyle w:val="bCHARACTER"/>
        <w:rPr>
          <w:ins w:id="6650" w:author="Copy Editor" w:date="2026-10-06T19:30:00Z" w16du:dateUtc="2026-10-06T16:30:00Z"/>
          <w:lang w:val="en-US"/>
        </w:rPr>
      </w:pPr>
      <w:ins w:id="6651" w:author="Copy Editor" w:date="2026-10-06T19:30:00Z" w16du:dateUtc="2026-10-06T16:30:00Z">
        <w:r w:rsidRPr="00F27D69">
          <w:rPr>
            <w:lang w:val="en-US"/>
          </w:rPr>
          <w:t>RICHARD (V.O.)</w:t>
        </w:r>
      </w:ins>
    </w:p>
    <w:p w14:paraId="5E4BDCE9" w14:textId="65FCA58A" w:rsidR="003439BF" w:rsidRDefault="007C0FF3">
      <w:pPr>
        <w:pStyle w:val="bdialogue"/>
        <w:pPrChange w:id="6652" w:author="Copy Editor" w:date="2026-10-06T19:28:00Z" w16du:dateUtc="2026-10-06T16:28:00Z">
          <w:pPr>
            <w:pStyle w:val="body"/>
          </w:pPr>
        </w:pPrChange>
      </w:pPr>
      <w:r>
        <w:t xml:space="preserve">They knew the area he was in, where he had last been seen and were </w:t>
      </w:r>
      <w:r w:rsidR="007E27AF">
        <w:t>confident,</w:t>
      </w:r>
      <w:r>
        <w:t xml:space="preserve"> they would soon find him.  </w:t>
      </w:r>
    </w:p>
    <w:p w14:paraId="4CD2E0BB" w14:textId="77777777" w:rsidR="00E66D78" w:rsidRDefault="007C0FF3" w:rsidP="00112810">
      <w:pPr>
        <w:pStyle w:val="bdialogue"/>
        <w:rPr>
          <w:ins w:id="6653" w:author="Copy Editor" w:date="2026-10-06T19:30:00Z" w16du:dateUtc="2026-10-06T16:30:00Z"/>
        </w:rPr>
      </w:pPr>
      <w:r>
        <w:t xml:space="preserve">At first light they went to work, they set off down the canyon and spread out.  They checked the gullies and swept the area, it was only a matter of time and they would have him.  It was taking longer than they thought but they persevered.  </w:t>
      </w:r>
    </w:p>
    <w:p w14:paraId="7AC48665" w14:textId="77777777" w:rsidR="00E66D78" w:rsidRPr="00E66D78" w:rsidRDefault="00E66D78" w:rsidP="00E66D78">
      <w:pPr>
        <w:pStyle w:val="body"/>
        <w:rPr>
          <w:ins w:id="6654" w:author="Copy Editor" w:date="2026-10-06T19:31:00Z"/>
          <w:lang w:val="en-US"/>
        </w:rPr>
      </w:pPr>
      <w:ins w:id="6655" w:author="Copy Editor" w:date="2026-10-06T19:31:00Z">
        <w:r w:rsidRPr="00E66D78">
          <w:rPr>
            <w:lang w:val="en-US"/>
          </w:rPr>
          <w:t>Time passes.</w:t>
        </w:r>
      </w:ins>
    </w:p>
    <w:p w14:paraId="6064BE76" w14:textId="77777777" w:rsidR="00E66D78" w:rsidRPr="00E66D78" w:rsidRDefault="00E66D78" w:rsidP="00E66D78">
      <w:pPr>
        <w:pStyle w:val="body"/>
        <w:rPr>
          <w:ins w:id="6656" w:author="Copy Editor" w:date="2026-10-06T19:31:00Z"/>
          <w:lang w:val="en-US"/>
        </w:rPr>
      </w:pPr>
      <w:ins w:id="6657" w:author="Copy Editor" w:date="2026-10-06T19:31:00Z">
        <w:r w:rsidRPr="00E66D78">
          <w:rPr>
            <w:lang w:val="en-US"/>
          </w:rPr>
          <w:t>A watch shows 3:00 P.M.</w:t>
        </w:r>
      </w:ins>
    </w:p>
    <w:p w14:paraId="13EB92C1" w14:textId="77777777" w:rsidR="00E66D78" w:rsidRPr="00E66D78" w:rsidRDefault="00E66D78" w:rsidP="00E66D78">
      <w:pPr>
        <w:pStyle w:val="body"/>
        <w:rPr>
          <w:ins w:id="6658" w:author="Copy Editor" w:date="2026-10-06T19:31:00Z"/>
          <w:lang w:val="en-US"/>
        </w:rPr>
      </w:pPr>
      <w:ins w:id="6659" w:author="Copy Editor" w:date="2026-10-06T19:31:00Z">
        <w:r w:rsidRPr="00E66D78">
          <w:rPr>
            <w:lang w:val="en-US"/>
          </w:rPr>
          <w:t>The Rangers look worried.</w:t>
        </w:r>
      </w:ins>
    </w:p>
    <w:p w14:paraId="4F69C071" w14:textId="77777777" w:rsidR="00E66D78" w:rsidRPr="00E66D78" w:rsidRDefault="00E66D78" w:rsidP="00E66D78">
      <w:pPr>
        <w:pStyle w:val="body"/>
        <w:rPr>
          <w:ins w:id="6660" w:author="Copy Editor" w:date="2026-10-06T19:31:00Z"/>
          <w:lang w:val="en-US"/>
        </w:rPr>
      </w:pPr>
      <w:ins w:id="6661" w:author="Copy Editor" w:date="2026-10-06T19:31:00Z">
        <w:r w:rsidRPr="00E66D78">
          <w:rPr>
            <w:lang w:val="en-US"/>
          </w:rPr>
          <w:t>The sun begins to fall.</w:t>
        </w:r>
      </w:ins>
    </w:p>
    <w:p w14:paraId="402B1492" w14:textId="77777777" w:rsidR="00E66D78" w:rsidRDefault="00E66D78" w:rsidP="00E66D78">
      <w:pPr>
        <w:pStyle w:val="bCHARACTER"/>
        <w:rPr>
          <w:ins w:id="6662" w:author="Copy Editor" w:date="2026-10-06T19:31:00Z" w16du:dateUtc="2026-10-06T16:31:00Z"/>
          <w:lang w:val="en-US"/>
        </w:rPr>
      </w:pPr>
      <w:ins w:id="6663" w:author="Copy Editor" w:date="2026-10-06T19:31:00Z" w16du:dateUtc="2026-10-06T16:31:00Z">
        <w:r w:rsidRPr="00F27D69">
          <w:rPr>
            <w:lang w:val="en-US"/>
          </w:rPr>
          <w:t>RICHARD (V.O.)</w:t>
        </w:r>
      </w:ins>
    </w:p>
    <w:p w14:paraId="0E92B383" w14:textId="77777777" w:rsidR="00E66D78" w:rsidRDefault="007C0FF3" w:rsidP="00112810">
      <w:pPr>
        <w:pStyle w:val="bdialogue"/>
        <w:rPr>
          <w:ins w:id="6664" w:author="Copy Editor" w:date="2026-10-06T19:31:00Z" w16du:dateUtc="2026-10-06T16:31:00Z"/>
        </w:rPr>
      </w:pPr>
      <w:r>
        <w:t>By 3:00 p.m. they were worried, by last light they knew it was serious</w:t>
      </w:r>
      <w:ins w:id="6665" w:author="Copy Editor" w:date="2026-10-06T19:31:00Z" w16du:dateUtc="2026-10-06T16:31:00Z">
        <w:r w:rsidR="00E66D78">
          <w:t>.</w:t>
        </w:r>
      </w:ins>
    </w:p>
    <w:p w14:paraId="31573188" w14:textId="77777777" w:rsidR="00E66D78" w:rsidRDefault="007C0FF3" w:rsidP="00112810">
      <w:pPr>
        <w:pStyle w:val="bdialogue"/>
        <w:rPr>
          <w:ins w:id="6666" w:author="Copy Editor" w:date="2026-10-06T19:31:00Z" w16du:dateUtc="2026-10-06T16:31:00Z"/>
        </w:rPr>
      </w:pPr>
      <w:del w:id="6667" w:author="Copy Editor" w:date="2026-10-06T19:31:00Z" w16du:dateUtc="2026-10-06T16:31:00Z">
        <w:r w:rsidDel="00E66D78">
          <w:delText xml:space="preserve"> and t</w:delText>
        </w:r>
      </w:del>
      <w:ins w:id="6668" w:author="Copy Editor" w:date="2026-10-06T19:31:00Z" w16du:dateUtc="2026-10-06T16:31:00Z">
        <w:r w:rsidR="00E66D78">
          <w:t>T</w:t>
        </w:r>
      </w:ins>
      <w:r>
        <w:t xml:space="preserve">hey reported that they had not found </w:t>
      </w:r>
      <w:r w:rsidR="007E27AF">
        <w:t>him</w:t>
      </w:r>
      <w:del w:id="6669" w:author="Copy Editor" w:date="2026-10-06T19:31:00Z" w16du:dateUtc="2026-10-06T16:31:00Z">
        <w:r w:rsidR="007E27AF" w:rsidDel="00E66D78">
          <w:delText>,</w:delText>
        </w:r>
      </w:del>
      <w:ins w:id="6670" w:author="Copy Editor" w:date="2026-10-06T19:31:00Z" w16du:dateUtc="2026-10-06T16:31:00Z">
        <w:r w:rsidR="00E66D78">
          <w:t>.</w:t>
        </w:r>
      </w:ins>
    </w:p>
    <w:p w14:paraId="5E4BDCEA" w14:textId="25D3BA4A" w:rsidR="003439BF" w:rsidRDefault="007C0FF3" w:rsidP="00112810">
      <w:pPr>
        <w:pStyle w:val="bdialogue"/>
        <w:rPr>
          <w:ins w:id="6671" w:author="Copy Editor" w:date="2026-10-06T19:31:00Z" w16du:dateUtc="2026-10-06T16:31:00Z"/>
        </w:rPr>
      </w:pPr>
      <w:del w:id="6672" w:author="Copy Editor" w:date="2026-10-06T19:31:00Z" w16du:dateUtc="2026-10-06T16:31:00Z">
        <w:r w:rsidDel="00E66D78">
          <w:delText xml:space="preserve"> </w:delText>
        </w:r>
        <w:r w:rsidDel="009467F7">
          <w:delText>s</w:delText>
        </w:r>
      </w:del>
      <w:ins w:id="6673" w:author="Copy Editor" w:date="2026-10-06T19:31:00Z" w16du:dateUtc="2026-10-06T16:31:00Z">
        <w:r w:rsidR="009467F7">
          <w:t>S</w:t>
        </w:r>
      </w:ins>
      <w:r>
        <w:t>o the full search and rescue plan was mobilised for the next day, this was getting serious.</w:t>
      </w:r>
    </w:p>
    <w:p w14:paraId="516B7D3E" w14:textId="77777777" w:rsidR="009467F7" w:rsidRPr="009467F7" w:rsidRDefault="009467F7">
      <w:pPr>
        <w:pStyle w:val="aSCENEHEAD"/>
        <w:rPr>
          <w:ins w:id="6674" w:author="Copy Editor" w:date="2026-10-06T19:31:00Z"/>
          <w:lang w:val="en-US"/>
        </w:rPr>
        <w:pPrChange w:id="6675" w:author="Copy Editor" w:date="2026-10-06T19:31:00Z" w16du:dateUtc="2026-10-06T16:31:00Z">
          <w:pPr>
            <w:pStyle w:val="body"/>
          </w:pPr>
        </w:pPrChange>
      </w:pPr>
      <w:ins w:id="6676" w:author="Copy Editor" w:date="2026-10-06T19:31:00Z">
        <w:r w:rsidRPr="009467F7">
          <w:rPr>
            <w:lang w:val="en-US"/>
          </w:rPr>
          <w:t>EXT. CAMPING SHOP – DAY</w:t>
        </w:r>
      </w:ins>
    </w:p>
    <w:p w14:paraId="23B09C46" w14:textId="77777777" w:rsidR="009467F7" w:rsidRPr="009467F7" w:rsidRDefault="009467F7" w:rsidP="009467F7">
      <w:pPr>
        <w:pStyle w:val="body"/>
        <w:rPr>
          <w:ins w:id="6677" w:author="Copy Editor" w:date="2026-10-06T19:31:00Z"/>
          <w:lang w:val="en-US"/>
        </w:rPr>
      </w:pPr>
      <w:ins w:id="6678" w:author="Copy Editor" w:date="2026-10-06T19:31:00Z">
        <w:r w:rsidRPr="009467F7">
          <w:rPr>
            <w:lang w:val="en-US"/>
          </w:rPr>
          <w:t>Richard examines maps and food.</w:t>
        </w:r>
      </w:ins>
    </w:p>
    <w:p w14:paraId="496800B9" w14:textId="77777777" w:rsidR="009467F7" w:rsidRPr="009467F7" w:rsidRDefault="009467F7" w:rsidP="009467F7">
      <w:pPr>
        <w:pStyle w:val="body"/>
        <w:rPr>
          <w:ins w:id="6679" w:author="Copy Editor" w:date="2026-10-06T19:31:00Z"/>
          <w:lang w:val="en-US"/>
        </w:rPr>
      </w:pPr>
      <w:ins w:id="6680" w:author="Copy Editor" w:date="2026-10-06T19:31:00Z">
        <w:r w:rsidRPr="009467F7">
          <w:rPr>
            <w:lang w:val="en-US"/>
          </w:rPr>
          <w:t>The CAMPING SHOP PROPRIETOR talks to him.</w:t>
        </w:r>
      </w:ins>
    </w:p>
    <w:p w14:paraId="3ED151A3" w14:textId="18D6A3D6" w:rsidR="009467F7" w:rsidDel="00DC610A" w:rsidRDefault="009467F7" w:rsidP="009467F7">
      <w:pPr>
        <w:pStyle w:val="body"/>
        <w:rPr>
          <w:del w:id="6681" w:author="Copy Editor" w:date="2026-10-06T19:32:00Z" w16du:dateUtc="2026-10-06T16:32:00Z"/>
        </w:rPr>
      </w:pPr>
    </w:p>
    <w:p w14:paraId="22476C8A" w14:textId="77777777" w:rsidR="009467F7" w:rsidRDefault="009467F7" w:rsidP="009467F7">
      <w:pPr>
        <w:pStyle w:val="bCHARACTER"/>
        <w:rPr>
          <w:ins w:id="6682" w:author="Copy Editor" w:date="2026-10-06T19:32:00Z" w16du:dateUtc="2026-10-06T16:32:00Z"/>
          <w:lang w:val="en-US"/>
        </w:rPr>
      </w:pPr>
      <w:ins w:id="6683" w:author="Copy Editor" w:date="2026-10-06T19:32:00Z" w16du:dateUtc="2026-10-06T16:32:00Z">
        <w:r w:rsidRPr="00F27D69">
          <w:rPr>
            <w:lang w:val="en-US"/>
          </w:rPr>
          <w:t>RICHARD (V.O.)</w:t>
        </w:r>
      </w:ins>
    </w:p>
    <w:p w14:paraId="65B359B1" w14:textId="77777777" w:rsidR="00214C1E" w:rsidRDefault="007C0FF3" w:rsidP="009467F7">
      <w:pPr>
        <w:pStyle w:val="bdialogue"/>
        <w:rPr>
          <w:ins w:id="6684" w:author="Copy Editor" w:date="2026-10-06T19:33:00Z" w16du:dateUtc="2026-10-06T16:33:00Z"/>
        </w:rPr>
      </w:pPr>
      <w:r>
        <w:lastRenderedPageBreak/>
        <w:t xml:space="preserve">I went to the camping shop to get a decent map and some suitable food. </w:t>
      </w:r>
    </w:p>
    <w:p w14:paraId="052A8FD9" w14:textId="77777777" w:rsidR="00214C1E" w:rsidRDefault="007C0FF3" w:rsidP="009467F7">
      <w:pPr>
        <w:pStyle w:val="bdialogue"/>
        <w:rPr>
          <w:ins w:id="6685" w:author="Copy Editor" w:date="2026-10-06T19:33:00Z" w16du:dateUtc="2026-10-06T16:33:00Z"/>
        </w:rPr>
      </w:pPr>
      <w:r>
        <w:t>Having a long talk with the proprietor, he thought I was biting off too much</w:t>
      </w:r>
      <w:ins w:id="6686" w:author="Copy Editor" w:date="2026-10-06T19:33:00Z" w16du:dateUtc="2026-10-06T16:33:00Z">
        <w:r w:rsidR="00214C1E">
          <w:t>.</w:t>
        </w:r>
      </w:ins>
    </w:p>
    <w:p w14:paraId="0BBB1D8C" w14:textId="173047B7" w:rsidR="0072477B" w:rsidRDefault="0072477B">
      <w:pPr>
        <w:pStyle w:val="bCHARACTER"/>
        <w:rPr>
          <w:ins w:id="6687" w:author="Copy Editor" w:date="2026-10-06T19:33:00Z" w16du:dateUtc="2026-10-06T16:33:00Z"/>
        </w:rPr>
        <w:pPrChange w:id="6688" w:author="Copy Editor" w:date="2026-10-06T19:33:00Z" w16du:dateUtc="2026-10-06T16:33:00Z">
          <w:pPr>
            <w:pStyle w:val="bdialogue"/>
          </w:pPr>
        </w:pPrChange>
      </w:pPr>
      <w:ins w:id="6689" w:author="Copy Editor" w:date="2026-10-06T19:33:00Z">
        <w:r w:rsidRPr="0072477B">
          <w:t>RICHARD</w:t>
        </w:r>
      </w:ins>
    </w:p>
    <w:p w14:paraId="10D29A97" w14:textId="77777777" w:rsidR="0072477B" w:rsidRDefault="007C0FF3" w:rsidP="009467F7">
      <w:pPr>
        <w:pStyle w:val="bdialogue"/>
        <w:rPr>
          <w:ins w:id="6690" w:author="Copy Editor" w:date="2026-10-06T19:33:00Z" w16du:dateUtc="2026-10-06T16:33:00Z"/>
        </w:rPr>
      </w:pPr>
      <w:del w:id="6691" w:author="Copy Editor" w:date="2026-10-06T19:33:00Z" w16du:dateUtc="2026-10-06T16:33:00Z">
        <w:r w:rsidDel="00214C1E">
          <w:delText>, I replied that I had</w:delText>
        </w:r>
      </w:del>
      <w:ins w:id="6692" w:author="Copy Editor" w:date="2026-10-06T19:33:00Z" w16du:dateUtc="2026-10-06T16:33:00Z">
        <w:r w:rsidR="00214C1E">
          <w:t>I’ve</w:t>
        </w:r>
      </w:ins>
      <w:r>
        <w:t xml:space="preserve"> enough experience to know to stop before becoming a casualty</w:t>
      </w:r>
      <w:ins w:id="6693" w:author="Copy Editor" w:date="2026-10-06T19:33:00Z" w16du:dateUtc="2026-10-06T16:33:00Z">
        <w:r w:rsidR="0072477B">
          <w:t>.</w:t>
        </w:r>
      </w:ins>
    </w:p>
    <w:p w14:paraId="30B44B1B" w14:textId="77777777" w:rsidR="0072477B" w:rsidRDefault="007C0FF3" w:rsidP="009467F7">
      <w:pPr>
        <w:pStyle w:val="bdialogue"/>
        <w:rPr>
          <w:ins w:id="6694" w:author="Copy Editor" w:date="2026-10-06T19:33:00Z" w16du:dateUtc="2026-10-06T16:33:00Z"/>
        </w:rPr>
      </w:pPr>
      <w:del w:id="6695" w:author="Copy Editor" w:date="2026-10-06T19:33:00Z" w16du:dateUtc="2026-10-06T16:33:00Z">
        <w:r w:rsidDel="0072477B">
          <w:delText>, a</w:delText>
        </w:r>
      </w:del>
      <w:ins w:id="6696" w:author="Copy Editor" w:date="2026-10-06T19:33:00Z" w16du:dateUtc="2026-10-06T16:33:00Z">
        <w:r w:rsidR="0072477B">
          <w:t>A</w:t>
        </w:r>
      </w:ins>
      <w:r>
        <w:t xml:space="preserve">lthough I had no intention of becoming a casualty. </w:t>
      </w:r>
    </w:p>
    <w:p w14:paraId="7501208F" w14:textId="336DF376" w:rsidR="005B2BFA" w:rsidRDefault="005B2BFA">
      <w:pPr>
        <w:pStyle w:val="bCHARACTER"/>
        <w:rPr>
          <w:ins w:id="6697" w:author="Copy Editor" w:date="2026-10-06T19:34:00Z" w16du:dateUtc="2026-10-06T16:34:00Z"/>
        </w:rPr>
        <w:pPrChange w:id="6698" w:author="Copy Editor" w:date="2026-10-06T19:34:00Z" w16du:dateUtc="2026-10-06T16:34:00Z">
          <w:pPr>
            <w:pStyle w:val="bdialogue"/>
          </w:pPr>
        </w:pPrChange>
      </w:pPr>
      <w:ins w:id="6699" w:author="Copy Editor" w:date="2026-10-06T19:34:00Z">
        <w:r w:rsidRPr="005B2BFA">
          <w:t>RICHARD (V.O.)</w:t>
        </w:r>
      </w:ins>
    </w:p>
    <w:p w14:paraId="5C20A364" w14:textId="54EBCC15" w:rsidR="0072477B" w:rsidRDefault="007C0FF3" w:rsidP="009467F7">
      <w:pPr>
        <w:pStyle w:val="bdialogue"/>
        <w:rPr>
          <w:ins w:id="6700" w:author="Copy Editor" w:date="2026-10-06T19:33:00Z" w16du:dateUtc="2026-10-06T16:33:00Z"/>
        </w:rPr>
      </w:pPr>
      <w:del w:id="6701" w:author="Copy Editor" w:date="2026-10-06T19:33:00Z" w16du:dateUtc="2026-10-06T16:33:00Z">
        <w:r w:rsidDel="0072477B">
          <w:delText xml:space="preserve"> </w:delText>
        </w:r>
      </w:del>
      <w:r>
        <w:t>He wished me luck but pointed out that there was a missing boy in the canyon who they had been looking for three days</w:t>
      </w:r>
      <w:ins w:id="6702" w:author="Copy Editor" w:date="2026-10-06T19:33:00Z" w16du:dateUtc="2026-10-06T16:33:00Z">
        <w:r w:rsidR="0072477B">
          <w:t>.</w:t>
        </w:r>
      </w:ins>
    </w:p>
    <w:p w14:paraId="197B1F7E" w14:textId="77777777" w:rsidR="00CC6FE3" w:rsidRDefault="007C0FF3" w:rsidP="009467F7">
      <w:pPr>
        <w:pStyle w:val="bdialogue"/>
        <w:rPr>
          <w:ins w:id="6703" w:author="Copy Editor" w:date="2026-10-06T19:34:00Z" w16du:dateUtc="2026-10-06T16:34:00Z"/>
        </w:rPr>
      </w:pPr>
      <w:del w:id="6704" w:author="Copy Editor" w:date="2026-10-06T19:34:00Z" w16du:dateUtc="2026-10-06T16:34:00Z">
        <w:r w:rsidDel="0072477B">
          <w:delText>, h</w:delText>
        </w:r>
      </w:del>
      <w:ins w:id="6705" w:author="Copy Editor" w:date="2026-10-06T19:34:00Z" w16du:dateUtc="2026-10-06T16:34:00Z">
        <w:r w:rsidR="0072477B">
          <w:t>H</w:t>
        </w:r>
      </w:ins>
      <w:r>
        <w:t xml:space="preserve">ope was running out, and they didn’t need another man hunt at that moment.  </w:t>
      </w:r>
    </w:p>
    <w:p w14:paraId="2BE6DC15" w14:textId="05C7A0A6" w:rsidR="00CC6FE3" w:rsidRDefault="00CC6FE3">
      <w:pPr>
        <w:pStyle w:val="bCHARACTER"/>
        <w:rPr>
          <w:ins w:id="6706" w:author="Copy Editor" w:date="2026-10-06T19:35:00Z" w16du:dateUtc="2026-10-06T16:35:00Z"/>
        </w:rPr>
        <w:pPrChange w:id="6707" w:author="Copy Editor" w:date="2026-10-06T19:35:00Z" w16du:dateUtc="2026-10-06T16:35:00Z">
          <w:pPr>
            <w:pStyle w:val="bdialogue"/>
          </w:pPr>
        </w:pPrChange>
      </w:pPr>
      <w:ins w:id="6708" w:author="Copy Editor" w:date="2026-10-06T19:35:00Z">
        <w:r w:rsidRPr="00CC6FE3">
          <w:t>CAMPING SHOP PROPRIETOR</w:t>
        </w:r>
      </w:ins>
    </w:p>
    <w:p w14:paraId="2F8C9711" w14:textId="03A1F28F" w:rsidR="007E27AF" w:rsidRDefault="00CC6FE3">
      <w:pPr>
        <w:pStyle w:val="bdialogue"/>
        <w:pPrChange w:id="6709" w:author="Copy Editor" w:date="2026-10-06T19:32:00Z" w16du:dateUtc="2026-10-06T16:32:00Z">
          <w:pPr>
            <w:pStyle w:val="body"/>
          </w:pPr>
        </w:pPrChange>
      </w:pPr>
      <w:ins w:id="6710" w:author="Copy Editor" w:date="2026-10-06T19:35:00Z">
        <w:r w:rsidRPr="00CC6FE3">
          <w:t>You’re going</w:t>
        </w:r>
      </w:ins>
      <w:ins w:id="6711" w:author="Copy Editor" w:date="2026-10-06T19:35:00Z" w16du:dateUtc="2026-10-06T16:35:00Z">
        <w:r>
          <w:t xml:space="preserve"> </w:t>
        </w:r>
      </w:ins>
      <w:del w:id="6712" w:author="Copy Editor" w:date="2026-10-06T19:35:00Z" w16du:dateUtc="2026-10-06T16:35:00Z">
        <w:r w:rsidR="007C0FF3" w:rsidDel="00CC6FE3">
          <w:delText xml:space="preserve">He also told me I was going </w:delText>
        </w:r>
      </w:del>
      <w:r w:rsidR="007C0FF3">
        <w:t xml:space="preserve">the wrong route.  </w:t>
      </w:r>
    </w:p>
    <w:p w14:paraId="48BC505E" w14:textId="26ED935F" w:rsidR="00CC6FE3" w:rsidRDefault="002E4026">
      <w:pPr>
        <w:pStyle w:val="bCHARACTER"/>
        <w:rPr>
          <w:ins w:id="6713" w:author="Copy Editor" w:date="2026-10-06T19:35:00Z" w16du:dateUtc="2026-10-06T16:35:00Z"/>
        </w:rPr>
        <w:pPrChange w:id="6714" w:author="Copy Editor" w:date="2026-10-06T19:35:00Z" w16du:dateUtc="2026-10-06T16:35:00Z">
          <w:pPr>
            <w:pStyle w:val="bdialogue"/>
          </w:pPr>
        </w:pPrChange>
      </w:pPr>
      <w:ins w:id="6715" w:author="Copy Editor" w:date="2026-10-06T19:35:00Z">
        <w:r w:rsidRPr="002E4026">
          <w:t>RICHARD</w:t>
        </w:r>
      </w:ins>
    </w:p>
    <w:p w14:paraId="5E4BDCEE" w14:textId="5E51ABEF" w:rsidR="003439BF" w:rsidRDefault="007C0FF3" w:rsidP="004B3D80">
      <w:pPr>
        <w:pStyle w:val="bdialogue"/>
      </w:pPr>
      <w:del w:id="6716" w:author="Copy Editor" w:date="2026-10-06T19:35:00Z" w16du:dateUtc="2026-10-06T16:35:00Z">
        <w:r w:rsidDel="002E4026">
          <w:delText>“</w:delText>
        </w:r>
      </w:del>
      <w:r>
        <w:t xml:space="preserve">Which way </w:t>
      </w:r>
      <w:r w:rsidR="007E27AF">
        <w:t>should I</w:t>
      </w:r>
      <w:r>
        <w:t xml:space="preserve"> be going?</w:t>
      </w:r>
      <w:del w:id="6717" w:author="Copy Editor" w:date="2026-10-06T19:35:00Z" w16du:dateUtc="2026-10-06T16:35:00Z">
        <w:r w:rsidDel="002E4026">
          <w:delText>”.</w:delText>
        </w:r>
      </w:del>
    </w:p>
    <w:p w14:paraId="6B3A3582" w14:textId="78D0269E" w:rsidR="002E4026" w:rsidRDefault="002E4026">
      <w:pPr>
        <w:pStyle w:val="bCHARACTER"/>
        <w:rPr>
          <w:ins w:id="6718" w:author="Copy Editor" w:date="2026-10-06T19:35:00Z" w16du:dateUtc="2026-10-06T16:35:00Z"/>
        </w:rPr>
        <w:pPrChange w:id="6719" w:author="Copy Editor" w:date="2026-10-06T19:35:00Z" w16du:dateUtc="2026-10-06T16:35:00Z">
          <w:pPr>
            <w:pStyle w:val="bdialogue"/>
          </w:pPr>
        </w:pPrChange>
      </w:pPr>
      <w:ins w:id="6720" w:author="Copy Editor" w:date="2026-10-06T19:35:00Z">
        <w:r w:rsidRPr="002E4026">
          <w:t>CAMPING SHOP PROPRIETOR</w:t>
        </w:r>
      </w:ins>
    </w:p>
    <w:p w14:paraId="5E4BDCEF" w14:textId="08701AFA" w:rsidR="003439BF" w:rsidRDefault="007C0FF3" w:rsidP="004B3D80">
      <w:pPr>
        <w:pStyle w:val="bdialogue"/>
      </w:pPr>
      <w:del w:id="6721" w:author="Copy Editor" w:date="2026-10-06T19:35:00Z" w16du:dateUtc="2026-10-06T16:35:00Z">
        <w:r w:rsidDel="002E4026">
          <w:delText>“</w:delText>
        </w:r>
      </w:del>
      <w:r>
        <w:t>You want to take the South Kaibab it’s two miles shorter.</w:t>
      </w:r>
      <w:del w:id="6722" w:author="Copy Editor" w:date="2026-10-06T19:35:00Z" w16du:dateUtc="2026-10-06T16:35:00Z">
        <w:r w:rsidDel="002E4026">
          <w:delText>”</w:delText>
        </w:r>
      </w:del>
    </w:p>
    <w:p w14:paraId="41344D3D" w14:textId="77777777" w:rsidR="002E4026" w:rsidRDefault="002E4026" w:rsidP="002E4026">
      <w:pPr>
        <w:pStyle w:val="bCHARACTER"/>
        <w:rPr>
          <w:ins w:id="6723" w:author="Copy Editor" w:date="2026-10-06T19:35:00Z" w16du:dateUtc="2026-10-06T16:35:00Z"/>
        </w:rPr>
      </w:pPr>
      <w:ins w:id="6724" w:author="Copy Editor" w:date="2026-10-06T19:35:00Z" w16du:dateUtc="2026-10-06T16:35:00Z">
        <w:r w:rsidRPr="002E4026">
          <w:t>RICHARD</w:t>
        </w:r>
      </w:ins>
    </w:p>
    <w:p w14:paraId="5E4BDCF0" w14:textId="5F2286EE" w:rsidR="003439BF" w:rsidRDefault="007C0FF3" w:rsidP="004B3D80">
      <w:pPr>
        <w:pStyle w:val="bdialogue"/>
      </w:pPr>
      <w:del w:id="6725" w:author="Copy Editor" w:date="2026-10-06T19:35:00Z" w16du:dateUtc="2026-10-06T16:35:00Z">
        <w:r w:rsidDel="002E4026">
          <w:delText>“</w:delText>
        </w:r>
      </w:del>
      <w:r>
        <w:t>But there’s no water on that route.</w:t>
      </w:r>
      <w:del w:id="6726" w:author="Copy Editor" w:date="2026-10-06T19:35:00Z" w16du:dateUtc="2026-10-06T16:35:00Z">
        <w:r w:rsidDel="002E4026">
          <w:delText>”</w:delText>
        </w:r>
      </w:del>
    </w:p>
    <w:p w14:paraId="20DE09C7" w14:textId="77777777" w:rsidR="00CB1DD6" w:rsidRDefault="00CB1DD6" w:rsidP="00CB1DD6">
      <w:pPr>
        <w:pStyle w:val="bCHARACTER"/>
        <w:rPr>
          <w:ins w:id="6727" w:author="Copy Editor" w:date="2026-10-06T19:36:00Z" w16du:dateUtc="2026-10-06T16:36:00Z"/>
        </w:rPr>
      </w:pPr>
      <w:ins w:id="6728" w:author="Copy Editor" w:date="2026-10-06T19:36:00Z" w16du:dateUtc="2026-10-06T16:36:00Z">
        <w:r w:rsidRPr="002E4026">
          <w:t>CAMPING SHOP PROPRIETOR</w:t>
        </w:r>
      </w:ins>
    </w:p>
    <w:p w14:paraId="5E4BDCF1" w14:textId="473363EC" w:rsidR="003439BF" w:rsidRDefault="007C0FF3" w:rsidP="004B3D80">
      <w:pPr>
        <w:pStyle w:val="bdialogue"/>
      </w:pPr>
      <w:del w:id="6729" w:author="Copy Editor" w:date="2026-10-06T19:36:00Z" w16du:dateUtc="2026-10-06T16:36:00Z">
        <w:r w:rsidDel="00CB1DD6">
          <w:delText>“</w:delText>
        </w:r>
      </w:del>
      <w:r>
        <w:t xml:space="preserve">You’ll be going downhill and won’t need </w:t>
      </w:r>
      <w:r w:rsidR="007E27AF">
        <w:t>water;</w:t>
      </w:r>
      <w:r>
        <w:t xml:space="preserve"> besides you’ll be starting early I presume?</w:t>
      </w:r>
      <w:del w:id="6730" w:author="Copy Editor" w:date="2026-10-06T19:36:00Z" w16du:dateUtc="2026-10-06T16:36:00Z">
        <w:r w:rsidDel="00CB1DD6">
          <w:delText>”</w:delText>
        </w:r>
      </w:del>
    </w:p>
    <w:p w14:paraId="341EF71C" w14:textId="77777777" w:rsidR="00CB1DD6" w:rsidRDefault="00CB1DD6" w:rsidP="00CB1DD6">
      <w:pPr>
        <w:pStyle w:val="bCHARACTER"/>
        <w:rPr>
          <w:ins w:id="6731" w:author="Copy Editor" w:date="2026-10-06T19:36:00Z" w16du:dateUtc="2026-10-06T16:36:00Z"/>
        </w:rPr>
      </w:pPr>
      <w:ins w:id="6732" w:author="Copy Editor" w:date="2026-10-06T19:36:00Z" w16du:dateUtc="2026-10-06T16:36:00Z">
        <w:r w:rsidRPr="002E4026">
          <w:t>RICHARD</w:t>
        </w:r>
      </w:ins>
    </w:p>
    <w:p w14:paraId="5E4BDCF2" w14:textId="56CFA88B" w:rsidR="003439BF" w:rsidRDefault="007C0FF3" w:rsidP="004B3D80">
      <w:pPr>
        <w:pStyle w:val="bdialogue"/>
      </w:pPr>
      <w:del w:id="6733" w:author="Copy Editor" w:date="2026-10-06T19:36:00Z" w16du:dateUtc="2026-10-06T16:36:00Z">
        <w:r w:rsidDel="00CB1DD6">
          <w:delText>“</w:delText>
        </w:r>
      </w:del>
      <w:r>
        <w:t>Oh yes!  I intend to be early all right.</w:t>
      </w:r>
      <w:del w:id="6734" w:author="Copy Editor" w:date="2026-10-06T19:36:00Z" w16du:dateUtc="2026-10-06T16:36:00Z">
        <w:r w:rsidDel="00CB1DD6">
          <w:delText>”</w:delText>
        </w:r>
      </w:del>
    </w:p>
    <w:p w14:paraId="498D3D68" w14:textId="77777777" w:rsidR="00CB1DD6" w:rsidRDefault="00CB1DD6" w:rsidP="00B33299">
      <w:pPr>
        <w:pStyle w:val="body"/>
        <w:rPr>
          <w:ins w:id="6735" w:author="Copy Editor" w:date="2026-10-06T19:36:00Z" w16du:dateUtc="2026-10-06T16:36:00Z"/>
        </w:rPr>
      </w:pPr>
    </w:p>
    <w:p w14:paraId="3F7403D9" w14:textId="77777777" w:rsidR="00A07514" w:rsidRPr="00A07514" w:rsidRDefault="00A07514">
      <w:pPr>
        <w:pStyle w:val="aSCENEHEAD"/>
        <w:rPr>
          <w:ins w:id="6736" w:author="Copy Editor" w:date="2026-10-06T19:36:00Z"/>
          <w:lang w:val="en-US"/>
        </w:rPr>
        <w:pPrChange w:id="6737" w:author="Copy Editor" w:date="2026-10-06T19:36:00Z" w16du:dateUtc="2026-10-06T16:36:00Z">
          <w:pPr>
            <w:pStyle w:val="body"/>
          </w:pPr>
        </w:pPrChange>
      </w:pPr>
      <w:ins w:id="6738" w:author="Copy Editor" w:date="2026-10-06T19:36:00Z">
        <w:r w:rsidRPr="00A07514">
          <w:rPr>
            <w:lang w:val="en-US"/>
          </w:rPr>
          <w:lastRenderedPageBreak/>
          <w:t>EXT. RANGER STATION – DAY</w:t>
        </w:r>
      </w:ins>
    </w:p>
    <w:p w14:paraId="60C478AB" w14:textId="77777777" w:rsidR="00A07514" w:rsidRPr="00A07514" w:rsidRDefault="00A07514" w:rsidP="00A07514">
      <w:pPr>
        <w:pStyle w:val="body"/>
        <w:rPr>
          <w:ins w:id="6739" w:author="Copy Editor" w:date="2026-10-06T19:36:00Z"/>
          <w:lang w:val="en-US"/>
        </w:rPr>
      </w:pPr>
      <w:ins w:id="6740" w:author="Copy Editor" w:date="2026-10-06T19:36:00Z">
        <w:r w:rsidRPr="00A07514">
          <w:rPr>
            <w:lang w:val="en-US"/>
          </w:rPr>
          <w:t>Richard approaches the Ranger Station.</w:t>
        </w:r>
      </w:ins>
    </w:p>
    <w:p w14:paraId="4F1521A4" w14:textId="77777777" w:rsidR="00A07514" w:rsidRDefault="00A07514" w:rsidP="00A07514">
      <w:pPr>
        <w:pStyle w:val="bCHARACTER"/>
        <w:rPr>
          <w:ins w:id="6741" w:author="Copy Editor" w:date="2026-10-06T19:37:00Z" w16du:dateUtc="2026-10-06T16:37:00Z"/>
        </w:rPr>
      </w:pPr>
      <w:ins w:id="6742" w:author="Copy Editor" w:date="2026-10-06T19:37:00Z" w16du:dateUtc="2026-10-06T16:37:00Z">
        <w:r w:rsidRPr="005B2BFA">
          <w:t>RICHARD (V.O.)</w:t>
        </w:r>
      </w:ins>
    </w:p>
    <w:p w14:paraId="46C059FE" w14:textId="77777777" w:rsidR="00A07514" w:rsidRDefault="007C0FF3" w:rsidP="00A07514">
      <w:pPr>
        <w:pStyle w:val="bdialogue"/>
        <w:rPr>
          <w:ins w:id="6743" w:author="Copy Editor" w:date="2026-10-06T19:37:00Z" w16du:dateUtc="2026-10-06T16:37:00Z"/>
        </w:rPr>
      </w:pPr>
      <w:r>
        <w:t xml:space="preserve">I then went to the Ranger Station to get a camping permit for Cottonwood, a campsite two thirds of the way across, as insurance, just in case I didn’t make it in one day.  </w:t>
      </w:r>
    </w:p>
    <w:p w14:paraId="7F134FC1" w14:textId="77777777" w:rsidR="00E311A9" w:rsidRDefault="007C0FF3" w:rsidP="00A07514">
      <w:pPr>
        <w:pStyle w:val="bdialogue"/>
        <w:rPr>
          <w:ins w:id="6744" w:author="Copy Editor" w:date="2026-10-06T19:38:00Z" w16du:dateUtc="2026-10-06T16:38:00Z"/>
        </w:rPr>
      </w:pPr>
      <w:r>
        <w:t xml:space="preserve">I wasn’t allowed one as three days is considered the fastest that anyone should try to cross the canyon.  </w:t>
      </w:r>
    </w:p>
    <w:p w14:paraId="03ED7F2C" w14:textId="0FE0E15A" w:rsidR="00CD7F85" w:rsidRDefault="00CD7F85" w:rsidP="00CD7F85">
      <w:pPr>
        <w:pStyle w:val="bCHARACTER"/>
        <w:rPr>
          <w:ins w:id="6745" w:author="Copy Editor" w:date="2026-10-06T19:38:00Z" w16du:dateUtc="2026-10-06T16:38:00Z"/>
          <w:lang w:val="en-US"/>
        </w:rPr>
      </w:pPr>
      <w:ins w:id="6746" w:author="Copy Editor" w:date="2026-10-06T19:38:00Z">
        <w:r w:rsidRPr="00CD7F85">
          <w:rPr>
            <w:lang w:val="en-US"/>
          </w:rPr>
          <w:t>RANGER</w:t>
        </w:r>
      </w:ins>
    </w:p>
    <w:p w14:paraId="1D68A3F5" w14:textId="7747434B" w:rsidR="00CD7F85" w:rsidRPr="00CD7F85" w:rsidRDefault="00CD7F85" w:rsidP="00CD7F85">
      <w:pPr>
        <w:pStyle w:val="bdialogue"/>
        <w:rPr>
          <w:ins w:id="6747" w:author="Copy Editor" w:date="2026-10-06T19:38:00Z"/>
          <w:lang w:val="en-US"/>
        </w:rPr>
      </w:pPr>
      <w:ins w:id="6748" w:author="Copy Editor" w:date="2026-10-06T19:38:00Z">
        <w:r w:rsidRPr="00CD7F85">
          <w:rPr>
            <w:lang w:val="en-US"/>
          </w:rPr>
          <w:t>Three days is considered the fastest anyone should try to cross the canyon.</w:t>
        </w:r>
      </w:ins>
    </w:p>
    <w:p w14:paraId="5266AE24" w14:textId="77777777" w:rsidR="00CD7F85" w:rsidRPr="00CD7F85" w:rsidRDefault="00CD7F85">
      <w:pPr>
        <w:pStyle w:val="body"/>
        <w:rPr>
          <w:ins w:id="6749" w:author="Copy Editor" w:date="2026-10-06T19:38:00Z"/>
          <w:lang w:val="en-US"/>
        </w:rPr>
        <w:pPrChange w:id="6750" w:author="Copy Editor" w:date="2026-10-06T19:38:00Z" w16du:dateUtc="2026-10-06T16:38:00Z">
          <w:pPr>
            <w:pStyle w:val="bdialogue"/>
          </w:pPr>
        </w:pPrChange>
      </w:pPr>
      <w:ins w:id="6751" w:author="Copy Editor" w:date="2026-10-06T19:38:00Z">
        <w:r w:rsidRPr="00CD7F85">
          <w:rPr>
            <w:lang w:val="en-US"/>
          </w:rPr>
          <w:t>Richard argues his case.</w:t>
        </w:r>
      </w:ins>
    </w:p>
    <w:p w14:paraId="48338780" w14:textId="77777777" w:rsidR="00CD7F85" w:rsidRPr="00CD7F85" w:rsidRDefault="00CD7F85">
      <w:pPr>
        <w:pStyle w:val="body"/>
        <w:rPr>
          <w:ins w:id="6752" w:author="Copy Editor" w:date="2026-10-06T19:38:00Z"/>
          <w:lang w:val="en-US"/>
        </w:rPr>
        <w:pPrChange w:id="6753" w:author="Copy Editor" w:date="2026-10-06T19:38:00Z" w16du:dateUtc="2026-10-06T16:38:00Z">
          <w:pPr>
            <w:pStyle w:val="bdialogue"/>
          </w:pPr>
        </w:pPrChange>
      </w:pPr>
      <w:ins w:id="6754" w:author="Copy Editor" w:date="2026-10-06T19:38:00Z">
        <w:r w:rsidRPr="00CD7F85">
          <w:rPr>
            <w:lang w:val="en-US"/>
          </w:rPr>
          <w:t>The Ranger remains firm.</w:t>
        </w:r>
      </w:ins>
    </w:p>
    <w:p w14:paraId="449E65FA" w14:textId="03B5648E" w:rsidR="00CD7F85" w:rsidRPr="00CD7F85" w:rsidRDefault="00CD7F85">
      <w:pPr>
        <w:pStyle w:val="bCHARACTER"/>
        <w:rPr>
          <w:ins w:id="6755" w:author="Copy Editor" w:date="2026-10-06T19:37:00Z" w16du:dateUtc="2026-10-06T16:37:00Z"/>
          <w:lang w:val="en-US"/>
          <w:rPrChange w:id="6756" w:author="Copy Editor" w:date="2026-10-06T19:38:00Z" w16du:dateUtc="2026-10-06T16:38:00Z">
            <w:rPr>
              <w:ins w:id="6757" w:author="Copy Editor" w:date="2026-10-06T19:37:00Z" w16du:dateUtc="2026-10-06T16:37:00Z"/>
            </w:rPr>
          </w:rPrChange>
        </w:rPr>
        <w:pPrChange w:id="6758" w:author="Copy Editor" w:date="2026-10-06T19:38:00Z" w16du:dateUtc="2026-10-06T16:38:00Z">
          <w:pPr>
            <w:pStyle w:val="bdialogue"/>
          </w:pPr>
        </w:pPrChange>
      </w:pPr>
      <w:ins w:id="6759" w:author="Copy Editor" w:date="2026-10-06T19:38:00Z">
        <w:r w:rsidRPr="00CD7F85">
          <w:rPr>
            <w:lang w:val="en-US"/>
          </w:rPr>
          <w:t>RICHARD (V.O.)</w:t>
        </w:r>
      </w:ins>
    </w:p>
    <w:p w14:paraId="5E4BDCF3" w14:textId="2DA3C6ED" w:rsidR="003439BF" w:rsidRDefault="007C0FF3">
      <w:pPr>
        <w:pStyle w:val="bdialogue"/>
        <w:pPrChange w:id="6760" w:author="Copy Editor" w:date="2026-10-06T19:37:00Z" w16du:dateUtc="2026-10-06T16:37:00Z">
          <w:pPr>
            <w:pStyle w:val="body"/>
          </w:pPr>
        </w:pPrChange>
      </w:pPr>
      <w:r>
        <w:t>No argument prevailed so I left empty-handed.</w:t>
      </w:r>
    </w:p>
    <w:p w14:paraId="6536B6FB" w14:textId="77777777" w:rsidR="001F045D" w:rsidRPr="001F045D" w:rsidRDefault="001F045D">
      <w:pPr>
        <w:pStyle w:val="aSCENEHEAD"/>
        <w:rPr>
          <w:ins w:id="6761" w:author="Copy Editor" w:date="2026-10-06T19:39:00Z"/>
          <w:lang w:val="en-US"/>
        </w:rPr>
        <w:pPrChange w:id="6762" w:author="Copy Editor" w:date="2026-10-06T19:39:00Z" w16du:dateUtc="2026-10-06T16:39:00Z">
          <w:pPr>
            <w:pStyle w:val="body"/>
          </w:pPr>
        </w:pPrChange>
      </w:pPr>
      <w:ins w:id="6763" w:author="Copy Editor" w:date="2026-10-06T19:39:00Z">
        <w:r w:rsidRPr="001F045D">
          <w:rPr>
            <w:lang w:val="en-US"/>
          </w:rPr>
          <w:t xml:space="preserve">EXT. </w:t>
        </w:r>
        <w:r w:rsidRPr="001F045D">
          <w:rPr>
            <w:rStyle w:val="aSCENEHEADChar"/>
            <w:rPrChange w:id="6764" w:author="Copy Editor" w:date="2026-10-06T19:39:00Z" w16du:dateUtc="2026-10-06T16:39:00Z">
              <w:rPr>
                <w:lang w:val="en-US"/>
              </w:rPr>
            </w:rPrChange>
          </w:rPr>
          <w:t>GRAND</w:t>
        </w:r>
        <w:r w:rsidRPr="001F045D">
          <w:rPr>
            <w:lang w:val="en-US"/>
          </w:rPr>
          <w:t xml:space="preserve"> CANYON NATIONAL PARK – ROAD – EVENING</w:t>
        </w:r>
      </w:ins>
    </w:p>
    <w:p w14:paraId="7F16AA4C" w14:textId="77777777" w:rsidR="001F045D" w:rsidRPr="001F045D" w:rsidRDefault="001F045D" w:rsidP="001F045D">
      <w:pPr>
        <w:pStyle w:val="body"/>
        <w:rPr>
          <w:ins w:id="6765" w:author="Copy Editor" w:date="2026-10-06T19:39:00Z"/>
          <w:lang w:val="en-US"/>
        </w:rPr>
      </w:pPr>
      <w:ins w:id="6766" w:author="Copy Editor" w:date="2026-10-06T19:39:00Z">
        <w:r w:rsidRPr="001F045D">
          <w:rPr>
            <w:lang w:val="en-US"/>
          </w:rPr>
          <w:t>Richard tries to hitch a ride out.</w:t>
        </w:r>
      </w:ins>
    </w:p>
    <w:p w14:paraId="23903420" w14:textId="77777777" w:rsidR="001F045D" w:rsidRPr="001F045D" w:rsidRDefault="001F045D" w:rsidP="001F045D">
      <w:pPr>
        <w:pStyle w:val="body"/>
        <w:rPr>
          <w:ins w:id="6767" w:author="Copy Editor" w:date="2026-10-06T19:39:00Z"/>
          <w:lang w:val="en-US"/>
        </w:rPr>
      </w:pPr>
      <w:ins w:id="6768" w:author="Copy Editor" w:date="2026-10-06T19:39:00Z">
        <w:r w:rsidRPr="001F045D">
          <w:rPr>
            <w:lang w:val="en-US"/>
          </w:rPr>
          <w:t>Cars pass.</w:t>
        </w:r>
      </w:ins>
    </w:p>
    <w:p w14:paraId="389AA139" w14:textId="39F09D5D" w:rsidR="001F045D" w:rsidRPr="001F045D" w:rsidRDefault="001F045D" w:rsidP="001F045D">
      <w:pPr>
        <w:pStyle w:val="body"/>
        <w:rPr>
          <w:ins w:id="6769" w:author="Copy Editor" w:date="2026-10-06T19:39:00Z" w16du:dateUtc="2026-10-06T16:39:00Z"/>
          <w:lang w:val="en-US"/>
          <w:rPrChange w:id="6770" w:author="Copy Editor" w:date="2026-10-06T19:39:00Z" w16du:dateUtc="2026-10-06T16:39:00Z">
            <w:rPr>
              <w:ins w:id="6771" w:author="Copy Editor" w:date="2026-10-06T19:39:00Z" w16du:dateUtc="2026-10-06T16:39:00Z"/>
            </w:rPr>
          </w:rPrChange>
        </w:rPr>
      </w:pPr>
      <w:ins w:id="6772" w:author="Copy Editor" w:date="2026-10-06T19:39:00Z">
        <w:r w:rsidRPr="001F045D">
          <w:rPr>
            <w:lang w:val="en-US"/>
          </w:rPr>
          <w:t>None stop.</w:t>
        </w:r>
      </w:ins>
    </w:p>
    <w:p w14:paraId="0F8F6E9E" w14:textId="77777777" w:rsidR="001F045D" w:rsidRPr="00D05579" w:rsidRDefault="001F045D" w:rsidP="001F045D">
      <w:pPr>
        <w:pStyle w:val="bCHARACTER"/>
        <w:rPr>
          <w:ins w:id="6773" w:author="Copy Editor" w:date="2026-10-06T19:39:00Z" w16du:dateUtc="2026-10-06T16:39:00Z"/>
          <w:lang w:val="en-US"/>
        </w:rPr>
      </w:pPr>
      <w:ins w:id="6774" w:author="Copy Editor" w:date="2026-10-06T19:39:00Z" w16du:dateUtc="2026-10-06T16:39:00Z">
        <w:r w:rsidRPr="00CD7F85">
          <w:rPr>
            <w:lang w:val="en-US"/>
          </w:rPr>
          <w:t>RICHARD (V.O.)</w:t>
        </w:r>
      </w:ins>
    </w:p>
    <w:p w14:paraId="5164C281" w14:textId="791C0285" w:rsidR="001F045D" w:rsidRDefault="007C0FF3" w:rsidP="001F045D">
      <w:pPr>
        <w:pStyle w:val="bdialogue"/>
        <w:rPr>
          <w:ins w:id="6775" w:author="Copy Editor" w:date="2026-10-06T19:39:00Z" w16du:dateUtc="2026-10-06T16:39:00Z"/>
        </w:rPr>
      </w:pPr>
      <w:r>
        <w:t>I then tried to hitch out of the Grand Canyon National Park</w:t>
      </w:r>
      <w:ins w:id="6776" w:author="Copy Editor" w:date="2026-10-06T19:39:00Z" w16du:dateUtc="2026-10-06T16:39:00Z">
        <w:r w:rsidR="001F045D">
          <w:t>.</w:t>
        </w:r>
      </w:ins>
      <w:r>
        <w:t xml:space="preserve"> </w:t>
      </w:r>
    </w:p>
    <w:p w14:paraId="37A0B9F1" w14:textId="77777777" w:rsidR="001F045D" w:rsidRDefault="007C0FF3" w:rsidP="001F045D">
      <w:pPr>
        <w:pStyle w:val="bdialogue"/>
        <w:rPr>
          <w:ins w:id="6777" w:author="Copy Editor" w:date="2026-10-06T19:39:00Z" w16du:dateUtc="2026-10-06T16:39:00Z"/>
        </w:rPr>
      </w:pPr>
      <w:del w:id="6778" w:author="Copy Editor" w:date="2026-10-06T19:39:00Z" w16du:dateUtc="2026-10-06T16:39:00Z">
        <w:r w:rsidDel="001F045D">
          <w:delText>a</w:delText>
        </w:r>
      </w:del>
      <w:ins w:id="6779" w:author="Copy Editor" w:date="2026-10-06T19:39:00Z" w16du:dateUtc="2026-10-06T16:39:00Z">
        <w:r w:rsidR="001F045D">
          <w:t>A</w:t>
        </w:r>
      </w:ins>
      <w:r>
        <w:t>s I had been told that overnight camping was prohibited.</w:t>
      </w:r>
    </w:p>
    <w:p w14:paraId="7467E8B5" w14:textId="77777777" w:rsidR="001F045D" w:rsidRDefault="007C0FF3" w:rsidP="001F045D">
      <w:pPr>
        <w:pStyle w:val="bdialogue"/>
        <w:rPr>
          <w:ins w:id="6780" w:author="Copy Editor" w:date="2026-10-06T19:39:00Z" w16du:dateUtc="2026-10-06T16:39:00Z"/>
        </w:rPr>
      </w:pPr>
      <w:del w:id="6781" w:author="Copy Editor" w:date="2026-10-06T19:39:00Z" w16du:dateUtc="2026-10-06T16:39:00Z">
        <w:r w:rsidDel="001F045D">
          <w:delText xml:space="preserve">  </w:delText>
        </w:r>
      </w:del>
      <w:r>
        <w:t xml:space="preserve">This wasn’t true as there was an official campsite, but I discovered later they were </w:t>
      </w:r>
      <w:r>
        <w:lastRenderedPageBreak/>
        <w:t xml:space="preserve">trying very hard to dissuade me from such a foolhardy enterprise.  </w:t>
      </w:r>
    </w:p>
    <w:p w14:paraId="3EFD37EE" w14:textId="6125A07E" w:rsidR="001F045D" w:rsidRDefault="00B45A2E">
      <w:pPr>
        <w:pStyle w:val="body"/>
        <w:rPr>
          <w:ins w:id="6782" w:author="Copy Editor" w:date="2026-10-06T19:39:00Z" w16du:dateUtc="2026-10-06T16:39:00Z"/>
        </w:rPr>
        <w:pPrChange w:id="6783" w:author="Copy Editor" w:date="2026-10-06T19:40:00Z" w16du:dateUtc="2026-10-06T16:40:00Z">
          <w:pPr>
            <w:pStyle w:val="bdialogue"/>
          </w:pPr>
        </w:pPrChange>
      </w:pPr>
      <w:ins w:id="6784" w:author="Copy Editor" w:date="2026-10-06T19:40:00Z">
        <w:r w:rsidRPr="00B45A2E">
          <w:t>Richard shoulders his pack.</w:t>
        </w:r>
      </w:ins>
    </w:p>
    <w:p w14:paraId="5C3C55F0" w14:textId="77777777" w:rsidR="001F045D" w:rsidRPr="00D05579" w:rsidRDefault="001F045D" w:rsidP="001F045D">
      <w:pPr>
        <w:pStyle w:val="bCHARACTER"/>
        <w:rPr>
          <w:ins w:id="6785" w:author="Copy Editor" w:date="2026-10-06T19:39:00Z" w16du:dateUtc="2026-10-06T16:39:00Z"/>
          <w:lang w:val="en-US"/>
        </w:rPr>
      </w:pPr>
      <w:ins w:id="6786" w:author="Copy Editor" w:date="2026-10-06T19:39:00Z" w16du:dateUtc="2026-10-06T16:39:00Z">
        <w:r w:rsidRPr="00CD7F85">
          <w:rPr>
            <w:lang w:val="en-US"/>
          </w:rPr>
          <w:t>RICHARD (V.O.)</w:t>
        </w:r>
      </w:ins>
    </w:p>
    <w:p w14:paraId="4611C42C" w14:textId="77777777" w:rsidR="00B45A2E" w:rsidRDefault="007C0FF3" w:rsidP="001F045D">
      <w:pPr>
        <w:pStyle w:val="bdialogue"/>
        <w:rPr>
          <w:ins w:id="6787" w:author="Copy Editor" w:date="2026-10-06T19:40:00Z" w16du:dateUtc="2026-10-06T16:40:00Z"/>
        </w:rPr>
      </w:pPr>
      <w:r>
        <w:t xml:space="preserve">I intended to hitch back the next day then race across.  </w:t>
      </w:r>
    </w:p>
    <w:p w14:paraId="00778E13" w14:textId="77777777" w:rsidR="00C34054" w:rsidRDefault="007C0FF3" w:rsidP="001F045D">
      <w:pPr>
        <w:pStyle w:val="bdialogue"/>
        <w:rPr>
          <w:ins w:id="6788" w:author="Copy Editor" w:date="2026-10-06T19:41:00Z" w16du:dateUtc="2026-10-06T16:41:00Z"/>
        </w:rPr>
      </w:pPr>
      <w:r>
        <w:t xml:space="preserve">No luck, I got pissed off, it got dark.  </w:t>
      </w:r>
    </w:p>
    <w:p w14:paraId="61B35ACC" w14:textId="77777777" w:rsidR="002A16B8" w:rsidRPr="002A16B8" w:rsidRDefault="002A16B8" w:rsidP="002A16B8">
      <w:pPr>
        <w:pStyle w:val="body"/>
        <w:rPr>
          <w:ins w:id="6789" w:author="Copy Editor" w:date="2026-10-06T19:41:00Z"/>
          <w:lang w:val="en-US"/>
        </w:rPr>
      </w:pPr>
      <w:ins w:id="6790" w:author="Copy Editor" w:date="2026-10-06T19:41:00Z">
        <w:r w:rsidRPr="002A16B8">
          <w:rPr>
            <w:lang w:val="en-US"/>
          </w:rPr>
          <w:t>No luck.</w:t>
        </w:r>
      </w:ins>
    </w:p>
    <w:p w14:paraId="38AF3447" w14:textId="77777777" w:rsidR="002A16B8" w:rsidRPr="002A16B8" w:rsidRDefault="002A16B8" w:rsidP="002A16B8">
      <w:pPr>
        <w:pStyle w:val="body"/>
        <w:rPr>
          <w:ins w:id="6791" w:author="Copy Editor" w:date="2026-10-06T19:41:00Z"/>
          <w:lang w:val="en-US"/>
        </w:rPr>
      </w:pPr>
      <w:ins w:id="6792" w:author="Copy Editor" w:date="2026-10-06T19:41:00Z">
        <w:r w:rsidRPr="002A16B8">
          <w:rPr>
            <w:lang w:val="en-US"/>
          </w:rPr>
          <w:t>Darkness falls.</w:t>
        </w:r>
      </w:ins>
    </w:p>
    <w:p w14:paraId="34755E69" w14:textId="77777777" w:rsidR="002A16B8" w:rsidRPr="002A16B8" w:rsidRDefault="002A16B8" w:rsidP="002A16B8">
      <w:pPr>
        <w:pStyle w:val="body"/>
        <w:rPr>
          <w:ins w:id="6793" w:author="Copy Editor" w:date="2026-10-06T19:41:00Z"/>
          <w:lang w:val="en-US"/>
        </w:rPr>
      </w:pPr>
      <w:ins w:id="6794" w:author="Copy Editor" w:date="2026-10-06T19:41:00Z">
        <w:r w:rsidRPr="002A16B8">
          <w:rPr>
            <w:lang w:val="en-US"/>
          </w:rPr>
          <w:t>Richard walks toward the South Kaibab road.</w:t>
        </w:r>
      </w:ins>
    </w:p>
    <w:p w14:paraId="15B3BB16" w14:textId="77777777" w:rsidR="002A16B8" w:rsidRPr="002A16B8" w:rsidRDefault="002A16B8">
      <w:pPr>
        <w:pStyle w:val="aSCENEHEAD"/>
        <w:rPr>
          <w:ins w:id="6795" w:author="Copy Editor" w:date="2026-10-06T19:41:00Z"/>
          <w:lang w:val="en-US"/>
        </w:rPr>
        <w:pPrChange w:id="6796" w:author="Copy Editor" w:date="2026-10-06T19:41:00Z" w16du:dateUtc="2026-10-06T16:41:00Z">
          <w:pPr>
            <w:pStyle w:val="body"/>
          </w:pPr>
        </w:pPrChange>
      </w:pPr>
      <w:ins w:id="6797" w:author="Copy Editor" w:date="2026-10-06T19:41:00Z">
        <w:r w:rsidRPr="002A16B8">
          <w:rPr>
            <w:lang w:val="en-US"/>
          </w:rPr>
          <w:t>EXT. SOUTH KAIBAB TRAILHEAD – NIGHT</w:t>
        </w:r>
      </w:ins>
    </w:p>
    <w:p w14:paraId="080FF8C3" w14:textId="77777777" w:rsidR="00C34054" w:rsidRPr="00D05579" w:rsidRDefault="00C34054" w:rsidP="00C34054">
      <w:pPr>
        <w:pStyle w:val="bCHARACTER"/>
        <w:rPr>
          <w:ins w:id="6798" w:author="Copy Editor" w:date="2026-10-06T19:40:00Z" w16du:dateUtc="2026-10-06T16:40:00Z"/>
          <w:lang w:val="en-US"/>
        </w:rPr>
      </w:pPr>
      <w:ins w:id="6799" w:author="Copy Editor" w:date="2026-10-06T19:40:00Z" w16du:dateUtc="2026-10-06T16:40:00Z">
        <w:r w:rsidRPr="00CD7F85">
          <w:rPr>
            <w:lang w:val="en-US"/>
          </w:rPr>
          <w:t>RICHARD (V.O.)</w:t>
        </w:r>
      </w:ins>
    </w:p>
    <w:p w14:paraId="6A5F6797" w14:textId="77777777" w:rsidR="002A16B8" w:rsidRDefault="007C0FF3" w:rsidP="001F045D">
      <w:pPr>
        <w:pStyle w:val="bdialogue"/>
        <w:rPr>
          <w:ins w:id="6800" w:author="Copy Editor" w:date="2026-10-06T19:41:00Z" w16du:dateUtc="2026-10-06T16:41:00Z"/>
          <w:rFonts w:cs="Times New Roman"/>
        </w:rPr>
      </w:pPr>
      <w:r>
        <w:rPr>
          <w:rFonts w:cs="Times New Roman"/>
        </w:rPr>
        <w:t xml:space="preserve">The road to the South Kaibab was off to the left, there was </w:t>
      </w:r>
      <w:r w:rsidR="007E27AF">
        <w:rPr>
          <w:rFonts w:cs="Times New Roman"/>
        </w:rPr>
        <w:t>nobody</w:t>
      </w:r>
      <w:r>
        <w:rPr>
          <w:rFonts w:cs="Times New Roman"/>
        </w:rPr>
        <w:t xml:space="preserve"> about, it was getting dark.  </w:t>
      </w:r>
    </w:p>
    <w:p w14:paraId="6E4A3CAA" w14:textId="77777777" w:rsidR="002A16B8" w:rsidRDefault="007C0FF3" w:rsidP="001F045D">
      <w:pPr>
        <w:pStyle w:val="bdialogue"/>
        <w:rPr>
          <w:ins w:id="6801" w:author="Copy Editor" w:date="2026-10-06T19:42:00Z" w16du:dateUtc="2026-10-06T16:42:00Z"/>
          <w:rFonts w:cs="Times New Roman"/>
        </w:rPr>
      </w:pPr>
      <w:r>
        <w:rPr>
          <w:rFonts w:cs="Times New Roman"/>
        </w:rPr>
        <w:t>I followed the road to the left, got to the head of the trail, and looked around.  It was deserted and likely to stay that way, if anyone did come, they had no reason to head in that direction in amongst those trees</w:t>
      </w:r>
      <w:ins w:id="6802" w:author="Copy Editor" w:date="2026-10-06T19:41:00Z" w16du:dateUtc="2026-10-06T16:41:00Z">
        <w:r w:rsidR="002A16B8">
          <w:rPr>
            <w:rFonts w:cs="Times New Roman"/>
          </w:rPr>
          <w:t>.</w:t>
        </w:r>
      </w:ins>
    </w:p>
    <w:p w14:paraId="121807B2" w14:textId="0A9FF9E5" w:rsidR="00932DC9" w:rsidRDefault="00932DC9">
      <w:pPr>
        <w:pStyle w:val="body"/>
        <w:rPr>
          <w:ins w:id="6803" w:author="Copy Editor" w:date="2026-10-06T19:41:00Z" w16du:dateUtc="2026-10-06T16:41:00Z"/>
        </w:rPr>
        <w:pPrChange w:id="6804" w:author="Copy Editor" w:date="2026-10-06T19:42:00Z" w16du:dateUtc="2026-10-06T16:42:00Z">
          <w:pPr>
            <w:pStyle w:val="bdialogue"/>
          </w:pPr>
        </w:pPrChange>
      </w:pPr>
      <w:ins w:id="6805" w:author="Copy Editor" w:date="2026-10-06T19:42:00Z">
        <w:r w:rsidRPr="00932DC9">
          <w:t>He disappears into the growth.</w:t>
        </w:r>
      </w:ins>
    </w:p>
    <w:p w14:paraId="5C99B13D" w14:textId="77777777" w:rsidR="00EC5466" w:rsidRPr="00EC5466" w:rsidRDefault="00EC5466">
      <w:pPr>
        <w:pStyle w:val="aSCENEHEAD"/>
        <w:rPr>
          <w:ins w:id="6806" w:author="Copy Editor" w:date="2026-10-06T19:41:00Z"/>
          <w:lang w:val="en-US"/>
        </w:rPr>
        <w:pPrChange w:id="6807" w:author="Copy Editor" w:date="2026-10-06T19:41:00Z" w16du:dateUtc="2026-10-06T16:41:00Z">
          <w:pPr>
            <w:pStyle w:val="body"/>
          </w:pPr>
        </w:pPrChange>
      </w:pPr>
      <w:ins w:id="6808" w:author="Copy Editor" w:date="2026-10-06T19:41:00Z">
        <w:r w:rsidRPr="00EC5466">
          <w:rPr>
            <w:lang w:val="en-US"/>
          </w:rPr>
          <w:t>EXT. GRAND CANYON – HIDDEN CAMP – NIGHT</w:t>
        </w:r>
      </w:ins>
    </w:p>
    <w:p w14:paraId="0F315B30" w14:textId="77777777" w:rsidR="00EC5466" w:rsidRPr="00EC5466" w:rsidRDefault="00EC5466" w:rsidP="00EC5466">
      <w:pPr>
        <w:pStyle w:val="body"/>
        <w:rPr>
          <w:ins w:id="6809" w:author="Copy Editor" w:date="2026-10-06T19:41:00Z"/>
          <w:lang w:val="en-US"/>
        </w:rPr>
      </w:pPr>
      <w:ins w:id="6810" w:author="Copy Editor" w:date="2026-10-06T19:41:00Z">
        <w:r w:rsidRPr="00EC5466">
          <w:rPr>
            <w:lang w:val="en-US"/>
          </w:rPr>
          <w:t>Richard spreads out his blanket.</w:t>
        </w:r>
      </w:ins>
    </w:p>
    <w:p w14:paraId="23CBAC8C" w14:textId="77777777" w:rsidR="00EC5466" w:rsidRPr="00D05579" w:rsidRDefault="00EC5466" w:rsidP="00EC5466">
      <w:pPr>
        <w:pStyle w:val="bCHARACTER"/>
        <w:rPr>
          <w:ins w:id="6811" w:author="Copy Editor" w:date="2026-10-06T19:42:00Z" w16du:dateUtc="2026-10-06T16:42:00Z"/>
          <w:lang w:val="en-US"/>
        </w:rPr>
      </w:pPr>
      <w:ins w:id="6812" w:author="Copy Editor" w:date="2026-10-06T19:42:00Z" w16du:dateUtc="2026-10-06T16:42:00Z">
        <w:r w:rsidRPr="00CD7F85">
          <w:rPr>
            <w:lang w:val="en-US"/>
          </w:rPr>
          <w:t>RICHARD (V.O.)</w:t>
        </w:r>
      </w:ins>
    </w:p>
    <w:p w14:paraId="5E4BDCF5" w14:textId="0E0B9B1C" w:rsidR="003439BF" w:rsidRDefault="007C0FF3">
      <w:pPr>
        <w:pStyle w:val="bdialogue"/>
        <w:pPrChange w:id="6813" w:author="Copy Editor" w:date="2026-10-06T19:39:00Z" w16du:dateUtc="2026-10-06T16:39:00Z">
          <w:pPr>
            <w:pStyle w:val="body"/>
          </w:pPr>
        </w:pPrChange>
      </w:pPr>
      <w:del w:id="6814" w:author="Copy Editor" w:date="2026-10-06T19:41:00Z" w16du:dateUtc="2026-10-06T16:41:00Z">
        <w:r w:rsidDel="002A16B8">
          <w:rPr>
            <w:rFonts w:cs="Times New Roman"/>
          </w:rPr>
          <w:delText xml:space="preserve">, </w:delText>
        </w:r>
      </w:del>
      <w:r>
        <w:rPr>
          <w:rFonts w:cs="Times New Roman"/>
        </w:rPr>
        <w:t>I went that way, got in amongst the growth, got out my blanket and settled down for the night.</w:t>
      </w:r>
    </w:p>
    <w:p w14:paraId="45C3209A" w14:textId="77777777" w:rsidR="00932DC9" w:rsidRDefault="007C0FF3" w:rsidP="00932DC9">
      <w:pPr>
        <w:pStyle w:val="bdialogue"/>
        <w:rPr>
          <w:ins w:id="6815" w:author="Copy Editor" w:date="2026-10-06T19:42:00Z" w16du:dateUtc="2026-10-06T16:42:00Z"/>
        </w:rPr>
      </w:pPr>
      <w:r>
        <w:t xml:space="preserve">My pack contained everything I had with me.  </w:t>
      </w:r>
    </w:p>
    <w:p w14:paraId="5F5B69B7" w14:textId="77777777" w:rsidR="00932DC9" w:rsidRDefault="00932DC9" w:rsidP="00932DC9">
      <w:pPr>
        <w:pStyle w:val="bdialogue"/>
        <w:rPr>
          <w:ins w:id="6816" w:author="Copy Editor" w:date="2026-10-06T19:42:00Z" w16du:dateUtc="2026-10-06T16:42:00Z"/>
        </w:rPr>
      </w:pPr>
    </w:p>
    <w:p w14:paraId="6CD66B6D" w14:textId="62EF3DB0" w:rsidR="00743AF8" w:rsidRDefault="00743AF8" w:rsidP="00743AF8">
      <w:pPr>
        <w:pStyle w:val="body"/>
        <w:rPr>
          <w:ins w:id="6817" w:author="Copy Editor" w:date="2026-10-06T19:43:00Z" w16du:dateUtc="2026-10-06T16:43:00Z"/>
        </w:rPr>
      </w:pPr>
      <w:ins w:id="6818" w:author="Copy Editor" w:date="2026-10-06T19:43:00Z">
        <w:r w:rsidRPr="00743AF8">
          <w:lastRenderedPageBreak/>
          <w:t>He pulls out a pair of slacks and a jacket.</w:t>
        </w:r>
      </w:ins>
    </w:p>
    <w:p w14:paraId="292D1035" w14:textId="493785F1" w:rsidR="00743AF8" w:rsidRDefault="00743AF8">
      <w:pPr>
        <w:pStyle w:val="bCHARACTER"/>
        <w:rPr>
          <w:ins w:id="6819" w:author="Copy Editor" w:date="2026-10-06T19:42:00Z" w16du:dateUtc="2026-10-06T16:42:00Z"/>
        </w:rPr>
        <w:pPrChange w:id="6820" w:author="Copy Editor" w:date="2026-10-06T19:43:00Z" w16du:dateUtc="2026-10-06T16:43:00Z">
          <w:pPr>
            <w:pStyle w:val="bdialogue"/>
          </w:pPr>
        </w:pPrChange>
      </w:pPr>
      <w:ins w:id="6821" w:author="Copy Editor" w:date="2026-10-06T19:43:00Z">
        <w:r w:rsidRPr="00743AF8">
          <w:t>RICHARD (V.O.)</w:t>
        </w:r>
      </w:ins>
    </w:p>
    <w:p w14:paraId="5E4BDCF7" w14:textId="73F082CA" w:rsidR="003439BF" w:rsidRDefault="007C0FF3" w:rsidP="00932DC9">
      <w:pPr>
        <w:pStyle w:val="bdialogue"/>
        <w:rPr>
          <w:ins w:id="6822" w:author="Copy Editor" w:date="2026-10-06T19:44:00Z" w16du:dateUtc="2026-10-06T16:44:00Z"/>
        </w:rPr>
      </w:pPr>
      <w:r>
        <w:t xml:space="preserve">I had been told that Americans are very generous and I shouldn’t be surprised if a total stranger takes me out to </w:t>
      </w:r>
      <w:r w:rsidR="007E27AF">
        <w:t>dinner,</w:t>
      </w:r>
      <w:r>
        <w:t xml:space="preserve"> so I even had slacks and a jacket with me.  I don’t know the total weight but 50lbs is unlikely to be an exaggeration.</w:t>
      </w:r>
    </w:p>
    <w:p w14:paraId="56EC0659" w14:textId="77777777" w:rsidR="00C1643A" w:rsidRPr="00C1643A" w:rsidRDefault="00C1643A">
      <w:pPr>
        <w:pStyle w:val="aSCENEHEAD"/>
        <w:rPr>
          <w:ins w:id="6823" w:author="Copy Editor" w:date="2026-10-06T19:44:00Z"/>
          <w:lang w:val="en-US"/>
        </w:rPr>
        <w:pPrChange w:id="6824" w:author="Copy Editor" w:date="2026-10-06T19:44:00Z" w16du:dateUtc="2026-10-06T16:44:00Z">
          <w:pPr>
            <w:pStyle w:val="body"/>
          </w:pPr>
        </w:pPrChange>
      </w:pPr>
      <w:ins w:id="6825" w:author="Copy Editor" w:date="2026-10-06T19:44:00Z">
        <w:r w:rsidRPr="00C1643A">
          <w:rPr>
            <w:lang w:val="en-US"/>
          </w:rPr>
          <w:t>EXT. GRAND CANYON – JOHN – DAY</w:t>
        </w:r>
      </w:ins>
    </w:p>
    <w:p w14:paraId="37BC5F85" w14:textId="77777777" w:rsidR="00C1643A" w:rsidRPr="00C1643A" w:rsidRDefault="00C1643A" w:rsidP="00C1643A">
      <w:pPr>
        <w:pStyle w:val="body"/>
        <w:rPr>
          <w:ins w:id="6826" w:author="Copy Editor" w:date="2026-10-06T19:44:00Z"/>
          <w:lang w:val="en-US"/>
        </w:rPr>
      </w:pPr>
      <w:ins w:id="6827" w:author="Copy Editor" w:date="2026-10-06T19:44:00Z">
        <w:r w:rsidRPr="00C1643A">
          <w:rPr>
            <w:lang w:val="en-US"/>
          </w:rPr>
          <w:t>John struggles onward.</w:t>
        </w:r>
      </w:ins>
    </w:p>
    <w:p w14:paraId="75943F82" w14:textId="5FA434CC" w:rsidR="00C1643A" w:rsidDel="00C1643A" w:rsidRDefault="00C1643A" w:rsidP="00C1643A">
      <w:pPr>
        <w:pStyle w:val="bdialogue"/>
        <w:rPr>
          <w:del w:id="6828" w:author="Copy Editor" w:date="2026-10-06T19:44:00Z" w16du:dateUtc="2026-10-06T16:44:00Z"/>
        </w:rPr>
      </w:pPr>
    </w:p>
    <w:p w14:paraId="23FDFC35" w14:textId="77777777" w:rsidR="00C1643A" w:rsidRDefault="00C1643A" w:rsidP="00C1643A">
      <w:pPr>
        <w:pStyle w:val="bCHARACTER"/>
        <w:rPr>
          <w:ins w:id="6829" w:author="Copy Editor" w:date="2026-10-06T19:44:00Z" w16du:dateUtc="2026-10-06T16:44:00Z"/>
        </w:rPr>
      </w:pPr>
      <w:ins w:id="6830" w:author="Copy Editor" w:date="2026-10-06T19:44:00Z" w16du:dateUtc="2026-10-06T16:44:00Z">
        <w:r w:rsidRPr="00743AF8">
          <w:t>RICHARD (V.O.)</w:t>
        </w:r>
      </w:ins>
    </w:p>
    <w:p w14:paraId="79427991" w14:textId="77777777" w:rsidR="00C1643A" w:rsidRDefault="007C0FF3" w:rsidP="00C1643A">
      <w:pPr>
        <w:pStyle w:val="bdialogue"/>
        <w:rPr>
          <w:ins w:id="6831" w:author="Copy Editor" w:date="2026-10-06T19:44:00Z" w16du:dateUtc="2026-10-06T16:44:00Z"/>
        </w:rPr>
      </w:pPr>
      <w:r>
        <w:t xml:space="preserve">John was desperate to get out the </w:t>
      </w:r>
      <w:r w:rsidR="00337B8B">
        <w:t>canyon</w:t>
      </w:r>
      <w:ins w:id="6832" w:author="Copy Editor" w:date="2026-10-06T19:44:00Z" w16du:dateUtc="2026-10-06T16:44:00Z">
        <w:r w:rsidR="00C1643A">
          <w:t>.</w:t>
        </w:r>
      </w:ins>
    </w:p>
    <w:p w14:paraId="0D52B301" w14:textId="77777777" w:rsidR="00C1643A" w:rsidRDefault="00337B8B" w:rsidP="00C1643A">
      <w:pPr>
        <w:pStyle w:val="bdialogue"/>
        <w:rPr>
          <w:ins w:id="6833" w:author="Copy Editor" w:date="2026-10-06T19:44:00Z" w16du:dateUtc="2026-10-06T16:44:00Z"/>
        </w:rPr>
      </w:pPr>
      <w:del w:id="6834" w:author="Copy Editor" w:date="2026-10-06T19:44:00Z" w16du:dateUtc="2026-10-06T16:44:00Z">
        <w:r w:rsidDel="00C1643A">
          <w:delText>;</w:delText>
        </w:r>
        <w:r w:rsidR="007C0FF3" w:rsidDel="00C1643A">
          <w:delText xml:space="preserve"> h</w:delText>
        </w:r>
      </w:del>
      <w:ins w:id="6835" w:author="Copy Editor" w:date="2026-10-06T19:44:00Z" w16du:dateUtc="2026-10-06T16:44:00Z">
        <w:r w:rsidR="00C1643A">
          <w:t>H</w:t>
        </w:r>
      </w:ins>
      <w:r w:rsidR="007C0FF3">
        <w:t xml:space="preserve">e had been told that if things were </w:t>
      </w:r>
      <w:r w:rsidR="007E27AF">
        <w:t>bad</w:t>
      </w:r>
      <w:r w:rsidR="007C0FF3">
        <w:t xml:space="preserve"> to make his way to the river and hail a passing </w:t>
      </w:r>
      <w:r w:rsidR="007E27AF">
        <w:t>white-water</w:t>
      </w:r>
      <w:r w:rsidR="007C0FF3">
        <w:t xml:space="preserve"> raft. </w:t>
      </w:r>
    </w:p>
    <w:p w14:paraId="00ADCB71" w14:textId="77777777" w:rsidR="00671B54" w:rsidRPr="00671B54" w:rsidRDefault="00671B54">
      <w:pPr>
        <w:pStyle w:val="aSCENEHEAD"/>
        <w:rPr>
          <w:ins w:id="6836" w:author="Copy Editor" w:date="2026-10-06T19:44:00Z"/>
          <w:lang w:val="en-US"/>
        </w:rPr>
        <w:pPrChange w:id="6837" w:author="Copy Editor" w:date="2026-10-06T19:45:00Z" w16du:dateUtc="2026-10-06T16:45:00Z">
          <w:pPr>
            <w:pStyle w:val="body"/>
          </w:pPr>
        </w:pPrChange>
      </w:pPr>
      <w:ins w:id="6838" w:author="Copy Editor" w:date="2026-10-06T19:44:00Z">
        <w:r w:rsidRPr="00671B54">
          <w:rPr>
            <w:lang w:val="en-US"/>
          </w:rPr>
          <w:t>EXT. GRAND CANYON – GULLY – DAY</w:t>
        </w:r>
      </w:ins>
    </w:p>
    <w:p w14:paraId="26625FE1" w14:textId="77777777" w:rsidR="00671B54" w:rsidRPr="00671B54" w:rsidRDefault="00671B54" w:rsidP="00671B54">
      <w:pPr>
        <w:pStyle w:val="body"/>
        <w:rPr>
          <w:ins w:id="6839" w:author="Copy Editor" w:date="2026-10-06T19:44:00Z"/>
          <w:lang w:val="en-US"/>
        </w:rPr>
      </w:pPr>
      <w:ins w:id="6840" w:author="Copy Editor" w:date="2026-10-06T19:44:00Z">
        <w:r w:rsidRPr="00671B54">
          <w:rPr>
            <w:lang w:val="en-US"/>
          </w:rPr>
          <w:t>John sweats heavily.</w:t>
        </w:r>
      </w:ins>
    </w:p>
    <w:p w14:paraId="27050C90" w14:textId="77777777" w:rsidR="00671B54" w:rsidRPr="00671B54" w:rsidRDefault="00671B54">
      <w:pPr>
        <w:pStyle w:val="bCHARACTER"/>
        <w:rPr>
          <w:ins w:id="6841" w:author="Copy Editor" w:date="2026-10-06T19:44:00Z"/>
          <w:lang w:val="en-US"/>
        </w:rPr>
        <w:pPrChange w:id="6842" w:author="Copy Editor" w:date="2026-10-06T19:44:00Z" w16du:dateUtc="2026-10-06T16:44:00Z">
          <w:pPr>
            <w:pStyle w:val="body"/>
          </w:pPr>
        </w:pPrChange>
      </w:pPr>
      <w:ins w:id="6843" w:author="Copy Editor" w:date="2026-10-06T19:44:00Z">
        <w:r w:rsidRPr="00671B54">
          <w:rPr>
            <w:lang w:val="en-US"/>
          </w:rPr>
          <w:t>RICHARD (V.O.)</w:t>
        </w:r>
      </w:ins>
    </w:p>
    <w:p w14:paraId="36D96838" w14:textId="77777777" w:rsidR="00671B54" w:rsidRDefault="007C0FF3" w:rsidP="00C1643A">
      <w:pPr>
        <w:pStyle w:val="bdialogue"/>
        <w:rPr>
          <w:ins w:id="6844" w:author="Copy Editor" w:date="2026-10-06T19:45:00Z" w16du:dateUtc="2026-10-06T16:45:00Z"/>
        </w:rPr>
      </w:pPr>
      <w:del w:id="6845" w:author="Copy Editor" w:date="2026-10-06T19:44:00Z" w16du:dateUtc="2026-10-06T16:44:00Z">
        <w:r w:rsidDel="00C1643A">
          <w:delText xml:space="preserve"> </w:delText>
        </w:r>
      </w:del>
      <w:r>
        <w:t xml:space="preserve">He was hot and thirsty, he was worried and he found a gully that headed down to the river.  </w:t>
      </w:r>
    </w:p>
    <w:p w14:paraId="350BE9EF" w14:textId="77777777" w:rsidR="00671B54" w:rsidRPr="00671B54" w:rsidRDefault="00671B54" w:rsidP="00671B54">
      <w:pPr>
        <w:pStyle w:val="body"/>
        <w:rPr>
          <w:ins w:id="6846" w:author="Copy Editor" w:date="2026-10-06T19:45:00Z"/>
          <w:lang w:val="en-US"/>
        </w:rPr>
      </w:pPr>
      <w:ins w:id="6847" w:author="Copy Editor" w:date="2026-10-06T19:45:00Z">
        <w:r w:rsidRPr="00671B54">
          <w:rPr>
            <w:lang w:val="en-US"/>
          </w:rPr>
          <w:t>John sees a pool.</w:t>
        </w:r>
      </w:ins>
    </w:p>
    <w:p w14:paraId="251A4EFE" w14:textId="77777777" w:rsidR="00671B54" w:rsidRPr="00671B54" w:rsidRDefault="00671B54" w:rsidP="00671B54">
      <w:pPr>
        <w:pStyle w:val="body"/>
        <w:rPr>
          <w:ins w:id="6848" w:author="Copy Editor" w:date="2026-10-06T19:45:00Z"/>
          <w:lang w:val="en-US"/>
        </w:rPr>
      </w:pPr>
      <w:ins w:id="6849" w:author="Copy Editor" w:date="2026-10-06T19:45:00Z">
        <w:r w:rsidRPr="00671B54">
          <w:rPr>
            <w:lang w:val="en-US"/>
          </w:rPr>
          <w:t>It is green and stagnant.</w:t>
        </w:r>
      </w:ins>
    </w:p>
    <w:p w14:paraId="7D551F97" w14:textId="77777777" w:rsidR="00671B54" w:rsidRPr="00671B54" w:rsidRDefault="00671B54" w:rsidP="00671B54">
      <w:pPr>
        <w:pStyle w:val="body"/>
        <w:rPr>
          <w:ins w:id="6850" w:author="Copy Editor" w:date="2026-10-06T19:45:00Z"/>
          <w:lang w:val="en-US"/>
        </w:rPr>
      </w:pPr>
      <w:ins w:id="6851" w:author="Copy Editor" w:date="2026-10-06T19:45:00Z">
        <w:r w:rsidRPr="00671B54">
          <w:rPr>
            <w:lang w:val="en-US"/>
          </w:rPr>
          <w:t>He drinks.</w:t>
        </w:r>
      </w:ins>
    </w:p>
    <w:p w14:paraId="45A9E256" w14:textId="77777777" w:rsidR="00671B54" w:rsidRPr="00671B54" w:rsidRDefault="00671B54" w:rsidP="00671B54">
      <w:pPr>
        <w:pStyle w:val="body"/>
        <w:rPr>
          <w:ins w:id="6852" w:author="Copy Editor" w:date="2026-10-06T19:45:00Z"/>
          <w:lang w:val="en-US"/>
        </w:rPr>
      </w:pPr>
      <w:ins w:id="6853" w:author="Copy Editor" w:date="2026-10-06T19:45:00Z">
        <w:r w:rsidRPr="00671B54">
          <w:rPr>
            <w:lang w:val="en-US"/>
          </w:rPr>
          <w:t>Immediately retches.</w:t>
        </w:r>
      </w:ins>
    </w:p>
    <w:p w14:paraId="215CC819" w14:textId="77777777" w:rsidR="00671B54" w:rsidRPr="00671B54" w:rsidRDefault="00671B54">
      <w:pPr>
        <w:pStyle w:val="bCHARACTER"/>
        <w:rPr>
          <w:ins w:id="6854" w:author="Copy Editor" w:date="2026-10-06T19:45:00Z"/>
          <w:lang w:val="en-US"/>
        </w:rPr>
        <w:pPrChange w:id="6855" w:author="Copy Editor" w:date="2026-10-06T19:45:00Z" w16du:dateUtc="2026-10-06T16:45:00Z">
          <w:pPr>
            <w:pStyle w:val="body"/>
          </w:pPr>
        </w:pPrChange>
      </w:pPr>
      <w:ins w:id="6856" w:author="Copy Editor" w:date="2026-10-06T19:45:00Z">
        <w:r w:rsidRPr="00671B54">
          <w:rPr>
            <w:lang w:val="en-US"/>
          </w:rPr>
          <w:t>RICHARD (V.O.)</w:t>
        </w:r>
      </w:ins>
    </w:p>
    <w:p w14:paraId="6BB70656" w14:textId="77777777" w:rsidR="00671B54" w:rsidRDefault="007C0FF3" w:rsidP="00C1643A">
      <w:pPr>
        <w:pStyle w:val="bdialogue"/>
        <w:rPr>
          <w:ins w:id="6857" w:author="Copy Editor" w:date="2026-10-06T19:45:00Z" w16du:dateUtc="2026-10-06T16:45:00Z"/>
        </w:rPr>
      </w:pPr>
      <w:r>
        <w:t xml:space="preserve">He made his way along </w:t>
      </w:r>
      <w:r w:rsidR="007E27AF">
        <w:t>it;</w:t>
      </w:r>
      <w:r>
        <w:t xml:space="preserve"> it was hot and getting hotter, John was sweating and dehydrating.  He came to a pool of </w:t>
      </w:r>
      <w:r w:rsidR="007E27AF">
        <w:t>water,</w:t>
      </w:r>
      <w:r>
        <w:t xml:space="preserve"> but it was green and stagnant.  He tried </w:t>
      </w:r>
      <w:r>
        <w:lastRenderedPageBreak/>
        <w:t>drinking but it made him wretch</w:t>
      </w:r>
      <w:ins w:id="6858" w:author="Copy Editor" w:date="2026-10-06T19:45:00Z" w16du:dateUtc="2026-10-06T16:45:00Z">
        <w:r w:rsidR="00671B54">
          <w:t>.</w:t>
        </w:r>
      </w:ins>
    </w:p>
    <w:p w14:paraId="51CF578C" w14:textId="77777777" w:rsidR="00FB0892" w:rsidRDefault="007C0FF3" w:rsidP="00C1643A">
      <w:pPr>
        <w:pStyle w:val="bdialogue"/>
        <w:rPr>
          <w:ins w:id="6859" w:author="Copy Editor" w:date="2026-10-06T19:45:00Z" w16du:dateUtc="2026-10-06T16:45:00Z"/>
        </w:rPr>
      </w:pPr>
      <w:del w:id="6860" w:author="Copy Editor" w:date="2026-10-06T19:45:00Z" w16du:dateUtc="2026-10-06T16:45:00Z">
        <w:r w:rsidDel="00671B54">
          <w:delText xml:space="preserve">, </w:delText>
        </w:r>
        <w:r w:rsidDel="00FB0892">
          <w:delText>h</w:delText>
        </w:r>
      </w:del>
      <w:ins w:id="6861" w:author="Copy Editor" w:date="2026-10-06T19:45:00Z" w16du:dateUtc="2026-10-06T16:45:00Z">
        <w:r w:rsidR="00FB0892">
          <w:t>H</w:t>
        </w:r>
      </w:ins>
      <w:r>
        <w:t xml:space="preserve">e was suffering from heat stroke, he was in deep deep trouble.  </w:t>
      </w:r>
    </w:p>
    <w:p w14:paraId="5E4BDCFB" w14:textId="113C4FD5" w:rsidR="003439BF" w:rsidRDefault="007C0FF3" w:rsidP="00C1643A">
      <w:pPr>
        <w:pStyle w:val="bdialogue"/>
        <w:rPr>
          <w:ins w:id="6862" w:author="Copy Editor" w:date="2026-10-06T19:46:00Z" w16du:dateUtc="2026-10-06T16:46:00Z"/>
        </w:rPr>
      </w:pPr>
      <w:r>
        <w:t>He made himself carry on down and came upon a pool of clear water.  He crawled into it, drank from it, dozed in it, woke up and drank again, dozed again and drank again.</w:t>
      </w:r>
    </w:p>
    <w:p w14:paraId="7970B741" w14:textId="77777777" w:rsidR="00E00E16" w:rsidRPr="00E00E16" w:rsidRDefault="00E00E16">
      <w:pPr>
        <w:pStyle w:val="aSCENEHEAD"/>
        <w:rPr>
          <w:ins w:id="6863" w:author="Copy Editor" w:date="2026-10-06T19:46:00Z"/>
          <w:lang w:val="en-US"/>
        </w:rPr>
        <w:pPrChange w:id="6864" w:author="Copy Editor" w:date="2026-10-06T19:46:00Z" w16du:dateUtc="2026-10-06T16:46:00Z">
          <w:pPr>
            <w:pStyle w:val="body"/>
          </w:pPr>
        </w:pPrChange>
      </w:pPr>
      <w:ins w:id="6865" w:author="Copy Editor" w:date="2026-10-06T19:46:00Z">
        <w:r w:rsidRPr="00E00E16">
          <w:rPr>
            <w:lang w:val="en-US"/>
          </w:rPr>
          <w:t>EXT. GRAND CANYON – GULLY – NIGHT</w:t>
        </w:r>
      </w:ins>
    </w:p>
    <w:p w14:paraId="74331EE3" w14:textId="77777777" w:rsidR="00E00E16" w:rsidRPr="00E00E16" w:rsidRDefault="00E00E16" w:rsidP="00E00E16">
      <w:pPr>
        <w:pStyle w:val="body"/>
        <w:rPr>
          <w:ins w:id="6866" w:author="Copy Editor" w:date="2026-10-06T19:46:00Z"/>
          <w:lang w:val="en-US"/>
        </w:rPr>
      </w:pPr>
      <w:ins w:id="6867" w:author="Copy Editor" w:date="2026-10-06T19:46:00Z">
        <w:r w:rsidRPr="00E00E16">
          <w:rPr>
            <w:lang w:val="en-US"/>
          </w:rPr>
          <w:t>John moves only when it is cooler.</w:t>
        </w:r>
      </w:ins>
    </w:p>
    <w:p w14:paraId="36A9D523" w14:textId="77777777" w:rsidR="00E00E16" w:rsidRPr="00671B54" w:rsidRDefault="00E00E16" w:rsidP="00E00E16">
      <w:pPr>
        <w:pStyle w:val="bCHARACTER"/>
        <w:rPr>
          <w:ins w:id="6868" w:author="Copy Editor" w:date="2026-10-06T19:46:00Z" w16du:dateUtc="2026-10-06T16:46:00Z"/>
          <w:lang w:val="en-US"/>
        </w:rPr>
      </w:pPr>
      <w:ins w:id="6869" w:author="Copy Editor" w:date="2026-10-06T19:46:00Z" w16du:dateUtc="2026-10-06T16:46:00Z">
        <w:r w:rsidRPr="00671B54">
          <w:rPr>
            <w:lang w:val="en-US"/>
          </w:rPr>
          <w:t>RICHARD (V.O.)</w:t>
        </w:r>
      </w:ins>
    </w:p>
    <w:p w14:paraId="417FDEB7" w14:textId="64693922" w:rsidR="00E00E16" w:rsidDel="00E00E16" w:rsidRDefault="00E00E16">
      <w:pPr>
        <w:pStyle w:val="bdialogue"/>
        <w:rPr>
          <w:del w:id="6870" w:author="Copy Editor" w:date="2026-10-06T19:46:00Z" w16du:dateUtc="2026-10-06T16:46:00Z"/>
        </w:rPr>
        <w:pPrChange w:id="6871" w:author="Copy Editor" w:date="2026-10-06T19:46:00Z" w16du:dateUtc="2026-10-06T16:46:00Z">
          <w:pPr>
            <w:pStyle w:val="body"/>
          </w:pPr>
        </w:pPrChange>
      </w:pPr>
    </w:p>
    <w:p w14:paraId="5D2F2691" w14:textId="77777777" w:rsidR="00E00E16" w:rsidRDefault="007C0FF3" w:rsidP="00E00E16">
      <w:pPr>
        <w:pStyle w:val="bdialogue"/>
        <w:rPr>
          <w:ins w:id="6872" w:author="Copy Editor" w:date="2026-10-06T19:46:00Z" w16du:dateUtc="2026-10-06T16:46:00Z"/>
        </w:rPr>
      </w:pPr>
      <w:r>
        <w:t xml:space="preserve">When he finally </w:t>
      </w:r>
      <w:r w:rsidR="007E27AF">
        <w:t>recovered,</w:t>
      </w:r>
      <w:r>
        <w:t xml:space="preserve"> he carried on down the gully but he had learnt not to move during the day</w:t>
      </w:r>
      <w:ins w:id="6873" w:author="Copy Editor" w:date="2026-10-06T19:46:00Z" w16du:dateUtc="2026-10-06T16:46:00Z">
        <w:r w:rsidR="00E00E16">
          <w:t>.</w:t>
        </w:r>
      </w:ins>
    </w:p>
    <w:p w14:paraId="6532ACA1" w14:textId="77777777" w:rsidR="00E00E16" w:rsidRDefault="007C0FF3" w:rsidP="00E00E16">
      <w:pPr>
        <w:pStyle w:val="bdialogue"/>
        <w:rPr>
          <w:ins w:id="6874" w:author="Copy Editor" w:date="2026-10-06T19:47:00Z" w16du:dateUtc="2026-10-06T16:47:00Z"/>
        </w:rPr>
      </w:pPr>
      <w:del w:id="6875" w:author="Copy Editor" w:date="2026-10-06T19:46:00Z" w16du:dateUtc="2026-10-06T16:46:00Z">
        <w:r w:rsidDel="00E00E16">
          <w:delText>, h</w:delText>
        </w:r>
      </w:del>
      <w:ins w:id="6876" w:author="Copy Editor" w:date="2026-10-06T19:46:00Z" w16du:dateUtc="2026-10-06T16:46:00Z">
        <w:r w:rsidR="00E00E16">
          <w:t>H</w:t>
        </w:r>
      </w:ins>
      <w:r>
        <w:t>e waited until it was cooler in the evening then set off</w:t>
      </w:r>
      <w:ins w:id="6877" w:author="Copy Editor" w:date="2026-10-06T19:47:00Z" w16du:dateUtc="2026-10-06T16:47:00Z">
        <w:r w:rsidR="00E00E16">
          <w:t>.</w:t>
        </w:r>
      </w:ins>
    </w:p>
    <w:p w14:paraId="6C6B7B20" w14:textId="77777777" w:rsidR="00E00E16" w:rsidRDefault="007C0FF3" w:rsidP="00E00E16">
      <w:pPr>
        <w:pStyle w:val="bdialogue"/>
        <w:rPr>
          <w:ins w:id="6878" w:author="Copy Editor" w:date="2026-10-06T19:47:00Z" w16du:dateUtc="2026-10-06T16:47:00Z"/>
        </w:rPr>
      </w:pPr>
      <w:del w:id="6879" w:author="Copy Editor" w:date="2026-10-06T19:47:00Z" w16du:dateUtc="2026-10-06T16:47:00Z">
        <w:r w:rsidDel="00E00E16">
          <w:delText xml:space="preserve"> a</w:delText>
        </w:r>
      </w:del>
      <w:ins w:id="6880" w:author="Copy Editor" w:date="2026-10-06T19:47:00Z" w16du:dateUtc="2026-10-06T16:47:00Z">
        <w:r w:rsidR="00E00E16">
          <w:t>A</w:t>
        </w:r>
      </w:ins>
      <w:r>
        <w:t xml:space="preserve">nd when the moon went down and it was too dark to see he would pause again and move again for an hour or two in the morning before seeking out somewhere in shade to sit out the day.  </w:t>
      </w:r>
    </w:p>
    <w:p w14:paraId="7EB31560" w14:textId="77777777" w:rsidR="00297A31" w:rsidRPr="00297A31" w:rsidRDefault="00297A31">
      <w:pPr>
        <w:pStyle w:val="aSCENEHEAD"/>
        <w:rPr>
          <w:ins w:id="6881" w:author="Copy Editor" w:date="2026-10-06T19:47:00Z"/>
          <w:lang w:val="en-US"/>
        </w:rPr>
        <w:pPrChange w:id="6882" w:author="Copy Editor" w:date="2026-10-06T19:47:00Z" w16du:dateUtc="2026-10-06T16:47:00Z">
          <w:pPr>
            <w:pStyle w:val="body"/>
          </w:pPr>
        </w:pPrChange>
      </w:pPr>
      <w:ins w:id="6883" w:author="Copy Editor" w:date="2026-10-06T19:47:00Z">
        <w:r w:rsidRPr="00297A31">
          <w:rPr>
            <w:lang w:val="en-US"/>
          </w:rPr>
          <w:t>EXT. GRAND CANYON – WATERFALL – DAY</w:t>
        </w:r>
      </w:ins>
    </w:p>
    <w:p w14:paraId="3748122A" w14:textId="77777777" w:rsidR="00297A31" w:rsidRPr="00297A31" w:rsidRDefault="00297A31" w:rsidP="00297A31">
      <w:pPr>
        <w:pStyle w:val="body"/>
        <w:rPr>
          <w:ins w:id="6884" w:author="Copy Editor" w:date="2026-10-06T19:47:00Z"/>
          <w:lang w:val="en-US"/>
        </w:rPr>
      </w:pPr>
      <w:ins w:id="6885" w:author="Copy Editor" w:date="2026-10-06T19:47:00Z">
        <w:r w:rsidRPr="00297A31">
          <w:rPr>
            <w:lang w:val="en-US"/>
          </w:rPr>
          <w:t>John reaches a fifty-foot waterfall.</w:t>
        </w:r>
      </w:ins>
    </w:p>
    <w:p w14:paraId="530727E4" w14:textId="77777777" w:rsidR="00297A31" w:rsidRPr="00297A31" w:rsidRDefault="00297A31" w:rsidP="00297A31">
      <w:pPr>
        <w:pStyle w:val="body"/>
        <w:rPr>
          <w:ins w:id="6886" w:author="Copy Editor" w:date="2026-10-06T19:47:00Z"/>
          <w:lang w:val="en-US"/>
        </w:rPr>
      </w:pPr>
      <w:ins w:id="6887" w:author="Copy Editor" w:date="2026-10-06T19:47:00Z">
        <w:r w:rsidRPr="00297A31">
          <w:rPr>
            <w:lang w:val="en-US"/>
          </w:rPr>
          <w:t>He looks down.</w:t>
        </w:r>
      </w:ins>
    </w:p>
    <w:p w14:paraId="42D7C9A6" w14:textId="77777777" w:rsidR="00297A31" w:rsidRPr="00671B54" w:rsidRDefault="00297A31" w:rsidP="00297A31">
      <w:pPr>
        <w:pStyle w:val="bCHARACTER"/>
        <w:rPr>
          <w:ins w:id="6888" w:author="Copy Editor" w:date="2026-10-06T19:47:00Z" w16du:dateUtc="2026-10-06T16:47:00Z"/>
          <w:lang w:val="en-US"/>
        </w:rPr>
      </w:pPr>
      <w:ins w:id="6889" w:author="Copy Editor" w:date="2026-10-06T19:47:00Z" w16du:dateUtc="2026-10-06T16:47:00Z">
        <w:r w:rsidRPr="00671B54">
          <w:rPr>
            <w:lang w:val="en-US"/>
          </w:rPr>
          <w:t>RICHARD (V.O.)</w:t>
        </w:r>
      </w:ins>
    </w:p>
    <w:p w14:paraId="4AFF976C" w14:textId="77777777" w:rsidR="00297A31" w:rsidRDefault="007E27AF" w:rsidP="00E00E16">
      <w:pPr>
        <w:pStyle w:val="bdialogue"/>
        <w:rPr>
          <w:ins w:id="6890" w:author="Copy Editor" w:date="2026-10-06T19:47:00Z" w16du:dateUtc="2026-10-06T16:47:00Z"/>
        </w:rPr>
      </w:pPr>
      <w:r>
        <w:t>Finally,</w:t>
      </w:r>
      <w:r w:rsidR="007C0FF3">
        <w:t xml:space="preserve"> his gully ended in a </w:t>
      </w:r>
      <w:r>
        <w:t>50-foot</w:t>
      </w:r>
      <w:r w:rsidR="007C0FF3">
        <w:t xml:space="preserve"> waterfall</w:t>
      </w:r>
      <w:ins w:id="6891" w:author="Copy Editor" w:date="2026-10-06T19:47:00Z" w16du:dateUtc="2026-10-06T16:47:00Z">
        <w:r w:rsidR="00297A31">
          <w:t>.</w:t>
        </w:r>
      </w:ins>
    </w:p>
    <w:p w14:paraId="48ABF789" w14:textId="77777777" w:rsidR="0002709D" w:rsidRDefault="007C0FF3" w:rsidP="00E00E16">
      <w:pPr>
        <w:pStyle w:val="bdialogue"/>
        <w:rPr>
          <w:ins w:id="6892" w:author="Copy Editor" w:date="2026-10-06T19:47:00Z" w16du:dateUtc="2026-10-06T16:47:00Z"/>
        </w:rPr>
      </w:pPr>
      <w:del w:id="6893" w:author="Copy Editor" w:date="2026-10-06T19:47:00Z" w16du:dateUtc="2026-10-06T16:47:00Z">
        <w:r w:rsidDel="00297A31">
          <w:delText xml:space="preserve">, </w:delText>
        </w:r>
        <w:r w:rsidDel="0002709D">
          <w:delText>t</w:delText>
        </w:r>
      </w:del>
      <w:ins w:id="6894" w:author="Copy Editor" w:date="2026-10-06T19:47:00Z" w16du:dateUtc="2026-10-06T16:47:00Z">
        <w:r w:rsidR="0002709D">
          <w:t>T</w:t>
        </w:r>
      </w:ins>
      <w:r>
        <w:t>here was no way on other than to jump and he didn’t know how deep the pool was that he would land in</w:t>
      </w:r>
      <w:ins w:id="6895" w:author="Copy Editor" w:date="2026-10-06T19:47:00Z" w16du:dateUtc="2026-10-06T16:47:00Z">
        <w:r w:rsidR="0002709D">
          <w:t>.</w:t>
        </w:r>
      </w:ins>
    </w:p>
    <w:p w14:paraId="5E4BDCFC" w14:textId="714F1FD8" w:rsidR="003439BF" w:rsidRDefault="007C0FF3">
      <w:pPr>
        <w:pStyle w:val="bdialogue"/>
        <w:pPrChange w:id="6896" w:author="Copy Editor" w:date="2026-10-06T19:46:00Z" w16du:dateUtc="2026-10-06T16:46:00Z">
          <w:pPr>
            <w:pStyle w:val="body"/>
          </w:pPr>
        </w:pPrChange>
      </w:pPr>
      <w:del w:id="6897" w:author="Copy Editor" w:date="2026-10-06T19:47:00Z" w16du:dateUtc="2026-10-06T16:47:00Z">
        <w:r w:rsidDel="0002709D">
          <w:delText xml:space="preserve"> a</w:delText>
        </w:r>
      </w:del>
      <w:ins w:id="6898" w:author="Copy Editor" w:date="2026-10-06T19:47:00Z" w16du:dateUtc="2026-10-06T16:47:00Z">
        <w:r w:rsidR="0002709D">
          <w:t>A</w:t>
        </w:r>
      </w:ins>
      <w:r>
        <w:t xml:space="preserve">nd he lacked the courage so he had to face the grim task </w:t>
      </w:r>
      <w:r>
        <w:lastRenderedPageBreak/>
        <w:t>of making his way back up the gully.</w:t>
      </w:r>
    </w:p>
    <w:p w14:paraId="510D4DA4" w14:textId="77777777" w:rsidR="009A77C8" w:rsidRPr="009A77C8" w:rsidRDefault="009A77C8">
      <w:pPr>
        <w:pStyle w:val="aSCENEHEAD"/>
        <w:rPr>
          <w:ins w:id="6899" w:author="Copy Editor" w:date="2026-10-06T19:48:00Z"/>
          <w:lang w:val="en-US"/>
        </w:rPr>
        <w:pPrChange w:id="6900" w:author="Copy Editor" w:date="2026-10-06T19:48:00Z" w16du:dateUtc="2026-10-06T16:48:00Z">
          <w:pPr>
            <w:pStyle w:val="body"/>
          </w:pPr>
        </w:pPrChange>
      </w:pPr>
      <w:ins w:id="6901" w:author="Copy Editor" w:date="2026-10-06T19:48:00Z">
        <w:r w:rsidRPr="009A77C8">
          <w:rPr>
            <w:lang w:val="en-US"/>
          </w:rPr>
          <w:t>EXT. GRAND CANYON – SEARCH AREA – DAY</w:t>
        </w:r>
      </w:ins>
    </w:p>
    <w:p w14:paraId="066877BB" w14:textId="77777777" w:rsidR="009A77C8" w:rsidRPr="009A77C8" w:rsidRDefault="009A77C8" w:rsidP="009A77C8">
      <w:pPr>
        <w:pStyle w:val="body"/>
        <w:rPr>
          <w:ins w:id="6902" w:author="Copy Editor" w:date="2026-10-06T19:48:00Z"/>
          <w:lang w:val="en-US"/>
        </w:rPr>
      </w:pPr>
      <w:ins w:id="6903" w:author="Copy Editor" w:date="2026-10-06T19:48:00Z">
        <w:r w:rsidRPr="009A77C8">
          <w:rPr>
            <w:lang w:val="en-US"/>
          </w:rPr>
          <w:t>A SEARCH HELICOPTER roars low overhead.</w:t>
        </w:r>
      </w:ins>
    </w:p>
    <w:p w14:paraId="70C5EAAA" w14:textId="77777777" w:rsidR="009A77C8" w:rsidRPr="009A77C8" w:rsidRDefault="009A77C8" w:rsidP="009A77C8">
      <w:pPr>
        <w:pStyle w:val="body"/>
        <w:rPr>
          <w:ins w:id="6904" w:author="Copy Editor" w:date="2026-10-06T19:48:00Z"/>
          <w:lang w:val="en-US"/>
        </w:rPr>
      </w:pPr>
      <w:ins w:id="6905" w:author="Copy Editor" w:date="2026-10-06T19:48:00Z">
        <w:r w:rsidRPr="009A77C8">
          <w:rPr>
            <w:lang w:val="en-US"/>
          </w:rPr>
          <w:t>John looks up.</w:t>
        </w:r>
      </w:ins>
    </w:p>
    <w:p w14:paraId="73C882A0" w14:textId="77777777" w:rsidR="009A77C8" w:rsidRPr="009A77C8" w:rsidRDefault="009A77C8" w:rsidP="009A77C8">
      <w:pPr>
        <w:pStyle w:val="body"/>
        <w:rPr>
          <w:ins w:id="6906" w:author="Copy Editor" w:date="2026-10-06T19:48:00Z"/>
          <w:lang w:val="en-US"/>
        </w:rPr>
      </w:pPr>
      <w:ins w:id="6907" w:author="Copy Editor" w:date="2026-10-06T19:48:00Z">
        <w:r w:rsidRPr="009A77C8">
          <w:rPr>
            <w:lang w:val="en-US"/>
          </w:rPr>
          <w:t>The helicopter lands in the distance.</w:t>
        </w:r>
      </w:ins>
    </w:p>
    <w:p w14:paraId="6E483287" w14:textId="77777777" w:rsidR="009A77C8" w:rsidRPr="009A77C8" w:rsidRDefault="009A77C8" w:rsidP="009A77C8">
      <w:pPr>
        <w:pStyle w:val="body"/>
        <w:rPr>
          <w:ins w:id="6908" w:author="Copy Editor" w:date="2026-10-06T19:48:00Z"/>
          <w:lang w:val="en-US"/>
        </w:rPr>
      </w:pPr>
      <w:ins w:id="6909" w:author="Copy Editor" w:date="2026-10-06T19:48:00Z">
        <w:r w:rsidRPr="009A77C8">
          <w:rPr>
            <w:lang w:val="en-US"/>
          </w:rPr>
          <w:t>People emerge.</w:t>
        </w:r>
      </w:ins>
    </w:p>
    <w:p w14:paraId="62C74F5D" w14:textId="77777777" w:rsidR="009A77C8" w:rsidRPr="009A77C8" w:rsidRDefault="009A77C8" w:rsidP="009A77C8">
      <w:pPr>
        <w:pStyle w:val="body"/>
        <w:rPr>
          <w:ins w:id="6910" w:author="Copy Editor" w:date="2026-10-06T19:48:00Z"/>
          <w:lang w:val="en-US"/>
        </w:rPr>
      </w:pPr>
      <w:ins w:id="6911" w:author="Copy Editor" w:date="2026-10-06T19:48:00Z">
        <w:r w:rsidRPr="009A77C8">
          <w:rPr>
            <w:lang w:val="en-US"/>
          </w:rPr>
          <w:t>Some climb back aboard.</w:t>
        </w:r>
      </w:ins>
    </w:p>
    <w:p w14:paraId="133C9966" w14:textId="77777777" w:rsidR="009A77C8" w:rsidRPr="009A77C8" w:rsidRDefault="009A77C8" w:rsidP="009A77C8">
      <w:pPr>
        <w:pStyle w:val="body"/>
        <w:rPr>
          <w:ins w:id="6912" w:author="Copy Editor" w:date="2026-10-06T19:48:00Z"/>
          <w:lang w:val="en-US"/>
        </w:rPr>
      </w:pPr>
      <w:ins w:id="6913" w:author="Copy Editor" w:date="2026-10-06T19:48:00Z">
        <w:r w:rsidRPr="009A77C8">
          <w:rPr>
            <w:lang w:val="en-US"/>
          </w:rPr>
          <w:t>The helicopter lifts off.</w:t>
        </w:r>
      </w:ins>
    </w:p>
    <w:p w14:paraId="16D5A623" w14:textId="77777777" w:rsidR="009A77C8" w:rsidRPr="009A77C8" w:rsidRDefault="009A77C8" w:rsidP="009A77C8">
      <w:pPr>
        <w:pStyle w:val="body"/>
        <w:rPr>
          <w:ins w:id="6914" w:author="Copy Editor" w:date="2026-10-06T19:48:00Z"/>
          <w:lang w:val="en-US"/>
        </w:rPr>
      </w:pPr>
      <w:ins w:id="6915" w:author="Copy Editor" w:date="2026-10-06T19:48:00Z">
        <w:r w:rsidRPr="009A77C8">
          <w:rPr>
            <w:lang w:val="en-US"/>
          </w:rPr>
          <w:t>John watches.</w:t>
        </w:r>
      </w:ins>
    </w:p>
    <w:p w14:paraId="1D535C84" w14:textId="77777777" w:rsidR="009A77C8" w:rsidRPr="009A77C8" w:rsidRDefault="009A77C8">
      <w:pPr>
        <w:pStyle w:val="bCHARACTER"/>
        <w:rPr>
          <w:ins w:id="6916" w:author="Copy Editor" w:date="2026-10-06T19:48:00Z"/>
          <w:lang w:val="en-US"/>
        </w:rPr>
        <w:pPrChange w:id="6917" w:author="Copy Editor" w:date="2026-10-06T19:48:00Z" w16du:dateUtc="2026-10-06T16:48:00Z">
          <w:pPr>
            <w:pStyle w:val="body"/>
          </w:pPr>
        </w:pPrChange>
      </w:pPr>
      <w:ins w:id="6918" w:author="Copy Editor" w:date="2026-10-06T19:48:00Z">
        <w:r w:rsidRPr="009A77C8">
          <w:rPr>
            <w:lang w:val="en-US"/>
          </w:rPr>
          <w:t>RICHARD (V.O.)</w:t>
        </w:r>
      </w:ins>
    </w:p>
    <w:p w14:paraId="3F7C165F" w14:textId="77777777" w:rsidR="009A77C8" w:rsidRDefault="007C0FF3" w:rsidP="009A77C8">
      <w:pPr>
        <w:pStyle w:val="bdialogue"/>
        <w:rPr>
          <w:ins w:id="6919" w:author="Copy Editor" w:date="2026-10-06T19:48:00Z" w16du:dateUtc="2026-10-06T16:48:00Z"/>
        </w:rPr>
      </w:pPr>
      <w:r>
        <w:t xml:space="preserve">A search and rescue helicopter roared 30 feet over John’s head.  </w:t>
      </w:r>
    </w:p>
    <w:p w14:paraId="2E713464" w14:textId="77777777" w:rsidR="009A77C8" w:rsidRDefault="007C0FF3" w:rsidP="009A77C8">
      <w:pPr>
        <w:pStyle w:val="bdialogue"/>
        <w:rPr>
          <w:ins w:id="6920" w:author="Copy Editor" w:date="2026-10-06T19:49:00Z" w16du:dateUtc="2026-10-06T16:49:00Z"/>
        </w:rPr>
      </w:pPr>
      <w:r>
        <w:t xml:space="preserve">He watched as it landed a few hundred yards away.  He saw some people get out, then some people got back </w:t>
      </w:r>
      <w:r w:rsidR="007E27AF">
        <w:t>in</w:t>
      </w:r>
      <w:ins w:id="6921" w:author="Copy Editor" w:date="2026-10-06T19:49:00Z" w16du:dateUtc="2026-10-06T16:49:00Z">
        <w:r w:rsidR="009A77C8">
          <w:t>.</w:t>
        </w:r>
      </w:ins>
    </w:p>
    <w:p w14:paraId="43516C25" w14:textId="77777777" w:rsidR="00D5213E" w:rsidRDefault="007E27AF" w:rsidP="009A77C8">
      <w:pPr>
        <w:pStyle w:val="bdialogue"/>
        <w:rPr>
          <w:ins w:id="6922" w:author="Copy Editor" w:date="2026-10-06T19:49:00Z" w16du:dateUtc="2026-10-06T16:49:00Z"/>
        </w:rPr>
      </w:pPr>
      <w:del w:id="6923" w:author="Copy Editor" w:date="2026-10-06T19:49:00Z" w16du:dateUtc="2026-10-06T16:49:00Z">
        <w:r w:rsidDel="009A77C8">
          <w:delText>,</w:delText>
        </w:r>
      </w:del>
      <w:del w:id="6924" w:author="Copy Editor" w:date="2026-10-06T19:48:00Z" w16du:dateUtc="2026-10-06T16:48:00Z">
        <w:r w:rsidR="007C0FF3" w:rsidDel="009A77C8">
          <w:delText xml:space="preserve"> </w:delText>
        </w:r>
      </w:del>
      <w:del w:id="6925" w:author="Copy Editor" w:date="2026-10-06T19:49:00Z" w16du:dateUtc="2026-10-06T16:49:00Z">
        <w:r w:rsidR="007C0FF3" w:rsidDel="009A77C8">
          <w:delText>a</w:delText>
        </w:r>
      </w:del>
      <w:ins w:id="6926" w:author="Copy Editor" w:date="2026-10-06T19:49:00Z" w16du:dateUtc="2026-10-06T16:49:00Z">
        <w:r w:rsidR="009A77C8">
          <w:t>A</w:t>
        </w:r>
      </w:ins>
      <w:r w:rsidR="007C0FF3">
        <w:t xml:space="preserve">nd it took off. </w:t>
      </w:r>
    </w:p>
    <w:p w14:paraId="07C80317" w14:textId="77777777" w:rsidR="00C00B8F" w:rsidRPr="00C00B8F" w:rsidRDefault="00C00B8F" w:rsidP="00C00B8F">
      <w:pPr>
        <w:pStyle w:val="body"/>
        <w:rPr>
          <w:ins w:id="6927" w:author="Copy Editor" w:date="2026-10-06T19:49:00Z"/>
          <w:lang w:val="en-US"/>
        </w:rPr>
      </w:pPr>
      <w:ins w:id="6928" w:author="Copy Editor" w:date="2026-10-06T19:49:00Z">
        <w:r w:rsidRPr="00C00B8F">
          <w:rPr>
            <w:lang w:val="en-US"/>
          </w:rPr>
          <w:t>Two Rangers remain behind.</w:t>
        </w:r>
      </w:ins>
    </w:p>
    <w:p w14:paraId="1F2B47B3" w14:textId="77777777" w:rsidR="00C00B8F" w:rsidRPr="00C00B8F" w:rsidRDefault="00C00B8F" w:rsidP="00C00B8F">
      <w:pPr>
        <w:pStyle w:val="body"/>
        <w:rPr>
          <w:ins w:id="6929" w:author="Copy Editor" w:date="2026-10-06T19:49:00Z"/>
          <w:lang w:val="en-US"/>
        </w:rPr>
      </w:pPr>
      <w:ins w:id="6930" w:author="Copy Editor" w:date="2026-10-06T19:49:00Z">
        <w:r w:rsidRPr="00C00B8F">
          <w:rPr>
            <w:lang w:val="en-US"/>
          </w:rPr>
          <w:t>John does not see them.</w:t>
        </w:r>
      </w:ins>
    </w:p>
    <w:p w14:paraId="65A269FE" w14:textId="77777777" w:rsidR="00D5213E" w:rsidRPr="009A77C8" w:rsidRDefault="00D5213E" w:rsidP="00D5213E">
      <w:pPr>
        <w:pStyle w:val="bCHARACTER"/>
        <w:rPr>
          <w:ins w:id="6931" w:author="Copy Editor" w:date="2026-10-06T19:49:00Z" w16du:dateUtc="2026-10-06T16:49:00Z"/>
          <w:lang w:val="en-US"/>
        </w:rPr>
      </w:pPr>
      <w:ins w:id="6932" w:author="Copy Editor" w:date="2026-10-06T19:49:00Z" w16du:dateUtc="2026-10-06T16:49:00Z">
        <w:r w:rsidRPr="009A77C8">
          <w:rPr>
            <w:lang w:val="en-US"/>
          </w:rPr>
          <w:t>RICHARD (V.O.)</w:t>
        </w:r>
      </w:ins>
    </w:p>
    <w:p w14:paraId="56396A6D" w14:textId="77777777" w:rsidR="00C00B8F" w:rsidRDefault="007C0FF3" w:rsidP="009A77C8">
      <w:pPr>
        <w:pStyle w:val="bdialogue"/>
        <w:rPr>
          <w:ins w:id="6933" w:author="Copy Editor" w:date="2026-10-06T19:50:00Z" w16du:dateUtc="2026-10-06T16:50:00Z"/>
        </w:rPr>
      </w:pPr>
      <w:del w:id="6934" w:author="Copy Editor" w:date="2026-10-06T19:49:00Z" w16du:dateUtc="2026-10-06T16:49:00Z">
        <w:r w:rsidDel="00D5213E">
          <w:delText xml:space="preserve"> </w:delText>
        </w:r>
      </w:del>
      <w:r>
        <w:t>He did not realise more people got out then got back in, he did not realise two people were still on the ground</w:t>
      </w:r>
      <w:ins w:id="6935" w:author="Copy Editor" w:date="2026-10-06T19:50:00Z" w16du:dateUtc="2026-10-06T16:50:00Z">
        <w:r w:rsidR="00C00B8F">
          <w:t>.</w:t>
        </w:r>
      </w:ins>
    </w:p>
    <w:p w14:paraId="16397FDE" w14:textId="77777777" w:rsidR="00C00B8F" w:rsidRDefault="007C0FF3" w:rsidP="009A77C8">
      <w:pPr>
        <w:pStyle w:val="bdialogue"/>
        <w:rPr>
          <w:ins w:id="6936" w:author="Copy Editor" w:date="2026-10-06T19:50:00Z" w16du:dateUtc="2026-10-06T16:50:00Z"/>
        </w:rPr>
      </w:pPr>
      <w:del w:id="6937" w:author="Copy Editor" w:date="2026-10-06T19:50:00Z" w16du:dateUtc="2026-10-06T16:50:00Z">
        <w:r w:rsidDel="00C00B8F">
          <w:delText>, h</w:delText>
        </w:r>
      </w:del>
      <w:ins w:id="6938" w:author="Copy Editor" w:date="2026-10-06T19:50:00Z" w16du:dateUtc="2026-10-06T16:50:00Z">
        <w:r w:rsidR="00C00B8F">
          <w:t>H</w:t>
        </w:r>
      </w:ins>
      <w:r>
        <w:t>e did not realise that he only had to retrace his steps for a few hundred yards and he would soon be out of the canyon</w:t>
      </w:r>
      <w:ins w:id="6939" w:author="Copy Editor" w:date="2026-10-06T19:50:00Z" w16du:dateUtc="2026-10-06T16:50:00Z">
        <w:r w:rsidR="00C00B8F">
          <w:t>.</w:t>
        </w:r>
      </w:ins>
    </w:p>
    <w:p w14:paraId="34999F7F" w14:textId="77777777" w:rsidR="00FA0390" w:rsidRPr="00FA0390" w:rsidRDefault="00FA0390" w:rsidP="00FA0390">
      <w:pPr>
        <w:pStyle w:val="body"/>
        <w:rPr>
          <w:ins w:id="6940" w:author="Copy Editor" w:date="2026-10-06T19:50:00Z"/>
          <w:lang w:val="en-US"/>
        </w:rPr>
      </w:pPr>
      <w:ins w:id="6941" w:author="Copy Editor" w:date="2026-10-06T19:50:00Z">
        <w:r w:rsidRPr="00FA0390">
          <w:rPr>
            <w:lang w:val="en-US"/>
          </w:rPr>
          <w:t>John walks away.</w:t>
        </w:r>
      </w:ins>
    </w:p>
    <w:p w14:paraId="04888B21" w14:textId="77777777" w:rsidR="00FA0390" w:rsidRPr="00FA0390" w:rsidRDefault="00FA0390">
      <w:pPr>
        <w:pStyle w:val="bCHARACTER"/>
        <w:rPr>
          <w:ins w:id="6942" w:author="Copy Editor" w:date="2026-10-06T19:50:00Z"/>
          <w:lang w:val="en-US"/>
        </w:rPr>
        <w:pPrChange w:id="6943" w:author="Copy Editor" w:date="2026-10-06T19:50:00Z" w16du:dateUtc="2026-10-06T16:50:00Z">
          <w:pPr>
            <w:pStyle w:val="body"/>
          </w:pPr>
        </w:pPrChange>
      </w:pPr>
      <w:ins w:id="6944" w:author="Copy Editor" w:date="2026-10-06T19:50:00Z">
        <w:r w:rsidRPr="00FA0390">
          <w:rPr>
            <w:lang w:val="en-US"/>
          </w:rPr>
          <w:t>RICHARD (V.O.)</w:t>
        </w:r>
      </w:ins>
    </w:p>
    <w:p w14:paraId="5E4BDCFD" w14:textId="5ECEAEC4" w:rsidR="003439BF" w:rsidRDefault="007C0FF3">
      <w:pPr>
        <w:pStyle w:val="bdialogue"/>
        <w:pPrChange w:id="6945" w:author="Copy Editor" w:date="2026-10-06T19:48:00Z" w16du:dateUtc="2026-10-06T16:48:00Z">
          <w:pPr>
            <w:pStyle w:val="body"/>
          </w:pPr>
        </w:pPrChange>
      </w:pPr>
      <w:del w:id="6946" w:author="Copy Editor" w:date="2026-10-06T19:50:00Z" w16du:dateUtc="2026-10-06T16:50:00Z">
        <w:r w:rsidDel="00C00B8F">
          <w:delText>, h</w:delText>
        </w:r>
      </w:del>
      <w:ins w:id="6947" w:author="Copy Editor" w:date="2026-10-06T19:50:00Z" w16du:dateUtc="2026-10-06T16:50:00Z">
        <w:r w:rsidR="00C00B8F">
          <w:t>H</w:t>
        </w:r>
      </w:ins>
      <w:r>
        <w:t xml:space="preserve">e turned his back on salvation and carried on, </w:t>
      </w:r>
      <w:r>
        <w:lastRenderedPageBreak/>
        <w:t>walking further away from the search area.</w:t>
      </w:r>
    </w:p>
    <w:p w14:paraId="468D5C35" w14:textId="77777777" w:rsidR="00FA0390" w:rsidRPr="00FA0390" w:rsidRDefault="00FA0390">
      <w:pPr>
        <w:pStyle w:val="aSCENEHEAD"/>
        <w:rPr>
          <w:ins w:id="6948" w:author="Copy Editor" w:date="2026-10-06T19:51:00Z"/>
          <w:lang w:val="en-US"/>
        </w:rPr>
        <w:pPrChange w:id="6949" w:author="Copy Editor" w:date="2026-10-06T19:51:00Z" w16du:dateUtc="2026-10-06T16:51:00Z">
          <w:pPr>
            <w:pStyle w:val="body"/>
          </w:pPr>
        </w:pPrChange>
      </w:pPr>
      <w:ins w:id="6950" w:author="Copy Editor" w:date="2026-10-06T19:51:00Z">
        <w:r w:rsidRPr="00FA0390">
          <w:rPr>
            <w:lang w:val="en-US"/>
          </w:rPr>
          <w:t>EXT. GRAND CANYON – SEARCH OPERATION – DAY</w:t>
        </w:r>
      </w:ins>
    </w:p>
    <w:p w14:paraId="38172A5B" w14:textId="77777777" w:rsidR="00FA0390" w:rsidRPr="00FA0390" w:rsidRDefault="00FA0390" w:rsidP="00FA0390">
      <w:pPr>
        <w:pStyle w:val="body"/>
        <w:rPr>
          <w:ins w:id="6951" w:author="Copy Editor" w:date="2026-10-06T19:51:00Z"/>
          <w:lang w:val="en-US"/>
        </w:rPr>
      </w:pPr>
      <w:ins w:id="6952" w:author="Copy Editor" w:date="2026-10-06T19:51:00Z">
        <w:r w:rsidRPr="00FA0390">
          <w:rPr>
            <w:lang w:val="en-US"/>
          </w:rPr>
          <w:t>Helicopters insert RANGERS into the canyon.</w:t>
        </w:r>
      </w:ins>
    </w:p>
    <w:p w14:paraId="6BC0BB60" w14:textId="77777777" w:rsidR="00FA0390" w:rsidRPr="00FA0390" w:rsidRDefault="00FA0390">
      <w:pPr>
        <w:pStyle w:val="bCHARACTER"/>
        <w:rPr>
          <w:ins w:id="6953" w:author="Copy Editor" w:date="2026-10-06T19:51:00Z"/>
          <w:lang w:val="en-US"/>
        </w:rPr>
        <w:pPrChange w:id="6954" w:author="Copy Editor" w:date="2026-10-06T19:51:00Z" w16du:dateUtc="2026-10-06T16:51:00Z">
          <w:pPr>
            <w:pStyle w:val="body"/>
          </w:pPr>
        </w:pPrChange>
      </w:pPr>
      <w:ins w:id="6955" w:author="Copy Editor" w:date="2026-10-06T19:51:00Z">
        <w:r w:rsidRPr="00FA0390">
          <w:rPr>
            <w:lang w:val="en-US"/>
          </w:rPr>
          <w:t>RICHARD (V.O.)</w:t>
        </w:r>
      </w:ins>
    </w:p>
    <w:p w14:paraId="147D1BAD" w14:textId="77777777" w:rsidR="00FA0390" w:rsidRDefault="007C0FF3" w:rsidP="00FA0390">
      <w:pPr>
        <w:pStyle w:val="bdialogue"/>
        <w:rPr>
          <w:ins w:id="6956" w:author="Copy Editor" w:date="2026-10-06T19:51:00Z" w16du:dateUtc="2026-10-06T16:51:00Z"/>
        </w:rPr>
      </w:pPr>
      <w:r>
        <w:t xml:space="preserve">The helicopters were used to drop rangers in the canyon to provide a cordon of standing patrols to seal off the search area.  </w:t>
      </w:r>
    </w:p>
    <w:p w14:paraId="6BC89C8C" w14:textId="77777777" w:rsidR="00FA0390" w:rsidRDefault="007C0FF3" w:rsidP="00FA0390">
      <w:pPr>
        <w:pStyle w:val="bdialogue"/>
        <w:rPr>
          <w:ins w:id="6957" w:author="Copy Editor" w:date="2026-10-06T19:51:00Z" w16du:dateUtc="2026-10-06T16:51:00Z"/>
        </w:rPr>
      </w:pPr>
      <w:r>
        <w:t xml:space="preserve">It was important to confine the area where John could be to restrict the search area.  </w:t>
      </w:r>
    </w:p>
    <w:p w14:paraId="53FAFEDC" w14:textId="77777777" w:rsidR="00FA0390" w:rsidRDefault="007C0FF3" w:rsidP="00FA0390">
      <w:pPr>
        <w:pStyle w:val="bdialogue"/>
        <w:rPr>
          <w:ins w:id="6958" w:author="Copy Editor" w:date="2026-10-06T19:51:00Z" w16du:dateUtc="2026-10-06T16:51:00Z"/>
        </w:rPr>
      </w:pPr>
      <w:r>
        <w:t>With the cordon in place other patrols were inserted to search the ground where John had to be</w:t>
      </w:r>
      <w:ins w:id="6959" w:author="Copy Editor" w:date="2026-10-06T19:51:00Z" w16du:dateUtc="2026-10-06T16:51:00Z">
        <w:r w:rsidR="00FA0390">
          <w:t>.</w:t>
        </w:r>
      </w:ins>
    </w:p>
    <w:p w14:paraId="5289E054" w14:textId="77777777" w:rsidR="00FA0390" w:rsidRDefault="007C0FF3" w:rsidP="00FA0390">
      <w:pPr>
        <w:pStyle w:val="bdialogue"/>
        <w:rPr>
          <w:ins w:id="6960" w:author="Copy Editor" w:date="2026-10-06T19:51:00Z" w16du:dateUtc="2026-10-06T16:51:00Z"/>
        </w:rPr>
      </w:pPr>
      <w:del w:id="6961" w:author="Copy Editor" w:date="2026-10-06T19:51:00Z" w16du:dateUtc="2026-10-06T16:51:00Z">
        <w:r w:rsidDel="00FA0390">
          <w:delText>, i</w:delText>
        </w:r>
      </w:del>
      <w:ins w:id="6962" w:author="Copy Editor" w:date="2026-10-06T19:51:00Z" w16du:dateUtc="2026-10-06T16:51:00Z">
        <w:r w:rsidR="00FA0390">
          <w:t>I</w:t>
        </w:r>
      </w:ins>
      <w:r>
        <w:t xml:space="preserve">t was day four and not many people survive that long alone in the canyon.  </w:t>
      </w:r>
    </w:p>
    <w:p w14:paraId="1D1B50B0" w14:textId="77777777" w:rsidR="00C62155" w:rsidRPr="00C62155" w:rsidRDefault="00C62155">
      <w:pPr>
        <w:pStyle w:val="aSCENEHEAD"/>
        <w:rPr>
          <w:ins w:id="6963" w:author="Copy Editor" w:date="2026-10-06T19:52:00Z"/>
          <w:lang w:val="en-US"/>
        </w:rPr>
        <w:pPrChange w:id="6964" w:author="Copy Editor" w:date="2026-10-06T19:52:00Z" w16du:dateUtc="2026-10-06T16:52:00Z">
          <w:pPr>
            <w:pStyle w:val="body"/>
          </w:pPr>
        </w:pPrChange>
      </w:pPr>
      <w:ins w:id="6965" w:author="Copy Editor" w:date="2026-10-06T19:52:00Z">
        <w:r w:rsidRPr="00C62155">
          <w:rPr>
            <w:lang w:val="en-US"/>
          </w:rPr>
          <w:t>EXT. GRAND CANYON – SEARCH BASE – DAY</w:t>
        </w:r>
      </w:ins>
    </w:p>
    <w:p w14:paraId="3BF342BC" w14:textId="77777777" w:rsidR="00C62155" w:rsidRPr="00C62155" w:rsidRDefault="00C62155" w:rsidP="00C62155">
      <w:pPr>
        <w:pStyle w:val="body"/>
        <w:rPr>
          <w:ins w:id="6966" w:author="Copy Editor" w:date="2026-10-06T19:52:00Z"/>
          <w:lang w:val="en-US"/>
        </w:rPr>
      </w:pPr>
      <w:ins w:id="6967" w:author="Copy Editor" w:date="2026-10-06T19:52:00Z">
        <w:r w:rsidRPr="00C62155">
          <w:rPr>
            <w:lang w:val="en-US"/>
          </w:rPr>
          <w:t>JOHN'S FATHER arrives.</w:t>
        </w:r>
      </w:ins>
    </w:p>
    <w:p w14:paraId="7E53F51E" w14:textId="77777777" w:rsidR="00C62155" w:rsidRPr="00C62155" w:rsidRDefault="00C62155">
      <w:pPr>
        <w:pStyle w:val="bCHARACTER"/>
        <w:rPr>
          <w:ins w:id="6968" w:author="Copy Editor" w:date="2026-10-06T19:52:00Z"/>
          <w:lang w:val="en-US"/>
        </w:rPr>
        <w:pPrChange w:id="6969" w:author="Copy Editor" w:date="2026-10-06T19:52:00Z" w16du:dateUtc="2026-10-06T16:52:00Z">
          <w:pPr>
            <w:pStyle w:val="body"/>
          </w:pPr>
        </w:pPrChange>
      </w:pPr>
      <w:ins w:id="6970" w:author="Copy Editor" w:date="2026-10-06T19:52:00Z">
        <w:r w:rsidRPr="00C62155">
          <w:rPr>
            <w:lang w:val="en-US"/>
          </w:rPr>
          <w:t>RICHARD (V.O.)</w:t>
        </w:r>
      </w:ins>
    </w:p>
    <w:p w14:paraId="40F93F37" w14:textId="77777777" w:rsidR="00C62155" w:rsidRDefault="007C0FF3" w:rsidP="00FA0390">
      <w:pPr>
        <w:pStyle w:val="bdialogue"/>
        <w:rPr>
          <w:ins w:id="6971" w:author="Copy Editor" w:date="2026-10-06T19:52:00Z" w16du:dateUtc="2026-10-06T16:52:00Z"/>
        </w:rPr>
      </w:pPr>
      <w:r>
        <w:t>John’s father arrived to be on site</w:t>
      </w:r>
      <w:ins w:id="6972" w:author="Copy Editor" w:date="2026-10-06T19:52:00Z" w16du:dateUtc="2026-10-06T16:52:00Z">
        <w:r w:rsidR="00C62155">
          <w:t>.</w:t>
        </w:r>
      </w:ins>
    </w:p>
    <w:p w14:paraId="2B01B4D1" w14:textId="77777777" w:rsidR="00C62155" w:rsidRDefault="007C0FF3" w:rsidP="00FA0390">
      <w:pPr>
        <w:pStyle w:val="bdialogue"/>
        <w:rPr>
          <w:ins w:id="6973" w:author="Copy Editor" w:date="2026-10-06T19:53:00Z" w16du:dateUtc="2026-10-06T16:53:00Z"/>
        </w:rPr>
      </w:pPr>
      <w:del w:id="6974" w:author="Copy Editor" w:date="2026-10-06T19:52:00Z" w16du:dateUtc="2026-10-06T16:52:00Z">
        <w:r w:rsidDel="00C62155">
          <w:delText>, h</w:delText>
        </w:r>
      </w:del>
      <w:ins w:id="6975" w:author="Copy Editor" w:date="2026-10-06T19:52:00Z" w16du:dateUtc="2026-10-06T16:52:00Z">
        <w:r w:rsidR="00C62155">
          <w:t>H</w:t>
        </w:r>
      </w:ins>
      <w:r>
        <w:t>is uncle, in the air force, got permission to mobilise five tracker dog teams to help</w:t>
      </w:r>
      <w:ins w:id="6976" w:author="Copy Editor" w:date="2026-10-06T19:52:00Z" w16du:dateUtc="2026-10-06T16:52:00Z">
        <w:r w:rsidR="00C62155">
          <w:t>.</w:t>
        </w:r>
      </w:ins>
    </w:p>
    <w:p w14:paraId="6C562E61" w14:textId="77777777" w:rsidR="000D50A6" w:rsidRPr="000D50A6" w:rsidRDefault="000D50A6" w:rsidP="000D50A6">
      <w:pPr>
        <w:pStyle w:val="body"/>
        <w:rPr>
          <w:ins w:id="6977" w:author="Copy Editor" w:date="2026-10-06T19:53:00Z"/>
          <w:lang w:val="en-US"/>
        </w:rPr>
      </w:pPr>
      <w:ins w:id="6978" w:author="Copy Editor" w:date="2026-10-06T19:53:00Z">
        <w:r w:rsidRPr="000D50A6">
          <w:rPr>
            <w:lang w:val="en-US"/>
          </w:rPr>
          <w:t>Five dog teams arrive.</w:t>
        </w:r>
      </w:ins>
    </w:p>
    <w:p w14:paraId="413E2EE2" w14:textId="77777777" w:rsidR="000D50A6" w:rsidRPr="000D50A6" w:rsidRDefault="000D50A6" w:rsidP="000D50A6">
      <w:pPr>
        <w:pStyle w:val="body"/>
        <w:rPr>
          <w:ins w:id="6979" w:author="Copy Editor" w:date="2026-10-06T19:53:00Z"/>
          <w:lang w:val="en-US"/>
        </w:rPr>
      </w:pPr>
      <w:ins w:id="6980" w:author="Copy Editor" w:date="2026-10-06T19:53:00Z">
        <w:r w:rsidRPr="000D50A6">
          <w:rPr>
            <w:lang w:val="en-US"/>
          </w:rPr>
          <w:t>Two HUEY helicopters fly overhead.</w:t>
        </w:r>
      </w:ins>
    </w:p>
    <w:p w14:paraId="1E34A57C" w14:textId="77777777" w:rsidR="00C62155" w:rsidRPr="00C62155" w:rsidRDefault="00C62155" w:rsidP="00C62155">
      <w:pPr>
        <w:pStyle w:val="bCHARACTER"/>
        <w:rPr>
          <w:ins w:id="6981" w:author="Copy Editor" w:date="2026-10-06T19:52:00Z" w16du:dateUtc="2026-10-06T16:52:00Z"/>
          <w:lang w:val="en-US"/>
        </w:rPr>
      </w:pPr>
      <w:ins w:id="6982" w:author="Copy Editor" w:date="2026-10-06T19:52:00Z" w16du:dateUtc="2026-10-06T16:52:00Z">
        <w:r w:rsidRPr="00C62155">
          <w:rPr>
            <w:lang w:val="en-US"/>
          </w:rPr>
          <w:t>RICHARD (V.O.)</w:t>
        </w:r>
      </w:ins>
    </w:p>
    <w:p w14:paraId="176F5584" w14:textId="77777777" w:rsidR="000D50A6" w:rsidRDefault="007C0FF3" w:rsidP="00FA0390">
      <w:pPr>
        <w:pStyle w:val="bdialogue"/>
        <w:rPr>
          <w:ins w:id="6983" w:author="Copy Editor" w:date="2026-10-06T19:53:00Z" w16du:dateUtc="2026-10-06T16:53:00Z"/>
        </w:rPr>
      </w:pPr>
      <w:del w:id="6984" w:author="Copy Editor" w:date="2026-10-06T19:52:00Z" w16du:dateUtc="2026-10-06T16:52:00Z">
        <w:r w:rsidDel="00C62155">
          <w:delText>, a</w:delText>
        </w:r>
      </w:del>
      <w:ins w:id="6985" w:author="Copy Editor" w:date="2026-10-06T19:52:00Z" w16du:dateUtc="2026-10-06T16:52:00Z">
        <w:r w:rsidR="00C62155">
          <w:t>A</w:t>
        </w:r>
      </w:ins>
      <w:r>
        <w:t xml:space="preserve">nd two air force Huey helicopters more than doubled the air lift capacity of the search effort. </w:t>
      </w:r>
    </w:p>
    <w:p w14:paraId="61FAFAFA" w14:textId="77777777" w:rsidR="00D7323E" w:rsidRDefault="007C0FF3" w:rsidP="00FA0390">
      <w:pPr>
        <w:pStyle w:val="bdialogue"/>
        <w:rPr>
          <w:ins w:id="6986" w:author="Copy Editor" w:date="2026-10-06T19:54:00Z" w16du:dateUtc="2026-10-06T16:54:00Z"/>
        </w:rPr>
      </w:pPr>
      <w:del w:id="6987" w:author="Copy Editor" w:date="2026-10-06T19:53:00Z" w16du:dateUtc="2026-10-06T16:53:00Z">
        <w:r w:rsidDel="000D50A6">
          <w:delText xml:space="preserve"> </w:delText>
        </w:r>
      </w:del>
      <w:r>
        <w:t xml:space="preserve">It was all very impressive, but there was one problem, </w:t>
      </w:r>
      <w:r>
        <w:lastRenderedPageBreak/>
        <w:t xml:space="preserve">there was no sign of John, not a boot print, not a sweet wrapper, nothing.  </w:t>
      </w:r>
    </w:p>
    <w:p w14:paraId="69EA18B1" w14:textId="77777777" w:rsidR="00D7323E" w:rsidRPr="00D7323E" w:rsidRDefault="00D7323E" w:rsidP="00D7323E">
      <w:pPr>
        <w:pStyle w:val="body"/>
        <w:rPr>
          <w:ins w:id="6988" w:author="Copy Editor" w:date="2026-10-06T19:54:00Z"/>
          <w:lang w:val="en-US"/>
        </w:rPr>
      </w:pPr>
      <w:ins w:id="6989" w:author="Copy Editor" w:date="2026-10-06T19:54:00Z">
        <w:r w:rsidRPr="00D7323E">
          <w:rPr>
            <w:lang w:val="en-US"/>
          </w:rPr>
          <w:t>The search cordon is shown.</w:t>
        </w:r>
      </w:ins>
    </w:p>
    <w:p w14:paraId="54C22A59" w14:textId="77777777" w:rsidR="00D7323E" w:rsidRPr="00D7323E" w:rsidRDefault="00D7323E" w:rsidP="00D7323E">
      <w:pPr>
        <w:pStyle w:val="body"/>
        <w:rPr>
          <w:ins w:id="6990" w:author="Copy Editor" w:date="2026-10-06T19:54:00Z"/>
          <w:lang w:val="en-US"/>
        </w:rPr>
      </w:pPr>
      <w:ins w:id="6991" w:author="Copy Editor" w:date="2026-10-06T19:54:00Z">
        <w:r w:rsidRPr="00D7323E">
          <w:rPr>
            <w:lang w:val="en-US"/>
          </w:rPr>
          <w:t>John is far beyond it.</w:t>
        </w:r>
      </w:ins>
    </w:p>
    <w:p w14:paraId="34F37B87" w14:textId="77777777" w:rsidR="00D7323E" w:rsidRPr="00C62155" w:rsidRDefault="00D7323E" w:rsidP="00D7323E">
      <w:pPr>
        <w:pStyle w:val="bCHARACTER"/>
        <w:rPr>
          <w:ins w:id="6992" w:author="Copy Editor" w:date="2026-10-06T19:54:00Z" w16du:dateUtc="2026-10-06T16:54:00Z"/>
          <w:lang w:val="en-US"/>
        </w:rPr>
      </w:pPr>
      <w:ins w:id="6993" w:author="Copy Editor" w:date="2026-10-06T19:54:00Z" w16du:dateUtc="2026-10-06T16:54:00Z">
        <w:r w:rsidRPr="00C62155">
          <w:rPr>
            <w:lang w:val="en-US"/>
          </w:rPr>
          <w:t>RICHARD (V.O.)</w:t>
        </w:r>
      </w:ins>
    </w:p>
    <w:p w14:paraId="450920C5" w14:textId="77777777" w:rsidR="00D7323E" w:rsidRDefault="007C0FF3" w:rsidP="00FA0390">
      <w:pPr>
        <w:pStyle w:val="bdialogue"/>
        <w:rPr>
          <w:ins w:id="6994" w:author="Copy Editor" w:date="2026-10-06T19:54:00Z" w16du:dateUtc="2026-10-06T16:54:00Z"/>
        </w:rPr>
      </w:pPr>
      <w:r>
        <w:t xml:space="preserve">He was outside the cordon of standing patrols, and he was moving further away.  </w:t>
      </w:r>
    </w:p>
    <w:p w14:paraId="2C1E8E6E" w14:textId="77777777" w:rsidR="00505A91" w:rsidRPr="00505A91" w:rsidRDefault="00505A91">
      <w:pPr>
        <w:pStyle w:val="aSCENEHEAD"/>
        <w:rPr>
          <w:ins w:id="6995" w:author="Copy Editor" w:date="2026-10-06T19:55:00Z"/>
          <w:lang w:val="en-US"/>
        </w:rPr>
        <w:pPrChange w:id="6996" w:author="Copy Editor" w:date="2026-10-06T19:55:00Z" w16du:dateUtc="2026-10-06T16:55:00Z">
          <w:pPr>
            <w:pStyle w:val="body"/>
          </w:pPr>
        </w:pPrChange>
      </w:pPr>
      <w:ins w:id="6997" w:author="Copy Editor" w:date="2026-10-06T19:55:00Z">
        <w:r w:rsidRPr="00505A91">
          <w:rPr>
            <w:lang w:val="en-US"/>
          </w:rPr>
          <w:t>INT. JOHN'S FAMILY HOME – NIGHT</w:t>
        </w:r>
      </w:ins>
    </w:p>
    <w:p w14:paraId="2B4AE4FC" w14:textId="77777777" w:rsidR="00505A91" w:rsidRPr="00505A91" w:rsidRDefault="00505A91" w:rsidP="00505A91">
      <w:pPr>
        <w:pStyle w:val="body"/>
        <w:rPr>
          <w:ins w:id="6998" w:author="Copy Editor" w:date="2026-10-06T19:55:00Z"/>
          <w:lang w:val="en-US"/>
        </w:rPr>
      </w:pPr>
      <w:ins w:id="6999" w:author="Copy Editor" w:date="2026-10-06T19:55:00Z">
        <w:r w:rsidRPr="00505A91">
          <w:rPr>
            <w:lang w:val="en-US"/>
          </w:rPr>
          <w:t>John's MOTHER sits beside the telephone.</w:t>
        </w:r>
      </w:ins>
    </w:p>
    <w:p w14:paraId="733F54E9" w14:textId="77777777" w:rsidR="00505A91" w:rsidRPr="00505A91" w:rsidRDefault="00505A91" w:rsidP="00505A91">
      <w:pPr>
        <w:pStyle w:val="body"/>
        <w:rPr>
          <w:ins w:id="7000" w:author="Copy Editor" w:date="2026-10-06T19:55:00Z"/>
          <w:lang w:val="en-US"/>
        </w:rPr>
      </w:pPr>
      <w:ins w:id="7001" w:author="Copy Editor" w:date="2026-10-06T19:55:00Z">
        <w:r w:rsidRPr="00505A91">
          <w:rPr>
            <w:lang w:val="en-US"/>
          </w:rPr>
          <w:t>The phone rings.</w:t>
        </w:r>
      </w:ins>
    </w:p>
    <w:p w14:paraId="6478AF1D" w14:textId="77777777" w:rsidR="00505A91" w:rsidRPr="00C62155" w:rsidRDefault="00505A91" w:rsidP="00505A91">
      <w:pPr>
        <w:pStyle w:val="bCHARACTER"/>
        <w:rPr>
          <w:ins w:id="7002" w:author="Copy Editor" w:date="2026-10-06T19:55:00Z" w16du:dateUtc="2026-10-06T16:55:00Z"/>
          <w:lang w:val="en-US"/>
        </w:rPr>
      </w:pPr>
      <w:ins w:id="7003" w:author="Copy Editor" w:date="2026-10-06T19:55:00Z" w16du:dateUtc="2026-10-06T16:55:00Z">
        <w:r w:rsidRPr="00C62155">
          <w:rPr>
            <w:lang w:val="en-US"/>
          </w:rPr>
          <w:t>RICHARD (V.O.)</w:t>
        </w:r>
      </w:ins>
    </w:p>
    <w:p w14:paraId="5DEB41EA" w14:textId="77777777" w:rsidR="00505A91" w:rsidRDefault="007C0FF3" w:rsidP="00FA0390">
      <w:pPr>
        <w:pStyle w:val="bdialogue"/>
        <w:rPr>
          <w:ins w:id="7004" w:author="Copy Editor" w:date="2026-10-06T19:55:00Z" w16du:dateUtc="2026-10-06T16:55:00Z"/>
        </w:rPr>
      </w:pPr>
      <w:r>
        <w:t xml:space="preserve">John’s elder Brother stayed at home to support his </w:t>
      </w:r>
      <w:r w:rsidR="007E27AF">
        <w:t>mother</w:t>
      </w:r>
      <w:r>
        <w:t xml:space="preserve"> and Sister.  </w:t>
      </w:r>
    </w:p>
    <w:p w14:paraId="3F04B908" w14:textId="4D0F569A" w:rsidR="00505A91" w:rsidRDefault="00197F45">
      <w:pPr>
        <w:pStyle w:val="body"/>
        <w:rPr>
          <w:ins w:id="7005" w:author="Copy Editor" w:date="2026-10-06T19:55:00Z" w16du:dateUtc="2026-10-06T16:55:00Z"/>
        </w:rPr>
        <w:pPrChange w:id="7006" w:author="Copy Editor" w:date="2026-10-06T19:56:00Z" w16du:dateUtc="2026-10-06T16:56:00Z">
          <w:pPr>
            <w:pStyle w:val="bdialogue"/>
          </w:pPr>
        </w:pPrChange>
      </w:pPr>
      <w:ins w:id="7007" w:author="Copy Editor" w:date="2026-10-06T19:55:00Z">
        <w:r w:rsidRPr="00197F45">
          <w:t>REPORTERS crowd outside.</w:t>
        </w:r>
      </w:ins>
    </w:p>
    <w:p w14:paraId="2D44EAC0" w14:textId="77777777" w:rsidR="00505A91" w:rsidRPr="00C62155" w:rsidRDefault="00505A91" w:rsidP="00505A91">
      <w:pPr>
        <w:pStyle w:val="bCHARACTER"/>
        <w:rPr>
          <w:ins w:id="7008" w:author="Copy Editor" w:date="2026-10-06T19:55:00Z" w16du:dateUtc="2026-10-06T16:55:00Z"/>
          <w:lang w:val="en-US"/>
        </w:rPr>
      </w:pPr>
      <w:ins w:id="7009" w:author="Copy Editor" w:date="2026-10-06T19:55:00Z" w16du:dateUtc="2026-10-06T16:55:00Z">
        <w:r w:rsidRPr="00C62155">
          <w:rPr>
            <w:lang w:val="en-US"/>
          </w:rPr>
          <w:t>RICHARD (V.O.)</w:t>
        </w:r>
      </w:ins>
    </w:p>
    <w:p w14:paraId="5E4BDCFE" w14:textId="62331CF8" w:rsidR="003439BF" w:rsidRDefault="007C0FF3">
      <w:pPr>
        <w:pStyle w:val="bdialogue"/>
        <w:pPrChange w:id="7010" w:author="Copy Editor" w:date="2026-10-06T19:51:00Z" w16du:dateUtc="2026-10-06T16:51:00Z">
          <w:pPr>
            <w:pStyle w:val="body"/>
          </w:pPr>
        </w:pPrChange>
      </w:pPr>
      <w:r>
        <w:t xml:space="preserve">The press started to lay siege to their </w:t>
      </w:r>
      <w:r w:rsidR="007E27AF">
        <w:t>house;</w:t>
      </w:r>
      <w:r>
        <w:t xml:space="preserve"> they couldn’t answer the telephone except at 7:30 p.m. when John’s Dad phoned with a daily update.</w:t>
      </w:r>
    </w:p>
    <w:p w14:paraId="1387B84A" w14:textId="77777777" w:rsidR="00037111" w:rsidRPr="00037111" w:rsidRDefault="00037111">
      <w:pPr>
        <w:pStyle w:val="aSCENEHEAD"/>
        <w:rPr>
          <w:ins w:id="7011" w:author="Copy Editor" w:date="2026-10-06T19:56:00Z"/>
          <w:lang w:val="en-US"/>
        </w:rPr>
        <w:pPrChange w:id="7012" w:author="Copy Editor" w:date="2026-10-06T19:56:00Z" w16du:dateUtc="2026-10-06T16:56:00Z">
          <w:pPr>
            <w:pStyle w:val="body"/>
          </w:pPr>
        </w:pPrChange>
      </w:pPr>
      <w:ins w:id="7013" w:author="Copy Editor" w:date="2026-10-06T19:56:00Z">
        <w:r w:rsidRPr="00037111">
          <w:rPr>
            <w:lang w:val="en-US"/>
          </w:rPr>
          <w:t>EXT. GRAND CANYON – DAY</w:t>
        </w:r>
      </w:ins>
    </w:p>
    <w:p w14:paraId="58B59AB7" w14:textId="77777777" w:rsidR="00037111" w:rsidRPr="00037111" w:rsidRDefault="00037111" w:rsidP="00037111">
      <w:pPr>
        <w:pStyle w:val="body"/>
        <w:rPr>
          <w:ins w:id="7014" w:author="Copy Editor" w:date="2026-10-06T19:56:00Z"/>
          <w:lang w:val="en-US"/>
        </w:rPr>
      </w:pPr>
      <w:ins w:id="7015" w:author="Copy Editor" w:date="2026-10-06T19:56:00Z">
        <w:r w:rsidRPr="00037111">
          <w:rPr>
            <w:lang w:val="en-US"/>
          </w:rPr>
          <w:t>John fills his water bottle.</w:t>
        </w:r>
      </w:ins>
    </w:p>
    <w:p w14:paraId="49FD4249" w14:textId="77777777" w:rsidR="00037111" w:rsidRPr="00037111" w:rsidRDefault="00037111" w:rsidP="00037111">
      <w:pPr>
        <w:pStyle w:val="body"/>
        <w:rPr>
          <w:ins w:id="7016" w:author="Copy Editor" w:date="2026-10-06T19:56:00Z"/>
          <w:lang w:val="en-US"/>
        </w:rPr>
      </w:pPr>
      <w:ins w:id="7017" w:author="Copy Editor" w:date="2026-10-06T19:56:00Z">
        <w:r w:rsidRPr="00037111">
          <w:rPr>
            <w:lang w:val="en-US"/>
          </w:rPr>
          <w:t>He finds small frogs.</w:t>
        </w:r>
      </w:ins>
    </w:p>
    <w:p w14:paraId="13E4C243" w14:textId="77777777" w:rsidR="00037111" w:rsidRPr="00037111" w:rsidRDefault="00037111" w:rsidP="00037111">
      <w:pPr>
        <w:pStyle w:val="body"/>
        <w:rPr>
          <w:ins w:id="7018" w:author="Copy Editor" w:date="2026-10-06T19:56:00Z"/>
          <w:lang w:val="en-US"/>
        </w:rPr>
      </w:pPr>
      <w:ins w:id="7019" w:author="Copy Editor" w:date="2026-10-06T19:56:00Z">
        <w:r w:rsidRPr="00037111">
          <w:rPr>
            <w:lang w:val="en-US"/>
          </w:rPr>
          <w:t>He eats them raw.</w:t>
        </w:r>
      </w:ins>
    </w:p>
    <w:p w14:paraId="46F3857B" w14:textId="77777777" w:rsidR="00037111" w:rsidRPr="00C62155" w:rsidRDefault="00037111" w:rsidP="00037111">
      <w:pPr>
        <w:pStyle w:val="bCHARACTER"/>
        <w:rPr>
          <w:ins w:id="7020" w:author="Copy Editor" w:date="2026-10-06T19:57:00Z" w16du:dateUtc="2026-10-06T16:57:00Z"/>
          <w:lang w:val="en-US"/>
        </w:rPr>
      </w:pPr>
      <w:ins w:id="7021" w:author="Copy Editor" w:date="2026-10-06T19:57:00Z" w16du:dateUtc="2026-10-06T16:57:00Z">
        <w:r w:rsidRPr="00C62155">
          <w:rPr>
            <w:lang w:val="en-US"/>
          </w:rPr>
          <w:t>RICHARD (V.O.)</w:t>
        </w:r>
      </w:ins>
    </w:p>
    <w:p w14:paraId="6B7EF983" w14:textId="77777777" w:rsidR="008507CB" w:rsidRDefault="007C0FF3" w:rsidP="00037111">
      <w:pPr>
        <w:pStyle w:val="bdialogue"/>
        <w:rPr>
          <w:ins w:id="7022" w:author="Copy Editor" w:date="2026-10-06T19:57:00Z" w16du:dateUtc="2026-10-06T16:57:00Z"/>
        </w:rPr>
      </w:pPr>
      <w:r>
        <w:t xml:space="preserve">He filled his water bottle at every opportunity, he found a few frogs and ate them </w:t>
      </w:r>
      <w:r w:rsidR="007E27AF">
        <w:t>raw</w:t>
      </w:r>
      <w:ins w:id="7023" w:author="Copy Editor" w:date="2026-10-06T19:57:00Z" w16du:dateUtc="2026-10-06T16:57:00Z">
        <w:r w:rsidR="008507CB">
          <w:t>.</w:t>
        </w:r>
      </w:ins>
    </w:p>
    <w:p w14:paraId="45801B68" w14:textId="77777777" w:rsidR="00283D73" w:rsidRDefault="007E27AF" w:rsidP="00037111">
      <w:pPr>
        <w:pStyle w:val="bdialogue"/>
        <w:rPr>
          <w:ins w:id="7024" w:author="Copy Editor" w:date="2026-10-06T19:58:00Z" w16du:dateUtc="2026-10-06T16:58:00Z"/>
        </w:rPr>
      </w:pPr>
      <w:del w:id="7025" w:author="Copy Editor" w:date="2026-10-06T19:57:00Z" w16du:dateUtc="2026-10-06T16:57:00Z">
        <w:r w:rsidDel="008507CB">
          <w:delText>,</w:delText>
        </w:r>
        <w:r w:rsidR="007C0FF3" w:rsidDel="008507CB">
          <w:delText xml:space="preserve"> b</w:delText>
        </w:r>
      </w:del>
      <w:ins w:id="7026" w:author="Copy Editor" w:date="2026-10-06T19:57:00Z" w16du:dateUtc="2026-10-06T16:57:00Z">
        <w:r w:rsidR="008507CB">
          <w:t>B</w:t>
        </w:r>
      </w:ins>
      <w:r w:rsidR="007C0FF3">
        <w:t>ut they were small and offered little sustenance.  He ate a sweet plant but was worried it might be poisonous so didn’t eat any more</w:t>
      </w:r>
      <w:ins w:id="7027" w:author="Copy Editor" w:date="2026-10-06T19:58:00Z" w16du:dateUtc="2026-10-06T16:58:00Z">
        <w:r w:rsidR="00283D73">
          <w:t>.</w:t>
        </w:r>
      </w:ins>
    </w:p>
    <w:p w14:paraId="5E4BDCFF" w14:textId="4C7FF990" w:rsidR="003439BF" w:rsidRDefault="007C0FF3" w:rsidP="00037111">
      <w:pPr>
        <w:pStyle w:val="bdialogue"/>
        <w:rPr>
          <w:ins w:id="7028" w:author="Copy Editor" w:date="2026-10-06T19:59:00Z" w16du:dateUtc="2026-10-06T16:59:00Z"/>
        </w:rPr>
      </w:pPr>
      <w:del w:id="7029" w:author="Copy Editor" w:date="2026-10-06T19:58:00Z" w16du:dateUtc="2026-10-06T16:58:00Z">
        <w:r w:rsidDel="00283D73">
          <w:lastRenderedPageBreak/>
          <w:delText xml:space="preserve"> a</w:delText>
        </w:r>
      </w:del>
      <w:ins w:id="7030" w:author="Copy Editor" w:date="2026-10-06T19:58:00Z" w16du:dateUtc="2026-10-06T16:58:00Z">
        <w:r w:rsidR="00283D73">
          <w:t>A</w:t>
        </w:r>
      </w:ins>
      <w:r>
        <w:t>nd he tried to head west because he had to go in one direction or the other and west looked a little easier.</w:t>
      </w:r>
    </w:p>
    <w:p w14:paraId="6456A0AF" w14:textId="77777777" w:rsidR="009900BF" w:rsidRPr="009900BF" w:rsidRDefault="009900BF">
      <w:pPr>
        <w:pStyle w:val="aSCENEHEAD"/>
        <w:rPr>
          <w:ins w:id="7031" w:author="Copy Editor" w:date="2026-10-06T19:59:00Z"/>
          <w:lang w:val="en-US"/>
        </w:rPr>
        <w:pPrChange w:id="7032" w:author="Copy Editor" w:date="2026-10-06T19:59:00Z" w16du:dateUtc="2026-10-06T16:59:00Z">
          <w:pPr>
            <w:pStyle w:val="body"/>
          </w:pPr>
        </w:pPrChange>
      </w:pPr>
      <w:ins w:id="7033" w:author="Copy Editor" w:date="2026-10-06T19:59:00Z">
        <w:r w:rsidRPr="009900BF">
          <w:rPr>
            <w:lang w:val="en-US"/>
          </w:rPr>
          <w:t>INT. SMALL CHURCH – EVENING</w:t>
        </w:r>
      </w:ins>
    </w:p>
    <w:p w14:paraId="6A5F32F6" w14:textId="77777777" w:rsidR="009900BF" w:rsidRPr="009900BF" w:rsidRDefault="009900BF" w:rsidP="009900BF">
      <w:pPr>
        <w:pStyle w:val="body"/>
        <w:rPr>
          <w:ins w:id="7034" w:author="Copy Editor" w:date="2026-10-06T19:59:00Z"/>
          <w:lang w:val="en-US"/>
        </w:rPr>
      </w:pPr>
      <w:ins w:id="7035" w:author="Copy Editor" w:date="2026-10-06T19:59:00Z">
        <w:r w:rsidRPr="009900BF">
          <w:rPr>
            <w:lang w:val="en-US"/>
          </w:rPr>
          <w:t>A WOMAN reads a newspaper story about John.</w:t>
        </w:r>
      </w:ins>
    </w:p>
    <w:p w14:paraId="6132FBF4" w14:textId="77777777" w:rsidR="009900BF" w:rsidRPr="009900BF" w:rsidRDefault="009900BF" w:rsidP="009900BF">
      <w:pPr>
        <w:pStyle w:val="body"/>
        <w:rPr>
          <w:ins w:id="7036" w:author="Copy Editor" w:date="2026-10-06T19:59:00Z"/>
          <w:lang w:val="en-US"/>
        </w:rPr>
      </w:pPr>
      <w:ins w:id="7037" w:author="Copy Editor" w:date="2026-10-06T19:59:00Z">
        <w:r w:rsidRPr="009900BF">
          <w:rPr>
            <w:lang w:val="en-US"/>
          </w:rPr>
          <w:t>She puts on her hat and coat.</w:t>
        </w:r>
      </w:ins>
    </w:p>
    <w:p w14:paraId="7BF8B1C1" w14:textId="77777777" w:rsidR="009900BF" w:rsidRPr="009900BF" w:rsidRDefault="009900BF">
      <w:pPr>
        <w:pStyle w:val="aSCENEHEAD"/>
        <w:rPr>
          <w:ins w:id="7038" w:author="Copy Editor" w:date="2026-10-06T19:59:00Z"/>
          <w:lang w:val="en-US"/>
        </w:rPr>
        <w:pPrChange w:id="7039" w:author="Copy Editor" w:date="2026-10-06T19:59:00Z" w16du:dateUtc="2026-10-06T16:59:00Z">
          <w:pPr>
            <w:pStyle w:val="body"/>
          </w:pPr>
        </w:pPrChange>
      </w:pPr>
      <w:ins w:id="7040" w:author="Copy Editor" w:date="2026-10-06T19:59:00Z">
        <w:r w:rsidRPr="009900BF">
          <w:rPr>
            <w:lang w:val="en-US"/>
          </w:rPr>
          <w:t>EXT. CHURCH – EVENING</w:t>
        </w:r>
      </w:ins>
    </w:p>
    <w:p w14:paraId="0EC82B75" w14:textId="77777777" w:rsidR="009900BF" w:rsidRPr="009900BF" w:rsidRDefault="009900BF" w:rsidP="009900BF">
      <w:pPr>
        <w:pStyle w:val="body"/>
        <w:rPr>
          <w:ins w:id="7041" w:author="Copy Editor" w:date="2026-10-06T19:59:00Z"/>
          <w:lang w:val="en-US"/>
        </w:rPr>
      </w:pPr>
      <w:ins w:id="7042" w:author="Copy Editor" w:date="2026-10-06T19:59:00Z">
        <w:r w:rsidRPr="009900BF">
          <w:rPr>
            <w:lang w:val="en-US"/>
          </w:rPr>
          <w:t>She walks into the church.</w:t>
        </w:r>
      </w:ins>
    </w:p>
    <w:p w14:paraId="3037E22D" w14:textId="77777777" w:rsidR="009900BF" w:rsidRPr="009900BF" w:rsidRDefault="009900BF">
      <w:pPr>
        <w:pStyle w:val="aSCENEHEAD"/>
        <w:rPr>
          <w:ins w:id="7043" w:author="Copy Editor" w:date="2026-10-06T19:59:00Z"/>
          <w:lang w:val="en-US"/>
        </w:rPr>
        <w:pPrChange w:id="7044" w:author="Copy Editor" w:date="2026-10-06T19:59:00Z" w16du:dateUtc="2026-10-06T16:59:00Z">
          <w:pPr>
            <w:pStyle w:val="body"/>
          </w:pPr>
        </w:pPrChange>
      </w:pPr>
      <w:ins w:id="7045" w:author="Copy Editor" w:date="2026-10-06T19:59:00Z">
        <w:r w:rsidRPr="009900BF">
          <w:rPr>
            <w:lang w:val="en-US"/>
          </w:rPr>
          <w:t>INT. CHURCH – EVENING</w:t>
        </w:r>
      </w:ins>
    </w:p>
    <w:p w14:paraId="6AEC9470" w14:textId="77777777" w:rsidR="009900BF" w:rsidRPr="009900BF" w:rsidRDefault="009900BF" w:rsidP="009900BF">
      <w:pPr>
        <w:pStyle w:val="body"/>
        <w:rPr>
          <w:ins w:id="7046" w:author="Copy Editor" w:date="2026-10-06T19:59:00Z"/>
          <w:lang w:val="en-US"/>
        </w:rPr>
      </w:pPr>
      <w:ins w:id="7047" w:author="Copy Editor" w:date="2026-10-06T19:59:00Z">
        <w:r w:rsidRPr="009900BF">
          <w:rPr>
            <w:lang w:val="en-US"/>
          </w:rPr>
          <w:t>She kneels and prays.</w:t>
        </w:r>
      </w:ins>
    </w:p>
    <w:p w14:paraId="2CF0D31F" w14:textId="41FB7992" w:rsidR="009900BF" w:rsidRDefault="002931D3">
      <w:pPr>
        <w:pStyle w:val="bCHARACTER"/>
        <w:pPrChange w:id="7048" w:author="Copy Editor" w:date="2026-10-06T19:59:00Z" w16du:dateUtc="2026-10-06T16:59:00Z">
          <w:pPr>
            <w:pStyle w:val="body"/>
          </w:pPr>
        </w:pPrChange>
      </w:pPr>
      <w:ins w:id="7049" w:author="Copy Editor" w:date="2026-10-06T19:59:00Z">
        <w:r w:rsidRPr="002931D3">
          <w:t>RICHARD (V.O.)</w:t>
        </w:r>
      </w:ins>
    </w:p>
    <w:p w14:paraId="6CF89770" w14:textId="6D403DC2" w:rsidR="002931D3" w:rsidRDefault="007C0FF3" w:rsidP="002931D3">
      <w:pPr>
        <w:pStyle w:val="bdialogue"/>
        <w:rPr>
          <w:ins w:id="7050" w:author="Copy Editor" w:date="2026-10-06T19:59:00Z" w16du:dateUtc="2026-10-06T16:59:00Z"/>
        </w:rPr>
      </w:pPr>
      <w:r>
        <w:t>In another State entirely a woman read of John’s plight in her newspaper; she got her hat and coat and left the house.  She went round to her church where she knelt and prayed</w:t>
      </w:r>
      <w:ins w:id="7051" w:author="Copy Editor" w:date="2026-10-06T19:59:00Z" w16du:dateUtc="2026-10-06T16:59:00Z">
        <w:r w:rsidR="002931D3">
          <w:t>.</w:t>
        </w:r>
      </w:ins>
      <w:del w:id="7052" w:author="Copy Editor" w:date="2026-10-06T19:59:00Z" w16du:dateUtc="2026-10-06T16:59:00Z">
        <w:r w:rsidDel="002931D3">
          <w:delText>;</w:delText>
        </w:r>
      </w:del>
      <w:r>
        <w:t xml:space="preserve"> </w:t>
      </w:r>
    </w:p>
    <w:p w14:paraId="2A18D60C" w14:textId="77777777" w:rsidR="002931D3" w:rsidRDefault="007C0FF3" w:rsidP="002931D3">
      <w:pPr>
        <w:pStyle w:val="bdialogue"/>
        <w:rPr>
          <w:ins w:id="7053" w:author="Copy Editor" w:date="2026-10-06T20:00:00Z" w16du:dateUtc="2026-10-06T17:00:00Z"/>
        </w:rPr>
      </w:pPr>
      <w:r>
        <w:t>she probably prayed more fervently than she had prayed for years</w:t>
      </w:r>
      <w:ins w:id="7054" w:author="Copy Editor" w:date="2026-10-06T20:00:00Z" w16du:dateUtc="2026-10-06T17:00:00Z">
        <w:r w:rsidR="002931D3">
          <w:t>.</w:t>
        </w:r>
      </w:ins>
    </w:p>
    <w:p w14:paraId="36F8CB63" w14:textId="77777777" w:rsidR="00197C36" w:rsidRPr="00197C36" w:rsidRDefault="00197C36">
      <w:pPr>
        <w:pStyle w:val="aSCENEHEAD"/>
        <w:rPr>
          <w:ins w:id="7055" w:author="Copy Editor" w:date="2026-10-06T20:00:00Z"/>
          <w:lang w:val="en-US"/>
        </w:rPr>
        <w:pPrChange w:id="7056" w:author="Copy Editor" w:date="2026-10-06T20:00:00Z" w16du:dateUtc="2026-10-06T17:00:00Z">
          <w:pPr>
            <w:pStyle w:val="body"/>
          </w:pPr>
        </w:pPrChange>
      </w:pPr>
      <w:ins w:id="7057" w:author="Copy Editor" w:date="2026-10-06T20:00:00Z">
        <w:r w:rsidRPr="00197C36">
          <w:rPr>
            <w:lang w:val="en-US"/>
          </w:rPr>
          <w:t>EXT. CHURCH – MORNING</w:t>
        </w:r>
      </w:ins>
    </w:p>
    <w:p w14:paraId="019F6F1C" w14:textId="77777777" w:rsidR="00197C36" w:rsidRPr="00197C36" w:rsidRDefault="00197C36" w:rsidP="00197C36">
      <w:pPr>
        <w:pStyle w:val="body"/>
        <w:rPr>
          <w:ins w:id="7058" w:author="Copy Editor" w:date="2026-10-06T20:00:00Z"/>
          <w:lang w:val="en-US"/>
        </w:rPr>
      </w:pPr>
      <w:ins w:id="7059" w:author="Copy Editor" w:date="2026-10-06T20:00:00Z">
        <w:r w:rsidRPr="00197C36">
          <w:rPr>
            <w:lang w:val="en-US"/>
          </w:rPr>
          <w:t>The woman returns.</w:t>
        </w:r>
      </w:ins>
    </w:p>
    <w:p w14:paraId="5C7625FD" w14:textId="77777777" w:rsidR="00197C36" w:rsidRPr="00197C36" w:rsidRDefault="00197C36">
      <w:pPr>
        <w:pStyle w:val="aSCENEHEAD"/>
        <w:rPr>
          <w:ins w:id="7060" w:author="Copy Editor" w:date="2026-10-06T20:00:00Z"/>
          <w:lang w:val="en-US"/>
        </w:rPr>
        <w:pPrChange w:id="7061" w:author="Copy Editor" w:date="2026-10-06T20:00:00Z" w16du:dateUtc="2026-10-06T17:00:00Z">
          <w:pPr>
            <w:pStyle w:val="body"/>
          </w:pPr>
        </w:pPrChange>
      </w:pPr>
      <w:ins w:id="7062" w:author="Copy Editor" w:date="2026-10-06T20:00:00Z">
        <w:r w:rsidRPr="00197C36">
          <w:rPr>
            <w:lang w:val="en-US"/>
          </w:rPr>
          <w:t>INT. CHURCH – MORNING</w:t>
        </w:r>
      </w:ins>
    </w:p>
    <w:p w14:paraId="3B9C4A2E" w14:textId="77777777" w:rsidR="00197C36" w:rsidRPr="00197C36" w:rsidRDefault="00197C36" w:rsidP="00197C36">
      <w:pPr>
        <w:pStyle w:val="body"/>
        <w:rPr>
          <w:ins w:id="7063" w:author="Copy Editor" w:date="2026-10-06T20:00:00Z"/>
          <w:lang w:val="en-US"/>
        </w:rPr>
      </w:pPr>
      <w:ins w:id="7064" w:author="Copy Editor" w:date="2026-10-06T20:00:00Z">
        <w:r w:rsidRPr="00197C36">
          <w:rPr>
            <w:lang w:val="en-US"/>
          </w:rPr>
          <w:t>She prays again.</w:t>
        </w:r>
      </w:ins>
    </w:p>
    <w:p w14:paraId="26415EF0" w14:textId="77777777" w:rsidR="00197C36" w:rsidRDefault="00197C36" w:rsidP="00197C36">
      <w:pPr>
        <w:pStyle w:val="bCHARACTER"/>
        <w:rPr>
          <w:ins w:id="7065" w:author="Copy Editor" w:date="2026-10-06T20:00:00Z" w16du:dateUtc="2026-10-06T17:00:00Z"/>
        </w:rPr>
      </w:pPr>
      <w:ins w:id="7066" w:author="Copy Editor" w:date="2026-10-06T20:00:00Z" w16du:dateUtc="2026-10-06T17:00:00Z">
        <w:r w:rsidRPr="002931D3">
          <w:t>RICHARD (V.O.)</w:t>
        </w:r>
      </w:ins>
    </w:p>
    <w:p w14:paraId="250E7499" w14:textId="77777777" w:rsidR="00197C36" w:rsidRDefault="007C0FF3" w:rsidP="002931D3">
      <w:pPr>
        <w:pStyle w:val="bdialogue"/>
        <w:rPr>
          <w:ins w:id="7067" w:author="Copy Editor" w:date="2026-10-06T20:00:00Z" w16du:dateUtc="2026-10-06T17:00:00Z"/>
        </w:rPr>
      </w:pPr>
      <w:del w:id="7068" w:author="Copy Editor" w:date="2026-10-06T20:00:00Z" w16du:dateUtc="2026-10-06T17:00:00Z">
        <w:r w:rsidDel="002931D3">
          <w:delText xml:space="preserve">, </w:delText>
        </w:r>
        <w:r w:rsidDel="00197C36">
          <w:delText>a</w:delText>
        </w:r>
      </w:del>
      <w:ins w:id="7069" w:author="Copy Editor" w:date="2026-10-06T20:00:00Z" w16du:dateUtc="2026-10-06T17:00:00Z">
        <w:r w:rsidR="00197C36">
          <w:t>A</w:t>
        </w:r>
      </w:ins>
      <w:r>
        <w:t xml:space="preserve">nd that evening she returned to pray again.  And she would pray every morning and every evening until John was found; dead or alive.  </w:t>
      </w:r>
    </w:p>
    <w:p w14:paraId="4EEAFFF3" w14:textId="77777777" w:rsidR="005D1E22" w:rsidRDefault="007C0FF3" w:rsidP="002931D3">
      <w:pPr>
        <w:pStyle w:val="bdialogue"/>
        <w:rPr>
          <w:ins w:id="7070" w:author="Copy Editor" w:date="2026-10-06T20:01:00Z" w16du:dateUtc="2026-10-06T17:01:00Z"/>
        </w:rPr>
      </w:pPr>
      <w:r>
        <w:t>It wasn’t much, but it was something that she could do</w:t>
      </w:r>
      <w:ins w:id="7071" w:author="Copy Editor" w:date="2026-10-06T20:01:00Z" w16du:dateUtc="2026-10-06T17:01:00Z">
        <w:r w:rsidR="005D1E22">
          <w:t>.</w:t>
        </w:r>
      </w:ins>
    </w:p>
    <w:p w14:paraId="5E4BDD00" w14:textId="76EA0CB0" w:rsidR="003439BF" w:rsidRDefault="007C0FF3">
      <w:pPr>
        <w:pStyle w:val="bdialogue"/>
        <w:pPrChange w:id="7072" w:author="Copy Editor" w:date="2026-10-06T19:59:00Z" w16du:dateUtc="2026-10-06T16:59:00Z">
          <w:pPr>
            <w:pStyle w:val="body"/>
          </w:pPr>
        </w:pPrChange>
      </w:pPr>
      <w:del w:id="7073" w:author="Copy Editor" w:date="2026-10-06T20:01:00Z" w16du:dateUtc="2026-10-06T17:01:00Z">
        <w:r w:rsidDel="005D1E22">
          <w:delText>; a</w:delText>
        </w:r>
      </w:del>
      <w:ins w:id="7074" w:author="Copy Editor" w:date="2026-10-06T20:01:00Z" w16du:dateUtc="2026-10-06T17:01:00Z">
        <w:r w:rsidR="005D1E22">
          <w:t>A</w:t>
        </w:r>
      </w:ins>
      <w:r>
        <w:t xml:space="preserve">nd </w:t>
      </w:r>
      <w:r w:rsidR="007E27AF">
        <w:t>if</w:t>
      </w:r>
      <w:r>
        <w:t xml:space="preserve"> she had breath in her </w:t>
      </w:r>
      <w:r w:rsidR="00337B8B">
        <w:t>body,</w:t>
      </w:r>
      <w:r>
        <w:t xml:space="preserve"> she was going to do it.</w:t>
      </w:r>
    </w:p>
    <w:p w14:paraId="22C5DF12" w14:textId="77777777" w:rsidR="00BC086B" w:rsidRPr="00BC086B" w:rsidRDefault="00BC086B">
      <w:pPr>
        <w:pStyle w:val="aSCENEHEAD"/>
        <w:rPr>
          <w:ins w:id="7075" w:author="Copy Editor" w:date="2026-10-06T20:01:00Z"/>
          <w:lang w:val="en-US"/>
        </w:rPr>
        <w:pPrChange w:id="7076" w:author="Copy Editor" w:date="2026-10-06T20:01:00Z" w16du:dateUtc="2026-10-06T17:01:00Z">
          <w:pPr>
            <w:pStyle w:val="body"/>
          </w:pPr>
        </w:pPrChange>
      </w:pPr>
      <w:ins w:id="7077" w:author="Copy Editor" w:date="2026-10-06T20:01:00Z">
        <w:r w:rsidRPr="00BC086B">
          <w:rPr>
            <w:lang w:val="en-US"/>
          </w:rPr>
          <w:lastRenderedPageBreak/>
          <w:t>EXT. RICHARD'S HIDDEN CAMP – PRE-DAWN</w:t>
        </w:r>
      </w:ins>
    </w:p>
    <w:p w14:paraId="1C0B87F6" w14:textId="77777777" w:rsidR="00BC086B" w:rsidRPr="00BC086B" w:rsidRDefault="00BC086B" w:rsidP="00BC086B">
      <w:pPr>
        <w:pStyle w:val="body"/>
        <w:rPr>
          <w:ins w:id="7078" w:author="Copy Editor" w:date="2026-10-06T20:01:00Z"/>
          <w:lang w:val="en-US"/>
        </w:rPr>
      </w:pPr>
      <w:ins w:id="7079" w:author="Copy Editor" w:date="2026-10-06T20:01:00Z">
        <w:r w:rsidRPr="00BC086B">
          <w:rPr>
            <w:lang w:val="en-US"/>
          </w:rPr>
          <w:t>Richard lies on his back.</w:t>
        </w:r>
      </w:ins>
    </w:p>
    <w:p w14:paraId="016BBAB8" w14:textId="77777777" w:rsidR="00BC086B" w:rsidRPr="00BC086B" w:rsidRDefault="00BC086B" w:rsidP="00BC086B">
      <w:pPr>
        <w:pStyle w:val="body"/>
        <w:rPr>
          <w:ins w:id="7080" w:author="Copy Editor" w:date="2026-10-06T20:01:00Z"/>
          <w:lang w:val="en-US"/>
        </w:rPr>
      </w:pPr>
      <w:ins w:id="7081" w:author="Copy Editor" w:date="2026-10-06T20:01:00Z">
        <w:r w:rsidRPr="00BC086B">
          <w:rPr>
            <w:lang w:val="en-US"/>
          </w:rPr>
          <w:t>He looks at the stars.</w:t>
        </w:r>
      </w:ins>
    </w:p>
    <w:p w14:paraId="1CE6C9DC" w14:textId="77777777" w:rsidR="00BC086B" w:rsidRPr="00BC086B" w:rsidRDefault="00BC086B" w:rsidP="00BC086B">
      <w:pPr>
        <w:pStyle w:val="body"/>
        <w:rPr>
          <w:ins w:id="7082" w:author="Copy Editor" w:date="2026-10-06T20:01:00Z"/>
          <w:lang w:val="en-US"/>
        </w:rPr>
      </w:pPr>
      <w:ins w:id="7083" w:author="Copy Editor" w:date="2026-10-06T20:01:00Z">
        <w:r w:rsidRPr="00BC086B">
          <w:rPr>
            <w:lang w:val="en-US"/>
          </w:rPr>
          <w:t>The Milky Way stretches across the sky.</w:t>
        </w:r>
      </w:ins>
    </w:p>
    <w:p w14:paraId="59D76168" w14:textId="77777777" w:rsidR="00BC086B" w:rsidRDefault="00BC086B" w:rsidP="00BC086B">
      <w:pPr>
        <w:pStyle w:val="bCHARACTER"/>
        <w:rPr>
          <w:ins w:id="7084" w:author="Copy Editor" w:date="2026-10-06T20:02:00Z" w16du:dateUtc="2026-10-06T17:02:00Z"/>
        </w:rPr>
      </w:pPr>
      <w:ins w:id="7085" w:author="Copy Editor" w:date="2026-10-06T20:02:00Z" w16du:dateUtc="2026-10-06T17:02:00Z">
        <w:r w:rsidRPr="002931D3">
          <w:t>RICHARD (V.O.)</w:t>
        </w:r>
      </w:ins>
    </w:p>
    <w:p w14:paraId="5B0BBB49" w14:textId="77777777" w:rsidR="00BC086B" w:rsidRDefault="007C0FF3" w:rsidP="00BC086B">
      <w:pPr>
        <w:pStyle w:val="bdialogue"/>
        <w:rPr>
          <w:ins w:id="7086" w:author="Copy Editor" w:date="2026-10-06T20:02:00Z" w16du:dateUtc="2026-10-06T17:02:00Z"/>
        </w:rPr>
      </w:pPr>
      <w:r>
        <w:t xml:space="preserve">I woke up and lay on my back looking up at the stars and there were very many stars to look at. </w:t>
      </w:r>
    </w:p>
    <w:p w14:paraId="690799BF" w14:textId="77777777" w:rsidR="00BC086B" w:rsidRDefault="007C0FF3" w:rsidP="00BC086B">
      <w:pPr>
        <w:pStyle w:val="bdialogue"/>
        <w:rPr>
          <w:ins w:id="7087" w:author="Copy Editor" w:date="2026-10-06T20:02:00Z" w16du:dateUtc="2026-10-06T17:02:00Z"/>
        </w:rPr>
      </w:pPr>
      <w:r>
        <w:t xml:space="preserve">The Milky Way stood out bright across the sky.  </w:t>
      </w:r>
    </w:p>
    <w:p w14:paraId="6E6D3D90" w14:textId="77777777" w:rsidR="00BC086B" w:rsidRDefault="007C0FF3" w:rsidP="00BC086B">
      <w:pPr>
        <w:pStyle w:val="bdialogue"/>
        <w:rPr>
          <w:ins w:id="7088" w:author="Copy Editor" w:date="2026-10-06T20:02:00Z" w16du:dateUtc="2026-10-06T17:02:00Z"/>
        </w:rPr>
      </w:pPr>
      <w:r>
        <w:t xml:space="preserve">Then, I noticed that the number of stars appeared to be diminishing.  </w:t>
      </w:r>
    </w:p>
    <w:p w14:paraId="3EA26292" w14:textId="77777777" w:rsidR="00BC086B" w:rsidRDefault="007C0FF3" w:rsidP="00BC086B">
      <w:pPr>
        <w:pStyle w:val="bdialogue"/>
        <w:rPr>
          <w:ins w:id="7089" w:author="Copy Editor" w:date="2026-10-06T20:02:00Z" w16du:dateUtc="2026-10-06T17:02:00Z"/>
        </w:rPr>
      </w:pPr>
      <w:r>
        <w:t>The very first harbinger of dawn, I got up, packed my blanket away and had breakfast.</w:t>
      </w:r>
    </w:p>
    <w:p w14:paraId="29D5C021" w14:textId="2E9BD2FD" w:rsidR="00E43AC1" w:rsidRPr="00E43AC1" w:rsidRDefault="00E43AC1" w:rsidP="00E43AC1">
      <w:pPr>
        <w:pStyle w:val="body"/>
        <w:rPr>
          <w:ins w:id="7090" w:author="Copy Editor" w:date="2026-10-06T20:03:00Z"/>
          <w:lang w:val="en-US"/>
        </w:rPr>
      </w:pPr>
      <w:ins w:id="7091" w:author="Copy Editor" w:date="2026-10-06T20:03:00Z" w16du:dateUtc="2026-10-06T17:03:00Z">
        <w:r>
          <w:rPr>
            <w:lang w:val="en-US"/>
          </w:rPr>
          <w:t>H</w:t>
        </w:r>
      </w:ins>
      <w:ins w:id="7092" w:author="Copy Editor" w:date="2026-10-06T20:03:00Z">
        <w:r w:rsidRPr="00E43AC1">
          <w:rPr>
            <w:lang w:val="en-US"/>
          </w:rPr>
          <w:t>e packs his blanket.</w:t>
        </w:r>
      </w:ins>
    </w:p>
    <w:p w14:paraId="08387D38" w14:textId="77777777" w:rsidR="00E43AC1" w:rsidRPr="00E43AC1" w:rsidRDefault="00E43AC1" w:rsidP="00E43AC1">
      <w:pPr>
        <w:pStyle w:val="body"/>
        <w:rPr>
          <w:ins w:id="7093" w:author="Copy Editor" w:date="2026-10-06T20:03:00Z"/>
          <w:lang w:val="en-US"/>
        </w:rPr>
      </w:pPr>
      <w:ins w:id="7094" w:author="Copy Editor" w:date="2026-10-06T20:03:00Z">
        <w:r w:rsidRPr="00E43AC1">
          <w:rPr>
            <w:lang w:val="en-US"/>
          </w:rPr>
          <w:t>Eats breakfast.</w:t>
        </w:r>
      </w:ins>
    </w:p>
    <w:p w14:paraId="7A288EE7" w14:textId="77777777" w:rsidR="00E43AC1" w:rsidRPr="00E43AC1" w:rsidRDefault="00E43AC1">
      <w:pPr>
        <w:pStyle w:val="aSCENEHEAD"/>
        <w:rPr>
          <w:ins w:id="7095" w:author="Copy Editor" w:date="2026-10-06T20:03:00Z"/>
          <w:lang w:val="en-US"/>
        </w:rPr>
        <w:pPrChange w:id="7096" w:author="Copy Editor" w:date="2026-10-06T20:03:00Z" w16du:dateUtc="2026-10-06T17:03:00Z">
          <w:pPr>
            <w:pStyle w:val="body"/>
          </w:pPr>
        </w:pPrChange>
      </w:pPr>
      <w:ins w:id="7097" w:author="Copy Editor" w:date="2026-10-06T20:03:00Z">
        <w:r w:rsidRPr="00E43AC1">
          <w:rPr>
            <w:lang w:val="en-US"/>
          </w:rPr>
          <w:t>EXT. SOUTH KAIBAB TRAILHEAD – PRE-DAWN</w:t>
        </w:r>
      </w:ins>
    </w:p>
    <w:p w14:paraId="00FF31A7" w14:textId="77777777" w:rsidR="00E43AC1" w:rsidRPr="00E43AC1" w:rsidRDefault="00E43AC1" w:rsidP="00E43AC1">
      <w:pPr>
        <w:pStyle w:val="body"/>
        <w:rPr>
          <w:ins w:id="7098" w:author="Copy Editor" w:date="2026-10-06T20:03:00Z"/>
          <w:lang w:val="en-US"/>
        </w:rPr>
      </w:pPr>
      <w:ins w:id="7099" w:author="Copy Editor" w:date="2026-10-06T20:03:00Z">
        <w:r w:rsidRPr="00E43AC1">
          <w:rPr>
            <w:lang w:val="en-US"/>
          </w:rPr>
          <w:t>Richard walks to the trailhead.</w:t>
        </w:r>
      </w:ins>
    </w:p>
    <w:p w14:paraId="59207F5A" w14:textId="77777777" w:rsidR="00E43AC1" w:rsidRPr="00E43AC1" w:rsidRDefault="00E43AC1" w:rsidP="00E43AC1">
      <w:pPr>
        <w:pStyle w:val="body"/>
        <w:rPr>
          <w:ins w:id="7100" w:author="Copy Editor" w:date="2026-10-06T20:03:00Z"/>
          <w:lang w:val="en-US"/>
        </w:rPr>
      </w:pPr>
      <w:ins w:id="7101" w:author="Copy Editor" w:date="2026-10-06T20:03:00Z">
        <w:r w:rsidRPr="00E43AC1">
          <w:rPr>
            <w:lang w:val="en-US"/>
          </w:rPr>
          <w:t>He peers into the darkness.</w:t>
        </w:r>
      </w:ins>
    </w:p>
    <w:p w14:paraId="4EC27590" w14:textId="77777777" w:rsidR="00E43AC1" w:rsidRPr="00E43AC1" w:rsidRDefault="00E43AC1" w:rsidP="00E43AC1">
      <w:pPr>
        <w:pStyle w:val="body"/>
        <w:rPr>
          <w:ins w:id="7102" w:author="Copy Editor" w:date="2026-10-06T20:03:00Z"/>
          <w:lang w:val="en-US"/>
        </w:rPr>
      </w:pPr>
      <w:ins w:id="7103" w:author="Copy Editor" w:date="2026-10-06T20:03:00Z">
        <w:r w:rsidRPr="00E43AC1">
          <w:rPr>
            <w:lang w:val="en-US"/>
          </w:rPr>
          <w:t>Stops.</w:t>
        </w:r>
      </w:ins>
    </w:p>
    <w:p w14:paraId="12DBDBEB" w14:textId="77777777" w:rsidR="00E43AC1" w:rsidRDefault="00E43AC1" w:rsidP="00E43AC1">
      <w:pPr>
        <w:pStyle w:val="bCHARACTER"/>
        <w:rPr>
          <w:ins w:id="7104" w:author="Copy Editor" w:date="2026-10-06T20:03:00Z" w16du:dateUtc="2026-10-06T17:03:00Z"/>
        </w:rPr>
      </w:pPr>
      <w:ins w:id="7105" w:author="Copy Editor" w:date="2026-10-06T20:03:00Z" w16du:dateUtc="2026-10-06T17:03:00Z">
        <w:r w:rsidRPr="002931D3">
          <w:t>RICHARD (V.O.)</w:t>
        </w:r>
      </w:ins>
    </w:p>
    <w:p w14:paraId="593FE23E" w14:textId="77777777" w:rsidR="00E43AC1" w:rsidRDefault="007C0FF3" w:rsidP="00BC086B">
      <w:pPr>
        <w:pStyle w:val="bdialogue"/>
        <w:rPr>
          <w:ins w:id="7106" w:author="Copy Editor" w:date="2026-10-06T20:03:00Z" w16du:dateUtc="2026-10-06T17:03:00Z"/>
        </w:rPr>
      </w:pPr>
      <w:del w:id="7107" w:author="Copy Editor" w:date="2026-10-06T20:02:00Z" w16du:dateUtc="2026-10-06T17:02:00Z">
        <w:r w:rsidDel="00BC086B">
          <w:delText xml:space="preserve"> </w:delText>
        </w:r>
      </w:del>
      <w:r>
        <w:t xml:space="preserve">Then I walked over to the start of the trail but didn’t set off.  </w:t>
      </w:r>
    </w:p>
    <w:p w14:paraId="6FC0D5D3" w14:textId="77777777" w:rsidR="00E43AC1" w:rsidRDefault="007C0FF3" w:rsidP="00BC086B">
      <w:pPr>
        <w:pStyle w:val="bdialogue"/>
        <w:rPr>
          <w:ins w:id="7108" w:author="Copy Editor" w:date="2026-10-06T20:03:00Z" w16du:dateUtc="2026-10-06T17:03:00Z"/>
        </w:rPr>
      </w:pPr>
      <w:r>
        <w:t>It was too dark and I didn’t want to go blundering off a cliff</w:t>
      </w:r>
      <w:ins w:id="7109" w:author="Copy Editor" w:date="2026-10-06T20:03:00Z" w16du:dateUtc="2026-10-06T17:03:00Z">
        <w:r w:rsidR="00E43AC1">
          <w:t>.</w:t>
        </w:r>
      </w:ins>
    </w:p>
    <w:p w14:paraId="5E4BDD04" w14:textId="299C6A67" w:rsidR="003439BF" w:rsidRDefault="007C0FF3" w:rsidP="00E43AC1">
      <w:pPr>
        <w:pStyle w:val="body"/>
        <w:rPr>
          <w:ins w:id="7110" w:author="Copy Editor" w:date="2026-10-06T20:03:00Z" w16du:dateUtc="2026-10-06T17:03:00Z"/>
        </w:rPr>
      </w:pPr>
      <w:del w:id="7111" w:author="Copy Editor" w:date="2026-10-06T20:03:00Z" w16du:dateUtc="2026-10-06T17:03:00Z">
        <w:r w:rsidDel="00E43AC1">
          <w:delText xml:space="preserve"> so</w:delText>
        </w:r>
      </w:del>
      <w:ins w:id="7112" w:author="Copy Editor" w:date="2026-10-06T20:03:00Z" w16du:dateUtc="2026-10-06T17:03:00Z">
        <w:r w:rsidR="00E43AC1">
          <w:t>He</w:t>
        </w:r>
      </w:ins>
      <w:r>
        <w:t xml:space="preserve"> wait</w:t>
      </w:r>
      <w:ins w:id="7113" w:author="Copy Editor" w:date="2026-10-06T20:03:00Z" w16du:dateUtc="2026-10-06T17:03:00Z">
        <w:r w:rsidR="00E43AC1">
          <w:t>s</w:t>
        </w:r>
      </w:ins>
      <w:del w:id="7114" w:author="Copy Editor" w:date="2026-10-06T20:03:00Z" w16du:dateUtc="2026-10-06T17:03:00Z">
        <w:r w:rsidDel="00E43AC1">
          <w:delText>ed</w:delText>
        </w:r>
      </w:del>
      <w:r>
        <w:t>.</w:t>
      </w:r>
    </w:p>
    <w:p w14:paraId="21F83E49" w14:textId="77777777" w:rsidR="00ED6236" w:rsidRPr="00ED6236" w:rsidRDefault="00ED6236">
      <w:pPr>
        <w:pStyle w:val="aSCENEHEAD"/>
        <w:rPr>
          <w:ins w:id="7115" w:author="Copy Editor" w:date="2026-10-06T20:03:00Z"/>
          <w:lang w:val="en-US"/>
        </w:rPr>
        <w:pPrChange w:id="7116" w:author="Copy Editor" w:date="2026-10-06T20:03:00Z" w16du:dateUtc="2026-10-06T17:03:00Z">
          <w:pPr>
            <w:pStyle w:val="body"/>
          </w:pPr>
        </w:pPrChange>
      </w:pPr>
      <w:ins w:id="7117" w:author="Copy Editor" w:date="2026-10-06T20:03:00Z">
        <w:r w:rsidRPr="00ED6236">
          <w:rPr>
            <w:lang w:val="en-US"/>
          </w:rPr>
          <w:t>EXT. GRAND CANYON – JOHN – NIGHT</w:t>
        </w:r>
      </w:ins>
    </w:p>
    <w:p w14:paraId="4B7A2E1E" w14:textId="77777777" w:rsidR="00ED6236" w:rsidRPr="00ED6236" w:rsidRDefault="00ED6236" w:rsidP="00ED6236">
      <w:pPr>
        <w:pStyle w:val="body"/>
        <w:rPr>
          <w:ins w:id="7118" w:author="Copy Editor" w:date="2026-10-06T20:03:00Z"/>
          <w:lang w:val="en-US"/>
        </w:rPr>
      </w:pPr>
      <w:ins w:id="7119" w:author="Copy Editor" w:date="2026-10-06T20:03:00Z">
        <w:r w:rsidRPr="00ED6236">
          <w:rPr>
            <w:lang w:val="en-US"/>
          </w:rPr>
          <w:t>John heads west.</w:t>
        </w:r>
      </w:ins>
    </w:p>
    <w:p w14:paraId="29480633" w14:textId="77777777" w:rsidR="00ED6236" w:rsidRPr="00ED6236" w:rsidRDefault="00ED6236">
      <w:pPr>
        <w:pStyle w:val="bCHARACTER"/>
        <w:rPr>
          <w:ins w:id="7120" w:author="Copy Editor" w:date="2026-10-06T20:03:00Z"/>
          <w:lang w:val="en-US"/>
        </w:rPr>
        <w:pPrChange w:id="7121" w:author="Copy Editor" w:date="2026-10-06T20:04:00Z" w16du:dateUtc="2026-10-06T17:04:00Z">
          <w:pPr>
            <w:pStyle w:val="body"/>
          </w:pPr>
        </w:pPrChange>
      </w:pPr>
      <w:ins w:id="7122" w:author="Copy Editor" w:date="2026-10-06T20:03:00Z">
        <w:r w:rsidRPr="00ED6236">
          <w:rPr>
            <w:lang w:val="en-US"/>
          </w:rPr>
          <w:lastRenderedPageBreak/>
          <w:t>RICHARD (V.O.)</w:t>
        </w:r>
      </w:ins>
    </w:p>
    <w:p w14:paraId="43295E1F" w14:textId="058AE739" w:rsidR="00ED6236" w:rsidDel="00ED6236" w:rsidRDefault="00ED6236" w:rsidP="00E43AC1">
      <w:pPr>
        <w:pStyle w:val="body"/>
        <w:rPr>
          <w:del w:id="7123" w:author="Copy Editor" w:date="2026-10-06T20:04:00Z" w16du:dateUtc="2026-10-06T17:04:00Z"/>
        </w:rPr>
      </w:pPr>
    </w:p>
    <w:p w14:paraId="53D6F52B" w14:textId="77777777" w:rsidR="00ED6236" w:rsidRDefault="007C0FF3" w:rsidP="00ED6236">
      <w:pPr>
        <w:pStyle w:val="bdialogue"/>
        <w:rPr>
          <w:ins w:id="7124" w:author="Copy Editor" w:date="2026-10-06T20:04:00Z" w16du:dateUtc="2026-10-06T17:04:00Z"/>
        </w:rPr>
      </w:pPr>
      <w:r>
        <w:t xml:space="preserve">John headed west and found another gully to take him to the river and cautiously made his way down.  </w:t>
      </w:r>
    </w:p>
    <w:p w14:paraId="0896046F" w14:textId="77777777" w:rsidR="00ED6236" w:rsidRDefault="007C0FF3" w:rsidP="00ED6236">
      <w:pPr>
        <w:pStyle w:val="bdialogue"/>
        <w:rPr>
          <w:ins w:id="7125" w:author="Copy Editor" w:date="2026-10-06T20:04:00Z" w16du:dateUtc="2026-10-06T17:04:00Z"/>
        </w:rPr>
      </w:pPr>
      <w:r>
        <w:t xml:space="preserve">It was just like the last one, there was water in it which was a god </w:t>
      </w:r>
      <w:r w:rsidR="007E27AF">
        <w:t>send</w:t>
      </w:r>
      <w:ins w:id="7126" w:author="Copy Editor" w:date="2026-10-06T20:04:00Z" w16du:dateUtc="2026-10-06T17:04:00Z">
        <w:r w:rsidR="00ED6236">
          <w:t>.</w:t>
        </w:r>
      </w:ins>
    </w:p>
    <w:p w14:paraId="05BFCADE" w14:textId="77777777" w:rsidR="00ED6236" w:rsidRDefault="007E27AF" w:rsidP="00ED6236">
      <w:pPr>
        <w:pStyle w:val="bdialogue"/>
        <w:rPr>
          <w:ins w:id="7127" w:author="Copy Editor" w:date="2026-10-06T20:04:00Z" w16du:dateUtc="2026-10-06T17:04:00Z"/>
        </w:rPr>
      </w:pPr>
      <w:del w:id="7128" w:author="Copy Editor" w:date="2026-10-06T20:04:00Z" w16du:dateUtc="2026-10-06T17:04:00Z">
        <w:r w:rsidDel="00ED6236">
          <w:delText>,</w:delText>
        </w:r>
        <w:r w:rsidR="007C0FF3" w:rsidDel="00ED6236">
          <w:delText xml:space="preserve"> b</w:delText>
        </w:r>
      </w:del>
      <w:ins w:id="7129" w:author="Copy Editor" w:date="2026-10-06T20:04:00Z" w16du:dateUtc="2026-10-06T17:04:00Z">
        <w:r w:rsidR="00ED6236">
          <w:t>B</w:t>
        </w:r>
      </w:ins>
      <w:r w:rsidR="007C0FF3">
        <w:t xml:space="preserve">ut it ended in a </w:t>
      </w:r>
      <w:r w:rsidR="00391327">
        <w:t>50-foot</w:t>
      </w:r>
      <w:r w:rsidR="007C0FF3">
        <w:t xml:space="preserve"> </w:t>
      </w:r>
      <w:r w:rsidR="00E26966">
        <w:t>waterfall,</w:t>
      </w:r>
      <w:r w:rsidR="007C0FF3">
        <w:t xml:space="preserve"> and he had to expend more energy he didn’t have making his way back up.  </w:t>
      </w:r>
    </w:p>
    <w:p w14:paraId="4B5E7385" w14:textId="77777777" w:rsidR="00F1353A" w:rsidRPr="00F1353A" w:rsidRDefault="00F1353A">
      <w:pPr>
        <w:pStyle w:val="aSCENEHEAD"/>
        <w:rPr>
          <w:ins w:id="7130" w:author="Copy Editor" w:date="2026-10-06T20:04:00Z"/>
          <w:lang w:val="en-US"/>
        </w:rPr>
        <w:pPrChange w:id="7131" w:author="Copy Editor" w:date="2026-10-06T20:04:00Z" w16du:dateUtc="2026-10-06T17:04:00Z">
          <w:pPr>
            <w:pStyle w:val="body"/>
          </w:pPr>
        </w:pPrChange>
      </w:pPr>
      <w:ins w:id="7132" w:author="Copy Editor" w:date="2026-10-06T20:04:00Z">
        <w:r w:rsidRPr="00F1353A">
          <w:rPr>
            <w:lang w:val="en-US"/>
          </w:rPr>
          <w:t>EXT. GRAND CANYON – SEARCH CAMP – NIGHT</w:t>
        </w:r>
      </w:ins>
    </w:p>
    <w:p w14:paraId="0182990D" w14:textId="77777777" w:rsidR="00F1353A" w:rsidRPr="00F1353A" w:rsidRDefault="00F1353A" w:rsidP="00F1353A">
      <w:pPr>
        <w:pStyle w:val="body"/>
        <w:rPr>
          <w:ins w:id="7133" w:author="Copy Editor" w:date="2026-10-06T20:04:00Z"/>
          <w:lang w:val="en-US"/>
        </w:rPr>
      </w:pPr>
      <w:ins w:id="7134" w:author="Copy Editor" w:date="2026-10-06T20:04:00Z">
        <w:r w:rsidRPr="00F1353A">
          <w:rPr>
            <w:lang w:val="en-US"/>
          </w:rPr>
          <w:t>Rangers sleep.</w:t>
        </w:r>
      </w:ins>
    </w:p>
    <w:p w14:paraId="59BBAEF0" w14:textId="77777777" w:rsidR="00F1353A" w:rsidRPr="00ED6236" w:rsidRDefault="00F1353A" w:rsidP="00F1353A">
      <w:pPr>
        <w:pStyle w:val="bCHARACTER"/>
        <w:rPr>
          <w:ins w:id="7135" w:author="Copy Editor" w:date="2026-10-06T20:04:00Z" w16du:dateUtc="2026-10-06T17:04:00Z"/>
          <w:lang w:val="en-US"/>
        </w:rPr>
      </w:pPr>
      <w:ins w:id="7136" w:author="Copy Editor" w:date="2026-10-06T20:04:00Z" w16du:dateUtc="2026-10-06T17:04:00Z">
        <w:r w:rsidRPr="00ED6236">
          <w:rPr>
            <w:lang w:val="en-US"/>
          </w:rPr>
          <w:t>RICHARD (V.O.)</w:t>
        </w:r>
      </w:ins>
    </w:p>
    <w:p w14:paraId="26F6E1AF" w14:textId="77777777" w:rsidR="00F1353A" w:rsidRDefault="007C0FF3" w:rsidP="00ED6236">
      <w:pPr>
        <w:pStyle w:val="bdialogue"/>
        <w:rPr>
          <w:ins w:id="7137" w:author="Copy Editor" w:date="2026-10-06T20:05:00Z" w16du:dateUtc="2026-10-06T17:05:00Z"/>
        </w:rPr>
      </w:pPr>
      <w:r>
        <w:t>And the Rangers searched during the day and slept at night because lost people wander around during the day and die</w:t>
      </w:r>
      <w:ins w:id="7138" w:author="Copy Editor" w:date="2026-10-06T20:05:00Z" w16du:dateUtc="2026-10-06T17:05:00Z">
        <w:r w:rsidR="00F1353A">
          <w:t>.</w:t>
        </w:r>
      </w:ins>
    </w:p>
    <w:p w14:paraId="25F131C3" w14:textId="561E9B7B" w:rsidR="00D271A2" w:rsidRDefault="00D271A2">
      <w:pPr>
        <w:pStyle w:val="body"/>
        <w:rPr>
          <w:ins w:id="7139" w:author="Copy Editor" w:date="2026-10-06T20:05:00Z" w16du:dateUtc="2026-10-06T17:05:00Z"/>
        </w:rPr>
        <w:pPrChange w:id="7140" w:author="Copy Editor" w:date="2026-10-06T20:05:00Z" w16du:dateUtc="2026-10-06T17:05:00Z">
          <w:pPr>
            <w:pStyle w:val="bdialogue"/>
          </w:pPr>
        </w:pPrChange>
      </w:pPr>
      <w:ins w:id="7141" w:author="Copy Editor" w:date="2026-10-06T20:05:00Z">
        <w:r w:rsidRPr="00D271A2">
          <w:t>John walks through darkness.</w:t>
        </w:r>
      </w:ins>
    </w:p>
    <w:p w14:paraId="332BBCAD" w14:textId="77777777" w:rsidR="00D271A2" w:rsidRPr="00ED6236" w:rsidRDefault="00D271A2" w:rsidP="00D271A2">
      <w:pPr>
        <w:pStyle w:val="bCHARACTER"/>
        <w:rPr>
          <w:ins w:id="7142" w:author="Copy Editor" w:date="2026-10-06T20:05:00Z" w16du:dateUtc="2026-10-06T17:05:00Z"/>
          <w:lang w:val="en-US"/>
        </w:rPr>
      </w:pPr>
      <w:ins w:id="7143" w:author="Copy Editor" w:date="2026-10-06T20:05:00Z" w16du:dateUtc="2026-10-06T17:05:00Z">
        <w:r w:rsidRPr="00ED6236">
          <w:rPr>
            <w:lang w:val="en-US"/>
          </w:rPr>
          <w:t>RICHARD (V.O.)</w:t>
        </w:r>
      </w:ins>
    </w:p>
    <w:p w14:paraId="337CFECA" w14:textId="77777777" w:rsidR="00D271A2" w:rsidRDefault="007C0FF3" w:rsidP="00ED6236">
      <w:pPr>
        <w:pStyle w:val="bdialogue"/>
        <w:rPr>
          <w:ins w:id="7144" w:author="Copy Editor" w:date="2026-10-06T20:05:00Z" w16du:dateUtc="2026-10-06T17:05:00Z"/>
        </w:rPr>
      </w:pPr>
      <w:del w:id="7145" w:author="Copy Editor" w:date="2026-10-06T20:05:00Z" w16du:dateUtc="2026-10-06T17:05:00Z">
        <w:r w:rsidDel="00F1353A">
          <w:delText xml:space="preserve"> a</w:delText>
        </w:r>
      </w:del>
      <w:ins w:id="7146" w:author="Copy Editor" w:date="2026-10-06T20:05:00Z" w16du:dateUtc="2026-10-06T17:05:00Z">
        <w:r w:rsidR="00F1353A">
          <w:t>A</w:t>
        </w:r>
      </w:ins>
      <w:r>
        <w:t xml:space="preserve">nd John was moving at night and no-one saw him.  </w:t>
      </w:r>
    </w:p>
    <w:p w14:paraId="5E4BDD08" w14:textId="586B9D43" w:rsidR="003439BF" w:rsidRDefault="007C0FF3" w:rsidP="00ED6236">
      <w:pPr>
        <w:pStyle w:val="bdialogue"/>
        <w:rPr>
          <w:ins w:id="7147" w:author="Copy Editor" w:date="2026-10-06T20:06:00Z" w16du:dateUtc="2026-10-06T17:06:00Z"/>
        </w:rPr>
      </w:pPr>
      <w:r>
        <w:t>It was turning into the largest and most expensive search and rescue mission in the history of the Grand Canyon, and there was no sign of John, nothing!</w:t>
      </w:r>
    </w:p>
    <w:p w14:paraId="4EF067BD" w14:textId="77777777" w:rsidR="00CF42F0" w:rsidRPr="00CF42F0" w:rsidRDefault="00CF42F0">
      <w:pPr>
        <w:pStyle w:val="aSCENEHEAD"/>
        <w:rPr>
          <w:ins w:id="7148" w:author="Copy Editor" w:date="2026-10-06T20:06:00Z"/>
          <w:lang w:val="en-US"/>
        </w:rPr>
        <w:pPrChange w:id="7149" w:author="Copy Editor" w:date="2026-10-06T20:06:00Z" w16du:dateUtc="2026-10-06T17:06:00Z">
          <w:pPr>
            <w:pStyle w:val="body"/>
          </w:pPr>
        </w:pPrChange>
      </w:pPr>
      <w:ins w:id="7150" w:author="Copy Editor" w:date="2026-10-06T20:06:00Z">
        <w:r w:rsidRPr="00CF42F0">
          <w:rPr>
            <w:lang w:val="en-US"/>
          </w:rPr>
          <w:t>EXT. GRAND CANYON – NIGHT</w:t>
        </w:r>
      </w:ins>
    </w:p>
    <w:p w14:paraId="77C89942" w14:textId="77777777" w:rsidR="00CF42F0" w:rsidRPr="00CF42F0" w:rsidRDefault="00CF42F0" w:rsidP="00CF42F0">
      <w:pPr>
        <w:pStyle w:val="body"/>
        <w:rPr>
          <w:ins w:id="7151" w:author="Copy Editor" w:date="2026-10-06T20:06:00Z"/>
          <w:lang w:val="en-US"/>
        </w:rPr>
      </w:pPr>
      <w:ins w:id="7152" w:author="Copy Editor" w:date="2026-10-06T20:06:00Z">
        <w:r w:rsidRPr="00CF42F0">
          <w:rPr>
            <w:lang w:val="en-US"/>
          </w:rPr>
          <w:t>John moves through the canyon.</w:t>
        </w:r>
      </w:ins>
    </w:p>
    <w:p w14:paraId="65AC682B" w14:textId="77777777" w:rsidR="00CF42F0" w:rsidRPr="00CF42F0" w:rsidRDefault="00CF42F0" w:rsidP="00CF42F0">
      <w:pPr>
        <w:pStyle w:val="body"/>
        <w:rPr>
          <w:ins w:id="7153" w:author="Copy Editor" w:date="2026-10-06T20:06:00Z"/>
          <w:lang w:val="en-US"/>
        </w:rPr>
      </w:pPr>
      <w:ins w:id="7154" w:author="Copy Editor" w:date="2026-10-06T20:06:00Z">
        <w:r w:rsidRPr="00CF42F0">
          <w:rPr>
            <w:lang w:val="en-US"/>
          </w:rPr>
          <w:t>Strange lights appear in the distance.</w:t>
        </w:r>
      </w:ins>
    </w:p>
    <w:p w14:paraId="13C42A05" w14:textId="39BFCCCE" w:rsidR="00CF42F0" w:rsidDel="00CF42F0" w:rsidRDefault="00CF42F0" w:rsidP="00CF42F0">
      <w:pPr>
        <w:pStyle w:val="body"/>
        <w:rPr>
          <w:del w:id="7155" w:author="Copy Editor" w:date="2026-10-06T20:06:00Z" w16du:dateUtc="2026-10-06T17:06:00Z"/>
        </w:rPr>
      </w:pPr>
    </w:p>
    <w:p w14:paraId="75062FB9" w14:textId="77777777" w:rsidR="00CF42F0" w:rsidRPr="00ED6236" w:rsidRDefault="00CF42F0" w:rsidP="00CF42F0">
      <w:pPr>
        <w:pStyle w:val="bCHARACTER"/>
        <w:rPr>
          <w:ins w:id="7156" w:author="Copy Editor" w:date="2026-10-06T20:06:00Z" w16du:dateUtc="2026-10-06T17:06:00Z"/>
          <w:lang w:val="en-US"/>
        </w:rPr>
      </w:pPr>
      <w:ins w:id="7157" w:author="Copy Editor" w:date="2026-10-06T20:06:00Z" w16du:dateUtc="2026-10-06T17:06:00Z">
        <w:r w:rsidRPr="00ED6236">
          <w:rPr>
            <w:lang w:val="en-US"/>
          </w:rPr>
          <w:t>RICHARD (V.O.)</w:t>
        </w:r>
      </w:ins>
    </w:p>
    <w:p w14:paraId="06596959" w14:textId="77777777" w:rsidR="00CF42F0" w:rsidRDefault="007C0FF3" w:rsidP="00CF42F0">
      <w:pPr>
        <w:pStyle w:val="bdialogue"/>
        <w:rPr>
          <w:ins w:id="7158" w:author="Copy Editor" w:date="2026-10-06T20:06:00Z" w16du:dateUtc="2026-10-06T17:06:00Z"/>
        </w:rPr>
      </w:pPr>
      <w:r>
        <w:t xml:space="preserve">John had started to move again, it was cooler in the </w:t>
      </w:r>
      <w:r w:rsidR="007E27AF">
        <w:t>evening,</w:t>
      </w:r>
      <w:r>
        <w:t xml:space="preserve"> and he had to head west.  </w:t>
      </w:r>
    </w:p>
    <w:p w14:paraId="7E69777D" w14:textId="77777777" w:rsidR="00CF42F0" w:rsidRDefault="007C0FF3" w:rsidP="00CF42F0">
      <w:pPr>
        <w:pStyle w:val="bdialogue"/>
        <w:rPr>
          <w:ins w:id="7159" w:author="Copy Editor" w:date="2026-10-06T20:06:00Z" w16du:dateUtc="2026-10-06T17:06:00Z"/>
        </w:rPr>
      </w:pPr>
      <w:r>
        <w:lastRenderedPageBreak/>
        <w:t xml:space="preserve">He noticed off to his left were strange lights in the sky.  </w:t>
      </w:r>
    </w:p>
    <w:p w14:paraId="3E715F3C" w14:textId="77777777" w:rsidR="00F805E1" w:rsidRDefault="007C0FF3" w:rsidP="00F805E1">
      <w:pPr>
        <w:pStyle w:val="bdialogue"/>
        <w:rPr>
          <w:ins w:id="7160" w:author="Copy Editor" w:date="2026-10-06T20:07:00Z" w16du:dateUtc="2026-10-06T17:07:00Z"/>
        </w:rPr>
      </w:pPr>
      <w:del w:id="7161" w:author="Copy Editor" w:date="2026-10-06T20:06:00Z" w16du:dateUtc="2026-10-06T17:06:00Z">
        <w:r w:rsidDel="00CF42F0">
          <w:delText xml:space="preserve"> </w:delText>
        </w:r>
      </w:del>
      <w:r>
        <w:t>He couldn’t make out what they were</w:t>
      </w:r>
      <w:ins w:id="7162" w:author="Copy Editor" w:date="2026-10-06T20:07:00Z" w16du:dateUtc="2026-10-06T17:07:00Z">
        <w:r w:rsidR="00F805E1">
          <w:t>.</w:t>
        </w:r>
      </w:ins>
    </w:p>
    <w:p w14:paraId="0A9A9885" w14:textId="0E52CE9B" w:rsidR="00F805E1" w:rsidRDefault="00F805E1">
      <w:pPr>
        <w:pStyle w:val="body"/>
        <w:rPr>
          <w:ins w:id="7163" w:author="Copy Editor" w:date="2026-10-06T20:07:00Z" w16du:dateUtc="2026-10-06T17:07:00Z"/>
        </w:rPr>
        <w:pPrChange w:id="7164" w:author="Copy Editor" w:date="2026-10-06T20:07:00Z" w16du:dateUtc="2026-10-06T17:07:00Z">
          <w:pPr>
            <w:pStyle w:val="bdialogue"/>
          </w:pPr>
        </w:pPrChange>
      </w:pPr>
      <w:ins w:id="7165" w:author="Copy Editor" w:date="2026-10-06T20:07:00Z">
        <w:r w:rsidRPr="00F805E1">
          <w:t>The lights are revealed as CAR HEADLIGHTS far above the canyon rim.</w:t>
        </w:r>
      </w:ins>
    </w:p>
    <w:p w14:paraId="156BD597" w14:textId="77777777" w:rsidR="00F805E1" w:rsidRPr="00ED6236" w:rsidRDefault="00F805E1" w:rsidP="00F805E1">
      <w:pPr>
        <w:pStyle w:val="bCHARACTER"/>
        <w:rPr>
          <w:ins w:id="7166" w:author="Copy Editor" w:date="2026-10-06T20:07:00Z" w16du:dateUtc="2026-10-06T17:07:00Z"/>
          <w:lang w:val="en-US"/>
        </w:rPr>
      </w:pPr>
      <w:ins w:id="7167" w:author="Copy Editor" w:date="2026-10-06T20:07:00Z" w16du:dateUtc="2026-10-06T17:07:00Z">
        <w:r w:rsidRPr="00ED6236">
          <w:rPr>
            <w:lang w:val="en-US"/>
          </w:rPr>
          <w:t>RICHARD (V.O.)</w:t>
        </w:r>
      </w:ins>
    </w:p>
    <w:p w14:paraId="2ED0AA26" w14:textId="77777777" w:rsidR="00C60D34" w:rsidRDefault="007C0FF3" w:rsidP="00F805E1">
      <w:pPr>
        <w:pStyle w:val="bdialogue"/>
        <w:rPr>
          <w:ins w:id="7168" w:author="Copy Editor" w:date="2026-10-06T20:07:00Z" w16du:dateUtc="2026-10-06T17:07:00Z"/>
        </w:rPr>
      </w:pPr>
      <w:del w:id="7169" w:author="Copy Editor" w:date="2026-10-06T20:07:00Z" w16du:dateUtc="2026-10-06T17:07:00Z">
        <w:r w:rsidDel="00F805E1">
          <w:delText xml:space="preserve"> </w:delText>
        </w:r>
      </w:del>
      <w:ins w:id="7170" w:author="Copy Editor" w:date="2026-10-06T20:07:00Z" w16du:dateUtc="2026-10-06T17:07:00Z">
        <w:r w:rsidR="00F805E1">
          <w:t>T</w:t>
        </w:r>
      </w:ins>
      <w:del w:id="7171" w:author="Copy Editor" w:date="2026-10-06T20:07:00Z" w16du:dateUtc="2026-10-06T17:07:00Z">
        <w:r w:rsidDel="00F805E1">
          <w:delText>t</w:delText>
        </w:r>
      </w:del>
      <w:r>
        <w:t xml:space="preserve">hough they were the headlights of cars behind the rim as staff set off home at the end of the day.  </w:t>
      </w:r>
    </w:p>
    <w:p w14:paraId="5E4BDD09" w14:textId="30405384" w:rsidR="003439BF" w:rsidRDefault="007C0FF3" w:rsidP="00F805E1">
      <w:pPr>
        <w:pStyle w:val="bdialogue"/>
        <w:rPr>
          <w:ins w:id="7172" w:author="Copy Editor" w:date="2026-10-06T20:08:00Z" w16du:dateUtc="2026-10-06T17:08:00Z"/>
        </w:rPr>
      </w:pPr>
      <w:r>
        <w:t>He kept going using the moonlight until the moon set at about 2:00 in the morning then he settled down to wait for dawn.</w:t>
      </w:r>
    </w:p>
    <w:p w14:paraId="35E6CC1D" w14:textId="77777777" w:rsidR="00C60D34" w:rsidRPr="00C60D34" w:rsidRDefault="00C60D34">
      <w:pPr>
        <w:pStyle w:val="aSCENEHEAD"/>
        <w:rPr>
          <w:ins w:id="7173" w:author="Copy Editor" w:date="2026-10-06T20:08:00Z"/>
          <w:lang w:val="en-US"/>
        </w:rPr>
        <w:pPrChange w:id="7174" w:author="Copy Editor" w:date="2026-10-06T20:08:00Z" w16du:dateUtc="2026-10-06T17:08:00Z">
          <w:pPr>
            <w:pStyle w:val="body"/>
          </w:pPr>
        </w:pPrChange>
      </w:pPr>
      <w:ins w:id="7175" w:author="Copy Editor" w:date="2026-10-06T20:08:00Z">
        <w:r w:rsidRPr="00C60D34">
          <w:rPr>
            <w:lang w:val="en-US"/>
          </w:rPr>
          <w:t>INT. JOHN'S FAMILY HOME – DAY</w:t>
        </w:r>
      </w:ins>
    </w:p>
    <w:p w14:paraId="72313665" w14:textId="77777777" w:rsidR="00C60D34" w:rsidRPr="00C60D34" w:rsidRDefault="00C60D34" w:rsidP="00C60D34">
      <w:pPr>
        <w:pStyle w:val="body"/>
        <w:rPr>
          <w:ins w:id="7176" w:author="Copy Editor" w:date="2026-10-06T20:08:00Z"/>
          <w:lang w:val="en-US"/>
        </w:rPr>
      </w:pPr>
      <w:ins w:id="7177" w:author="Copy Editor" w:date="2026-10-06T20:08:00Z">
        <w:r w:rsidRPr="00C60D34">
          <w:rPr>
            <w:lang w:val="en-US"/>
          </w:rPr>
          <w:t>John's mother waits.</w:t>
        </w:r>
      </w:ins>
    </w:p>
    <w:p w14:paraId="6500B3EE" w14:textId="77777777" w:rsidR="00C60D34" w:rsidRPr="00C60D34" w:rsidRDefault="00C60D34" w:rsidP="00C60D34">
      <w:pPr>
        <w:pStyle w:val="body"/>
        <w:rPr>
          <w:ins w:id="7178" w:author="Copy Editor" w:date="2026-10-06T20:08:00Z"/>
          <w:lang w:val="en-US"/>
        </w:rPr>
      </w:pPr>
      <w:ins w:id="7179" w:author="Copy Editor" w:date="2026-10-06T20:08:00Z">
        <w:r w:rsidRPr="00C60D34">
          <w:rPr>
            <w:lang w:val="en-US"/>
          </w:rPr>
          <w:t>She is desperate.</w:t>
        </w:r>
      </w:ins>
    </w:p>
    <w:p w14:paraId="4E476007" w14:textId="77777777" w:rsidR="00C60D34" w:rsidRPr="00ED6236" w:rsidRDefault="00C60D34" w:rsidP="00C60D34">
      <w:pPr>
        <w:pStyle w:val="bCHARACTER"/>
        <w:rPr>
          <w:ins w:id="7180" w:author="Copy Editor" w:date="2026-10-06T20:08:00Z" w16du:dateUtc="2026-10-06T17:08:00Z"/>
          <w:lang w:val="en-US"/>
        </w:rPr>
      </w:pPr>
      <w:ins w:id="7181" w:author="Copy Editor" w:date="2026-10-06T20:08:00Z" w16du:dateUtc="2026-10-06T17:08:00Z">
        <w:r w:rsidRPr="00ED6236">
          <w:rPr>
            <w:lang w:val="en-US"/>
          </w:rPr>
          <w:t>RICHARD (V.O.)</w:t>
        </w:r>
      </w:ins>
    </w:p>
    <w:p w14:paraId="60CD4D19" w14:textId="0AF0897E" w:rsidR="00C60D34" w:rsidDel="00C60D34" w:rsidRDefault="00C60D34" w:rsidP="00C60D34">
      <w:pPr>
        <w:pStyle w:val="body"/>
        <w:rPr>
          <w:del w:id="7182" w:author="Copy Editor" w:date="2026-10-06T20:08:00Z" w16du:dateUtc="2026-10-06T17:08:00Z"/>
        </w:rPr>
      </w:pPr>
    </w:p>
    <w:p w14:paraId="72AED5F2" w14:textId="77777777" w:rsidR="00C60D34" w:rsidRDefault="007C0FF3" w:rsidP="00C60D34">
      <w:pPr>
        <w:pStyle w:val="bdialogue"/>
        <w:rPr>
          <w:ins w:id="7183" w:author="Copy Editor" w:date="2026-10-06T20:08:00Z" w16du:dateUtc="2026-10-06T17:08:00Z"/>
        </w:rPr>
      </w:pPr>
      <w:r>
        <w:t xml:space="preserve">Back home John’s Mother, normally a very </w:t>
      </w:r>
      <w:r w:rsidR="007E27AF">
        <w:t>level-headed</w:t>
      </w:r>
      <w:r>
        <w:t xml:space="preserve"> woman was desperate for news.  </w:t>
      </w:r>
    </w:p>
    <w:p w14:paraId="6597CAE0" w14:textId="77777777" w:rsidR="00BA6ACF" w:rsidRPr="00BA6ACF" w:rsidRDefault="00BA6ACF">
      <w:pPr>
        <w:pStyle w:val="body"/>
        <w:rPr>
          <w:ins w:id="7184" w:author="Copy Editor" w:date="2026-10-06T20:08:00Z"/>
          <w:lang w:val="en-US"/>
        </w:rPr>
        <w:pPrChange w:id="7185" w:author="Copy Editor" w:date="2026-10-06T20:08:00Z" w16du:dateUtc="2026-10-06T17:08:00Z">
          <w:pPr>
            <w:pStyle w:val="bdialogue"/>
          </w:pPr>
        </w:pPrChange>
      </w:pPr>
      <w:ins w:id="7186" w:author="Copy Editor" w:date="2026-10-06T20:08:00Z">
        <w:r w:rsidRPr="00BA6ACF">
          <w:rPr>
            <w:lang w:val="en-US"/>
          </w:rPr>
          <w:t>She leaves the house.</w:t>
        </w:r>
      </w:ins>
    </w:p>
    <w:p w14:paraId="0B4ED037" w14:textId="77777777" w:rsidR="00BA6ACF" w:rsidRPr="00BA6ACF" w:rsidRDefault="00BA6ACF">
      <w:pPr>
        <w:pStyle w:val="aSCENEHEAD"/>
        <w:rPr>
          <w:ins w:id="7187" w:author="Copy Editor" w:date="2026-10-06T20:08:00Z"/>
          <w:lang w:val="en-US"/>
        </w:rPr>
        <w:pPrChange w:id="7188" w:author="Copy Editor" w:date="2026-10-06T20:08:00Z" w16du:dateUtc="2026-10-06T17:08:00Z">
          <w:pPr>
            <w:pStyle w:val="bdialogue"/>
          </w:pPr>
        </w:pPrChange>
      </w:pPr>
      <w:ins w:id="7189" w:author="Copy Editor" w:date="2026-10-06T20:08:00Z">
        <w:r w:rsidRPr="00BA6ACF">
          <w:rPr>
            <w:lang w:val="en-US"/>
          </w:rPr>
          <w:t>INT. MEDIUM'S ROOM – DAY</w:t>
        </w:r>
      </w:ins>
    </w:p>
    <w:p w14:paraId="6996837A" w14:textId="77777777" w:rsidR="00BA6ACF" w:rsidRPr="00BA6ACF" w:rsidRDefault="00BA6ACF">
      <w:pPr>
        <w:pStyle w:val="body"/>
        <w:rPr>
          <w:ins w:id="7190" w:author="Copy Editor" w:date="2026-10-06T20:08:00Z"/>
          <w:lang w:val="en-US"/>
        </w:rPr>
        <w:pPrChange w:id="7191" w:author="Copy Editor" w:date="2026-10-06T20:08:00Z" w16du:dateUtc="2026-10-06T17:08:00Z">
          <w:pPr>
            <w:pStyle w:val="bdialogue"/>
          </w:pPr>
        </w:pPrChange>
      </w:pPr>
      <w:ins w:id="7192" w:author="Copy Editor" w:date="2026-10-06T20:08:00Z">
        <w:r w:rsidRPr="00BA6ACF">
          <w:rPr>
            <w:lang w:val="en-US"/>
          </w:rPr>
          <w:t>A MEDIUM sits opposite John's mother.</w:t>
        </w:r>
      </w:ins>
    </w:p>
    <w:p w14:paraId="4E3ED3AF" w14:textId="77777777" w:rsidR="00BA6ACF" w:rsidRPr="00BA6ACF" w:rsidRDefault="00BA6ACF">
      <w:pPr>
        <w:pStyle w:val="body"/>
        <w:rPr>
          <w:ins w:id="7193" w:author="Copy Editor" w:date="2026-10-06T20:08:00Z"/>
          <w:lang w:val="en-US"/>
        </w:rPr>
        <w:pPrChange w:id="7194" w:author="Copy Editor" w:date="2026-10-06T20:08:00Z" w16du:dateUtc="2026-10-06T17:08:00Z">
          <w:pPr>
            <w:pStyle w:val="bdialogue"/>
          </w:pPr>
        </w:pPrChange>
      </w:pPr>
      <w:ins w:id="7195" w:author="Copy Editor" w:date="2026-10-06T20:08:00Z">
        <w:r w:rsidRPr="00BA6ACF">
          <w:rPr>
            <w:lang w:val="en-US"/>
          </w:rPr>
          <w:t>Cards.</w:t>
        </w:r>
      </w:ins>
    </w:p>
    <w:p w14:paraId="5B4BBDC9" w14:textId="77777777" w:rsidR="00BA6ACF" w:rsidRPr="00BA6ACF" w:rsidRDefault="00BA6ACF">
      <w:pPr>
        <w:pStyle w:val="body"/>
        <w:rPr>
          <w:ins w:id="7196" w:author="Copy Editor" w:date="2026-10-06T20:08:00Z"/>
          <w:lang w:val="en-US"/>
        </w:rPr>
        <w:pPrChange w:id="7197" w:author="Copy Editor" w:date="2026-10-06T20:08:00Z" w16du:dateUtc="2026-10-06T17:08:00Z">
          <w:pPr>
            <w:pStyle w:val="bdialogue"/>
          </w:pPr>
        </w:pPrChange>
      </w:pPr>
      <w:ins w:id="7198" w:author="Copy Editor" w:date="2026-10-06T20:08:00Z">
        <w:r w:rsidRPr="00BA6ACF">
          <w:rPr>
            <w:lang w:val="en-US"/>
          </w:rPr>
          <w:t>A crystal ball.</w:t>
        </w:r>
      </w:ins>
    </w:p>
    <w:p w14:paraId="03BCA05D" w14:textId="77777777" w:rsidR="00BA6ACF" w:rsidRPr="00BA6ACF" w:rsidRDefault="00BA6ACF">
      <w:pPr>
        <w:pStyle w:val="body"/>
        <w:rPr>
          <w:ins w:id="7199" w:author="Copy Editor" w:date="2026-10-06T20:08:00Z"/>
          <w:lang w:val="en-US"/>
        </w:rPr>
        <w:pPrChange w:id="7200" w:author="Copy Editor" w:date="2026-10-06T20:08:00Z" w16du:dateUtc="2026-10-06T17:08:00Z">
          <w:pPr>
            <w:pStyle w:val="bdialogue"/>
          </w:pPr>
        </w:pPrChange>
      </w:pPr>
      <w:ins w:id="7201" w:author="Copy Editor" w:date="2026-10-06T20:08:00Z">
        <w:r w:rsidRPr="00BA6ACF">
          <w:rPr>
            <w:lang w:val="en-US"/>
          </w:rPr>
          <w:t>Tea leaves.</w:t>
        </w:r>
      </w:ins>
    </w:p>
    <w:p w14:paraId="191EC002" w14:textId="77777777" w:rsidR="00BA6ACF" w:rsidRPr="00ED6236" w:rsidRDefault="00BA6ACF" w:rsidP="00BA6ACF">
      <w:pPr>
        <w:pStyle w:val="bCHARACTER"/>
        <w:rPr>
          <w:ins w:id="7202" w:author="Copy Editor" w:date="2026-10-06T20:08:00Z" w16du:dateUtc="2026-10-06T17:08:00Z"/>
          <w:lang w:val="en-US"/>
        </w:rPr>
      </w:pPr>
      <w:ins w:id="7203" w:author="Copy Editor" w:date="2026-10-06T20:08:00Z" w16du:dateUtc="2026-10-06T17:08:00Z">
        <w:r w:rsidRPr="00ED6236">
          <w:rPr>
            <w:lang w:val="en-US"/>
          </w:rPr>
          <w:t>RICHARD (V.O.)</w:t>
        </w:r>
      </w:ins>
    </w:p>
    <w:p w14:paraId="727842E0" w14:textId="77777777" w:rsidR="00BA6ACF" w:rsidRDefault="007C0FF3" w:rsidP="00C60D34">
      <w:pPr>
        <w:pStyle w:val="bdialogue"/>
        <w:rPr>
          <w:ins w:id="7204" w:author="Copy Editor" w:date="2026-10-06T20:09:00Z" w16du:dateUtc="2026-10-06T17:09:00Z"/>
        </w:rPr>
      </w:pPr>
      <w:r>
        <w:t xml:space="preserve">She went to see a medium.  </w:t>
      </w:r>
    </w:p>
    <w:p w14:paraId="77B52D1B" w14:textId="77777777" w:rsidR="00BA6ACF" w:rsidRDefault="007C0FF3" w:rsidP="00C60D34">
      <w:pPr>
        <w:pStyle w:val="bdialogue"/>
        <w:rPr>
          <w:ins w:id="7205" w:author="Copy Editor" w:date="2026-10-06T20:09:00Z" w16du:dateUtc="2026-10-06T17:09:00Z"/>
        </w:rPr>
      </w:pPr>
      <w:r>
        <w:t xml:space="preserve">The man looked at the tea leaves, read the tarot cards or gazed into his crystal </w:t>
      </w:r>
      <w:r>
        <w:lastRenderedPageBreak/>
        <w:t xml:space="preserve">ball, whatever it was these people do.  </w:t>
      </w:r>
    </w:p>
    <w:p w14:paraId="060F1F32" w14:textId="4F0E6E95" w:rsidR="00912A16" w:rsidRDefault="007C0FF3">
      <w:pPr>
        <w:pStyle w:val="bdialogue"/>
        <w:pPrChange w:id="7206" w:author="Copy Editor" w:date="2026-10-06T20:08:00Z" w16du:dateUtc="2026-10-06T17:08:00Z">
          <w:pPr>
            <w:pStyle w:val="body"/>
          </w:pPr>
        </w:pPrChange>
      </w:pPr>
      <w:r>
        <w:t xml:space="preserve">He made his pronouncement.  </w:t>
      </w:r>
    </w:p>
    <w:p w14:paraId="149353E4" w14:textId="54F179A5" w:rsidR="00FE0CA9" w:rsidRDefault="00FE0CA9">
      <w:pPr>
        <w:pStyle w:val="bCHARACTER"/>
        <w:rPr>
          <w:ins w:id="7207" w:author="Copy Editor" w:date="2026-10-06T20:09:00Z" w16du:dateUtc="2026-10-06T17:09:00Z"/>
        </w:rPr>
        <w:pPrChange w:id="7208" w:author="Copy Editor" w:date="2026-10-06T20:09:00Z" w16du:dateUtc="2026-10-06T17:09:00Z">
          <w:pPr>
            <w:pStyle w:val="bdialogue"/>
          </w:pPr>
        </w:pPrChange>
      </w:pPr>
      <w:ins w:id="7209" w:author="Copy Editor" w:date="2026-10-06T20:09:00Z">
        <w:r w:rsidRPr="00FE0CA9">
          <w:t>MEDIUM</w:t>
        </w:r>
      </w:ins>
    </w:p>
    <w:p w14:paraId="33245FBF" w14:textId="2A0CAB6D" w:rsidR="00FE0CA9" w:rsidRDefault="007C0FF3" w:rsidP="004B3D80">
      <w:pPr>
        <w:pStyle w:val="bdialogue"/>
        <w:rPr>
          <w:ins w:id="7210" w:author="Copy Editor" w:date="2026-10-06T20:09:00Z" w16du:dateUtc="2026-10-06T17:09:00Z"/>
        </w:rPr>
      </w:pPr>
      <w:del w:id="7211" w:author="Copy Editor" w:date="2026-10-06T20:09:00Z" w16du:dateUtc="2026-10-06T17:09:00Z">
        <w:r w:rsidDel="00FE0CA9">
          <w:delText>“</w:delText>
        </w:r>
      </w:del>
      <w:r>
        <w:t xml:space="preserve">Don’t worry about John, he’s fine.  </w:t>
      </w:r>
    </w:p>
    <w:p w14:paraId="7DA047F4" w14:textId="7052CA36" w:rsidR="00912A16" w:rsidRDefault="007C0FF3" w:rsidP="004B3D80">
      <w:pPr>
        <w:pStyle w:val="bdialogue"/>
      </w:pPr>
      <w:r>
        <w:t>He’s met up with another hiker, he’s, uhm, he’s got a strange accent I think, and they are going to a safe place together.</w:t>
      </w:r>
      <w:del w:id="7212" w:author="Copy Editor" w:date="2026-10-06T20:09:00Z" w16du:dateUtc="2026-10-06T17:09:00Z">
        <w:r w:rsidDel="00FE0CA9">
          <w:delText xml:space="preserve">”  </w:delText>
        </w:r>
      </w:del>
    </w:p>
    <w:p w14:paraId="61F94B48" w14:textId="77B23E1B" w:rsidR="00E906C9" w:rsidRDefault="00E906C9">
      <w:pPr>
        <w:pStyle w:val="bCHARACTER"/>
        <w:rPr>
          <w:ins w:id="7213" w:author="Copy Editor" w:date="2026-10-06T20:10:00Z" w16du:dateUtc="2026-10-06T17:10:00Z"/>
        </w:rPr>
        <w:pPrChange w:id="7214" w:author="Copy Editor" w:date="2026-10-06T20:10:00Z" w16du:dateUtc="2026-10-06T17:10:00Z">
          <w:pPr>
            <w:pStyle w:val="body"/>
          </w:pPr>
        </w:pPrChange>
      </w:pPr>
      <w:ins w:id="7215" w:author="Copy Editor" w:date="2026-10-06T20:10:00Z">
        <w:r w:rsidRPr="00E906C9">
          <w:t>JOHN'S MOTHER</w:t>
        </w:r>
      </w:ins>
      <w:del w:id="7216" w:author="Copy Editor" w:date="2026-10-06T20:10:00Z" w16du:dateUtc="2026-10-06T17:10:00Z">
        <w:r w:rsidR="007C0FF3" w:rsidDel="00E906C9">
          <w:delText>She questioned the Medium</w:delText>
        </w:r>
      </w:del>
      <w:del w:id="7217" w:author="Copy Editor" w:date="2026-10-06T20:12:00Z" w16du:dateUtc="2026-10-06T17:12:00Z">
        <w:r w:rsidR="007C0FF3" w:rsidDel="005F25BF">
          <w:delText>,</w:delText>
        </w:r>
      </w:del>
      <w:r w:rsidR="007C0FF3">
        <w:t xml:space="preserve"> </w:t>
      </w:r>
    </w:p>
    <w:p w14:paraId="1711304E" w14:textId="77777777" w:rsidR="00E906C9" w:rsidRDefault="007C0FF3" w:rsidP="00E906C9">
      <w:pPr>
        <w:pStyle w:val="bdialogue"/>
        <w:rPr>
          <w:ins w:id="7218" w:author="Copy Editor" w:date="2026-10-06T20:10:00Z" w16du:dateUtc="2026-10-06T17:10:00Z"/>
        </w:rPr>
      </w:pPr>
      <w:del w:id="7219" w:author="Copy Editor" w:date="2026-10-06T20:10:00Z" w16du:dateUtc="2026-10-06T17:10:00Z">
        <w:r w:rsidDel="00E906C9">
          <w:delText>a</w:delText>
        </w:r>
      </w:del>
      <w:ins w:id="7220" w:author="Copy Editor" w:date="2026-10-06T20:10:00Z" w16du:dateUtc="2026-10-06T17:10:00Z">
        <w:r w:rsidR="00E906C9">
          <w:t>A</w:t>
        </w:r>
      </w:ins>
      <w:r>
        <w:t xml:space="preserve">re you sure?  </w:t>
      </w:r>
    </w:p>
    <w:p w14:paraId="34ED5704" w14:textId="77777777" w:rsidR="005420EB" w:rsidRDefault="007C0FF3" w:rsidP="00E906C9">
      <w:pPr>
        <w:pStyle w:val="bdialogue"/>
        <w:rPr>
          <w:ins w:id="7221" w:author="Copy Editor" w:date="2026-10-06T20:12:00Z" w16du:dateUtc="2026-10-06T17:12:00Z"/>
        </w:rPr>
      </w:pPr>
      <w:r>
        <w:t>It’s much more likely that he would meet up with two people hiking and there would be three of them walking out</w:t>
      </w:r>
      <w:del w:id="7222" w:author="Copy Editor" w:date="2026-10-06T20:12:00Z" w16du:dateUtc="2026-10-06T17:12:00Z">
        <w:r w:rsidDel="005420EB">
          <w:delText xml:space="preserve">, </w:delText>
        </w:r>
      </w:del>
      <w:ins w:id="7223" w:author="Copy Editor" w:date="2026-10-06T20:12:00Z" w16du:dateUtc="2026-10-06T17:12:00Z">
        <w:r w:rsidR="005420EB">
          <w:t>.</w:t>
        </w:r>
      </w:ins>
    </w:p>
    <w:p w14:paraId="59D28F37" w14:textId="1E2EBD4E" w:rsidR="00912A16" w:rsidRDefault="007C0FF3" w:rsidP="005420EB">
      <w:pPr>
        <w:pStyle w:val="body"/>
      </w:pPr>
      <w:del w:id="7224" w:author="Copy Editor" w:date="2026-10-06T20:12:00Z" w16du:dateUtc="2026-10-06T17:12:00Z">
        <w:r w:rsidDel="005420EB">
          <w:delText>but he was</w:delText>
        </w:r>
      </w:del>
      <w:ins w:id="7225" w:author="Copy Editor" w:date="2026-10-06T20:12:00Z" w16du:dateUtc="2026-10-06T17:12:00Z">
        <w:r w:rsidR="005420EB">
          <w:t>The medium remains</w:t>
        </w:r>
      </w:ins>
      <w:r>
        <w:t xml:space="preserve"> adaman</w:t>
      </w:r>
      <w:r w:rsidR="0087318F">
        <w:t>t</w:t>
      </w:r>
    </w:p>
    <w:p w14:paraId="0575E49D" w14:textId="77777777" w:rsidR="00F768E8" w:rsidRDefault="00F768E8" w:rsidP="00F768E8">
      <w:pPr>
        <w:pStyle w:val="bCHARACTER"/>
        <w:rPr>
          <w:ins w:id="7226" w:author="Copy Editor" w:date="2026-10-06T20:11:00Z" w16du:dateUtc="2026-10-06T17:11:00Z"/>
        </w:rPr>
      </w:pPr>
      <w:ins w:id="7227" w:author="Copy Editor" w:date="2026-10-06T20:11:00Z" w16du:dateUtc="2026-10-06T17:11:00Z">
        <w:r w:rsidRPr="00FE0CA9">
          <w:t>MEDIUM</w:t>
        </w:r>
      </w:ins>
    </w:p>
    <w:p w14:paraId="0B44D352" w14:textId="6A4B63F9" w:rsidR="00C05016" w:rsidRDefault="007C0FF3" w:rsidP="004B3D80">
      <w:pPr>
        <w:pStyle w:val="bdialogue"/>
      </w:pPr>
      <w:del w:id="7228" w:author="Copy Editor" w:date="2026-10-06T20:11:00Z" w16du:dateUtc="2026-10-06T17:11:00Z">
        <w:r w:rsidDel="00F768E8">
          <w:delText>“</w:delText>
        </w:r>
      </w:del>
      <w:r>
        <w:t>I see two people, only two, and one of them if John.</w:t>
      </w:r>
      <w:del w:id="7229" w:author="Copy Editor" w:date="2026-10-06T20:11:00Z" w16du:dateUtc="2026-10-06T17:11:00Z">
        <w:r w:rsidDel="00F768E8">
          <w:delText>”</w:delText>
        </w:r>
      </w:del>
      <w:r>
        <w:t xml:space="preserve">  </w:t>
      </w:r>
    </w:p>
    <w:p w14:paraId="747B05B7" w14:textId="77777777" w:rsidR="005F25BF" w:rsidRDefault="005F25BF" w:rsidP="005F25BF">
      <w:pPr>
        <w:pStyle w:val="bCHARACTER"/>
        <w:rPr>
          <w:ins w:id="7230" w:author="Copy Editor" w:date="2026-10-06T20:12:00Z" w16du:dateUtc="2026-10-06T17:12:00Z"/>
        </w:rPr>
      </w:pPr>
      <w:ins w:id="7231" w:author="Copy Editor" w:date="2026-10-06T20:12:00Z" w16du:dateUtc="2026-10-06T17:12:00Z">
        <w:r w:rsidRPr="00E906C9">
          <w:t>JOHN'S MOTHER</w:t>
        </w:r>
        <w:r>
          <w:t xml:space="preserve"> </w:t>
        </w:r>
      </w:ins>
    </w:p>
    <w:p w14:paraId="4038C2FA" w14:textId="20A15FAC" w:rsidR="00C05016" w:rsidRDefault="007C0FF3" w:rsidP="004B3D80">
      <w:pPr>
        <w:pStyle w:val="bdialogue"/>
      </w:pPr>
      <w:del w:id="7232" w:author="Copy Editor" w:date="2026-10-06T20:12:00Z" w16du:dateUtc="2026-10-06T17:12:00Z">
        <w:r w:rsidDel="005F25BF">
          <w:delText>“</w:delText>
        </w:r>
      </w:del>
      <w:r>
        <w:t>Also, I doubt if John is strong enough to walk out of the canyon now, how can he possibly be going to a safe place?</w:t>
      </w:r>
      <w:del w:id="7233" w:author="Copy Editor" w:date="2026-10-06T20:13:00Z" w16du:dateUtc="2026-10-06T17:13:00Z">
        <w:r w:rsidDel="005F25BF">
          <w:delText>”</w:delText>
        </w:r>
      </w:del>
      <w:del w:id="7234" w:author="Copy Editor" w:date="2026-10-06T20:12:00Z" w16du:dateUtc="2026-10-06T17:12:00Z">
        <w:r w:rsidDel="005F25BF">
          <w:delText xml:space="preserve">  </w:delText>
        </w:r>
      </w:del>
    </w:p>
    <w:p w14:paraId="3516C8D5" w14:textId="77777777" w:rsidR="005F25BF" w:rsidRDefault="005F25BF" w:rsidP="005F25BF">
      <w:pPr>
        <w:pStyle w:val="bCHARACTER"/>
        <w:rPr>
          <w:ins w:id="7235" w:author="Copy Editor" w:date="2026-10-06T20:13:00Z" w16du:dateUtc="2026-10-06T17:13:00Z"/>
        </w:rPr>
      </w:pPr>
      <w:ins w:id="7236" w:author="Copy Editor" w:date="2026-10-06T20:13:00Z" w16du:dateUtc="2026-10-06T17:13:00Z">
        <w:r w:rsidRPr="00FE0CA9">
          <w:t>MEDIUM</w:t>
        </w:r>
      </w:ins>
    </w:p>
    <w:p w14:paraId="45C82BED" w14:textId="63D3983F" w:rsidR="00C05016" w:rsidRDefault="007C0FF3" w:rsidP="004B3D80">
      <w:pPr>
        <w:pStyle w:val="bdialogue"/>
        <w:rPr>
          <w:ins w:id="7237" w:author="Copy Editor" w:date="2026-10-06T20:13:00Z" w16du:dateUtc="2026-10-06T17:13:00Z"/>
        </w:rPr>
      </w:pPr>
      <w:del w:id="7238" w:author="Copy Editor" w:date="2026-10-06T20:13:00Z" w16du:dateUtc="2026-10-06T17:13:00Z">
        <w:r w:rsidDel="005F25BF">
          <w:delText>“</w:delText>
        </w:r>
      </w:del>
      <w:r>
        <w:t>I can’t answer that, but what I have told you is what is happening.</w:t>
      </w:r>
      <w:del w:id="7239" w:author="Copy Editor" w:date="2026-10-06T20:13:00Z" w16du:dateUtc="2026-10-06T17:13:00Z">
        <w:r w:rsidDel="005F25BF">
          <w:delText xml:space="preserve">”  </w:delText>
        </w:r>
      </w:del>
    </w:p>
    <w:p w14:paraId="18EF6929" w14:textId="77777777" w:rsidR="002846AA" w:rsidRPr="002846AA" w:rsidRDefault="002846AA">
      <w:pPr>
        <w:pStyle w:val="aSCENEHEAD"/>
        <w:rPr>
          <w:ins w:id="7240" w:author="Copy Editor" w:date="2026-10-06T20:13:00Z"/>
          <w:lang w:val="en-US"/>
        </w:rPr>
        <w:pPrChange w:id="7241" w:author="Copy Editor" w:date="2026-10-06T20:13:00Z" w16du:dateUtc="2026-10-06T17:13:00Z">
          <w:pPr>
            <w:pStyle w:val="body"/>
          </w:pPr>
        </w:pPrChange>
      </w:pPr>
      <w:ins w:id="7242" w:author="Copy Editor" w:date="2026-10-06T20:13:00Z">
        <w:r w:rsidRPr="002846AA">
          <w:rPr>
            <w:lang w:val="en-US"/>
          </w:rPr>
          <w:t>INT. GRAND CANYON – RANGER STATION – DAY</w:t>
        </w:r>
      </w:ins>
    </w:p>
    <w:p w14:paraId="33A1FC2C" w14:textId="77777777" w:rsidR="002846AA" w:rsidRPr="002846AA" w:rsidRDefault="002846AA" w:rsidP="002846AA">
      <w:pPr>
        <w:pStyle w:val="body"/>
        <w:rPr>
          <w:ins w:id="7243" w:author="Copy Editor" w:date="2026-10-06T20:13:00Z"/>
          <w:lang w:val="en-US"/>
        </w:rPr>
      </w:pPr>
      <w:ins w:id="7244" w:author="Copy Editor" w:date="2026-10-06T20:13:00Z">
        <w:r w:rsidRPr="002846AA">
          <w:rPr>
            <w:lang w:val="en-US"/>
          </w:rPr>
          <w:t>Rangers study maps.</w:t>
        </w:r>
      </w:ins>
    </w:p>
    <w:p w14:paraId="6853F940" w14:textId="77777777" w:rsidR="002846AA" w:rsidRPr="002846AA" w:rsidRDefault="002846AA">
      <w:pPr>
        <w:pStyle w:val="bCHARACTER"/>
        <w:rPr>
          <w:ins w:id="7245" w:author="Copy Editor" w:date="2026-10-06T20:13:00Z"/>
          <w:lang w:val="en-US"/>
        </w:rPr>
        <w:pPrChange w:id="7246" w:author="Copy Editor" w:date="2026-10-06T20:13:00Z" w16du:dateUtc="2026-10-06T17:13:00Z">
          <w:pPr>
            <w:pStyle w:val="body"/>
          </w:pPr>
        </w:pPrChange>
      </w:pPr>
      <w:ins w:id="7247" w:author="Copy Editor" w:date="2026-10-06T20:13:00Z">
        <w:r w:rsidRPr="002846AA">
          <w:rPr>
            <w:lang w:val="en-US"/>
          </w:rPr>
          <w:t>RICHARD (V.O.)</w:t>
        </w:r>
      </w:ins>
    </w:p>
    <w:p w14:paraId="413DE731" w14:textId="5990A135" w:rsidR="002846AA" w:rsidDel="002846AA" w:rsidRDefault="002846AA">
      <w:pPr>
        <w:pStyle w:val="body"/>
        <w:rPr>
          <w:del w:id="7248" w:author="Copy Editor" w:date="2026-10-06T20:13:00Z" w16du:dateUtc="2026-10-06T17:13:00Z"/>
        </w:rPr>
        <w:pPrChange w:id="7249" w:author="Copy Editor" w:date="2026-10-06T20:13:00Z" w16du:dateUtc="2026-10-06T17:13:00Z">
          <w:pPr>
            <w:pStyle w:val="bdialogue"/>
          </w:pPr>
        </w:pPrChange>
      </w:pPr>
    </w:p>
    <w:p w14:paraId="73AD092C" w14:textId="77777777" w:rsidR="002846AA" w:rsidRDefault="007C0FF3" w:rsidP="002846AA">
      <w:pPr>
        <w:pStyle w:val="bdialogue"/>
        <w:rPr>
          <w:ins w:id="7250" w:author="Copy Editor" w:date="2026-10-06T20:13:00Z" w16du:dateUtc="2026-10-06T17:13:00Z"/>
        </w:rPr>
      </w:pPr>
      <w:r>
        <w:t>This couldn’t possibly be true</w:t>
      </w:r>
      <w:ins w:id="7251" w:author="Copy Editor" w:date="2026-10-06T20:13:00Z" w16du:dateUtc="2026-10-06T17:13:00Z">
        <w:r w:rsidR="002846AA">
          <w:t>.</w:t>
        </w:r>
      </w:ins>
    </w:p>
    <w:p w14:paraId="4E5AF34E" w14:textId="77777777" w:rsidR="002846AA" w:rsidRDefault="007C0FF3" w:rsidP="002846AA">
      <w:pPr>
        <w:pStyle w:val="bdialogue"/>
        <w:rPr>
          <w:ins w:id="7252" w:author="Copy Editor" w:date="2026-10-06T20:13:00Z" w16du:dateUtc="2026-10-06T17:13:00Z"/>
        </w:rPr>
      </w:pPr>
      <w:del w:id="7253" w:author="Copy Editor" w:date="2026-10-06T20:13:00Z" w16du:dateUtc="2026-10-06T17:13:00Z">
        <w:r w:rsidDel="002846AA">
          <w:delText>, t</w:delText>
        </w:r>
      </w:del>
      <w:ins w:id="7254" w:author="Copy Editor" w:date="2026-10-06T20:13:00Z" w16du:dateUtc="2026-10-06T17:13:00Z">
        <w:r w:rsidR="002846AA">
          <w:t>T</w:t>
        </w:r>
      </w:ins>
      <w:r>
        <w:t xml:space="preserve">he Rangers had cleared everyone out the search area </w:t>
      </w:r>
      <w:r>
        <w:lastRenderedPageBreak/>
        <w:t>to stop them confusing the search</w:t>
      </w:r>
      <w:ins w:id="7255" w:author="Copy Editor" w:date="2026-10-06T20:13:00Z" w16du:dateUtc="2026-10-06T17:13:00Z">
        <w:r w:rsidR="002846AA">
          <w:t>.</w:t>
        </w:r>
      </w:ins>
    </w:p>
    <w:p w14:paraId="40DA17FC" w14:textId="77777777" w:rsidR="002846AA" w:rsidRDefault="007C0FF3" w:rsidP="002846AA">
      <w:pPr>
        <w:pStyle w:val="bdialogue"/>
        <w:rPr>
          <w:ins w:id="7256" w:author="Copy Editor" w:date="2026-10-06T20:14:00Z" w16du:dateUtc="2026-10-06T17:14:00Z"/>
        </w:rPr>
      </w:pPr>
      <w:del w:id="7257" w:author="Copy Editor" w:date="2026-10-06T20:13:00Z" w16du:dateUtc="2026-10-06T17:13:00Z">
        <w:r w:rsidDel="002846AA">
          <w:delText>, a</w:delText>
        </w:r>
      </w:del>
      <w:ins w:id="7258" w:author="Copy Editor" w:date="2026-10-06T20:13:00Z" w16du:dateUtc="2026-10-06T17:13:00Z">
        <w:r w:rsidR="002846AA">
          <w:t>A</w:t>
        </w:r>
      </w:ins>
      <w:r>
        <w:t>lso very few people solo in the canyon, it’s regarded as dangerous and foolhardy</w:t>
      </w:r>
      <w:ins w:id="7259" w:author="Copy Editor" w:date="2026-10-06T20:14:00Z" w16du:dateUtc="2026-10-06T17:14:00Z">
        <w:r w:rsidR="002846AA">
          <w:t>.</w:t>
        </w:r>
      </w:ins>
    </w:p>
    <w:p w14:paraId="5E4BDD0A" w14:textId="7DA8693C" w:rsidR="003439BF" w:rsidRDefault="007C0FF3">
      <w:pPr>
        <w:pStyle w:val="bdialogue"/>
        <w:pPrChange w:id="7260" w:author="Copy Editor" w:date="2026-10-06T20:13:00Z" w16du:dateUtc="2026-10-06T17:13:00Z">
          <w:pPr>
            <w:pStyle w:val="body"/>
          </w:pPr>
        </w:pPrChange>
      </w:pPr>
      <w:del w:id="7261" w:author="Copy Editor" w:date="2026-10-06T20:14:00Z" w16du:dateUtc="2026-10-06T17:14:00Z">
        <w:r w:rsidDel="002846AA">
          <w:delText xml:space="preserve">, </w:delText>
        </w:r>
      </w:del>
      <w:r>
        <w:t>she went home a very disappointed woman.</w:t>
      </w:r>
    </w:p>
    <w:p w14:paraId="15015F08" w14:textId="77777777" w:rsidR="00EA4444" w:rsidRPr="00EA4444" w:rsidRDefault="00EA4444" w:rsidP="00EA4444">
      <w:pPr>
        <w:pStyle w:val="aSCENEHEAD"/>
        <w:rPr>
          <w:ins w:id="7262" w:author="Copy Editor" w:date="2026-10-06T20:14:00Z"/>
          <w:lang w:val="en-US"/>
        </w:rPr>
      </w:pPr>
      <w:ins w:id="7263" w:author="Copy Editor" w:date="2026-10-06T20:14:00Z">
        <w:r w:rsidRPr="00EA4444">
          <w:rPr>
            <w:lang w:val="en-US"/>
          </w:rPr>
          <w:t>EXT. SOUTH KAIBAB TRAIL – DAWN</w:t>
        </w:r>
      </w:ins>
    </w:p>
    <w:p w14:paraId="70A77837" w14:textId="77777777" w:rsidR="00EA4444" w:rsidRPr="00EA4444" w:rsidRDefault="00EA4444">
      <w:pPr>
        <w:pStyle w:val="body"/>
        <w:rPr>
          <w:ins w:id="7264" w:author="Copy Editor" w:date="2026-10-06T20:14:00Z"/>
          <w:lang w:val="en-US"/>
        </w:rPr>
        <w:pPrChange w:id="7265" w:author="Copy Editor" w:date="2026-10-06T20:14:00Z" w16du:dateUtc="2026-10-06T17:14:00Z">
          <w:pPr>
            <w:pStyle w:val="aSCENEHEAD"/>
          </w:pPr>
        </w:pPrChange>
      </w:pPr>
      <w:ins w:id="7266" w:author="Copy Editor" w:date="2026-10-06T20:14:00Z">
        <w:r w:rsidRPr="00EA4444">
          <w:rPr>
            <w:lang w:val="en-US"/>
          </w:rPr>
          <w:t>Richard can finally see the trail.</w:t>
        </w:r>
      </w:ins>
    </w:p>
    <w:p w14:paraId="63BBCCAA" w14:textId="77777777" w:rsidR="00EA4444" w:rsidRPr="00EA4444" w:rsidRDefault="00EA4444">
      <w:pPr>
        <w:pStyle w:val="body"/>
        <w:rPr>
          <w:ins w:id="7267" w:author="Copy Editor" w:date="2026-10-06T20:14:00Z"/>
          <w:lang w:val="en-US"/>
        </w:rPr>
        <w:pPrChange w:id="7268" w:author="Copy Editor" w:date="2026-10-06T20:14:00Z" w16du:dateUtc="2026-10-06T17:14:00Z">
          <w:pPr>
            <w:pStyle w:val="aSCENEHEAD"/>
          </w:pPr>
        </w:pPrChange>
      </w:pPr>
      <w:ins w:id="7269" w:author="Copy Editor" w:date="2026-10-06T20:14:00Z">
        <w:r w:rsidRPr="00EA4444">
          <w:rPr>
            <w:lang w:val="en-US"/>
          </w:rPr>
          <w:t>He starts down.</w:t>
        </w:r>
      </w:ins>
    </w:p>
    <w:p w14:paraId="36A78B2C" w14:textId="77777777" w:rsidR="00EA4444" w:rsidRPr="00EA4444" w:rsidRDefault="00EA4444">
      <w:pPr>
        <w:pStyle w:val="body"/>
        <w:rPr>
          <w:ins w:id="7270" w:author="Copy Editor" w:date="2026-10-06T20:14:00Z"/>
          <w:lang w:val="en-US"/>
        </w:rPr>
        <w:pPrChange w:id="7271" w:author="Copy Editor" w:date="2026-10-06T20:14:00Z" w16du:dateUtc="2026-10-06T17:14:00Z">
          <w:pPr>
            <w:pStyle w:val="aSCENEHEAD"/>
          </w:pPr>
        </w:pPrChange>
      </w:pPr>
      <w:ins w:id="7272" w:author="Copy Editor" w:date="2026-10-06T20:14:00Z">
        <w:r w:rsidRPr="00EA4444">
          <w:rPr>
            <w:lang w:val="en-US"/>
          </w:rPr>
          <w:t>The terrain becomes difficult.</w:t>
        </w:r>
      </w:ins>
    </w:p>
    <w:p w14:paraId="5492E2A9" w14:textId="77777777" w:rsidR="00EA4444" w:rsidRPr="00EA4444" w:rsidRDefault="00EA4444">
      <w:pPr>
        <w:pStyle w:val="body"/>
        <w:rPr>
          <w:ins w:id="7273" w:author="Copy Editor" w:date="2026-10-06T20:14:00Z"/>
          <w:lang w:val="en-US"/>
        </w:rPr>
        <w:pPrChange w:id="7274" w:author="Copy Editor" w:date="2026-10-06T20:14:00Z" w16du:dateUtc="2026-10-06T17:14:00Z">
          <w:pPr>
            <w:pStyle w:val="aSCENEHEAD"/>
          </w:pPr>
        </w:pPrChange>
      </w:pPr>
      <w:ins w:id="7275" w:author="Copy Editor" w:date="2026-10-06T20:14:00Z">
        <w:r w:rsidRPr="00EA4444">
          <w:rPr>
            <w:lang w:val="en-US"/>
          </w:rPr>
          <w:t>A cliff rises to his left.</w:t>
        </w:r>
      </w:ins>
    </w:p>
    <w:p w14:paraId="220E58C5" w14:textId="77777777" w:rsidR="00EA4444" w:rsidRPr="00EA4444" w:rsidRDefault="00EA4444">
      <w:pPr>
        <w:pStyle w:val="body"/>
        <w:rPr>
          <w:ins w:id="7276" w:author="Copy Editor" w:date="2026-10-06T20:14:00Z"/>
          <w:lang w:val="en-US"/>
        </w:rPr>
        <w:pPrChange w:id="7277" w:author="Copy Editor" w:date="2026-10-06T20:14:00Z" w16du:dateUtc="2026-10-06T17:14:00Z">
          <w:pPr>
            <w:pStyle w:val="aSCENEHEAD"/>
          </w:pPr>
        </w:pPrChange>
      </w:pPr>
      <w:ins w:id="7278" w:author="Copy Editor" w:date="2026-10-06T20:14:00Z">
        <w:r w:rsidRPr="00EA4444">
          <w:rPr>
            <w:lang w:val="en-US"/>
          </w:rPr>
          <w:t>A steep drop lies only ten feet to his right.</w:t>
        </w:r>
      </w:ins>
    </w:p>
    <w:p w14:paraId="1B703C36" w14:textId="77777777" w:rsidR="00EA4444" w:rsidRPr="00EA4444" w:rsidRDefault="00EA4444">
      <w:pPr>
        <w:pStyle w:val="bCHARACTER"/>
        <w:rPr>
          <w:ins w:id="7279" w:author="Copy Editor" w:date="2026-10-06T20:14:00Z"/>
          <w:lang w:val="en-US"/>
        </w:rPr>
        <w:pPrChange w:id="7280" w:author="Copy Editor" w:date="2026-10-06T20:14:00Z" w16du:dateUtc="2026-10-06T17:14:00Z">
          <w:pPr>
            <w:pStyle w:val="aSCENEHEAD"/>
          </w:pPr>
        </w:pPrChange>
      </w:pPr>
      <w:ins w:id="7281" w:author="Copy Editor" w:date="2026-10-06T20:14:00Z">
        <w:r w:rsidRPr="00EA4444">
          <w:rPr>
            <w:lang w:val="en-US"/>
          </w:rPr>
          <w:t>RICHARD (V.O.)</w:t>
        </w:r>
      </w:ins>
    </w:p>
    <w:p w14:paraId="5CCE0E17" w14:textId="77777777" w:rsidR="00035102" w:rsidRDefault="007C0FF3" w:rsidP="00EA4444">
      <w:pPr>
        <w:pStyle w:val="bdialogue"/>
        <w:rPr>
          <w:ins w:id="7282" w:author="Copy Editor" w:date="2026-10-06T20:14:00Z" w16du:dateUtc="2026-10-06T17:14:00Z"/>
        </w:rPr>
      </w:pPr>
      <w:r>
        <w:t>Once I could see where I was putting my feet I set off down</w:t>
      </w:r>
      <w:ins w:id="7283" w:author="Copy Editor" w:date="2026-10-06T20:14:00Z" w16du:dateUtc="2026-10-06T17:14:00Z">
        <w:r w:rsidR="00035102">
          <w:t>.</w:t>
        </w:r>
      </w:ins>
    </w:p>
    <w:p w14:paraId="0732BBDE" w14:textId="77777777" w:rsidR="00035102" w:rsidRDefault="007C0FF3" w:rsidP="00EA4444">
      <w:pPr>
        <w:pStyle w:val="bdialogue"/>
        <w:rPr>
          <w:ins w:id="7284" w:author="Copy Editor" w:date="2026-10-06T20:15:00Z" w16du:dateUtc="2026-10-06T17:15:00Z"/>
        </w:rPr>
      </w:pPr>
      <w:del w:id="7285" w:author="Copy Editor" w:date="2026-10-06T20:14:00Z" w16du:dateUtc="2026-10-06T17:14:00Z">
        <w:r w:rsidDel="00035102">
          <w:delText xml:space="preserve">, </w:delText>
        </w:r>
      </w:del>
      <w:del w:id="7286" w:author="Copy Editor" w:date="2026-10-06T20:15:00Z" w16du:dateUtc="2026-10-06T17:15:00Z">
        <w:r w:rsidDel="00035102">
          <w:delText>b</w:delText>
        </w:r>
      </w:del>
      <w:ins w:id="7287" w:author="Copy Editor" w:date="2026-10-06T20:15:00Z" w16du:dateUtc="2026-10-06T17:15:00Z">
        <w:r w:rsidR="00035102">
          <w:t>B</w:t>
        </w:r>
      </w:ins>
      <w:r>
        <w:t xml:space="preserve">ut then there was a cliff </w:t>
      </w:r>
      <w:r w:rsidR="00C05016">
        <w:t>rising</w:t>
      </w:r>
      <w:r>
        <w:t xml:space="preserve"> on my left and a precipitous cliff down ten feet away on the right.  </w:t>
      </w:r>
    </w:p>
    <w:p w14:paraId="08613214" w14:textId="77777777" w:rsidR="00035102" w:rsidRDefault="007C0FF3" w:rsidP="00EA4444">
      <w:pPr>
        <w:pStyle w:val="bdialogue"/>
        <w:rPr>
          <w:ins w:id="7288" w:author="Copy Editor" w:date="2026-10-06T20:15:00Z" w16du:dateUtc="2026-10-06T17:15:00Z"/>
        </w:rPr>
      </w:pPr>
      <w:r>
        <w:t>Because half the sky was obscured it was darker</w:t>
      </w:r>
      <w:ins w:id="7289" w:author="Copy Editor" w:date="2026-10-06T20:15:00Z" w16du:dateUtc="2026-10-06T17:15:00Z">
        <w:r w:rsidR="00035102">
          <w:t>.</w:t>
        </w:r>
      </w:ins>
    </w:p>
    <w:p w14:paraId="25D97701" w14:textId="09A63634" w:rsidR="00035102" w:rsidRDefault="007C0FF3" w:rsidP="00EA4444">
      <w:pPr>
        <w:pStyle w:val="bdialogue"/>
        <w:rPr>
          <w:ins w:id="7290" w:author="Copy Editor" w:date="2026-10-06T20:15:00Z" w16du:dateUtc="2026-10-06T17:15:00Z"/>
        </w:rPr>
      </w:pPr>
      <w:del w:id="7291" w:author="Copy Editor" w:date="2026-10-06T20:15:00Z" w16du:dateUtc="2026-10-06T17:15:00Z">
        <w:r w:rsidDel="00035102">
          <w:delText xml:space="preserve">, </w:delText>
        </w:r>
      </w:del>
      <w:r>
        <w:t>I couldn’t be sure of where I was standing</w:t>
      </w:r>
      <w:ins w:id="7292" w:author="Copy Editor" w:date="2026-10-06T20:15:00Z" w16du:dateUtc="2026-10-06T17:15:00Z">
        <w:r w:rsidR="00035102">
          <w:t>.</w:t>
        </w:r>
      </w:ins>
    </w:p>
    <w:p w14:paraId="2BA81F7F" w14:textId="77777777" w:rsidR="00035102" w:rsidRDefault="007C0FF3" w:rsidP="00EA4444">
      <w:pPr>
        <w:pStyle w:val="bdialogue"/>
        <w:rPr>
          <w:ins w:id="7293" w:author="Copy Editor" w:date="2026-10-06T20:15:00Z" w16du:dateUtc="2026-10-06T17:15:00Z"/>
        </w:rPr>
      </w:pPr>
      <w:del w:id="7294" w:author="Copy Editor" w:date="2026-10-06T20:15:00Z" w16du:dateUtc="2026-10-06T17:15:00Z">
        <w:r w:rsidDel="00035102">
          <w:delText>, i</w:delText>
        </w:r>
      </w:del>
      <w:ins w:id="7295" w:author="Copy Editor" w:date="2026-10-06T20:15:00Z" w16du:dateUtc="2026-10-06T17:15:00Z">
        <w:r w:rsidR="00035102">
          <w:t>I</w:t>
        </w:r>
      </w:ins>
      <w:r>
        <w:t xml:space="preserve">s that a shadow or a vertical plummet to goodness only knows where? </w:t>
      </w:r>
    </w:p>
    <w:p w14:paraId="5ED3DB80" w14:textId="77777777" w:rsidR="00081C5F" w:rsidRPr="00081C5F" w:rsidRDefault="00081C5F" w:rsidP="00081C5F">
      <w:pPr>
        <w:pStyle w:val="body"/>
        <w:rPr>
          <w:ins w:id="7296" w:author="Copy Editor" w:date="2026-10-06T20:15:00Z"/>
          <w:lang w:val="en-US"/>
        </w:rPr>
      </w:pPr>
      <w:ins w:id="7297" w:author="Copy Editor" w:date="2026-10-06T20:15:00Z">
        <w:r w:rsidRPr="00081C5F">
          <w:rPr>
            <w:lang w:val="en-US"/>
          </w:rPr>
          <w:t>He waits.</w:t>
        </w:r>
      </w:ins>
    </w:p>
    <w:p w14:paraId="0098A5A8" w14:textId="77777777" w:rsidR="00081C5F" w:rsidRPr="00081C5F" w:rsidRDefault="00081C5F" w:rsidP="00081C5F">
      <w:pPr>
        <w:pStyle w:val="body"/>
        <w:rPr>
          <w:ins w:id="7298" w:author="Copy Editor" w:date="2026-10-06T20:15:00Z"/>
          <w:lang w:val="en-US"/>
        </w:rPr>
      </w:pPr>
      <w:ins w:id="7299" w:author="Copy Editor" w:date="2026-10-06T20:15:00Z">
        <w:r w:rsidRPr="00081C5F">
          <w:rPr>
            <w:lang w:val="en-US"/>
          </w:rPr>
          <w:t>The light strengthens.</w:t>
        </w:r>
      </w:ins>
    </w:p>
    <w:p w14:paraId="7B17BD93" w14:textId="77777777" w:rsidR="00081C5F" w:rsidRPr="00081C5F" w:rsidRDefault="00081C5F" w:rsidP="00081C5F">
      <w:pPr>
        <w:pStyle w:val="body"/>
        <w:rPr>
          <w:ins w:id="7300" w:author="Copy Editor" w:date="2026-10-06T20:15:00Z"/>
          <w:lang w:val="en-US"/>
        </w:rPr>
      </w:pPr>
      <w:ins w:id="7301" w:author="Copy Editor" w:date="2026-10-06T20:15:00Z">
        <w:r w:rsidRPr="00081C5F">
          <w:rPr>
            <w:lang w:val="en-US"/>
          </w:rPr>
          <w:t>Richard stands.</w:t>
        </w:r>
      </w:ins>
    </w:p>
    <w:p w14:paraId="2F0034C5" w14:textId="77777777" w:rsidR="00081C5F" w:rsidRPr="00EA4444" w:rsidRDefault="00081C5F" w:rsidP="00081C5F">
      <w:pPr>
        <w:pStyle w:val="bCHARACTER"/>
        <w:rPr>
          <w:ins w:id="7302" w:author="Copy Editor" w:date="2026-10-06T20:16:00Z" w16du:dateUtc="2026-10-06T17:16:00Z"/>
          <w:lang w:val="en-US"/>
        </w:rPr>
      </w:pPr>
      <w:ins w:id="7303" w:author="Copy Editor" w:date="2026-10-06T20:16:00Z" w16du:dateUtc="2026-10-06T17:16:00Z">
        <w:r w:rsidRPr="00EA4444">
          <w:rPr>
            <w:lang w:val="en-US"/>
          </w:rPr>
          <w:t>RICHARD (V.O.)</w:t>
        </w:r>
      </w:ins>
    </w:p>
    <w:p w14:paraId="0D326B27" w14:textId="77777777" w:rsidR="00401B47" w:rsidRDefault="007C0FF3" w:rsidP="00EA4444">
      <w:pPr>
        <w:pStyle w:val="bdialogue"/>
        <w:rPr>
          <w:ins w:id="7304" w:author="Copy Editor" w:date="2026-10-06T20:16:00Z" w16du:dateUtc="2026-10-06T17:16:00Z"/>
        </w:rPr>
      </w:pPr>
      <w:del w:id="7305" w:author="Copy Editor" w:date="2026-10-06T20:15:00Z" w16du:dateUtc="2026-10-06T17:15:00Z">
        <w:r w:rsidDel="00035102">
          <w:delText xml:space="preserve"> </w:delText>
        </w:r>
      </w:del>
      <w:r>
        <w:t xml:space="preserve">I sat on my rucksack and waited for a bit </w:t>
      </w:r>
      <w:r w:rsidR="00C05016">
        <w:t>lighter</w:t>
      </w:r>
      <w:r>
        <w:t>.  Once able to see again I set off down</w:t>
      </w:r>
      <w:ins w:id="7306" w:author="Copy Editor" w:date="2026-10-06T20:16:00Z" w16du:dateUtc="2026-10-06T17:16:00Z">
        <w:r w:rsidR="00401B47">
          <w:t>.</w:t>
        </w:r>
      </w:ins>
    </w:p>
    <w:p w14:paraId="0C9AD654" w14:textId="77777777" w:rsidR="00401B47" w:rsidRDefault="007C0FF3" w:rsidP="00EA4444">
      <w:pPr>
        <w:pStyle w:val="bdialogue"/>
        <w:rPr>
          <w:ins w:id="7307" w:author="Copy Editor" w:date="2026-10-06T20:17:00Z" w16du:dateUtc="2026-10-06T17:17:00Z"/>
        </w:rPr>
      </w:pPr>
      <w:del w:id="7308" w:author="Copy Editor" w:date="2026-10-06T20:16:00Z" w16du:dateUtc="2026-10-06T17:16:00Z">
        <w:r w:rsidDel="00401B47">
          <w:lastRenderedPageBreak/>
          <w:delText xml:space="preserve">, </w:delText>
        </w:r>
      </w:del>
      <w:r>
        <w:t xml:space="preserve">I was fit, confident and my plan, which had been in tatters a few hours earlier was now coming together well.  </w:t>
      </w:r>
    </w:p>
    <w:p w14:paraId="01771033" w14:textId="48C16D65" w:rsidR="00295121" w:rsidRDefault="00295121">
      <w:pPr>
        <w:pStyle w:val="body"/>
        <w:rPr>
          <w:ins w:id="7309" w:author="Copy Editor" w:date="2026-10-06T20:16:00Z" w16du:dateUtc="2026-10-06T17:16:00Z"/>
        </w:rPr>
        <w:pPrChange w:id="7310" w:author="Copy Editor" w:date="2026-10-06T20:17:00Z" w16du:dateUtc="2026-10-06T17:17:00Z">
          <w:pPr>
            <w:pStyle w:val="bdialogue"/>
          </w:pPr>
        </w:pPrChange>
      </w:pPr>
      <w:ins w:id="7311" w:author="Copy Editor" w:date="2026-10-06T20:17:00Z">
        <w:r w:rsidRPr="00295121">
          <w:t>Richard runs downhill.</w:t>
        </w:r>
      </w:ins>
    </w:p>
    <w:p w14:paraId="4A900819" w14:textId="77777777" w:rsidR="00430ED0" w:rsidRPr="00EA4444" w:rsidRDefault="00430ED0" w:rsidP="00430ED0">
      <w:pPr>
        <w:pStyle w:val="bCHARACTER"/>
        <w:rPr>
          <w:ins w:id="7312" w:author="Copy Editor" w:date="2026-10-06T20:18:00Z" w16du:dateUtc="2026-10-06T17:18:00Z"/>
          <w:lang w:val="en-US"/>
        </w:rPr>
      </w:pPr>
      <w:ins w:id="7313" w:author="Copy Editor" w:date="2026-10-06T20:18:00Z" w16du:dateUtc="2026-10-06T17:18:00Z">
        <w:r w:rsidRPr="00EA4444">
          <w:rPr>
            <w:lang w:val="en-US"/>
          </w:rPr>
          <w:t>RICHARD (V.O.)</w:t>
        </w:r>
      </w:ins>
    </w:p>
    <w:p w14:paraId="621B14B2" w14:textId="77777777" w:rsidR="00430ED0" w:rsidRDefault="007C0FF3" w:rsidP="00EA4444">
      <w:pPr>
        <w:pStyle w:val="bdialogue"/>
        <w:rPr>
          <w:ins w:id="7314" w:author="Copy Editor" w:date="2026-10-06T20:17:00Z" w16du:dateUtc="2026-10-06T17:17:00Z"/>
        </w:rPr>
      </w:pPr>
      <w:r>
        <w:t xml:space="preserve">As it got </w:t>
      </w:r>
      <w:r w:rsidR="00C05016">
        <w:t>lighter,</w:t>
      </w:r>
      <w:r>
        <w:t xml:space="preserve"> I could see better so started to trot.</w:t>
      </w:r>
    </w:p>
    <w:p w14:paraId="624E3C28" w14:textId="52E0D004" w:rsidR="00401B47" w:rsidRDefault="00430ED0">
      <w:pPr>
        <w:pStyle w:val="body"/>
        <w:rPr>
          <w:ins w:id="7315" w:author="Copy Editor" w:date="2026-10-06T20:17:00Z" w16du:dateUtc="2026-10-06T17:17:00Z"/>
        </w:rPr>
        <w:pPrChange w:id="7316" w:author="Copy Editor" w:date="2026-10-06T20:17:00Z" w16du:dateUtc="2026-10-06T17:17:00Z">
          <w:pPr>
            <w:pStyle w:val="bdialogue"/>
          </w:pPr>
        </w:pPrChange>
      </w:pPr>
      <w:ins w:id="7317" w:author="Copy Editor" w:date="2026-10-06T20:17:00Z">
        <w:r w:rsidRPr="00430ED0">
          <w:t>He settles into a powerful downhill run.</w:t>
        </w:r>
      </w:ins>
      <w:r w:rsidR="007C0FF3">
        <w:t xml:space="preserve">  </w:t>
      </w:r>
    </w:p>
    <w:p w14:paraId="680618E2" w14:textId="77777777" w:rsidR="00430ED0" w:rsidRPr="00EA4444" w:rsidRDefault="00430ED0" w:rsidP="00430ED0">
      <w:pPr>
        <w:pStyle w:val="bCHARACTER"/>
        <w:rPr>
          <w:ins w:id="7318" w:author="Copy Editor" w:date="2026-10-06T20:18:00Z" w16du:dateUtc="2026-10-06T17:18:00Z"/>
          <w:lang w:val="en-US"/>
        </w:rPr>
      </w:pPr>
      <w:ins w:id="7319" w:author="Copy Editor" w:date="2026-10-06T20:18:00Z" w16du:dateUtc="2026-10-06T17:18:00Z">
        <w:r w:rsidRPr="00EA4444">
          <w:rPr>
            <w:lang w:val="en-US"/>
          </w:rPr>
          <w:t>RICHARD (V.O.)</w:t>
        </w:r>
      </w:ins>
    </w:p>
    <w:p w14:paraId="3E094F1E" w14:textId="77777777" w:rsidR="00430ED0" w:rsidRDefault="007C0FF3" w:rsidP="00EA4444">
      <w:pPr>
        <w:pStyle w:val="bdialogue"/>
        <w:rPr>
          <w:ins w:id="7320" w:author="Copy Editor" w:date="2026-10-06T20:18:00Z" w16du:dateUtc="2026-10-06T17:18:00Z"/>
        </w:rPr>
      </w:pPr>
      <w:r>
        <w:t>I was very familiar with running downhill with a pack on my back</w:t>
      </w:r>
      <w:ins w:id="7321" w:author="Copy Editor" w:date="2026-10-06T20:18:00Z" w16du:dateUtc="2026-10-06T17:18:00Z">
        <w:r w:rsidR="00430ED0">
          <w:t>.</w:t>
        </w:r>
      </w:ins>
    </w:p>
    <w:p w14:paraId="155130F3" w14:textId="77777777" w:rsidR="00430ED0" w:rsidRDefault="007C0FF3" w:rsidP="00EA4444">
      <w:pPr>
        <w:pStyle w:val="bdialogue"/>
        <w:rPr>
          <w:ins w:id="7322" w:author="Copy Editor" w:date="2026-10-06T20:18:00Z" w16du:dateUtc="2026-10-06T17:18:00Z"/>
        </w:rPr>
      </w:pPr>
      <w:del w:id="7323" w:author="Copy Editor" w:date="2026-10-06T20:18:00Z" w16du:dateUtc="2026-10-06T17:18:00Z">
        <w:r w:rsidDel="00430ED0">
          <w:delText xml:space="preserve">, </w:delText>
        </w:r>
      </w:del>
      <w:r>
        <w:t>I found it easier than walking</w:t>
      </w:r>
      <w:del w:id="7324" w:author="Copy Editor" w:date="2026-10-06T20:18:00Z" w16du:dateUtc="2026-10-06T17:18:00Z">
        <w:r w:rsidDel="00430ED0">
          <w:delText xml:space="preserve">, </w:delText>
        </w:r>
      </w:del>
      <w:ins w:id="7325" w:author="Copy Editor" w:date="2026-10-06T20:18:00Z" w16du:dateUtc="2026-10-06T17:18:00Z">
        <w:r w:rsidR="00430ED0">
          <w:t>.</w:t>
        </w:r>
      </w:ins>
    </w:p>
    <w:p w14:paraId="5E4BDD0C" w14:textId="7EFB9A08" w:rsidR="003439BF" w:rsidRDefault="007C0FF3" w:rsidP="00EA4444">
      <w:pPr>
        <w:pStyle w:val="bdialogue"/>
        <w:rPr>
          <w:ins w:id="7326" w:author="Copy Editor" w:date="2026-10-06T20:18:00Z" w16du:dateUtc="2026-10-06T17:18:00Z"/>
        </w:rPr>
      </w:pPr>
      <w:r>
        <w:t>I was losing altitude fast, I was eating up the miles, I was in my element.</w:t>
      </w:r>
    </w:p>
    <w:p w14:paraId="49D4EF73" w14:textId="77777777" w:rsidR="00D829A0" w:rsidRPr="00D829A0" w:rsidRDefault="00D829A0">
      <w:pPr>
        <w:pStyle w:val="aSCENEHEAD"/>
        <w:rPr>
          <w:ins w:id="7327" w:author="Copy Editor" w:date="2026-10-06T20:18:00Z"/>
          <w:lang w:val="en-US"/>
        </w:rPr>
        <w:pPrChange w:id="7328" w:author="Copy Editor" w:date="2026-10-06T20:18:00Z" w16du:dateUtc="2026-10-06T17:18:00Z">
          <w:pPr>
            <w:pStyle w:val="body"/>
          </w:pPr>
        </w:pPrChange>
      </w:pPr>
      <w:ins w:id="7329" w:author="Copy Editor" w:date="2026-10-06T20:18:00Z">
        <w:r w:rsidRPr="00D829A0">
          <w:rPr>
            <w:lang w:val="en-US"/>
          </w:rPr>
          <w:t>EXT. GRAND CANYON – TRAIL – MORNING</w:t>
        </w:r>
      </w:ins>
    </w:p>
    <w:p w14:paraId="08F2FE46" w14:textId="77777777" w:rsidR="00D829A0" w:rsidRPr="00D829A0" w:rsidRDefault="00D829A0" w:rsidP="00D829A0">
      <w:pPr>
        <w:pStyle w:val="body"/>
        <w:rPr>
          <w:ins w:id="7330" w:author="Copy Editor" w:date="2026-10-06T20:18:00Z"/>
          <w:lang w:val="en-US"/>
        </w:rPr>
      </w:pPr>
      <w:ins w:id="7331" w:author="Copy Editor" w:date="2026-10-06T20:18:00Z">
        <w:r w:rsidRPr="00D829A0">
          <w:rPr>
            <w:lang w:val="en-US"/>
          </w:rPr>
          <w:t>Richard runs.</w:t>
        </w:r>
      </w:ins>
    </w:p>
    <w:p w14:paraId="5B12DD50" w14:textId="77777777" w:rsidR="00D829A0" w:rsidRPr="00EA4444" w:rsidRDefault="00D829A0" w:rsidP="00D829A0">
      <w:pPr>
        <w:pStyle w:val="bCHARACTER"/>
        <w:rPr>
          <w:ins w:id="7332" w:author="Copy Editor" w:date="2026-10-06T20:19:00Z" w16du:dateUtc="2026-10-06T17:19:00Z"/>
          <w:lang w:val="en-US"/>
        </w:rPr>
      </w:pPr>
      <w:ins w:id="7333" w:author="Copy Editor" w:date="2026-10-06T20:19:00Z" w16du:dateUtc="2026-10-06T17:19:00Z">
        <w:r w:rsidRPr="00EA4444">
          <w:rPr>
            <w:lang w:val="en-US"/>
          </w:rPr>
          <w:t>RICHARD (V.O.)</w:t>
        </w:r>
      </w:ins>
    </w:p>
    <w:p w14:paraId="2F776D09" w14:textId="5DECB9A9" w:rsidR="00D829A0" w:rsidDel="00D829A0" w:rsidRDefault="00D829A0" w:rsidP="00D829A0">
      <w:pPr>
        <w:pStyle w:val="body"/>
        <w:rPr>
          <w:del w:id="7334" w:author="Copy Editor" w:date="2026-10-06T20:18:00Z" w16du:dateUtc="2026-10-06T17:18:00Z"/>
        </w:rPr>
      </w:pPr>
    </w:p>
    <w:p w14:paraId="4997A810" w14:textId="77777777" w:rsidR="00766132" w:rsidRDefault="007C0FF3" w:rsidP="00D829A0">
      <w:pPr>
        <w:pStyle w:val="bdialogue"/>
        <w:rPr>
          <w:ins w:id="7335" w:author="Copy Editor" w:date="2026-10-06T20:19:00Z" w16du:dateUtc="2026-10-06T17:19:00Z"/>
        </w:rPr>
      </w:pPr>
      <w:r>
        <w:t xml:space="preserve">The hottest part of the canyon is down at the river, then as the day wears on it fills with heat from the bottom up.  </w:t>
      </w:r>
    </w:p>
    <w:p w14:paraId="5A94DA10" w14:textId="77777777" w:rsidR="00766132" w:rsidRDefault="007C0FF3" w:rsidP="00D829A0">
      <w:pPr>
        <w:pStyle w:val="bdialogue"/>
        <w:rPr>
          <w:ins w:id="7336" w:author="Copy Editor" w:date="2026-10-06T20:20:00Z" w16du:dateUtc="2026-10-06T17:20:00Z"/>
        </w:rPr>
      </w:pPr>
      <w:r>
        <w:t>I wanted to be over the river and away before the heat started</w:t>
      </w:r>
      <w:ins w:id="7337" w:author="Copy Editor" w:date="2026-10-06T20:20:00Z" w16du:dateUtc="2026-10-06T17:20:00Z">
        <w:r w:rsidR="00766132">
          <w:t>.</w:t>
        </w:r>
      </w:ins>
    </w:p>
    <w:p w14:paraId="21A71A3B" w14:textId="75905ADC" w:rsidR="00391327" w:rsidRDefault="00766132">
      <w:pPr>
        <w:pStyle w:val="bdialogue"/>
        <w:pPrChange w:id="7338" w:author="Copy Editor" w:date="2026-10-06T20:18:00Z" w16du:dateUtc="2026-10-06T17:18:00Z">
          <w:pPr>
            <w:pStyle w:val="body"/>
          </w:pPr>
        </w:pPrChange>
      </w:pPr>
      <w:ins w:id="7339" w:author="Copy Editor" w:date="2026-10-06T20:20:00Z" w16du:dateUtc="2026-10-06T17:20:00Z">
        <w:r>
          <w:t>S</w:t>
        </w:r>
      </w:ins>
      <w:del w:id="7340" w:author="Copy Editor" w:date="2026-10-06T20:20:00Z" w16du:dateUtc="2026-10-06T17:20:00Z">
        <w:r w:rsidR="007C0FF3" w:rsidDel="00766132">
          <w:delText xml:space="preserve"> s</w:delText>
        </w:r>
      </w:del>
      <w:r w:rsidR="007C0FF3">
        <w:t xml:space="preserve">o, despite the heavy pack on my back, I ran. </w:t>
      </w:r>
    </w:p>
    <w:p w14:paraId="5E4BDD0E" w14:textId="72722FF7" w:rsidR="003439BF" w:rsidRDefault="007C0FF3" w:rsidP="00816AB1">
      <w:pPr>
        <w:pStyle w:val="baparenthisis"/>
        <w:rPr>
          <w:ins w:id="7341" w:author="Copy Editor" w:date="2026-10-06T20:20:00Z" w16du:dateUtc="2026-10-06T17:20:00Z"/>
        </w:rPr>
      </w:pPr>
      <w:r>
        <w:t>(I hadn’t been told of the lockers where hikers could leave surplus kit.)</w:t>
      </w:r>
    </w:p>
    <w:p w14:paraId="4DD634F9" w14:textId="77777777" w:rsidR="00802901" w:rsidRPr="00802901" w:rsidRDefault="00802901" w:rsidP="00802901">
      <w:pPr>
        <w:pStyle w:val="body"/>
        <w:rPr>
          <w:ins w:id="7342" w:author="Copy Editor" w:date="2026-10-06T20:20:00Z"/>
          <w:lang w:val="en-US"/>
        </w:rPr>
      </w:pPr>
      <w:ins w:id="7343" w:author="Copy Editor" w:date="2026-10-06T20:20:00Z">
        <w:r w:rsidRPr="00802901">
          <w:rPr>
            <w:lang w:val="en-US"/>
          </w:rPr>
          <w:t>INTERCUT WITH:</w:t>
        </w:r>
      </w:ins>
    </w:p>
    <w:p w14:paraId="2DBB1B1D" w14:textId="77777777" w:rsidR="00802901" w:rsidRPr="00802901" w:rsidRDefault="00802901">
      <w:pPr>
        <w:pStyle w:val="aSCENEHEAD"/>
        <w:rPr>
          <w:ins w:id="7344" w:author="Copy Editor" w:date="2026-10-06T20:20:00Z"/>
          <w:lang w:val="en-US"/>
        </w:rPr>
        <w:pPrChange w:id="7345" w:author="Copy Editor" w:date="2026-10-06T20:20:00Z" w16du:dateUtc="2026-10-06T17:20:00Z">
          <w:pPr>
            <w:pStyle w:val="body"/>
          </w:pPr>
        </w:pPrChange>
      </w:pPr>
      <w:ins w:id="7346" w:author="Copy Editor" w:date="2026-10-06T20:20:00Z">
        <w:r w:rsidRPr="00802901">
          <w:rPr>
            <w:lang w:val="en-US"/>
          </w:rPr>
          <w:t>EXT. GRAND CANYON – JOHN – MORNING</w:t>
        </w:r>
      </w:ins>
    </w:p>
    <w:p w14:paraId="7E0BEC2A" w14:textId="77777777" w:rsidR="00802901" w:rsidRPr="00802901" w:rsidRDefault="00802901" w:rsidP="00802901">
      <w:pPr>
        <w:pStyle w:val="body"/>
        <w:rPr>
          <w:ins w:id="7347" w:author="Copy Editor" w:date="2026-10-06T20:20:00Z"/>
          <w:lang w:val="en-US"/>
        </w:rPr>
      </w:pPr>
      <w:ins w:id="7348" w:author="Copy Editor" w:date="2026-10-06T20:20:00Z">
        <w:r w:rsidRPr="00802901">
          <w:rPr>
            <w:lang w:val="en-US"/>
          </w:rPr>
          <w:t>John walks slowly.</w:t>
        </w:r>
      </w:ins>
    </w:p>
    <w:p w14:paraId="78ECACFC" w14:textId="77777777" w:rsidR="00802901" w:rsidRDefault="00802901">
      <w:pPr>
        <w:pStyle w:val="body"/>
        <w:pPrChange w:id="7349" w:author="Copy Editor" w:date="2026-10-06T20:20:00Z" w16du:dateUtc="2026-10-06T17:20:00Z">
          <w:pPr>
            <w:pStyle w:val="baparenthisis"/>
          </w:pPr>
        </w:pPrChange>
      </w:pPr>
    </w:p>
    <w:p w14:paraId="1165F172" w14:textId="77777777" w:rsidR="00802901" w:rsidRPr="00EA4444" w:rsidRDefault="00802901" w:rsidP="00802901">
      <w:pPr>
        <w:pStyle w:val="bCHARACTER"/>
        <w:rPr>
          <w:ins w:id="7350" w:author="Copy Editor" w:date="2026-10-06T20:21:00Z" w16du:dateUtc="2026-10-06T17:21:00Z"/>
          <w:lang w:val="en-US"/>
        </w:rPr>
      </w:pPr>
      <w:ins w:id="7351" w:author="Copy Editor" w:date="2026-10-06T20:21:00Z" w16du:dateUtc="2026-10-06T17:21:00Z">
        <w:r w:rsidRPr="00EA4444">
          <w:rPr>
            <w:lang w:val="en-US"/>
          </w:rPr>
          <w:t>RICHARD (V.O.)</w:t>
        </w:r>
      </w:ins>
    </w:p>
    <w:p w14:paraId="5825BBC6" w14:textId="77777777" w:rsidR="003A643B" w:rsidRDefault="007C0FF3" w:rsidP="00802901">
      <w:pPr>
        <w:pStyle w:val="bdialogue"/>
        <w:rPr>
          <w:ins w:id="7352" w:author="Copy Editor" w:date="2026-10-06T20:21:00Z" w16du:dateUtc="2026-10-06T17:21:00Z"/>
        </w:rPr>
      </w:pPr>
      <w:r>
        <w:t xml:space="preserve">John was weak but determined even though it was several days since he had last eaten.  </w:t>
      </w:r>
    </w:p>
    <w:p w14:paraId="686F6EB3" w14:textId="77777777" w:rsidR="003A643B" w:rsidRDefault="007C0FF3" w:rsidP="00802901">
      <w:pPr>
        <w:pStyle w:val="bdialogue"/>
        <w:rPr>
          <w:ins w:id="7353" w:author="Copy Editor" w:date="2026-10-06T20:21:00Z" w16du:dateUtc="2026-10-06T17:21:00Z"/>
        </w:rPr>
      </w:pPr>
      <w:r>
        <w:t xml:space="preserve">He carried on west though he didn’t know where he was going, he just knew he had to move. </w:t>
      </w:r>
    </w:p>
    <w:p w14:paraId="649B9DC7" w14:textId="77777777" w:rsidR="003A643B" w:rsidRPr="003A643B" w:rsidRDefault="003A643B" w:rsidP="003A643B">
      <w:pPr>
        <w:pStyle w:val="body"/>
        <w:rPr>
          <w:ins w:id="7354" w:author="Copy Editor" w:date="2026-10-06T20:21:00Z"/>
          <w:lang w:val="en-US"/>
        </w:rPr>
      </w:pPr>
      <w:ins w:id="7355" w:author="Copy Editor" w:date="2026-10-06T20:21:00Z">
        <w:r w:rsidRPr="003A643B">
          <w:rPr>
            <w:lang w:val="en-US"/>
          </w:rPr>
          <w:t>EXT. GRAND CANYON – SEARCH AREA – DAY</w:t>
        </w:r>
      </w:ins>
    </w:p>
    <w:p w14:paraId="4100BE59" w14:textId="77777777" w:rsidR="003A643B" w:rsidRPr="003A643B" w:rsidRDefault="003A643B" w:rsidP="003A643B">
      <w:pPr>
        <w:pStyle w:val="body"/>
        <w:rPr>
          <w:ins w:id="7356" w:author="Copy Editor" w:date="2026-10-06T20:21:00Z"/>
          <w:lang w:val="en-US"/>
        </w:rPr>
      </w:pPr>
      <w:ins w:id="7357" w:author="Copy Editor" w:date="2026-10-06T20:21:00Z">
        <w:r w:rsidRPr="003A643B">
          <w:rPr>
            <w:lang w:val="en-US"/>
          </w:rPr>
          <w:t>Exhausted Rangers sit.</w:t>
        </w:r>
      </w:ins>
    </w:p>
    <w:p w14:paraId="418AB3DA" w14:textId="77777777" w:rsidR="003A643B" w:rsidRPr="00EA4444" w:rsidRDefault="003A643B" w:rsidP="003A643B">
      <w:pPr>
        <w:pStyle w:val="bCHARACTER"/>
        <w:rPr>
          <w:ins w:id="7358" w:author="Copy Editor" w:date="2026-10-06T20:21:00Z" w16du:dateUtc="2026-10-06T17:21:00Z"/>
          <w:lang w:val="en-US"/>
        </w:rPr>
      </w:pPr>
      <w:ins w:id="7359" w:author="Copy Editor" w:date="2026-10-06T20:21:00Z" w16du:dateUtc="2026-10-06T17:21:00Z">
        <w:r w:rsidRPr="00EA4444">
          <w:rPr>
            <w:lang w:val="en-US"/>
          </w:rPr>
          <w:t>RICHARD (V.O.)</w:t>
        </w:r>
      </w:ins>
    </w:p>
    <w:p w14:paraId="0F13B566" w14:textId="190268F1" w:rsidR="00C05016" w:rsidRDefault="007C0FF3" w:rsidP="00802901">
      <w:pPr>
        <w:pStyle w:val="bdialogue"/>
        <w:rPr>
          <w:ins w:id="7360" w:author="Copy Editor" w:date="2026-10-06T20:21:00Z" w16du:dateUtc="2026-10-06T17:21:00Z"/>
        </w:rPr>
      </w:pPr>
      <w:del w:id="7361" w:author="Copy Editor" w:date="2026-10-06T20:21:00Z" w16du:dateUtc="2026-10-06T17:21:00Z">
        <w:r w:rsidDel="003A643B">
          <w:delText xml:space="preserve"> </w:delText>
        </w:r>
      </w:del>
      <w:r>
        <w:t xml:space="preserve">The Rangers looking for him weren’t trying very hard </w:t>
      </w:r>
      <w:r w:rsidR="00C05016">
        <w:t>anymore</w:t>
      </w:r>
      <w:ins w:id="7362" w:author="Copy Editor" w:date="2026-10-06T20:21:00Z" w16du:dateUtc="2026-10-06T17:21:00Z">
        <w:r w:rsidR="003A643B">
          <w:t>.</w:t>
        </w:r>
      </w:ins>
      <w:del w:id="7363" w:author="Copy Editor" w:date="2026-10-06T20:21:00Z" w16du:dateUtc="2026-10-06T17:21:00Z">
        <w:r w:rsidDel="003A643B">
          <w:delText>,</w:delText>
        </w:r>
      </w:del>
    </w:p>
    <w:p w14:paraId="08AD5971" w14:textId="77777777" w:rsidR="003A643B" w:rsidRPr="00EA4444" w:rsidRDefault="003A643B" w:rsidP="003A643B">
      <w:pPr>
        <w:pStyle w:val="bCHARACTER"/>
        <w:rPr>
          <w:ins w:id="7364" w:author="Copy Editor" w:date="2026-10-06T20:22:00Z" w16du:dateUtc="2026-10-06T17:22:00Z"/>
          <w:lang w:val="en-US"/>
        </w:rPr>
      </w:pPr>
      <w:ins w:id="7365" w:author="Copy Editor" w:date="2026-10-06T20:22:00Z" w16du:dateUtc="2026-10-06T17:22:00Z">
        <w:r w:rsidRPr="00EA4444">
          <w:rPr>
            <w:lang w:val="en-US"/>
          </w:rPr>
          <w:t>RICHARD (V.O.)</w:t>
        </w:r>
      </w:ins>
    </w:p>
    <w:p w14:paraId="0514786E" w14:textId="2F92AB46" w:rsidR="003A643B" w:rsidDel="003A643B" w:rsidRDefault="003A643B">
      <w:pPr>
        <w:pStyle w:val="bdialogue"/>
        <w:rPr>
          <w:del w:id="7366" w:author="Copy Editor" w:date="2026-10-06T20:22:00Z" w16du:dateUtc="2026-10-06T17:22:00Z"/>
        </w:rPr>
        <w:pPrChange w:id="7367" w:author="Copy Editor" w:date="2026-10-06T20:20:00Z" w16du:dateUtc="2026-10-06T17:20:00Z">
          <w:pPr>
            <w:pStyle w:val="body"/>
            <w:spacing w:before="0"/>
          </w:pPr>
        </w:pPrChange>
      </w:pPr>
    </w:p>
    <w:p w14:paraId="6EAD86FC" w14:textId="0CDA69C7" w:rsidR="00C05016" w:rsidRDefault="007C0FF3" w:rsidP="004B3D80">
      <w:pPr>
        <w:pStyle w:val="bdialogue"/>
      </w:pPr>
      <w:del w:id="7368" w:author="Copy Editor" w:date="2026-10-06T20:22:00Z" w16du:dateUtc="2026-10-06T17:22:00Z">
        <w:r w:rsidDel="003A643B">
          <w:delText>“</w:delText>
        </w:r>
      </w:del>
      <w:r>
        <w:t>What’s the point, he’s got to be dead by now</w:t>
      </w:r>
      <w:del w:id="7369" w:author="Copy Editor" w:date="2026-10-06T20:22:00Z" w16du:dateUtc="2026-10-06T17:22:00Z">
        <w:r w:rsidDel="003A643B">
          <w:delText>”</w:delText>
        </w:r>
      </w:del>
      <w:r>
        <w:t xml:space="preserve">. </w:t>
      </w:r>
    </w:p>
    <w:p w14:paraId="10C7510D" w14:textId="77777777" w:rsidR="001440B2" w:rsidRDefault="007C0FF3" w:rsidP="001440B2">
      <w:pPr>
        <w:pStyle w:val="bdialogue"/>
        <w:rPr>
          <w:ins w:id="7370" w:author="Copy Editor" w:date="2026-10-06T20:22:00Z" w16du:dateUtc="2026-10-06T17:22:00Z"/>
        </w:rPr>
      </w:pPr>
      <w:r>
        <w:t xml:space="preserve">He had been missing for six </w:t>
      </w:r>
      <w:r w:rsidR="00C05016">
        <w:t>days;</w:t>
      </w:r>
      <w:r>
        <w:t xml:space="preserve"> the full search and rescue had been in operation for three days and no-one held out much hope for his survival.  </w:t>
      </w:r>
    </w:p>
    <w:p w14:paraId="3BE96643" w14:textId="77777777" w:rsidR="001440B2" w:rsidRDefault="007C0FF3" w:rsidP="001440B2">
      <w:pPr>
        <w:pStyle w:val="bdialogue"/>
        <w:rPr>
          <w:ins w:id="7371" w:author="Copy Editor" w:date="2026-10-06T20:22:00Z" w16du:dateUtc="2026-10-06T17:22:00Z"/>
        </w:rPr>
      </w:pPr>
      <w:r>
        <w:t>He was a long way outside the search area, which wasn’t getting any bigger</w:t>
      </w:r>
      <w:ins w:id="7372" w:author="Copy Editor" w:date="2026-10-06T20:22:00Z" w16du:dateUtc="2026-10-06T17:22:00Z">
        <w:r w:rsidR="001440B2">
          <w:t>.</w:t>
        </w:r>
      </w:ins>
    </w:p>
    <w:p w14:paraId="730A330F" w14:textId="17E249EE" w:rsidR="001440B2" w:rsidRDefault="001E34E6">
      <w:pPr>
        <w:pStyle w:val="body"/>
        <w:rPr>
          <w:ins w:id="7373" w:author="Copy Editor" w:date="2026-10-06T20:22:00Z" w16du:dateUtc="2026-10-06T17:22:00Z"/>
        </w:rPr>
        <w:pPrChange w:id="7374" w:author="Copy Editor" w:date="2026-10-06T20:22:00Z" w16du:dateUtc="2026-10-06T17:22:00Z">
          <w:pPr>
            <w:pStyle w:val="bdialogue"/>
          </w:pPr>
        </w:pPrChange>
      </w:pPr>
      <w:ins w:id="7375" w:author="Copy Editor" w:date="2026-10-06T20:22:00Z">
        <w:r w:rsidRPr="001E34E6">
          <w:t>John lifts his leaking bottle.</w:t>
        </w:r>
      </w:ins>
    </w:p>
    <w:p w14:paraId="5AB23F50" w14:textId="77777777" w:rsidR="001440B2" w:rsidRPr="00EA4444" w:rsidRDefault="001440B2" w:rsidP="001440B2">
      <w:pPr>
        <w:pStyle w:val="bCHARACTER"/>
        <w:rPr>
          <w:ins w:id="7376" w:author="Copy Editor" w:date="2026-10-06T20:22:00Z" w16du:dateUtc="2026-10-06T17:22:00Z"/>
          <w:lang w:val="en-US"/>
        </w:rPr>
      </w:pPr>
      <w:ins w:id="7377" w:author="Copy Editor" w:date="2026-10-06T20:22:00Z" w16du:dateUtc="2026-10-06T17:22:00Z">
        <w:r w:rsidRPr="00EA4444">
          <w:rPr>
            <w:lang w:val="en-US"/>
          </w:rPr>
          <w:t>RICHARD (V.O.)</w:t>
        </w:r>
      </w:ins>
    </w:p>
    <w:p w14:paraId="5E4BDD12" w14:textId="28654813" w:rsidR="003439BF" w:rsidRDefault="007C0FF3" w:rsidP="001440B2">
      <w:pPr>
        <w:pStyle w:val="bdialogue"/>
        <w:rPr>
          <w:ins w:id="7378" w:author="Copy Editor" w:date="2026-10-06T20:23:00Z" w16du:dateUtc="2026-10-06T17:23:00Z"/>
        </w:rPr>
      </w:pPr>
      <w:del w:id="7379" w:author="Copy Editor" w:date="2026-10-06T20:22:00Z" w16du:dateUtc="2026-10-06T17:22:00Z">
        <w:r w:rsidDel="001440B2">
          <w:delText>, h</w:delText>
        </w:r>
      </w:del>
      <w:ins w:id="7380" w:author="Copy Editor" w:date="2026-10-06T20:22:00Z" w16du:dateUtc="2026-10-06T17:22:00Z">
        <w:r w:rsidR="001440B2">
          <w:t>H</w:t>
        </w:r>
      </w:ins>
      <w:r>
        <w:t>e was suffering from dehydration, he was reduced to drinking muddy water from his bottle which he had to carry upside down because it leaked, he was getting near the end of his tether and things were looking very bleak.</w:t>
      </w:r>
    </w:p>
    <w:p w14:paraId="45E77D26" w14:textId="77777777" w:rsidR="001E34E6" w:rsidRPr="001E34E6" w:rsidRDefault="001E34E6" w:rsidP="001E34E6">
      <w:pPr>
        <w:pStyle w:val="body"/>
        <w:rPr>
          <w:ins w:id="7381" w:author="Copy Editor" w:date="2026-10-06T20:23:00Z"/>
          <w:lang w:val="en-US"/>
        </w:rPr>
      </w:pPr>
      <w:ins w:id="7382" w:author="Copy Editor" w:date="2026-10-06T20:23:00Z">
        <w:r w:rsidRPr="001E34E6">
          <w:rPr>
            <w:lang w:val="en-US"/>
          </w:rPr>
          <w:t>Richard runs.</w:t>
        </w:r>
      </w:ins>
    </w:p>
    <w:p w14:paraId="5CB8FDC9" w14:textId="77777777" w:rsidR="001E34E6" w:rsidRPr="001E34E6" w:rsidRDefault="001E34E6" w:rsidP="001E34E6">
      <w:pPr>
        <w:pStyle w:val="body"/>
        <w:rPr>
          <w:ins w:id="7383" w:author="Copy Editor" w:date="2026-10-06T20:23:00Z"/>
          <w:lang w:val="en-US"/>
        </w:rPr>
      </w:pPr>
      <w:ins w:id="7384" w:author="Copy Editor" w:date="2026-10-06T20:23:00Z">
        <w:r w:rsidRPr="001E34E6">
          <w:rPr>
            <w:lang w:val="en-US"/>
          </w:rPr>
          <w:t>He checks his watch.</w:t>
        </w:r>
      </w:ins>
    </w:p>
    <w:p w14:paraId="17451DDF" w14:textId="463DE8BC" w:rsidR="001E34E6" w:rsidRDefault="00C94A77">
      <w:pPr>
        <w:pStyle w:val="bCHARACTER"/>
        <w:pPrChange w:id="7385" w:author="Copy Editor" w:date="2026-10-06T20:23:00Z" w16du:dateUtc="2026-10-06T17:23:00Z">
          <w:pPr>
            <w:pStyle w:val="body"/>
          </w:pPr>
        </w:pPrChange>
      </w:pPr>
      <w:ins w:id="7386" w:author="Copy Editor" w:date="2026-10-06T20:23:00Z">
        <w:r w:rsidRPr="00C94A77">
          <w:lastRenderedPageBreak/>
          <w:t>RICHARD (V.O.)</w:t>
        </w:r>
      </w:ins>
    </w:p>
    <w:p w14:paraId="2B3E4582" w14:textId="77777777" w:rsidR="00C94A77" w:rsidRDefault="007C0FF3" w:rsidP="00C94A77">
      <w:pPr>
        <w:pStyle w:val="bdialogue"/>
        <w:rPr>
          <w:ins w:id="7387" w:author="Copy Editor" w:date="2026-10-06T20:23:00Z" w16du:dateUtc="2026-10-06T17:23:00Z"/>
        </w:rPr>
      </w:pPr>
      <w:r>
        <w:t>I had been moving for less than an hour</w:t>
      </w:r>
      <w:ins w:id="7388" w:author="Copy Editor" w:date="2026-10-06T20:23:00Z" w16du:dateUtc="2026-10-06T17:23:00Z">
        <w:r w:rsidR="00C94A77">
          <w:t>.</w:t>
        </w:r>
      </w:ins>
    </w:p>
    <w:p w14:paraId="5516EF06" w14:textId="77777777" w:rsidR="00725F90" w:rsidRDefault="007C0FF3" w:rsidP="00C94A77">
      <w:pPr>
        <w:pStyle w:val="bdialogue"/>
        <w:rPr>
          <w:ins w:id="7389" w:author="Copy Editor" w:date="2026-10-06T20:24:00Z" w16du:dateUtc="2026-10-06T17:24:00Z"/>
        </w:rPr>
      </w:pPr>
      <w:del w:id="7390" w:author="Copy Editor" w:date="2026-10-06T20:23:00Z" w16du:dateUtc="2026-10-06T17:23:00Z">
        <w:r w:rsidDel="00C94A77">
          <w:delText>; d</w:delText>
        </w:r>
      </w:del>
      <w:ins w:id="7391" w:author="Copy Editor" w:date="2026-10-06T20:23:00Z" w16du:dateUtc="2026-10-06T17:23:00Z">
        <w:r w:rsidR="00C94A77">
          <w:t>D</w:t>
        </w:r>
      </w:ins>
      <w:r>
        <w:t>ropped over 3000 feet, covered over four miles not including the zig zags on the steeper sections of trail</w:t>
      </w:r>
      <w:ins w:id="7392" w:author="Copy Editor" w:date="2026-10-06T20:24:00Z" w16du:dateUtc="2026-10-06T17:24:00Z">
        <w:r w:rsidR="00725F90">
          <w:t>.</w:t>
        </w:r>
      </w:ins>
    </w:p>
    <w:p w14:paraId="5073C261" w14:textId="77777777" w:rsidR="00725F90" w:rsidRDefault="007C0FF3" w:rsidP="00C94A77">
      <w:pPr>
        <w:pStyle w:val="bdialogue"/>
        <w:rPr>
          <w:ins w:id="7393" w:author="Copy Editor" w:date="2026-10-06T20:24:00Z" w16du:dateUtc="2026-10-06T17:24:00Z"/>
        </w:rPr>
      </w:pPr>
      <w:del w:id="7394" w:author="Copy Editor" w:date="2026-10-06T20:24:00Z" w16du:dateUtc="2026-10-06T17:24:00Z">
        <w:r w:rsidDel="00725F90">
          <w:delText>, a</w:delText>
        </w:r>
      </w:del>
      <w:ins w:id="7395" w:author="Copy Editor" w:date="2026-10-06T20:24:00Z" w16du:dateUtc="2026-10-06T17:24:00Z">
        <w:r w:rsidR="00725F90">
          <w:t>A</w:t>
        </w:r>
      </w:ins>
      <w:r>
        <w:t xml:space="preserve">nd was powering along.  In about half an hour I should be over the Colorado River and heading up. </w:t>
      </w:r>
    </w:p>
    <w:p w14:paraId="6B43793C" w14:textId="77777777" w:rsidR="00725F90" w:rsidRDefault="007C0FF3" w:rsidP="00C94A77">
      <w:pPr>
        <w:pStyle w:val="bdialogue"/>
        <w:rPr>
          <w:ins w:id="7396" w:author="Copy Editor" w:date="2026-10-06T20:24:00Z" w16du:dateUtc="2026-10-06T17:24:00Z"/>
        </w:rPr>
      </w:pPr>
      <w:del w:id="7397" w:author="Copy Editor" w:date="2026-10-06T20:24:00Z" w16du:dateUtc="2026-10-06T17:24:00Z">
        <w:r w:rsidDel="00725F90">
          <w:delText xml:space="preserve"> </w:delText>
        </w:r>
      </w:del>
      <w:r>
        <w:t xml:space="preserve">It was not yet </w:t>
      </w:r>
      <w:r w:rsidR="006C57C7">
        <w:t>warm;</w:t>
      </w:r>
      <w:r>
        <w:t xml:space="preserve"> I should have completed what the Americans consider the first day’s hike in an hour and half and be over the river and climbing out before anyone else was even out of bed.  </w:t>
      </w:r>
    </w:p>
    <w:p w14:paraId="4EED21A4" w14:textId="77777777" w:rsidR="00725F90" w:rsidRDefault="007C0FF3" w:rsidP="00C94A77">
      <w:pPr>
        <w:pStyle w:val="bdialogue"/>
        <w:rPr>
          <w:ins w:id="7398" w:author="Copy Editor" w:date="2026-10-06T20:24:00Z" w16du:dateUtc="2026-10-06T17:24:00Z"/>
        </w:rPr>
      </w:pPr>
      <w:r>
        <w:t xml:space="preserve">I had “the bit between my teeth” and was loving every minute of it. </w:t>
      </w:r>
    </w:p>
    <w:p w14:paraId="35819772" w14:textId="6C6A9BBF" w:rsidR="00725F90" w:rsidRDefault="00394BF5">
      <w:pPr>
        <w:pStyle w:val="body"/>
        <w:rPr>
          <w:ins w:id="7399" w:author="Copy Editor" w:date="2026-10-06T20:24:00Z" w16du:dateUtc="2026-10-06T17:24:00Z"/>
        </w:rPr>
        <w:pPrChange w:id="7400" w:author="Copy Editor" w:date="2026-10-06T20:24:00Z" w16du:dateUtc="2026-10-06T17:24:00Z">
          <w:pPr>
            <w:pStyle w:val="bdialogue"/>
          </w:pPr>
        </w:pPrChange>
      </w:pPr>
      <w:ins w:id="7401" w:author="Copy Editor" w:date="2026-10-06T20:24:00Z">
        <w:r w:rsidRPr="00394BF5">
          <w:t>He checks his boots.</w:t>
        </w:r>
      </w:ins>
      <w:r w:rsidR="007C0FF3">
        <w:t xml:space="preserve"> </w:t>
      </w:r>
    </w:p>
    <w:p w14:paraId="46353F5E" w14:textId="77777777" w:rsidR="00725F90" w:rsidRDefault="00725F90">
      <w:pPr>
        <w:pStyle w:val="bCHARACTER"/>
        <w:rPr>
          <w:ins w:id="7402" w:author="Copy Editor" w:date="2026-10-06T20:24:00Z" w16du:dateUtc="2026-10-06T17:24:00Z"/>
        </w:rPr>
        <w:pPrChange w:id="7403" w:author="Copy Editor" w:date="2026-10-06T20:24:00Z" w16du:dateUtc="2026-10-06T17:24:00Z">
          <w:pPr>
            <w:pStyle w:val="bdialogue"/>
          </w:pPr>
        </w:pPrChange>
      </w:pPr>
      <w:ins w:id="7404" w:author="Copy Editor" w:date="2026-10-06T20:24:00Z">
        <w:r w:rsidRPr="00725F90">
          <w:t>RICHARD (V.O.)</w:t>
        </w:r>
      </w:ins>
    </w:p>
    <w:p w14:paraId="3AC1C224" w14:textId="77777777" w:rsidR="00394BF5" w:rsidRDefault="007C0FF3" w:rsidP="00C94A77">
      <w:pPr>
        <w:pStyle w:val="bdialogue"/>
        <w:rPr>
          <w:ins w:id="7405" w:author="Copy Editor" w:date="2026-10-06T20:25:00Z" w16du:dateUtc="2026-10-06T17:25:00Z"/>
        </w:rPr>
      </w:pPr>
      <w:r>
        <w:t xml:space="preserve">Apart from turning an ankle, and short military putties wound round the tops of my boots helped protect against that, so what could possibly go wrong? </w:t>
      </w:r>
    </w:p>
    <w:p w14:paraId="0FA656CC" w14:textId="77777777" w:rsidR="00394BF5" w:rsidRDefault="007C0FF3" w:rsidP="00C94A77">
      <w:pPr>
        <w:pStyle w:val="bdialogue"/>
        <w:rPr>
          <w:ins w:id="7406" w:author="Copy Editor" w:date="2026-10-06T20:25:00Z" w16du:dateUtc="2026-10-06T17:25:00Z"/>
        </w:rPr>
      </w:pPr>
      <w:del w:id="7407" w:author="Copy Editor" w:date="2026-10-06T20:25:00Z" w16du:dateUtc="2026-10-06T17:25:00Z">
        <w:r w:rsidDel="00394BF5">
          <w:delText xml:space="preserve"> </w:delText>
        </w:r>
      </w:del>
      <w:r>
        <w:t xml:space="preserve">Slip quietly through Phantom Ranch, don’t do anything to draw attention to yourself and the Park Rangers won’t even know I’m down here. </w:t>
      </w:r>
    </w:p>
    <w:p w14:paraId="3A7C2C55" w14:textId="0D0C5228" w:rsidR="00AB1B1B" w:rsidRDefault="00AB1B1B">
      <w:pPr>
        <w:pStyle w:val="body"/>
        <w:rPr>
          <w:ins w:id="7408" w:author="Copy Editor" w:date="2026-10-06T20:25:00Z" w16du:dateUtc="2026-10-06T17:25:00Z"/>
        </w:rPr>
        <w:pPrChange w:id="7409" w:author="Copy Editor" w:date="2026-10-06T20:26:00Z" w16du:dateUtc="2026-10-06T17:26:00Z">
          <w:pPr>
            <w:pStyle w:val="bdialogue"/>
          </w:pPr>
        </w:pPrChange>
      </w:pPr>
      <w:ins w:id="7410" w:author="Copy Editor" w:date="2026-10-06T20:26:00Z">
        <w:r w:rsidRPr="00AB1B1B">
          <w:t>Richard disappears around a bend.</w:t>
        </w:r>
      </w:ins>
    </w:p>
    <w:p w14:paraId="24625E10" w14:textId="77777777" w:rsidR="00AB1B1B" w:rsidRDefault="00AB1B1B" w:rsidP="00AB1B1B">
      <w:pPr>
        <w:pStyle w:val="bCHARACTER"/>
        <w:rPr>
          <w:ins w:id="7411" w:author="Copy Editor" w:date="2026-10-06T20:26:00Z" w16du:dateUtc="2026-10-06T17:26:00Z"/>
        </w:rPr>
      </w:pPr>
      <w:ins w:id="7412" w:author="Copy Editor" w:date="2026-10-06T20:26:00Z" w16du:dateUtc="2026-10-06T17:26:00Z">
        <w:r w:rsidRPr="00725F90">
          <w:t>RICHARD (V.O.)</w:t>
        </w:r>
      </w:ins>
    </w:p>
    <w:p w14:paraId="5E4BDD16" w14:textId="6A06DAA4" w:rsidR="003439BF" w:rsidRDefault="007C0FF3">
      <w:pPr>
        <w:pStyle w:val="bdialogue"/>
        <w:pPrChange w:id="7413" w:author="Copy Editor" w:date="2026-10-06T20:23:00Z" w16du:dateUtc="2026-10-06T17:23:00Z">
          <w:pPr>
            <w:pStyle w:val="body"/>
          </w:pPr>
        </w:pPrChange>
      </w:pPr>
      <w:del w:id="7414" w:author="Copy Editor" w:date="2026-10-06T20:25:00Z" w16du:dateUtc="2026-10-06T17:25:00Z">
        <w:r w:rsidDel="00394BF5">
          <w:delText xml:space="preserve"> </w:delText>
        </w:r>
      </w:del>
      <w:r>
        <w:t>Be careful and this was going to be a day to remember for the rest of my life.</w:t>
      </w:r>
    </w:p>
    <w:p w14:paraId="3B69E182" w14:textId="77777777" w:rsidR="00AB1B1B" w:rsidRPr="00AB1B1B" w:rsidRDefault="00AB1B1B">
      <w:pPr>
        <w:pStyle w:val="aSCENEHEAD"/>
        <w:rPr>
          <w:ins w:id="7415" w:author="Copy Editor" w:date="2026-10-06T20:26:00Z"/>
          <w:lang w:val="en-US"/>
        </w:rPr>
        <w:pPrChange w:id="7416" w:author="Copy Editor" w:date="2026-10-06T20:26:00Z" w16du:dateUtc="2026-10-06T17:26:00Z">
          <w:pPr>
            <w:pStyle w:val="body"/>
          </w:pPr>
        </w:pPrChange>
      </w:pPr>
      <w:ins w:id="7417" w:author="Copy Editor" w:date="2026-10-06T20:26:00Z">
        <w:r w:rsidRPr="00AB1B1B">
          <w:rPr>
            <w:lang w:val="en-US"/>
          </w:rPr>
          <w:t>EXT. GRAND CANYON – JOHN – MORNING</w:t>
        </w:r>
      </w:ins>
    </w:p>
    <w:p w14:paraId="67FD0207" w14:textId="77777777" w:rsidR="00AB1B1B" w:rsidRPr="00AB1B1B" w:rsidRDefault="00AB1B1B" w:rsidP="00AB1B1B">
      <w:pPr>
        <w:pStyle w:val="body"/>
        <w:rPr>
          <w:ins w:id="7418" w:author="Copy Editor" w:date="2026-10-06T20:26:00Z"/>
          <w:lang w:val="en-US"/>
        </w:rPr>
      </w:pPr>
      <w:ins w:id="7419" w:author="Copy Editor" w:date="2026-10-06T20:26:00Z">
        <w:r w:rsidRPr="00AB1B1B">
          <w:rPr>
            <w:lang w:val="en-US"/>
          </w:rPr>
          <w:t>Dawn.</w:t>
        </w:r>
      </w:ins>
    </w:p>
    <w:p w14:paraId="7043C385" w14:textId="77777777" w:rsidR="00AB1B1B" w:rsidRPr="00AB1B1B" w:rsidRDefault="00AB1B1B" w:rsidP="00AB1B1B">
      <w:pPr>
        <w:pStyle w:val="body"/>
        <w:rPr>
          <w:ins w:id="7420" w:author="Copy Editor" w:date="2026-10-06T20:26:00Z"/>
          <w:lang w:val="en-US"/>
        </w:rPr>
      </w:pPr>
      <w:ins w:id="7421" w:author="Copy Editor" w:date="2026-10-06T20:26:00Z">
        <w:r w:rsidRPr="00AB1B1B">
          <w:rPr>
            <w:lang w:val="en-US"/>
          </w:rPr>
          <w:lastRenderedPageBreak/>
          <w:t>John gets moving again.</w:t>
        </w:r>
      </w:ins>
    </w:p>
    <w:p w14:paraId="5F25F7ED" w14:textId="77777777" w:rsidR="00AB1B1B" w:rsidRDefault="00AB1B1B" w:rsidP="00AB1B1B">
      <w:pPr>
        <w:pStyle w:val="bCHARACTER"/>
        <w:rPr>
          <w:ins w:id="7422" w:author="Copy Editor" w:date="2026-10-06T20:26:00Z" w16du:dateUtc="2026-10-06T17:26:00Z"/>
        </w:rPr>
      </w:pPr>
      <w:ins w:id="7423" w:author="Copy Editor" w:date="2026-10-06T20:26:00Z" w16du:dateUtc="2026-10-06T17:26:00Z">
        <w:r w:rsidRPr="00725F90">
          <w:t>RICHARD (V.O.)</w:t>
        </w:r>
      </w:ins>
    </w:p>
    <w:p w14:paraId="086C87DD" w14:textId="77777777" w:rsidR="00AB1B1B" w:rsidRDefault="007C0FF3" w:rsidP="00AB1B1B">
      <w:pPr>
        <w:pStyle w:val="bdialogue"/>
        <w:rPr>
          <w:ins w:id="7424" w:author="Copy Editor" w:date="2026-10-06T20:26:00Z" w16du:dateUtc="2026-10-06T17:26:00Z"/>
        </w:rPr>
      </w:pPr>
      <w:r>
        <w:t xml:space="preserve">With the coming of dawn John got moving again.  </w:t>
      </w:r>
    </w:p>
    <w:p w14:paraId="1FD7017B" w14:textId="77777777" w:rsidR="00AB1B1B" w:rsidRDefault="007C0FF3" w:rsidP="00AB1B1B">
      <w:pPr>
        <w:pStyle w:val="bdialogue"/>
        <w:rPr>
          <w:ins w:id="7425" w:author="Copy Editor" w:date="2026-10-06T20:26:00Z" w16du:dateUtc="2026-10-06T17:26:00Z"/>
        </w:rPr>
      </w:pPr>
      <w:r>
        <w:t xml:space="preserve">He was in an area with no water but only two miles further on he would have crossed a stream.  </w:t>
      </w:r>
    </w:p>
    <w:p w14:paraId="07C1D93E" w14:textId="77777777" w:rsidR="00AB1B1B" w:rsidRDefault="007C0FF3" w:rsidP="00AB1B1B">
      <w:pPr>
        <w:pStyle w:val="bdialogue"/>
        <w:rPr>
          <w:ins w:id="7426" w:author="Copy Editor" w:date="2026-10-06T20:27:00Z" w16du:dateUtc="2026-10-06T17:27:00Z"/>
        </w:rPr>
      </w:pPr>
      <w:r>
        <w:t xml:space="preserve">Plenty of fresh spring water for a solo hiker.  </w:t>
      </w:r>
    </w:p>
    <w:p w14:paraId="746EDC38" w14:textId="77777777" w:rsidR="00AB1B1B" w:rsidRDefault="007C0FF3" w:rsidP="00AB1B1B">
      <w:pPr>
        <w:pStyle w:val="bdialogue"/>
        <w:rPr>
          <w:ins w:id="7427" w:author="Copy Editor" w:date="2026-10-06T20:27:00Z" w16du:dateUtc="2026-10-06T17:27:00Z"/>
        </w:rPr>
      </w:pPr>
      <w:r>
        <w:t xml:space="preserve">Not only that, but half a mile further on he would have reached the Bright Angel trail at Indian Gardens. </w:t>
      </w:r>
    </w:p>
    <w:p w14:paraId="3229B839" w14:textId="78FB757E" w:rsidR="00965240" w:rsidRDefault="00965240">
      <w:pPr>
        <w:pStyle w:val="body"/>
        <w:rPr>
          <w:ins w:id="7428" w:author="Copy Editor" w:date="2026-10-06T20:27:00Z" w16du:dateUtc="2026-10-06T17:27:00Z"/>
        </w:rPr>
        <w:pPrChange w:id="7429" w:author="Copy Editor" w:date="2026-10-06T20:27:00Z" w16du:dateUtc="2026-10-06T17:27:00Z">
          <w:pPr>
            <w:pStyle w:val="bdialogue"/>
          </w:pPr>
        </w:pPrChange>
      </w:pPr>
      <w:ins w:id="7430" w:author="Copy Editor" w:date="2026-10-06T20:27:00Z">
        <w:r w:rsidRPr="00965240">
          <w:t>John keeps walking.</w:t>
        </w:r>
      </w:ins>
    </w:p>
    <w:p w14:paraId="3FCCE9AE" w14:textId="77777777" w:rsidR="00AB1B1B" w:rsidRDefault="00AB1B1B" w:rsidP="00AB1B1B">
      <w:pPr>
        <w:pStyle w:val="bCHARACTER"/>
        <w:rPr>
          <w:ins w:id="7431" w:author="Copy Editor" w:date="2026-10-06T20:27:00Z" w16du:dateUtc="2026-10-06T17:27:00Z"/>
        </w:rPr>
      </w:pPr>
      <w:ins w:id="7432" w:author="Copy Editor" w:date="2026-10-06T20:27:00Z" w16du:dateUtc="2026-10-06T17:27:00Z">
        <w:r w:rsidRPr="00725F90">
          <w:t>RICHARD (V.O.)</w:t>
        </w:r>
      </w:ins>
    </w:p>
    <w:p w14:paraId="1767AEAF" w14:textId="77777777" w:rsidR="00AB1B1B" w:rsidRDefault="007C0FF3" w:rsidP="00AB1B1B">
      <w:pPr>
        <w:pStyle w:val="bdialogue"/>
        <w:rPr>
          <w:ins w:id="7433" w:author="Copy Editor" w:date="2026-10-06T20:27:00Z" w16du:dateUtc="2026-10-06T17:27:00Z"/>
        </w:rPr>
      </w:pPr>
      <w:del w:id="7434" w:author="Copy Editor" w:date="2026-10-06T20:27:00Z" w16du:dateUtc="2026-10-06T17:27:00Z">
        <w:r w:rsidDel="00AB1B1B">
          <w:delText xml:space="preserve"> </w:delText>
        </w:r>
      </w:del>
      <w:r>
        <w:t>All John had to do was persevere for another hour and he’d be safe</w:t>
      </w:r>
      <w:ins w:id="7435" w:author="Copy Editor" w:date="2026-10-06T20:27:00Z" w16du:dateUtc="2026-10-06T17:27:00Z">
        <w:r w:rsidR="00AB1B1B">
          <w:t>.</w:t>
        </w:r>
      </w:ins>
    </w:p>
    <w:p w14:paraId="6F51D683" w14:textId="1E1B8D89" w:rsidR="00965240" w:rsidRDefault="00965240">
      <w:pPr>
        <w:pStyle w:val="body"/>
        <w:rPr>
          <w:ins w:id="7436" w:author="Copy Editor" w:date="2026-10-06T20:27:00Z" w16du:dateUtc="2026-10-06T17:27:00Z"/>
        </w:rPr>
        <w:pPrChange w:id="7437" w:author="Copy Editor" w:date="2026-10-06T20:27:00Z" w16du:dateUtc="2026-10-06T17:27:00Z">
          <w:pPr>
            <w:pStyle w:val="bdialogue"/>
          </w:pPr>
        </w:pPrChange>
      </w:pPr>
      <w:ins w:id="7438" w:author="Copy Editor" w:date="2026-10-06T20:27:00Z">
        <w:r w:rsidRPr="00965240">
          <w:t xml:space="preserve">John </w:t>
        </w:r>
      </w:ins>
      <w:ins w:id="7439" w:author="Copy Editor" w:date="2026-10-06T20:27:00Z" w16du:dateUtc="2026-10-06T17:27:00Z">
        <w:r>
          <w:t>stops.</w:t>
        </w:r>
      </w:ins>
    </w:p>
    <w:p w14:paraId="1CB90707" w14:textId="77777777" w:rsidR="00AB1B1B" w:rsidRDefault="00AB1B1B" w:rsidP="00AB1B1B">
      <w:pPr>
        <w:pStyle w:val="bCHARACTER"/>
        <w:rPr>
          <w:ins w:id="7440" w:author="Copy Editor" w:date="2026-10-06T20:27:00Z" w16du:dateUtc="2026-10-06T17:27:00Z"/>
        </w:rPr>
      </w:pPr>
      <w:ins w:id="7441" w:author="Copy Editor" w:date="2026-10-06T20:27:00Z" w16du:dateUtc="2026-10-06T17:27:00Z">
        <w:r w:rsidRPr="00725F90">
          <w:t>RICHARD (V.O.)</w:t>
        </w:r>
      </w:ins>
    </w:p>
    <w:p w14:paraId="14FD6C8B" w14:textId="77777777" w:rsidR="00965240" w:rsidRDefault="007C0FF3" w:rsidP="00AB1B1B">
      <w:pPr>
        <w:pStyle w:val="bdialogue"/>
        <w:rPr>
          <w:ins w:id="7442" w:author="Copy Editor" w:date="2026-10-06T20:28:00Z" w16du:dateUtc="2026-10-06T17:28:00Z"/>
        </w:rPr>
      </w:pPr>
      <w:del w:id="7443" w:author="Copy Editor" w:date="2026-10-06T20:27:00Z" w16du:dateUtc="2026-10-06T17:27:00Z">
        <w:r w:rsidDel="00AB1B1B">
          <w:delText>, b</w:delText>
        </w:r>
      </w:del>
      <w:ins w:id="7444" w:author="Copy Editor" w:date="2026-10-06T20:27:00Z" w16du:dateUtc="2026-10-06T17:27:00Z">
        <w:r w:rsidR="00AB1B1B">
          <w:t>B</w:t>
        </w:r>
      </w:ins>
      <w:r>
        <w:t>ut once again ignorance was working against him.</w:t>
      </w:r>
    </w:p>
    <w:p w14:paraId="50FF139C" w14:textId="6260A692" w:rsidR="00965240" w:rsidRDefault="00C016AC">
      <w:pPr>
        <w:pStyle w:val="body"/>
        <w:rPr>
          <w:ins w:id="7445" w:author="Copy Editor" w:date="2026-10-06T20:28:00Z" w16du:dateUtc="2026-10-06T17:28:00Z"/>
        </w:rPr>
        <w:pPrChange w:id="7446" w:author="Copy Editor" w:date="2026-10-06T20:28:00Z" w16du:dateUtc="2026-10-06T17:28:00Z">
          <w:pPr>
            <w:pStyle w:val="bdialogue"/>
          </w:pPr>
        </w:pPrChange>
      </w:pPr>
      <w:ins w:id="7447" w:author="Copy Editor" w:date="2026-10-06T20:28:00Z">
        <w:r w:rsidRPr="00C016AC">
          <w:t>John drinks muddy water.</w:t>
        </w:r>
      </w:ins>
      <w:r w:rsidR="007C0FF3">
        <w:t xml:space="preserve">  </w:t>
      </w:r>
    </w:p>
    <w:p w14:paraId="4B2B1353" w14:textId="77777777" w:rsidR="00965240" w:rsidRDefault="00965240" w:rsidP="00965240">
      <w:pPr>
        <w:pStyle w:val="bCHARACTER"/>
        <w:rPr>
          <w:ins w:id="7448" w:author="Copy Editor" w:date="2026-10-06T20:28:00Z" w16du:dateUtc="2026-10-06T17:28:00Z"/>
        </w:rPr>
      </w:pPr>
      <w:ins w:id="7449" w:author="Copy Editor" w:date="2026-10-06T20:28:00Z" w16du:dateUtc="2026-10-06T17:28:00Z">
        <w:r w:rsidRPr="00725F90">
          <w:t>RICHARD (V.O.)</w:t>
        </w:r>
      </w:ins>
    </w:p>
    <w:p w14:paraId="79D7E63B" w14:textId="77777777" w:rsidR="00C016AC" w:rsidRDefault="007C0FF3" w:rsidP="00AB1B1B">
      <w:pPr>
        <w:pStyle w:val="bdialogue"/>
        <w:rPr>
          <w:ins w:id="7450" w:author="Copy Editor" w:date="2026-10-06T20:28:00Z" w16du:dateUtc="2026-10-06T17:28:00Z"/>
        </w:rPr>
      </w:pPr>
      <w:r>
        <w:t xml:space="preserve">He drank half the muddy water from his bottle and trudged on.  </w:t>
      </w:r>
    </w:p>
    <w:p w14:paraId="1BB83A49" w14:textId="77777777" w:rsidR="00C016AC" w:rsidRDefault="007C0FF3" w:rsidP="00AB1B1B">
      <w:pPr>
        <w:pStyle w:val="bdialogue"/>
        <w:rPr>
          <w:ins w:id="7451" w:author="Copy Editor" w:date="2026-10-06T20:28:00Z" w16du:dateUtc="2026-10-06T17:28:00Z"/>
        </w:rPr>
      </w:pPr>
      <w:r>
        <w:t>He saw something strange ahead of him</w:t>
      </w:r>
      <w:ins w:id="7452" w:author="Copy Editor" w:date="2026-10-06T20:28:00Z" w16du:dateUtc="2026-10-06T17:28:00Z">
        <w:r w:rsidR="00C016AC">
          <w:t>.</w:t>
        </w:r>
      </w:ins>
    </w:p>
    <w:p w14:paraId="4DAB6A6D" w14:textId="77777777" w:rsidR="00DB341D" w:rsidRDefault="007C0FF3" w:rsidP="00AB1B1B">
      <w:pPr>
        <w:pStyle w:val="bdialogue"/>
        <w:rPr>
          <w:ins w:id="7453" w:author="Copy Editor" w:date="2026-10-06T20:29:00Z" w16du:dateUtc="2026-10-06T17:29:00Z"/>
        </w:rPr>
      </w:pPr>
      <w:del w:id="7454" w:author="Copy Editor" w:date="2026-10-06T20:28:00Z" w16du:dateUtc="2026-10-06T17:28:00Z">
        <w:r w:rsidDel="00C016AC">
          <w:delText>, h</w:delText>
        </w:r>
      </w:del>
      <w:ins w:id="7455" w:author="Copy Editor" w:date="2026-10-06T20:28:00Z" w16du:dateUtc="2026-10-06T17:28:00Z">
        <w:r w:rsidR="00C016AC">
          <w:t>H</w:t>
        </w:r>
      </w:ins>
      <w:r>
        <w:t>e couldn’t make out what it was</w:t>
      </w:r>
      <w:ins w:id="7456" w:author="Copy Editor" w:date="2026-10-06T20:29:00Z" w16du:dateUtc="2026-10-06T17:29:00Z">
        <w:r w:rsidR="00DB341D">
          <w:t>.</w:t>
        </w:r>
      </w:ins>
    </w:p>
    <w:p w14:paraId="4F158FB7" w14:textId="636FEE56" w:rsidR="00DB341D" w:rsidRDefault="00DB341D">
      <w:pPr>
        <w:pStyle w:val="body"/>
        <w:rPr>
          <w:ins w:id="7457" w:author="Copy Editor" w:date="2026-10-06T20:29:00Z" w16du:dateUtc="2026-10-06T17:29:00Z"/>
        </w:rPr>
        <w:pPrChange w:id="7458" w:author="Copy Editor" w:date="2026-10-06T20:29:00Z" w16du:dateUtc="2026-10-06T17:29:00Z">
          <w:pPr>
            <w:pStyle w:val="bdialogue"/>
          </w:pPr>
        </w:pPrChange>
      </w:pPr>
      <w:ins w:id="7459" w:author="Copy Editor" w:date="2026-10-06T20:29:00Z">
        <w:r w:rsidRPr="00DB341D">
          <w:t>He gets closer.</w:t>
        </w:r>
      </w:ins>
    </w:p>
    <w:p w14:paraId="0879B50C" w14:textId="77777777" w:rsidR="00DB341D" w:rsidRDefault="00DB341D" w:rsidP="00DB341D">
      <w:pPr>
        <w:pStyle w:val="bCHARACTER"/>
        <w:rPr>
          <w:ins w:id="7460" w:author="Copy Editor" w:date="2026-10-06T20:29:00Z" w16du:dateUtc="2026-10-06T17:29:00Z"/>
        </w:rPr>
      </w:pPr>
      <w:ins w:id="7461" w:author="Copy Editor" w:date="2026-10-06T20:29:00Z" w16du:dateUtc="2026-10-06T17:29:00Z">
        <w:r w:rsidRPr="00725F90">
          <w:t>RICHARD (V.O.)</w:t>
        </w:r>
      </w:ins>
    </w:p>
    <w:p w14:paraId="2E314E0B" w14:textId="77777777" w:rsidR="00DB341D" w:rsidRDefault="007C0FF3" w:rsidP="00AB1B1B">
      <w:pPr>
        <w:pStyle w:val="bdialogue"/>
        <w:rPr>
          <w:ins w:id="7462" w:author="Copy Editor" w:date="2026-10-06T20:29:00Z" w16du:dateUtc="2026-10-06T17:29:00Z"/>
        </w:rPr>
      </w:pPr>
      <w:del w:id="7463" w:author="Copy Editor" w:date="2026-10-06T20:29:00Z" w16du:dateUtc="2026-10-06T17:29:00Z">
        <w:r w:rsidDel="00DB341D">
          <w:delText>, t</w:delText>
        </w:r>
      </w:del>
      <w:ins w:id="7464" w:author="Copy Editor" w:date="2026-10-06T20:29:00Z" w16du:dateUtc="2026-10-06T17:29:00Z">
        <w:r w:rsidR="00DB341D">
          <w:t>T</w:t>
        </w:r>
      </w:ins>
      <w:r>
        <w:t xml:space="preserve">hen as he got </w:t>
      </w:r>
      <w:r w:rsidR="00D47DD9">
        <w:t>closer,</w:t>
      </w:r>
      <w:r>
        <w:t xml:space="preserve"> he saw it was a portaloo.  </w:t>
      </w:r>
    </w:p>
    <w:p w14:paraId="56F6E280" w14:textId="77777777" w:rsidR="00DB341D" w:rsidRDefault="007C0FF3" w:rsidP="00AB1B1B">
      <w:pPr>
        <w:pStyle w:val="bdialogue"/>
        <w:rPr>
          <w:ins w:id="7465" w:author="Copy Editor" w:date="2026-10-06T20:29:00Z" w16du:dateUtc="2026-10-06T17:29:00Z"/>
        </w:rPr>
      </w:pPr>
      <w:r>
        <w:t xml:space="preserve">Did he dare to hope?  </w:t>
      </w:r>
    </w:p>
    <w:p w14:paraId="538F6952" w14:textId="77777777" w:rsidR="00FB02D7" w:rsidRDefault="007C0FF3" w:rsidP="00AB1B1B">
      <w:pPr>
        <w:pStyle w:val="bdialogue"/>
        <w:rPr>
          <w:ins w:id="7466" w:author="Copy Editor" w:date="2026-10-06T20:29:00Z" w16du:dateUtc="2026-10-06T17:29:00Z"/>
        </w:rPr>
      </w:pPr>
      <w:r>
        <w:lastRenderedPageBreak/>
        <w:t xml:space="preserve">Was he about to be rescued?  </w:t>
      </w:r>
    </w:p>
    <w:p w14:paraId="278770A8" w14:textId="77777777" w:rsidR="00FB02D7" w:rsidRPr="00FB02D7" w:rsidRDefault="00FB02D7" w:rsidP="00FB02D7">
      <w:pPr>
        <w:pStyle w:val="body"/>
        <w:rPr>
          <w:ins w:id="7467" w:author="Copy Editor" w:date="2026-10-06T20:30:00Z"/>
          <w:lang w:val="en-US"/>
        </w:rPr>
      </w:pPr>
      <w:ins w:id="7468" w:author="Copy Editor" w:date="2026-10-06T20:30:00Z">
        <w:r w:rsidRPr="00FB02D7">
          <w:rPr>
            <w:lang w:val="en-US"/>
          </w:rPr>
          <w:t>John rips open the door.</w:t>
        </w:r>
      </w:ins>
    </w:p>
    <w:p w14:paraId="11F9AEB5" w14:textId="77777777" w:rsidR="00FB02D7" w:rsidRPr="00FB02D7" w:rsidRDefault="00FB02D7" w:rsidP="00FB02D7">
      <w:pPr>
        <w:pStyle w:val="body"/>
        <w:rPr>
          <w:ins w:id="7469" w:author="Copy Editor" w:date="2026-10-06T20:30:00Z"/>
          <w:lang w:val="en-US"/>
        </w:rPr>
      </w:pPr>
      <w:ins w:id="7470" w:author="Copy Editor" w:date="2026-10-06T20:30:00Z">
        <w:r w:rsidRPr="00FB02D7">
          <w:rPr>
            <w:lang w:val="en-US"/>
          </w:rPr>
          <w:t>Empty.</w:t>
        </w:r>
      </w:ins>
    </w:p>
    <w:p w14:paraId="4267DA34" w14:textId="77777777" w:rsidR="00FB02D7" w:rsidRDefault="00FB02D7" w:rsidP="00FB02D7">
      <w:pPr>
        <w:pStyle w:val="bCHARACTER"/>
        <w:rPr>
          <w:ins w:id="7471" w:author="Copy Editor" w:date="2026-10-06T20:30:00Z" w16du:dateUtc="2026-10-06T17:30:00Z"/>
        </w:rPr>
      </w:pPr>
      <w:ins w:id="7472" w:author="Copy Editor" w:date="2026-10-06T20:30:00Z" w16du:dateUtc="2026-10-06T17:30:00Z">
        <w:r w:rsidRPr="00725F90">
          <w:t>RICHARD (V.O.)</w:t>
        </w:r>
      </w:ins>
    </w:p>
    <w:p w14:paraId="63EAE133" w14:textId="1B1A7D8D" w:rsidR="00FB02D7" w:rsidRDefault="007C0FF3" w:rsidP="00AB1B1B">
      <w:pPr>
        <w:pStyle w:val="bdialogue"/>
        <w:rPr>
          <w:ins w:id="7473" w:author="Copy Editor" w:date="2026-10-06T20:29:00Z" w16du:dateUtc="2026-10-06T17:29:00Z"/>
        </w:rPr>
      </w:pPr>
      <w:r>
        <w:t xml:space="preserve">He ripped the door open; but it was deserted.  </w:t>
      </w:r>
    </w:p>
    <w:p w14:paraId="209FAB15" w14:textId="77777777" w:rsidR="006D7970" w:rsidRDefault="007C0FF3" w:rsidP="00AB1B1B">
      <w:pPr>
        <w:pStyle w:val="bdialogue"/>
        <w:rPr>
          <w:ins w:id="7474" w:author="Copy Editor" w:date="2026-10-06T20:33:00Z" w16du:dateUtc="2026-10-06T17:33:00Z"/>
        </w:rPr>
      </w:pPr>
      <w:r>
        <w:t xml:space="preserve">He had the sense to realise that no-one put a portaloo down for no </w:t>
      </w:r>
      <w:r w:rsidR="00D47DD9">
        <w:t>reason</w:t>
      </w:r>
      <w:ins w:id="7475" w:author="Copy Editor" w:date="2026-10-06T20:30:00Z" w16du:dateUtc="2026-10-06T17:30:00Z">
        <w:r w:rsidR="006D7970">
          <w:t>.</w:t>
        </w:r>
      </w:ins>
    </w:p>
    <w:p w14:paraId="37476158" w14:textId="0F39BEBB" w:rsidR="00B56D7F" w:rsidRDefault="00B56D7F">
      <w:pPr>
        <w:pStyle w:val="body"/>
        <w:rPr>
          <w:ins w:id="7476" w:author="Copy Editor" w:date="2026-10-06T20:30:00Z" w16du:dateUtc="2026-10-06T17:30:00Z"/>
        </w:rPr>
        <w:pPrChange w:id="7477" w:author="Copy Editor" w:date="2026-10-06T20:33:00Z" w16du:dateUtc="2026-10-06T17:33:00Z">
          <w:pPr>
            <w:pStyle w:val="bdialogue"/>
          </w:pPr>
        </w:pPrChange>
      </w:pPr>
      <w:ins w:id="7478" w:author="Copy Editor" w:date="2026-10-06T20:33:00Z">
        <w:r w:rsidRPr="00B56D7F">
          <w:t>He sits in the shade beside it.</w:t>
        </w:r>
      </w:ins>
    </w:p>
    <w:p w14:paraId="6715893D" w14:textId="77777777" w:rsidR="00A22F47" w:rsidRDefault="00A22F47" w:rsidP="00A22F47">
      <w:pPr>
        <w:pStyle w:val="bCHARACTER"/>
        <w:rPr>
          <w:ins w:id="7479" w:author="Copy Editor" w:date="2026-10-06T20:33:00Z" w16du:dateUtc="2026-10-06T17:33:00Z"/>
        </w:rPr>
      </w:pPr>
      <w:ins w:id="7480" w:author="Copy Editor" w:date="2026-10-06T20:33:00Z" w16du:dateUtc="2026-10-06T17:33:00Z">
        <w:r w:rsidRPr="00725F90">
          <w:t>RICHARD (V.O.)</w:t>
        </w:r>
      </w:ins>
    </w:p>
    <w:p w14:paraId="6E8CA670" w14:textId="77777777" w:rsidR="006D7970" w:rsidRDefault="00D47DD9" w:rsidP="00AB1B1B">
      <w:pPr>
        <w:pStyle w:val="bdialogue"/>
        <w:rPr>
          <w:ins w:id="7481" w:author="Copy Editor" w:date="2026-10-06T20:30:00Z" w16du:dateUtc="2026-10-06T17:30:00Z"/>
        </w:rPr>
      </w:pPr>
      <w:del w:id="7482" w:author="Copy Editor" w:date="2026-10-06T20:30:00Z" w16du:dateUtc="2026-10-06T17:30:00Z">
        <w:r w:rsidDel="006D7970">
          <w:delText>,</w:delText>
        </w:r>
        <w:r w:rsidR="007C0FF3" w:rsidDel="006D7970">
          <w:delText xml:space="preserve"> s</w:delText>
        </w:r>
      </w:del>
      <w:ins w:id="7483" w:author="Copy Editor" w:date="2026-10-06T20:30:00Z" w16du:dateUtc="2026-10-06T17:30:00Z">
        <w:r w:rsidR="006D7970">
          <w:t>S</w:t>
        </w:r>
      </w:ins>
      <w:r w:rsidR="007C0FF3">
        <w:t xml:space="preserve">o he decided to wait and see if anyone came along, besides, he was finished.  </w:t>
      </w:r>
    </w:p>
    <w:p w14:paraId="1849F92B" w14:textId="77777777" w:rsidR="003D6B82" w:rsidRDefault="007C0FF3" w:rsidP="00AB1B1B">
      <w:pPr>
        <w:pStyle w:val="bdialogue"/>
        <w:rPr>
          <w:ins w:id="7484" w:author="Copy Editor" w:date="2026-10-06T20:31:00Z" w16du:dateUtc="2026-10-06T17:31:00Z"/>
        </w:rPr>
      </w:pPr>
      <w:r>
        <w:t xml:space="preserve">He sat down on the shady side of the portaloo and waited.  </w:t>
      </w:r>
    </w:p>
    <w:p w14:paraId="4061998F" w14:textId="2AE1175C" w:rsidR="006D7970" w:rsidRDefault="007C0FF3" w:rsidP="00AB1B1B">
      <w:pPr>
        <w:pStyle w:val="bdialogue"/>
        <w:rPr>
          <w:ins w:id="7485" w:author="Copy Editor" w:date="2026-10-06T20:30:00Z" w16du:dateUtc="2026-10-06T17:30:00Z"/>
        </w:rPr>
      </w:pPr>
      <w:r>
        <w:t xml:space="preserve">He had a strong religious faith and as he sat </w:t>
      </w:r>
      <w:r w:rsidR="00D47DD9">
        <w:t>down,</w:t>
      </w:r>
      <w:r>
        <w:t xml:space="preserve"> he spoke to God.  </w:t>
      </w:r>
    </w:p>
    <w:p w14:paraId="5E4BDD1B" w14:textId="6FF26034" w:rsidR="003439BF" w:rsidRDefault="007C0FF3">
      <w:pPr>
        <w:pStyle w:val="bdialogue"/>
        <w:pPrChange w:id="7486" w:author="Copy Editor" w:date="2026-10-06T20:26:00Z" w16du:dateUtc="2026-10-06T17:26:00Z">
          <w:pPr>
            <w:pStyle w:val="body"/>
          </w:pPr>
        </w:pPrChange>
      </w:pPr>
      <w:r>
        <w:t>If God wanted him, God could take him, he was done.  If God didn’t want him then he should send someone who needed a dump, and not take too long over it, but history would show, no-one was going to be taking a dump that day.</w:t>
      </w:r>
    </w:p>
    <w:p w14:paraId="461CC3FC" w14:textId="5AF42AF7" w:rsidR="00A22F47" w:rsidRDefault="00A22F47" w:rsidP="00A22F47">
      <w:pPr>
        <w:pStyle w:val="body"/>
        <w:rPr>
          <w:ins w:id="7487" w:author="Copy Editor" w:date="2026-10-06T20:34:00Z" w16du:dateUtc="2026-10-06T17:34:00Z"/>
        </w:rPr>
      </w:pPr>
      <w:ins w:id="7488" w:author="Copy Editor" w:date="2026-10-06T20:34:00Z">
        <w:r w:rsidRPr="00A22F47">
          <w:t>John remains seated.</w:t>
        </w:r>
      </w:ins>
    </w:p>
    <w:p w14:paraId="4114615E" w14:textId="77777777" w:rsidR="00A22F47" w:rsidRDefault="00A22F47" w:rsidP="00A22F47">
      <w:pPr>
        <w:pStyle w:val="bCHARACTER"/>
        <w:rPr>
          <w:ins w:id="7489" w:author="Copy Editor" w:date="2026-10-06T20:34:00Z" w16du:dateUtc="2026-10-06T17:34:00Z"/>
        </w:rPr>
      </w:pPr>
      <w:ins w:id="7490" w:author="Copy Editor" w:date="2026-10-06T20:34:00Z" w16du:dateUtc="2026-10-06T17:34:00Z">
        <w:r w:rsidRPr="00725F90">
          <w:t>RICHARD (V.O.)</w:t>
        </w:r>
      </w:ins>
    </w:p>
    <w:p w14:paraId="5E4BDD1C" w14:textId="5B9D8C50" w:rsidR="003439BF" w:rsidRDefault="007C0FF3">
      <w:pPr>
        <w:pStyle w:val="bdialogue"/>
        <w:pPrChange w:id="7491" w:author="Copy Editor" w:date="2026-10-06T20:33:00Z" w16du:dateUtc="2026-10-06T17:33:00Z">
          <w:pPr>
            <w:pStyle w:val="body"/>
          </w:pPr>
        </w:pPrChange>
      </w:pPr>
      <w:r>
        <w:t>John had chosen, perhaps fatally, to stop.</w:t>
      </w:r>
    </w:p>
    <w:p w14:paraId="5AD08611" w14:textId="77777777" w:rsidR="00043DE7" w:rsidRDefault="007C0FF3" w:rsidP="009E6722">
      <w:pPr>
        <w:pStyle w:val="bdialogue"/>
        <w:rPr>
          <w:ins w:id="7492" w:author="Copy Editor" w:date="2026-10-06T20:35:00Z" w16du:dateUtc="2026-10-06T17:35:00Z"/>
        </w:rPr>
      </w:pPr>
      <w:r>
        <w:t xml:space="preserve">John had been sitting </w:t>
      </w:r>
      <w:r w:rsidRPr="001A54AB">
        <w:t>by</w:t>
      </w:r>
      <w:r>
        <w:t xml:space="preserve"> the portaloo, awaiting the judgement of God, for two minutes, perhaps three, when he heard it.  </w:t>
      </w:r>
    </w:p>
    <w:p w14:paraId="441011C0" w14:textId="75E12EE2" w:rsidR="0087318F" w:rsidRDefault="007C0FF3">
      <w:pPr>
        <w:pStyle w:val="bdialogue"/>
        <w:pPrChange w:id="7493" w:author="Copy Editor" w:date="2026-10-06T20:34:00Z" w16du:dateUtc="2026-10-06T17:34:00Z">
          <w:pPr>
            <w:pStyle w:val="body"/>
          </w:pPr>
        </w:pPrChange>
      </w:pPr>
      <w:r>
        <w:t xml:space="preserve">Phlut, phlut, phlut, phlut, phlut.  </w:t>
      </w:r>
    </w:p>
    <w:p w14:paraId="59959297" w14:textId="2FED3CCB" w:rsidR="00043DE7" w:rsidRDefault="00043DE7">
      <w:pPr>
        <w:pStyle w:val="bCHARACTER"/>
        <w:rPr>
          <w:ins w:id="7494" w:author="Copy Editor" w:date="2026-10-06T20:35:00Z" w16du:dateUtc="2026-10-06T17:35:00Z"/>
        </w:rPr>
        <w:pPrChange w:id="7495" w:author="Copy Editor" w:date="2026-10-06T20:35:00Z" w16du:dateUtc="2026-10-06T17:35:00Z">
          <w:pPr>
            <w:pStyle w:val="bdialogue"/>
          </w:pPr>
        </w:pPrChange>
      </w:pPr>
      <w:ins w:id="7496" w:author="Copy Editor" w:date="2026-10-06T20:35:00Z">
        <w:r w:rsidRPr="00043DE7">
          <w:lastRenderedPageBreak/>
          <w:t>JOHN</w:t>
        </w:r>
      </w:ins>
    </w:p>
    <w:p w14:paraId="63203A5C" w14:textId="6BC0AC0E" w:rsidR="001A54AB" w:rsidRDefault="007C0FF3" w:rsidP="004B3D80">
      <w:pPr>
        <w:pStyle w:val="bdialogue"/>
      </w:pPr>
      <w:del w:id="7497" w:author="Copy Editor" w:date="2026-10-06T20:35:00Z" w16du:dateUtc="2026-10-06T17:35:00Z">
        <w:r w:rsidDel="00043DE7">
          <w:delText>“</w:delText>
        </w:r>
      </w:del>
      <w:r>
        <w:t>What on earth?</w:t>
      </w:r>
    </w:p>
    <w:p w14:paraId="3F8D64A4" w14:textId="77777777" w:rsidR="00043DE7" w:rsidRDefault="00043DE7" w:rsidP="00043DE7">
      <w:pPr>
        <w:pStyle w:val="bCHARACTER"/>
        <w:rPr>
          <w:ins w:id="7498" w:author="Copy Editor" w:date="2026-10-06T20:35:00Z" w16du:dateUtc="2026-10-06T17:35:00Z"/>
        </w:rPr>
      </w:pPr>
      <w:ins w:id="7499" w:author="Copy Editor" w:date="2026-10-06T20:35:00Z" w16du:dateUtc="2026-10-06T17:35:00Z">
        <w:r w:rsidRPr="00043DE7">
          <w:t>JOHN</w:t>
        </w:r>
      </w:ins>
    </w:p>
    <w:p w14:paraId="0CFA1A37" w14:textId="6E33B61B" w:rsidR="001A54AB" w:rsidRDefault="007C0FF3" w:rsidP="004B3D80">
      <w:pPr>
        <w:pStyle w:val="bdialogue"/>
        <w:rPr>
          <w:ins w:id="7500" w:author="Copy Editor" w:date="2026-10-06T20:36:00Z" w16du:dateUtc="2026-10-06T17:36:00Z"/>
        </w:rPr>
      </w:pPr>
      <w:del w:id="7501" w:author="Copy Editor" w:date="2026-10-06T20:35:00Z" w16du:dateUtc="2026-10-06T17:35:00Z">
        <w:r w:rsidDel="00043DE7">
          <w:delText>“</w:delText>
        </w:r>
      </w:del>
      <w:r>
        <w:t>Am I hearing things now?</w:t>
      </w:r>
      <w:del w:id="7502" w:author="Copy Editor" w:date="2026-10-06T20:35:00Z" w16du:dateUtc="2026-10-06T17:35:00Z">
        <w:r w:rsidDel="00043DE7">
          <w:delText>”</w:delText>
        </w:r>
      </w:del>
    </w:p>
    <w:p w14:paraId="05601FD0" w14:textId="77777777" w:rsidR="0084184B" w:rsidRPr="0084184B" w:rsidRDefault="0084184B">
      <w:pPr>
        <w:pStyle w:val="body"/>
        <w:rPr>
          <w:ins w:id="7503" w:author="Copy Editor" w:date="2026-10-06T20:36:00Z"/>
          <w:lang w:val="en-US"/>
        </w:rPr>
        <w:pPrChange w:id="7504" w:author="Copy Editor" w:date="2026-10-06T20:36:00Z" w16du:dateUtc="2026-10-06T17:36:00Z">
          <w:pPr>
            <w:pStyle w:val="bdialogue"/>
          </w:pPr>
        </w:pPrChange>
      </w:pPr>
      <w:ins w:id="7505" w:author="Copy Editor" w:date="2026-10-06T20:36:00Z">
        <w:r w:rsidRPr="0084184B">
          <w:rPr>
            <w:lang w:val="en-US"/>
          </w:rPr>
          <w:t>The sound continues.</w:t>
        </w:r>
      </w:ins>
    </w:p>
    <w:p w14:paraId="53B13046" w14:textId="77777777" w:rsidR="0084184B" w:rsidRPr="0084184B" w:rsidRDefault="0084184B">
      <w:pPr>
        <w:pStyle w:val="body"/>
        <w:rPr>
          <w:ins w:id="7506" w:author="Copy Editor" w:date="2026-10-06T20:36:00Z"/>
          <w:lang w:val="en-US"/>
        </w:rPr>
        <w:pPrChange w:id="7507" w:author="Copy Editor" w:date="2026-10-06T20:36:00Z" w16du:dateUtc="2026-10-06T17:36:00Z">
          <w:pPr>
            <w:pStyle w:val="bdialogue"/>
          </w:pPr>
        </w:pPrChange>
      </w:pPr>
      <w:ins w:id="7508" w:author="Copy Editor" w:date="2026-10-06T20:36:00Z">
        <w:r w:rsidRPr="0084184B">
          <w:rPr>
            <w:lang w:val="en-US"/>
          </w:rPr>
          <w:t>John looks toward a steep slope.</w:t>
        </w:r>
      </w:ins>
    </w:p>
    <w:p w14:paraId="4F95D2BB" w14:textId="77777777" w:rsidR="0084184B" w:rsidRPr="0084184B" w:rsidRDefault="0084184B">
      <w:pPr>
        <w:pStyle w:val="aSCENEHEAD"/>
        <w:rPr>
          <w:ins w:id="7509" w:author="Copy Editor" w:date="2026-10-06T20:36:00Z"/>
          <w:lang w:val="en-US"/>
        </w:rPr>
        <w:pPrChange w:id="7510" w:author="Copy Editor" w:date="2026-10-06T20:36:00Z" w16du:dateUtc="2026-10-06T17:36:00Z">
          <w:pPr>
            <w:pStyle w:val="bdialogue"/>
          </w:pPr>
        </w:pPrChange>
      </w:pPr>
      <w:ins w:id="7511" w:author="Copy Editor" w:date="2026-10-06T20:36:00Z">
        <w:r w:rsidRPr="0084184B">
          <w:rPr>
            <w:lang w:val="en-US"/>
          </w:rPr>
          <w:t>EXT. GRAND CANYON – SLOPE – CONTINUOUS</w:t>
        </w:r>
      </w:ins>
    </w:p>
    <w:p w14:paraId="41C23FF4" w14:textId="77777777" w:rsidR="0084184B" w:rsidRPr="0084184B" w:rsidRDefault="0084184B">
      <w:pPr>
        <w:pStyle w:val="body"/>
        <w:rPr>
          <w:ins w:id="7512" w:author="Copy Editor" w:date="2026-10-06T20:36:00Z"/>
          <w:lang w:val="en-US"/>
        </w:rPr>
        <w:pPrChange w:id="7513" w:author="Copy Editor" w:date="2026-10-06T20:36:00Z" w16du:dateUtc="2026-10-06T17:36:00Z">
          <w:pPr>
            <w:pStyle w:val="bdialogue"/>
          </w:pPr>
        </w:pPrChange>
      </w:pPr>
      <w:ins w:id="7514" w:author="Copy Editor" w:date="2026-10-06T20:36:00Z">
        <w:r w:rsidRPr="0084184B">
          <w:rPr>
            <w:lang w:val="en-US"/>
          </w:rPr>
          <w:t>A lone figure appears above.</w:t>
        </w:r>
      </w:ins>
    </w:p>
    <w:p w14:paraId="541C3C52" w14:textId="77777777" w:rsidR="0084184B" w:rsidRPr="0084184B" w:rsidRDefault="0084184B">
      <w:pPr>
        <w:pStyle w:val="body"/>
        <w:rPr>
          <w:ins w:id="7515" w:author="Copy Editor" w:date="2026-10-06T20:36:00Z"/>
          <w:lang w:val="en-US"/>
        </w:rPr>
        <w:pPrChange w:id="7516" w:author="Copy Editor" w:date="2026-10-06T20:36:00Z" w16du:dateUtc="2026-10-06T17:36:00Z">
          <w:pPr>
            <w:pStyle w:val="bdialogue"/>
          </w:pPr>
        </w:pPrChange>
      </w:pPr>
      <w:ins w:id="7517" w:author="Copy Editor" w:date="2026-10-06T20:36:00Z">
        <w:r w:rsidRPr="0084184B">
          <w:rPr>
            <w:lang w:val="en-US"/>
          </w:rPr>
          <w:t>Richard.</w:t>
        </w:r>
      </w:ins>
    </w:p>
    <w:p w14:paraId="5A42F6F8" w14:textId="77777777" w:rsidR="0084184B" w:rsidRPr="0084184B" w:rsidRDefault="0084184B">
      <w:pPr>
        <w:pStyle w:val="body"/>
        <w:rPr>
          <w:ins w:id="7518" w:author="Copy Editor" w:date="2026-10-06T20:36:00Z"/>
          <w:lang w:val="en-US"/>
        </w:rPr>
        <w:pPrChange w:id="7519" w:author="Copy Editor" w:date="2026-10-06T20:36:00Z" w16du:dateUtc="2026-10-06T17:36:00Z">
          <w:pPr>
            <w:pStyle w:val="bdialogue"/>
          </w:pPr>
        </w:pPrChange>
      </w:pPr>
      <w:ins w:id="7520" w:author="Copy Editor" w:date="2026-10-06T20:36:00Z">
        <w:r w:rsidRPr="0084184B">
          <w:rPr>
            <w:lang w:val="en-US"/>
          </w:rPr>
          <w:t>He is moving fast.</w:t>
        </w:r>
      </w:ins>
    </w:p>
    <w:p w14:paraId="1008FA94" w14:textId="62B139F3" w:rsidR="00043DE7" w:rsidDel="009810C2" w:rsidRDefault="0084184B" w:rsidP="009810C2">
      <w:pPr>
        <w:pStyle w:val="body"/>
        <w:rPr>
          <w:del w:id="7521" w:author="Copy Editor" w:date="2026-10-06T20:36:00Z" w16du:dateUtc="2026-10-06T17:36:00Z"/>
          <w:lang w:val="en-US"/>
        </w:rPr>
      </w:pPr>
      <w:ins w:id="7522" w:author="Copy Editor" w:date="2026-10-06T20:36:00Z">
        <w:r w:rsidRPr="0084184B">
          <w:rPr>
            <w:lang w:val="en-US"/>
          </w:rPr>
          <w:t>His boots strike the dry ground.</w:t>
        </w:r>
      </w:ins>
    </w:p>
    <w:p w14:paraId="1FF2DF93" w14:textId="77777777" w:rsidR="009810C2" w:rsidRDefault="009810C2">
      <w:pPr>
        <w:pStyle w:val="body"/>
        <w:rPr>
          <w:ins w:id="7523" w:author="Copy Editor" w:date="2026-10-06T20:50:00Z" w16du:dateUtc="2026-10-06T17:50:00Z"/>
        </w:rPr>
        <w:pPrChange w:id="7524" w:author="Copy Editor" w:date="2026-10-06T20:50:00Z" w16du:dateUtc="2026-10-06T17:50:00Z">
          <w:pPr>
            <w:pStyle w:val="bdialogue"/>
          </w:pPr>
        </w:pPrChange>
      </w:pPr>
    </w:p>
    <w:p w14:paraId="171B44E6" w14:textId="77777777" w:rsidR="0084184B" w:rsidRDefault="007C0FF3">
      <w:pPr>
        <w:pStyle w:val="body"/>
        <w:rPr>
          <w:ins w:id="7525" w:author="Copy Editor" w:date="2026-10-06T20:36:00Z" w16du:dateUtc="2026-10-06T17:36:00Z"/>
        </w:rPr>
        <w:pPrChange w:id="7526" w:author="Copy Editor" w:date="2026-10-06T20:50:00Z" w16du:dateUtc="2026-10-06T17:50:00Z">
          <w:pPr>
            <w:pStyle w:val="bdialogue"/>
          </w:pPr>
        </w:pPrChange>
      </w:pPr>
      <w:del w:id="7527" w:author="Copy Editor" w:date="2026-10-06T20:36:00Z" w16du:dateUtc="2026-10-06T17:36:00Z">
        <w:r w:rsidDel="0084184B">
          <w:delText xml:space="preserve">But the sound was still there.  </w:delText>
        </w:r>
      </w:del>
      <w:r>
        <w:t xml:space="preserve">Phlut, phlut, phlut, phlut, phlut. </w:t>
      </w:r>
      <w:del w:id="7528" w:author="Copy Editor" w:date="2026-10-06T20:36:00Z" w16du:dateUtc="2026-10-06T17:36:00Z">
        <w:r w:rsidDel="0084184B">
          <w:delText xml:space="preserve"> </w:delText>
        </w:r>
      </w:del>
    </w:p>
    <w:p w14:paraId="3FFD0DE0" w14:textId="0206BBF3" w:rsidR="0084184B" w:rsidRDefault="008B3828">
      <w:pPr>
        <w:pStyle w:val="bCHARACTER"/>
        <w:rPr>
          <w:ins w:id="7529" w:author="Copy Editor" w:date="2026-10-06T20:36:00Z" w16du:dateUtc="2026-10-06T17:36:00Z"/>
        </w:rPr>
        <w:pPrChange w:id="7530" w:author="Copy Editor" w:date="2026-10-06T20:37:00Z" w16du:dateUtc="2026-10-06T17:37:00Z">
          <w:pPr>
            <w:pStyle w:val="body"/>
          </w:pPr>
        </w:pPrChange>
      </w:pPr>
      <w:ins w:id="7531" w:author="Copy Editor" w:date="2026-10-06T20:37:00Z">
        <w:r w:rsidRPr="008B3828">
          <w:t>RICHARD (V.O.)</w:t>
        </w:r>
      </w:ins>
    </w:p>
    <w:p w14:paraId="034E3579" w14:textId="77777777" w:rsidR="008B3828" w:rsidRDefault="007C0FF3" w:rsidP="008B3828">
      <w:pPr>
        <w:pStyle w:val="bdialogue"/>
        <w:rPr>
          <w:ins w:id="7532" w:author="Copy Editor" w:date="2026-10-06T20:37:00Z" w16du:dateUtc="2026-10-06T17:37:00Z"/>
        </w:rPr>
      </w:pPr>
      <w:r>
        <w:t>He had never heard anything like it before</w:t>
      </w:r>
      <w:ins w:id="7533" w:author="Copy Editor" w:date="2026-10-06T20:37:00Z" w16du:dateUtc="2026-10-06T17:37:00Z">
        <w:r w:rsidR="008B3828">
          <w:t>.</w:t>
        </w:r>
      </w:ins>
    </w:p>
    <w:p w14:paraId="59702A35" w14:textId="77777777" w:rsidR="008B3828" w:rsidRDefault="007C0FF3" w:rsidP="008B3828">
      <w:pPr>
        <w:pStyle w:val="bdialogue"/>
        <w:rPr>
          <w:ins w:id="7534" w:author="Copy Editor" w:date="2026-10-06T20:37:00Z" w16du:dateUtc="2026-10-06T17:37:00Z"/>
        </w:rPr>
      </w:pPr>
      <w:del w:id="7535" w:author="Copy Editor" w:date="2026-10-06T20:37:00Z" w16du:dateUtc="2026-10-06T17:37:00Z">
        <w:r w:rsidDel="008B3828">
          <w:delText>, w</w:delText>
        </w:r>
      </w:del>
      <w:ins w:id="7536" w:author="Copy Editor" w:date="2026-10-06T20:37:00Z" w16du:dateUtc="2026-10-06T17:37:00Z">
        <w:r w:rsidR="008B3828">
          <w:t>W</w:t>
        </w:r>
      </w:ins>
      <w:r>
        <w:t xml:space="preserve">here was it coming from?  </w:t>
      </w:r>
    </w:p>
    <w:p w14:paraId="7EE59316" w14:textId="77777777" w:rsidR="008B3828" w:rsidRDefault="007C0FF3" w:rsidP="008B3828">
      <w:pPr>
        <w:pStyle w:val="bdialogue"/>
        <w:rPr>
          <w:ins w:id="7537" w:author="Copy Editor" w:date="2026-10-06T20:37:00Z" w16du:dateUtc="2026-10-06T17:37:00Z"/>
        </w:rPr>
      </w:pPr>
      <w:r>
        <w:t xml:space="preserve">Over there somewhere, up that steep slope.  </w:t>
      </w:r>
    </w:p>
    <w:p w14:paraId="07CF4075" w14:textId="77777777" w:rsidR="008B3828" w:rsidRDefault="007C0FF3" w:rsidP="008B3828">
      <w:pPr>
        <w:pStyle w:val="bdialogue"/>
        <w:rPr>
          <w:ins w:id="7538" w:author="Copy Editor" w:date="2026-10-06T20:37:00Z" w16du:dateUtc="2026-10-06T17:37:00Z"/>
        </w:rPr>
      </w:pPr>
      <w:r>
        <w:t xml:space="preserve">Phlut, phlut, phlut, phlut, phlut. </w:t>
      </w:r>
    </w:p>
    <w:p w14:paraId="11BDE127" w14:textId="77777777" w:rsidR="008B3828" w:rsidRDefault="007C0FF3" w:rsidP="008B3828">
      <w:pPr>
        <w:pStyle w:val="bdialogue"/>
        <w:rPr>
          <w:ins w:id="7539" w:author="Copy Editor" w:date="2026-10-06T20:37:00Z" w16du:dateUtc="2026-10-06T17:37:00Z"/>
        </w:rPr>
      </w:pPr>
      <w:del w:id="7540" w:author="Copy Editor" w:date="2026-10-06T20:37:00Z" w16du:dateUtc="2026-10-06T17:37:00Z">
        <w:r w:rsidDel="008B3828">
          <w:delText xml:space="preserve"> </w:delText>
        </w:r>
      </w:del>
      <w:r>
        <w:t xml:space="preserve">He looked up and suddenly he understood, not only had he never heard anything like it before, he had never seen anything like it either.  </w:t>
      </w:r>
    </w:p>
    <w:p w14:paraId="1EECBE25" w14:textId="77777777" w:rsidR="008B3828" w:rsidRDefault="007C0FF3" w:rsidP="008B3828">
      <w:pPr>
        <w:pStyle w:val="bdialogue"/>
        <w:rPr>
          <w:ins w:id="7541" w:author="Copy Editor" w:date="2026-10-06T20:38:00Z" w16du:dateUtc="2026-10-06T17:38:00Z"/>
        </w:rPr>
      </w:pPr>
      <w:r>
        <w:t xml:space="preserve">A lone hiker, pounding along, the sound was his boots impacting on the dry dusty ground. </w:t>
      </w:r>
    </w:p>
    <w:p w14:paraId="56C853BB" w14:textId="6E60775E" w:rsidR="003D5451" w:rsidRDefault="003D5451">
      <w:pPr>
        <w:pStyle w:val="body"/>
        <w:rPr>
          <w:ins w:id="7542" w:author="Copy Editor" w:date="2026-10-06T20:38:00Z" w16du:dateUtc="2026-10-06T17:38:00Z"/>
        </w:rPr>
        <w:pPrChange w:id="7543" w:author="Copy Editor" w:date="2026-10-06T20:38:00Z" w16du:dateUtc="2026-10-06T17:38:00Z">
          <w:pPr>
            <w:pStyle w:val="bdialogue"/>
          </w:pPr>
        </w:pPrChange>
      </w:pPr>
      <w:ins w:id="7544" w:author="Copy Editor" w:date="2026-10-06T20:38:00Z">
        <w:r w:rsidRPr="003D5451">
          <w:t>Richard zigzags rapidly down the steep scarp.</w:t>
        </w:r>
      </w:ins>
    </w:p>
    <w:p w14:paraId="7A02FF19" w14:textId="77777777" w:rsidR="003D5451" w:rsidRDefault="003D5451" w:rsidP="003D5451">
      <w:pPr>
        <w:pStyle w:val="bCHARACTER"/>
        <w:rPr>
          <w:ins w:id="7545" w:author="Copy Editor" w:date="2026-10-06T20:38:00Z" w16du:dateUtc="2026-10-06T17:38:00Z"/>
        </w:rPr>
      </w:pPr>
      <w:ins w:id="7546" w:author="Copy Editor" w:date="2026-10-06T20:38:00Z" w16du:dateUtc="2026-10-06T17:38:00Z">
        <w:r w:rsidRPr="008B3828">
          <w:t>RICHARD (V.O.)</w:t>
        </w:r>
      </w:ins>
    </w:p>
    <w:p w14:paraId="35791338" w14:textId="77777777" w:rsidR="003D5451" w:rsidRDefault="007C0FF3" w:rsidP="008B3828">
      <w:pPr>
        <w:pStyle w:val="bdialogue"/>
        <w:rPr>
          <w:ins w:id="7547" w:author="Copy Editor" w:date="2026-10-06T20:39:00Z" w16du:dateUtc="2026-10-06T17:39:00Z"/>
        </w:rPr>
      </w:pPr>
      <w:del w:id="7548" w:author="Copy Editor" w:date="2026-10-06T20:38:00Z" w16du:dateUtc="2026-10-06T17:38:00Z">
        <w:r w:rsidDel="00F8710B">
          <w:delText xml:space="preserve"> </w:delText>
        </w:r>
      </w:del>
      <w:r>
        <w:t xml:space="preserve">He was carrying a big pack, his thumbs tucked into the waist belt of his pack pushing </w:t>
      </w:r>
      <w:r>
        <w:lastRenderedPageBreak/>
        <w:t>down and locking the pack in place on his back</w:t>
      </w:r>
      <w:ins w:id="7549" w:author="Copy Editor" w:date="2026-10-06T20:39:00Z" w16du:dateUtc="2026-10-06T17:39:00Z">
        <w:r w:rsidR="003D5451">
          <w:t>.</w:t>
        </w:r>
      </w:ins>
    </w:p>
    <w:p w14:paraId="12EA93AA" w14:textId="77777777" w:rsidR="003D5451" w:rsidRDefault="007C0FF3" w:rsidP="008B3828">
      <w:pPr>
        <w:pStyle w:val="bdialogue"/>
        <w:rPr>
          <w:ins w:id="7550" w:author="Copy Editor" w:date="2026-10-06T20:39:00Z" w16du:dateUtc="2026-10-06T17:39:00Z"/>
        </w:rPr>
      </w:pPr>
      <w:del w:id="7551" w:author="Copy Editor" w:date="2026-10-06T20:39:00Z" w16du:dateUtc="2026-10-06T17:39:00Z">
        <w:r w:rsidDel="003D5451">
          <w:delText>, h</w:delText>
        </w:r>
      </w:del>
      <w:ins w:id="7552" w:author="Copy Editor" w:date="2026-10-06T20:39:00Z" w16du:dateUtc="2026-10-06T17:39:00Z">
        <w:r w:rsidR="003D5451">
          <w:t>H</w:t>
        </w:r>
      </w:ins>
      <w:r>
        <w:t xml:space="preserve">is shoulders rocked gently and his legs pumped away at a steady pace as he ran, this guy was really moving. </w:t>
      </w:r>
    </w:p>
    <w:p w14:paraId="5E4BDD1D" w14:textId="4653841B" w:rsidR="003439BF" w:rsidRDefault="007C0FF3">
      <w:pPr>
        <w:pStyle w:val="bdialogue"/>
        <w:pPrChange w:id="7553" w:author="Copy Editor" w:date="2026-10-06T20:37:00Z" w16du:dateUtc="2026-10-06T17:37:00Z">
          <w:pPr>
            <w:pStyle w:val="body"/>
          </w:pPr>
        </w:pPrChange>
      </w:pPr>
      <w:del w:id="7554" w:author="Copy Editor" w:date="2026-10-06T20:39:00Z" w16du:dateUtc="2026-10-06T17:39:00Z">
        <w:r w:rsidDel="003D5451">
          <w:delText xml:space="preserve"> </w:delText>
        </w:r>
      </w:del>
      <w:r>
        <w:t>He watched as the man zigzagged rapidly down the steep scarp.  There must a trail up there that John couldn’t see.</w:t>
      </w:r>
    </w:p>
    <w:p w14:paraId="6BE767FD" w14:textId="39D53DBC" w:rsidR="001A54AB" w:rsidRDefault="007C0FF3" w:rsidP="00B33299">
      <w:pPr>
        <w:pStyle w:val="body"/>
      </w:pPr>
      <w:del w:id="7555" w:author="Copy Editor" w:date="2026-10-06T20:39:00Z" w16du:dateUtc="2026-10-06T17:39:00Z">
        <w:r w:rsidDel="003D5451">
          <w:delText>He was getting</w:delText>
        </w:r>
      </w:del>
      <w:ins w:id="7556" w:author="Copy Editor" w:date="2026-10-06T20:39:00Z" w16du:dateUtc="2026-10-06T17:39:00Z">
        <w:r w:rsidR="003D5451">
          <w:t>Richard gets</w:t>
        </w:r>
      </w:ins>
      <w:r>
        <w:t xml:space="preserve"> </w:t>
      </w:r>
      <w:r w:rsidR="005520A5">
        <w:t>closer;</w:t>
      </w:r>
      <w:r>
        <w:t xml:space="preserve"> John scramb</w:t>
      </w:r>
      <w:ins w:id="7557" w:author="Copy Editor" w:date="2026-10-06T20:40:00Z" w16du:dateUtc="2026-10-06T17:40:00Z">
        <w:r w:rsidR="00EA24FC">
          <w:t>les</w:t>
        </w:r>
      </w:ins>
      <w:del w:id="7558" w:author="Copy Editor" w:date="2026-10-06T20:40:00Z" w16du:dateUtc="2026-10-06T17:40:00Z">
        <w:r w:rsidDel="00EA24FC">
          <w:delText>led</w:delText>
        </w:r>
      </w:del>
      <w:r>
        <w:t xml:space="preserve"> to his feet.  </w:t>
      </w:r>
    </w:p>
    <w:p w14:paraId="2AE9ACD6" w14:textId="1B5B8591" w:rsidR="00EA24FC" w:rsidRDefault="00EA24FC">
      <w:pPr>
        <w:pStyle w:val="bCHARACTER"/>
        <w:rPr>
          <w:ins w:id="7559" w:author="Copy Editor" w:date="2026-10-06T20:40:00Z" w16du:dateUtc="2026-10-06T17:40:00Z"/>
        </w:rPr>
        <w:pPrChange w:id="7560" w:author="Copy Editor" w:date="2026-10-06T20:40:00Z" w16du:dateUtc="2026-10-06T17:40:00Z">
          <w:pPr>
            <w:pStyle w:val="bdialogue"/>
          </w:pPr>
        </w:pPrChange>
      </w:pPr>
      <w:ins w:id="7561" w:author="Copy Editor" w:date="2026-10-06T20:40:00Z" w16du:dateUtc="2026-10-06T17:40:00Z">
        <w:r>
          <w:t>JOHN</w:t>
        </w:r>
      </w:ins>
    </w:p>
    <w:p w14:paraId="702FF782" w14:textId="4CC072B5" w:rsidR="001A54AB" w:rsidRDefault="007C0FF3" w:rsidP="004B3D80">
      <w:pPr>
        <w:pStyle w:val="bdialogue"/>
      </w:pPr>
      <w:del w:id="7562" w:author="Copy Editor" w:date="2026-10-06T20:40:00Z" w16du:dateUtc="2026-10-06T17:40:00Z">
        <w:r w:rsidDel="00EA24FC">
          <w:delText>“</w:delText>
        </w:r>
      </w:del>
      <w:r>
        <w:t>HEY</w:t>
      </w:r>
      <w:ins w:id="7563" w:author="Copy Editor" w:date="2026-10-06T20:40:00Z" w16du:dateUtc="2026-10-06T17:40:00Z">
        <w:r w:rsidR="00EA24FC">
          <w:t>.</w:t>
        </w:r>
      </w:ins>
      <w:del w:id="7564" w:author="Copy Editor" w:date="2026-10-06T20:40:00Z" w16du:dateUtc="2026-10-06T17:40:00Z">
        <w:r w:rsidDel="00EA24FC">
          <w:delText>”.</w:delText>
        </w:r>
      </w:del>
    </w:p>
    <w:p w14:paraId="0EE62033" w14:textId="77777777" w:rsidR="00A4597D" w:rsidRDefault="007C0FF3" w:rsidP="00B33299">
      <w:pPr>
        <w:pStyle w:val="body"/>
        <w:rPr>
          <w:ins w:id="7565" w:author="Copy Editor" w:date="2026-10-06T20:44:00Z" w16du:dateUtc="2026-10-06T17:44:00Z"/>
        </w:rPr>
      </w:pPr>
      <w:r>
        <w:t>The man neve</w:t>
      </w:r>
      <w:ins w:id="7566" w:author="Copy Editor" w:date="2026-10-06T20:43:00Z" w16du:dateUtc="2026-10-06T17:43:00Z">
        <w:r w:rsidR="0054775C">
          <w:t>r</w:t>
        </w:r>
      </w:ins>
      <w:del w:id="7567" w:author="Copy Editor" w:date="2026-10-06T20:43:00Z" w16du:dateUtc="2026-10-06T17:43:00Z">
        <w:r w:rsidDel="0054775C">
          <w:delText>r</w:delText>
        </w:r>
      </w:del>
      <w:r>
        <w:t xml:space="preserve"> miss</w:t>
      </w:r>
      <w:ins w:id="7568" w:author="Copy Editor" w:date="2026-10-06T20:43:00Z" w16du:dateUtc="2026-10-06T17:43:00Z">
        <w:r w:rsidR="0054775C">
          <w:t>es</w:t>
        </w:r>
      </w:ins>
      <w:del w:id="7569" w:author="Copy Editor" w:date="2026-10-06T20:43:00Z" w16du:dateUtc="2026-10-06T17:43:00Z">
        <w:r w:rsidDel="0054775C">
          <w:delText>ed</w:delText>
        </w:r>
      </w:del>
      <w:r>
        <w:t xml:space="preserve"> a beat. He loo</w:t>
      </w:r>
      <w:ins w:id="7570" w:author="Copy Editor" w:date="2026-10-06T20:43:00Z" w16du:dateUtc="2026-10-06T17:43:00Z">
        <w:r w:rsidR="0054775C">
          <w:t>ks</w:t>
        </w:r>
      </w:ins>
      <w:del w:id="7571" w:author="Copy Editor" w:date="2026-10-06T20:43:00Z" w16du:dateUtc="2026-10-06T17:43:00Z">
        <w:r w:rsidDel="0054775C">
          <w:delText>ked</w:delText>
        </w:r>
      </w:del>
      <w:r>
        <w:t xml:space="preserve"> at John</w:t>
      </w:r>
      <w:ins w:id="7572" w:author="Copy Editor" w:date="2026-10-06T20:43:00Z" w16du:dateUtc="2026-10-06T17:43:00Z">
        <w:r w:rsidR="005B4240">
          <w:t>. He</w:t>
        </w:r>
      </w:ins>
      <w:del w:id="7573" w:author="Copy Editor" w:date="2026-10-06T20:43:00Z" w16du:dateUtc="2026-10-06T17:43:00Z">
        <w:r w:rsidDel="005B4240">
          <w:delText>,</w:delText>
        </w:r>
      </w:del>
      <w:r>
        <w:t xml:space="preserve"> turn</w:t>
      </w:r>
      <w:ins w:id="7574" w:author="Copy Editor" w:date="2026-10-06T20:43:00Z" w16du:dateUtc="2026-10-06T17:43:00Z">
        <w:r w:rsidR="005B4240">
          <w:t>s</w:t>
        </w:r>
      </w:ins>
      <w:del w:id="7575" w:author="Copy Editor" w:date="2026-10-06T20:43:00Z" w16du:dateUtc="2026-10-06T17:43:00Z">
        <w:r w:rsidDel="005B4240">
          <w:delText>ed</w:delText>
        </w:r>
      </w:del>
      <w:r>
        <w:t xml:space="preserve"> off the trail and r</w:t>
      </w:r>
      <w:ins w:id="7576" w:author="Copy Editor" w:date="2026-10-06T20:43:00Z" w16du:dateUtc="2026-10-06T17:43:00Z">
        <w:r w:rsidR="005B4240">
          <w:t>uns</w:t>
        </w:r>
      </w:ins>
      <w:del w:id="7577" w:author="Copy Editor" w:date="2026-10-06T20:43:00Z" w16du:dateUtc="2026-10-06T17:43:00Z">
        <w:r w:rsidDel="005B4240">
          <w:delText>an</w:delText>
        </w:r>
      </w:del>
      <w:r>
        <w:t xml:space="preserve"> straight down the slope</w:t>
      </w:r>
      <w:ins w:id="7578" w:author="Copy Editor" w:date="2026-10-06T20:44:00Z" w16du:dateUtc="2026-10-06T17:44:00Z">
        <w:r w:rsidR="00A4597D">
          <w:t>.</w:t>
        </w:r>
      </w:ins>
    </w:p>
    <w:p w14:paraId="7DD195FB" w14:textId="088C22B2" w:rsidR="00A4597D" w:rsidRPr="00A4597D" w:rsidRDefault="007C0FF3" w:rsidP="00A4597D">
      <w:pPr>
        <w:pStyle w:val="body"/>
        <w:rPr>
          <w:ins w:id="7579" w:author="Copy Editor" w:date="2026-10-06T20:44:00Z"/>
          <w:lang w:val="en-US"/>
        </w:rPr>
      </w:pPr>
      <w:del w:id="7580" w:author="Copy Editor" w:date="2026-10-06T20:44:00Z" w16du:dateUtc="2026-10-06T17:44:00Z">
        <w:r w:rsidDel="00A4597D">
          <w:delText>,</w:delText>
        </w:r>
      </w:del>
      <w:del w:id="7581" w:author="Copy Editor" w:date="2026-10-06T20:50:00Z" w16du:dateUtc="2026-10-06T17:50:00Z">
        <w:r w:rsidDel="009810C2">
          <w:delText xml:space="preserve"> </w:delText>
        </w:r>
      </w:del>
      <w:ins w:id="7582" w:author="Copy Editor" w:date="2026-10-06T20:44:00Z">
        <w:r w:rsidR="00A4597D" w:rsidRPr="00A4597D">
          <w:rPr>
            <w:lang w:val="en-US"/>
          </w:rPr>
          <w:t>He runs directly down the slope.</w:t>
        </w:r>
      </w:ins>
    </w:p>
    <w:p w14:paraId="6C73BA0A" w14:textId="77777777" w:rsidR="00A4597D" w:rsidRPr="00A4597D" w:rsidRDefault="00A4597D" w:rsidP="00A4597D">
      <w:pPr>
        <w:pStyle w:val="body"/>
        <w:rPr>
          <w:ins w:id="7583" w:author="Copy Editor" w:date="2026-10-06T20:44:00Z"/>
          <w:lang w:val="en-US"/>
        </w:rPr>
      </w:pPr>
      <w:ins w:id="7584" w:author="Copy Editor" w:date="2026-10-06T20:44:00Z">
        <w:r w:rsidRPr="00A4597D">
          <w:rPr>
            <w:lang w:val="en-US"/>
          </w:rPr>
          <w:t>John braces himself.</w:t>
        </w:r>
      </w:ins>
    </w:p>
    <w:p w14:paraId="77F7554D" w14:textId="288F7370" w:rsidR="004A79A8" w:rsidRDefault="00A4597D" w:rsidP="00A4597D">
      <w:pPr>
        <w:pStyle w:val="body"/>
      </w:pPr>
      <w:ins w:id="7585" w:author="Copy Editor" w:date="2026-10-06T20:44:00Z">
        <w:r w:rsidRPr="00A4597D">
          <w:rPr>
            <w:lang w:val="en-US"/>
          </w:rPr>
          <w:t>Richard thunders toward him and pulls up three feet short.</w:t>
        </w:r>
      </w:ins>
      <w:del w:id="7586" w:author="Copy Editor" w:date="2026-10-06T20:44:00Z" w16du:dateUtc="2026-10-06T17:44:00Z">
        <w:r w:rsidR="007C0FF3" w:rsidDel="00A4597D">
          <w:delText xml:space="preserve">he thundered down to John, pulled up three feet short of flattening him.  </w:delText>
        </w:r>
      </w:del>
    </w:p>
    <w:p w14:paraId="608D9B9F" w14:textId="77777777" w:rsidR="00A4597D" w:rsidRDefault="00A4597D" w:rsidP="00A4597D">
      <w:pPr>
        <w:pStyle w:val="bCHARACTER"/>
        <w:rPr>
          <w:ins w:id="7587" w:author="Copy Editor" w:date="2026-10-06T20:44:00Z" w16du:dateUtc="2026-10-06T17:44:00Z"/>
        </w:rPr>
      </w:pPr>
      <w:ins w:id="7588" w:author="Copy Editor" w:date="2026-10-06T20:44:00Z" w16du:dateUtc="2026-10-06T17:44:00Z">
        <w:r>
          <w:t>JOHN</w:t>
        </w:r>
      </w:ins>
    </w:p>
    <w:p w14:paraId="5E4BDD1E" w14:textId="096F807C" w:rsidR="003439BF" w:rsidRDefault="007C0FF3" w:rsidP="004B3D80">
      <w:pPr>
        <w:pStyle w:val="bdialogue"/>
        <w:rPr>
          <w:ins w:id="7589" w:author="Copy Editor" w:date="2026-10-06T20:45:00Z" w16du:dateUtc="2026-10-06T17:45:00Z"/>
        </w:rPr>
      </w:pPr>
      <w:del w:id="7590" w:author="Copy Editor" w:date="2026-10-06T20:44:00Z" w16du:dateUtc="2026-10-06T17:44:00Z">
        <w:r w:rsidDel="00A4597D">
          <w:delText>“</w:delText>
        </w:r>
      </w:del>
      <w:r>
        <w:t>Am I pleased to see you!</w:t>
      </w:r>
      <w:del w:id="7591" w:author="Copy Editor" w:date="2026-10-06T20:44:00Z" w16du:dateUtc="2026-10-06T17:44:00Z">
        <w:r w:rsidDel="00A4597D">
          <w:delText>”</w:delText>
        </w:r>
      </w:del>
    </w:p>
    <w:p w14:paraId="13F9E06A" w14:textId="6E3EB6F0" w:rsidR="00A4597D" w:rsidDel="00A4597D" w:rsidRDefault="00A4597D" w:rsidP="004B3D80">
      <w:pPr>
        <w:pStyle w:val="bdialogue"/>
        <w:rPr>
          <w:del w:id="7592" w:author="Copy Editor" w:date="2026-10-06T20:45:00Z" w16du:dateUtc="2026-10-06T17:45:00Z"/>
        </w:rPr>
      </w:pPr>
    </w:p>
    <w:p w14:paraId="024A16C5" w14:textId="77777777" w:rsidR="00A4597D" w:rsidRDefault="00A4597D" w:rsidP="00A4597D">
      <w:pPr>
        <w:pStyle w:val="bCHARACTER"/>
        <w:rPr>
          <w:ins w:id="7593" w:author="Copy Editor" w:date="2026-10-06T20:45:00Z" w16du:dateUtc="2026-10-06T17:45:00Z"/>
        </w:rPr>
      </w:pPr>
      <w:ins w:id="7594" w:author="Copy Editor" w:date="2026-10-06T20:45:00Z" w16du:dateUtc="2026-10-06T17:45:00Z">
        <w:r w:rsidRPr="008B3828">
          <w:t>RICHARD (V.O.)</w:t>
        </w:r>
      </w:ins>
    </w:p>
    <w:p w14:paraId="1F6117A0" w14:textId="77777777" w:rsidR="00C753C5" w:rsidRDefault="007C0FF3" w:rsidP="00A4597D">
      <w:pPr>
        <w:pStyle w:val="bdialogue"/>
        <w:rPr>
          <w:ins w:id="7595" w:author="Copy Editor" w:date="2026-10-06T20:45:00Z" w16du:dateUtc="2026-10-06T17:45:00Z"/>
        </w:rPr>
      </w:pPr>
      <w:r>
        <w:t xml:space="preserve">My day took an unexpected turn, someone on the trail below called out.  </w:t>
      </w:r>
    </w:p>
    <w:p w14:paraId="564660B1" w14:textId="77777777" w:rsidR="00C753C5" w:rsidRDefault="007C0FF3" w:rsidP="00A4597D">
      <w:pPr>
        <w:pStyle w:val="bdialogue"/>
        <w:rPr>
          <w:ins w:id="7596" w:author="Copy Editor" w:date="2026-10-06T20:45:00Z" w16du:dateUtc="2026-10-06T17:45:00Z"/>
        </w:rPr>
      </w:pPr>
      <w:r>
        <w:t xml:space="preserve">I assumed the lad had seen me running and surmised there was drama of some sort. </w:t>
      </w:r>
    </w:p>
    <w:p w14:paraId="4477EDA5" w14:textId="77777777" w:rsidR="00C753C5" w:rsidRDefault="007C0FF3" w:rsidP="00A4597D">
      <w:pPr>
        <w:pStyle w:val="bdialogue"/>
        <w:rPr>
          <w:ins w:id="7597" w:author="Copy Editor" w:date="2026-10-06T20:45:00Z" w16du:dateUtc="2026-10-06T17:45:00Z"/>
        </w:rPr>
      </w:pPr>
      <w:del w:id="7598" w:author="Copy Editor" w:date="2026-10-06T20:45:00Z" w16du:dateUtc="2026-10-06T17:45:00Z">
        <w:r w:rsidDel="00C753C5">
          <w:delText xml:space="preserve"> </w:delText>
        </w:r>
      </w:del>
      <w:r>
        <w:t>I approached to assure him that all was OK.  I was simply a crazy Brit who was crossing the Canyon in one day</w:t>
      </w:r>
      <w:ins w:id="7599" w:author="Copy Editor" w:date="2026-10-06T20:45:00Z" w16du:dateUtc="2026-10-06T17:45:00Z">
        <w:r w:rsidR="00C753C5">
          <w:t>.</w:t>
        </w:r>
      </w:ins>
    </w:p>
    <w:p w14:paraId="781C1A4F" w14:textId="00AFB54A" w:rsidR="006737CC" w:rsidRDefault="006737CC">
      <w:pPr>
        <w:pStyle w:val="bCHARACTER"/>
        <w:rPr>
          <w:ins w:id="7600" w:author="Copy Editor" w:date="2026-10-06T20:46:00Z" w16du:dateUtc="2026-10-06T17:46:00Z"/>
        </w:rPr>
        <w:pPrChange w:id="7601" w:author="Copy Editor" w:date="2026-10-06T20:46:00Z" w16du:dateUtc="2026-10-06T17:46:00Z">
          <w:pPr>
            <w:pStyle w:val="bdialogue"/>
          </w:pPr>
        </w:pPrChange>
      </w:pPr>
      <w:ins w:id="7602" w:author="Copy Editor" w:date="2026-10-06T20:46:00Z" w16du:dateUtc="2026-10-06T17:46:00Z">
        <w:r>
          <w:t>RICHARD</w:t>
        </w:r>
      </w:ins>
      <w:del w:id="7603" w:author="Copy Editor" w:date="2026-10-06T20:45:00Z" w16du:dateUtc="2026-10-06T17:45:00Z">
        <w:r w:rsidR="007C0FF3" w:rsidDel="00C753C5">
          <w:delText xml:space="preserve">, </w:delText>
        </w:r>
      </w:del>
    </w:p>
    <w:p w14:paraId="5E4BDD22" w14:textId="413759E7" w:rsidR="003439BF" w:rsidRDefault="007C0FF3" w:rsidP="00A4597D">
      <w:pPr>
        <w:pStyle w:val="bdialogue"/>
        <w:rPr>
          <w:ins w:id="7604" w:author="Copy Editor" w:date="2026-10-06T20:46:00Z" w16du:dateUtc="2026-10-06T17:46:00Z"/>
        </w:rPr>
      </w:pPr>
      <w:del w:id="7605" w:author="Copy Editor" w:date="2026-10-06T20:46:00Z" w16du:dateUtc="2026-10-06T17:46:00Z">
        <w:r w:rsidDel="006737CC">
          <w:delText>was</w:delText>
        </w:r>
      </w:del>
      <w:ins w:id="7606" w:author="Copy Editor" w:date="2026-10-06T20:46:00Z" w16du:dateUtc="2026-10-06T17:46:00Z">
        <w:r w:rsidR="006737CC">
          <w:t>I’m</w:t>
        </w:r>
      </w:ins>
      <w:r>
        <w:t xml:space="preserve"> in a hurry and </w:t>
      </w:r>
      <w:r w:rsidR="005520A5">
        <w:t>yes,</w:t>
      </w:r>
      <w:r>
        <w:t xml:space="preserve"> it’s nice to meet you too but I’ve got a schedule to stick to so </w:t>
      </w:r>
      <w:r>
        <w:lastRenderedPageBreak/>
        <w:t xml:space="preserve">if it’s </w:t>
      </w:r>
      <w:r w:rsidR="00E26966">
        <w:t>OK,</w:t>
      </w:r>
      <w:r>
        <w:t xml:space="preserve"> I’ll get going thank you.</w:t>
      </w:r>
    </w:p>
    <w:p w14:paraId="0C9C75CF" w14:textId="4932D867" w:rsidR="001541BE" w:rsidRDefault="001541BE">
      <w:pPr>
        <w:pStyle w:val="bCHARACTER"/>
        <w:pPrChange w:id="7607" w:author="Copy Editor" w:date="2026-10-06T20:46:00Z" w16du:dateUtc="2026-10-06T17:46:00Z">
          <w:pPr>
            <w:pStyle w:val="body"/>
          </w:pPr>
        </w:pPrChange>
      </w:pPr>
      <w:ins w:id="7608" w:author="Copy Editor" w:date="2026-10-06T20:46:00Z">
        <w:r w:rsidRPr="001541BE">
          <w:t>RICHARD (V.O.)</w:t>
        </w:r>
      </w:ins>
    </w:p>
    <w:p w14:paraId="26B1415C" w14:textId="77777777" w:rsidR="004A79A8" w:rsidRDefault="007C0FF3" w:rsidP="001541BE">
      <w:pPr>
        <w:pStyle w:val="bdialogue"/>
        <w:rPr>
          <w:ins w:id="7609" w:author="Copy Editor" w:date="2026-10-06T20:46:00Z" w16du:dateUtc="2026-10-06T17:46:00Z"/>
        </w:rPr>
      </w:pPr>
      <w:r>
        <w:t xml:space="preserve">My response to John’s opening line was short, and to the point. </w:t>
      </w:r>
    </w:p>
    <w:p w14:paraId="77DC08BE" w14:textId="5E3FE6B2" w:rsidR="001541BE" w:rsidRDefault="001541BE">
      <w:pPr>
        <w:pStyle w:val="bCHARACTER"/>
        <w:pPrChange w:id="7610" w:author="Copy Editor" w:date="2026-10-06T20:46:00Z" w16du:dateUtc="2026-10-06T17:46:00Z">
          <w:pPr>
            <w:pStyle w:val="body"/>
          </w:pPr>
        </w:pPrChange>
      </w:pPr>
      <w:ins w:id="7611" w:author="Copy Editor" w:date="2026-10-06T20:46:00Z" w16du:dateUtc="2026-10-06T17:46:00Z">
        <w:r>
          <w:t>RICHARD</w:t>
        </w:r>
      </w:ins>
    </w:p>
    <w:p w14:paraId="20FD4B9B" w14:textId="123DC9E5" w:rsidR="004A79A8" w:rsidRDefault="007C0FF3" w:rsidP="004B3D80">
      <w:pPr>
        <w:pStyle w:val="bdialogue"/>
      </w:pPr>
      <w:del w:id="7612" w:author="Copy Editor" w:date="2026-10-06T20:47:00Z" w16du:dateUtc="2026-10-06T17:47:00Z">
        <w:r w:rsidDel="001541BE">
          <w:delText>“</w:delText>
        </w:r>
      </w:del>
      <w:r>
        <w:t>Why?</w:t>
      </w:r>
      <w:del w:id="7613" w:author="Copy Editor" w:date="2026-10-06T20:47:00Z" w16du:dateUtc="2026-10-06T17:47:00Z">
        <w:r w:rsidDel="001541BE">
          <w:delText>”</w:delText>
        </w:r>
      </w:del>
      <w:r>
        <w:t xml:space="preserve"> </w:t>
      </w:r>
    </w:p>
    <w:p w14:paraId="5F07FC48" w14:textId="730CEEE2" w:rsidR="004A79A8" w:rsidRDefault="007C0FF3">
      <w:pPr>
        <w:pStyle w:val="bCHARACTER"/>
        <w:pPrChange w:id="7614" w:author="Copy Editor" w:date="2026-10-06T20:47:00Z" w16du:dateUtc="2026-10-06T17:47:00Z">
          <w:pPr>
            <w:pStyle w:val="body"/>
          </w:pPr>
        </w:pPrChange>
      </w:pPr>
      <w:del w:id="7615" w:author="Copy Editor" w:date="2026-10-06T20:47:00Z" w16du:dateUtc="2026-10-06T17:47:00Z">
        <w:r w:rsidDel="00625C57">
          <w:delText xml:space="preserve">John replied </w:delText>
        </w:r>
      </w:del>
      <w:ins w:id="7616" w:author="Copy Editor" w:date="2026-10-06T20:47:00Z" w16du:dateUtc="2026-10-06T17:47:00Z">
        <w:r w:rsidR="00625C57">
          <w:t>JOHN</w:t>
        </w:r>
      </w:ins>
    </w:p>
    <w:p w14:paraId="5F1376F2" w14:textId="532218F0" w:rsidR="004A79A8" w:rsidRDefault="007C0FF3" w:rsidP="004B3D80">
      <w:pPr>
        <w:pStyle w:val="bdialogue"/>
        <w:rPr>
          <w:ins w:id="7617" w:author="Copy Editor" w:date="2026-10-06T20:47:00Z" w16du:dateUtc="2026-10-06T17:47:00Z"/>
        </w:rPr>
      </w:pPr>
      <w:del w:id="7618" w:author="Copy Editor" w:date="2026-10-06T20:47:00Z" w16du:dateUtc="2026-10-06T17:47:00Z">
        <w:r w:rsidDel="00625C57">
          <w:delText>“</w:delText>
        </w:r>
      </w:del>
      <w:r>
        <w:t>I’ve been down here for six days.</w:t>
      </w:r>
      <w:del w:id="7619" w:author="Copy Editor" w:date="2026-10-06T20:47:00Z" w16du:dateUtc="2026-10-06T17:47:00Z">
        <w:r w:rsidDel="00625C57">
          <w:delText xml:space="preserve">”  </w:delText>
        </w:r>
      </w:del>
    </w:p>
    <w:p w14:paraId="2CB8FB3D" w14:textId="77777777" w:rsidR="00625C57" w:rsidRPr="00625C57" w:rsidRDefault="00625C57" w:rsidP="00625C57">
      <w:pPr>
        <w:pStyle w:val="body"/>
        <w:rPr>
          <w:ins w:id="7620" w:author="Copy Editor" w:date="2026-10-06T20:47:00Z"/>
          <w:lang w:val="en-US"/>
        </w:rPr>
      </w:pPr>
      <w:ins w:id="7621" w:author="Copy Editor" w:date="2026-10-06T20:47:00Z">
        <w:r w:rsidRPr="00625C57">
          <w:rPr>
            <w:lang w:val="en-US"/>
          </w:rPr>
          <w:t>Richard looks him up and down.</w:t>
        </w:r>
      </w:ins>
    </w:p>
    <w:p w14:paraId="2F3DBD2F" w14:textId="79CE775A" w:rsidR="00625C57" w:rsidRPr="00625C57" w:rsidRDefault="00625C57">
      <w:pPr>
        <w:pStyle w:val="bCHARACTER"/>
        <w:rPr>
          <w:lang w:val="en-US"/>
          <w:rPrChange w:id="7622" w:author="Copy Editor" w:date="2026-10-06T20:47:00Z" w16du:dateUtc="2026-10-06T17:47:00Z">
            <w:rPr/>
          </w:rPrChange>
        </w:rPr>
        <w:pPrChange w:id="7623" w:author="Copy Editor" w:date="2026-10-06T20:47:00Z" w16du:dateUtc="2026-10-06T17:47:00Z">
          <w:pPr>
            <w:pStyle w:val="bdialogue"/>
          </w:pPr>
        </w:pPrChange>
      </w:pPr>
      <w:ins w:id="7624" w:author="Copy Editor" w:date="2026-10-06T20:47:00Z">
        <w:r w:rsidRPr="00625C57">
          <w:rPr>
            <w:lang w:val="en-US"/>
          </w:rPr>
          <w:t>RICHARD (V.O.)</w:t>
        </w:r>
      </w:ins>
    </w:p>
    <w:p w14:paraId="5F9C2F2C" w14:textId="77777777" w:rsidR="00A20585" w:rsidRDefault="007C0FF3" w:rsidP="00625C57">
      <w:pPr>
        <w:pStyle w:val="bdialogue"/>
        <w:rPr>
          <w:ins w:id="7625" w:author="Copy Editor" w:date="2026-10-06T20:48:00Z" w16du:dateUtc="2026-10-06T17:48:00Z"/>
        </w:rPr>
      </w:pPr>
      <w:r>
        <w:t xml:space="preserve">I looked him up and down, no he hadn’t, he was too fit, too clean, what was he up to?  Was he going to ask for money, or food?  </w:t>
      </w:r>
    </w:p>
    <w:p w14:paraId="5E4BDD24" w14:textId="7631627C" w:rsidR="003439BF" w:rsidRDefault="007C0FF3" w:rsidP="00625C57">
      <w:pPr>
        <w:pStyle w:val="bdialogue"/>
        <w:rPr>
          <w:ins w:id="7626" w:author="Copy Editor" w:date="2026-10-06T20:48:00Z" w16du:dateUtc="2026-10-06T17:48:00Z"/>
        </w:rPr>
      </w:pPr>
      <w:r>
        <w:t>Anyway, if anyone had been down the Canyon for six days the camping shop manager would have told me.</w:t>
      </w:r>
    </w:p>
    <w:p w14:paraId="699DD148" w14:textId="421F8390" w:rsidR="00A20585" w:rsidRDefault="00A20585">
      <w:pPr>
        <w:pStyle w:val="bCHARACTER"/>
        <w:pPrChange w:id="7627" w:author="Copy Editor" w:date="2026-10-06T20:48:00Z" w16du:dateUtc="2026-10-06T17:48:00Z">
          <w:pPr>
            <w:pStyle w:val="body"/>
          </w:pPr>
        </w:pPrChange>
      </w:pPr>
      <w:ins w:id="7628" w:author="Copy Editor" w:date="2026-10-06T20:48:00Z" w16du:dateUtc="2026-10-06T17:48:00Z">
        <w:r>
          <w:t>RICHARD</w:t>
        </w:r>
      </w:ins>
    </w:p>
    <w:p w14:paraId="5E4BDD25" w14:textId="4FA23CF7" w:rsidR="003439BF" w:rsidRDefault="007C0FF3" w:rsidP="004B3D80">
      <w:pPr>
        <w:pStyle w:val="bdialogue"/>
      </w:pPr>
      <w:del w:id="7629" w:author="Copy Editor" w:date="2026-10-06T20:48:00Z" w16du:dateUtc="2026-10-06T17:48:00Z">
        <w:r w:rsidDel="00A20585">
          <w:delText>“</w:delText>
        </w:r>
      </w:del>
      <w:r>
        <w:t>Why don’t you go down the River to the Ranger Station there?</w:t>
      </w:r>
      <w:del w:id="7630" w:author="Copy Editor" w:date="2026-10-06T20:48:00Z" w16du:dateUtc="2026-10-06T17:48:00Z">
        <w:r w:rsidDel="00A20585">
          <w:delText>”</w:delText>
        </w:r>
      </w:del>
    </w:p>
    <w:p w14:paraId="266002EF" w14:textId="77777777" w:rsidR="00A20585" w:rsidRDefault="00A20585" w:rsidP="00A20585">
      <w:pPr>
        <w:pStyle w:val="bCHARACTER"/>
        <w:rPr>
          <w:ins w:id="7631" w:author="Copy Editor" w:date="2026-10-06T20:48:00Z" w16du:dateUtc="2026-10-06T17:48:00Z"/>
        </w:rPr>
      </w:pPr>
      <w:ins w:id="7632" w:author="Copy Editor" w:date="2026-10-06T20:48:00Z" w16du:dateUtc="2026-10-06T17:48:00Z">
        <w:r>
          <w:t>JOHN</w:t>
        </w:r>
      </w:ins>
    </w:p>
    <w:p w14:paraId="5E4BDD26" w14:textId="5E399F34" w:rsidR="003439BF" w:rsidRDefault="007C0FF3" w:rsidP="004B3D80">
      <w:pPr>
        <w:pStyle w:val="bdialogue"/>
      </w:pPr>
      <w:del w:id="7633" w:author="Copy Editor" w:date="2026-10-06T20:48:00Z" w16du:dateUtc="2026-10-06T17:48:00Z">
        <w:r w:rsidDel="00A20585">
          <w:delText>“</w:delText>
        </w:r>
      </w:del>
      <w:r>
        <w:t>I don’t know the way, I haven’t got a map, I left it with my buddies</w:t>
      </w:r>
      <w:del w:id="7634" w:author="Copy Editor" w:date="2026-10-06T20:48:00Z" w16du:dateUtc="2026-10-06T17:48:00Z">
        <w:r w:rsidDel="00A20585">
          <w:delText>”</w:delText>
        </w:r>
      </w:del>
      <w:r>
        <w:t>.</w:t>
      </w:r>
    </w:p>
    <w:p w14:paraId="66E83FB8" w14:textId="77777777" w:rsidR="00A20585" w:rsidRDefault="00A20585" w:rsidP="00A20585">
      <w:pPr>
        <w:pStyle w:val="bCHARACTER"/>
        <w:rPr>
          <w:ins w:id="7635" w:author="Copy Editor" w:date="2026-10-06T20:48:00Z" w16du:dateUtc="2026-10-06T17:48:00Z"/>
        </w:rPr>
      </w:pPr>
      <w:ins w:id="7636" w:author="Copy Editor" w:date="2026-10-06T20:48:00Z" w16du:dateUtc="2026-10-06T17:48:00Z">
        <w:r>
          <w:t>RICHARD</w:t>
        </w:r>
      </w:ins>
    </w:p>
    <w:p w14:paraId="5E4BDD27" w14:textId="1DAC9EDD" w:rsidR="003439BF" w:rsidRDefault="007C0FF3" w:rsidP="004B3D80">
      <w:pPr>
        <w:pStyle w:val="bdialogue"/>
        <w:rPr>
          <w:ins w:id="7637" w:author="Copy Editor" w:date="2026-10-07T10:08:00Z" w16du:dateUtc="2026-10-07T07:08:00Z"/>
        </w:rPr>
      </w:pPr>
      <w:del w:id="7638" w:author="Copy Editor" w:date="2026-10-06T20:48:00Z" w16du:dateUtc="2026-10-06T17:48:00Z">
        <w:r w:rsidDel="00A20585">
          <w:delText>“</w:delText>
        </w:r>
      </w:del>
      <w:r>
        <w:t>Where are they?</w:t>
      </w:r>
      <w:del w:id="7639" w:author="Copy Editor" w:date="2026-10-06T20:48:00Z" w16du:dateUtc="2026-10-06T17:48:00Z">
        <w:r w:rsidDel="00A20585">
          <w:delText>”</w:delText>
        </w:r>
      </w:del>
    </w:p>
    <w:p w14:paraId="47521776" w14:textId="77777777" w:rsidR="00101050" w:rsidRPr="004A5FBC" w:rsidRDefault="00101050" w:rsidP="00101050">
      <w:pPr>
        <w:pStyle w:val="bCHARACTER"/>
        <w:rPr>
          <w:ins w:id="7640" w:author="Copy Editor" w:date="2026-10-07T10:08:00Z" w16du:dateUtc="2026-10-07T07:08:00Z"/>
          <w:lang w:val="en-US"/>
        </w:rPr>
      </w:pPr>
      <w:ins w:id="7641" w:author="Copy Editor" w:date="2026-10-07T10:08:00Z" w16du:dateUtc="2026-10-07T07:08:00Z">
        <w:r w:rsidRPr="00625C57">
          <w:rPr>
            <w:lang w:val="en-US"/>
          </w:rPr>
          <w:t>RICHARD (V.O.)</w:t>
        </w:r>
      </w:ins>
    </w:p>
    <w:p w14:paraId="58A0C043" w14:textId="6E9045AC" w:rsidR="00101050" w:rsidDel="00101050" w:rsidRDefault="00101050" w:rsidP="004B3D80">
      <w:pPr>
        <w:pStyle w:val="bdialogue"/>
        <w:rPr>
          <w:del w:id="7642" w:author="Copy Editor" w:date="2026-10-07T10:08:00Z" w16du:dateUtc="2026-10-07T07:08:00Z"/>
        </w:rPr>
      </w:pPr>
    </w:p>
    <w:p w14:paraId="5E4BDD28" w14:textId="77777777" w:rsidR="003439BF" w:rsidRPr="00101050" w:rsidRDefault="007C0FF3">
      <w:pPr>
        <w:pStyle w:val="bdialogue"/>
        <w:rPr>
          <w:ins w:id="7643" w:author="Copy Editor" w:date="2026-10-07T10:07:00Z" w16du:dateUtc="2026-10-07T07:07:00Z"/>
          <w:color w:val="auto"/>
          <w:rPrChange w:id="7644" w:author="Copy Editor" w:date="2026-10-07T10:08:00Z" w16du:dateUtc="2026-10-07T07:08:00Z">
            <w:rPr>
              <w:ins w:id="7645" w:author="Copy Editor" w:date="2026-10-07T10:07:00Z" w16du:dateUtc="2026-10-07T07:07:00Z"/>
              <w:color w:val="FF0000"/>
            </w:rPr>
          </w:rPrChange>
        </w:rPr>
        <w:pPrChange w:id="7646" w:author="Copy Editor" w:date="2026-10-07T10:08:00Z" w16du:dateUtc="2026-10-07T07:08:00Z">
          <w:pPr>
            <w:pStyle w:val="body"/>
          </w:pPr>
        </w:pPrChange>
      </w:pPr>
      <w:r>
        <w:t xml:space="preserve">I could see he was woefully ill equipped to be so far down </w:t>
      </w:r>
      <w:r w:rsidRPr="00101050">
        <w:rPr>
          <w:color w:val="auto"/>
          <w:rPrChange w:id="7647" w:author="Copy Editor" w:date="2026-10-07T10:08:00Z" w16du:dateUtc="2026-10-07T07:08:00Z">
            <w:rPr/>
          </w:rPrChange>
        </w:rPr>
        <w:t>the Canyon.</w:t>
      </w:r>
    </w:p>
    <w:p w14:paraId="13E81E01" w14:textId="77777777" w:rsidR="00101050" w:rsidRPr="00101050" w:rsidRDefault="00101050" w:rsidP="00101050">
      <w:pPr>
        <w:pStyle w:val="bCHARACTER"/>
        <w:rPr>
          <w:ins w:id="7648" w:author="Copy Editor" w:date="2026-10-07T10:07:00Z" w16du:dateUtc="2026-10-07T07:07:00Z"/>
          <w:color w:val="auto"/>
          <w:rPrChange w:id="7649" w:author="Copy Editor" w:date="2026-10-07T10:08:00Z" w16du:dateUtc="2026-10-07T07:08:00Z">
            <w:rPr>
              <w:ins w:id="7650" w:author="Copy Editor" w:date="2026-10-07T10:07:00Z" w16du:dateUtc="2026-10-07T07:07:00Z"/>
            </w:rPr>
          </w:rPrChange>
        </w:rPr>
      </w:pPr>
      <w:ins w:id="7651" w:author="Copy Editor" w:date="2026-10-07T10:07:00Z" w16du:dateUtc="2026-10-07T07:07:00Z">
        <w:r w:rsidRPr="00101050">
          <w:rPr>
            <w:color w:val="auto"/>
            <w:rPrChange w:id="7652" w:author="Copy Editor" w:date="2026-10-07T10:08:00Z" w16du:dateUtc="2026-10-07T07:08:00Z">
              <w:rPr/>
            </w:rPrChange>
          </w:rPr>
          <w:t>JOHN</w:t>
        </w:r>
      </w:ins>
    </w:p>
    <w:p w14:paraId="691CB111" w14:textId="6E3F0EA4" w:rsidR="00101050" w:rsidRPr="00101050" w:rsidDel="00101050" w:rsidRDefault="00101050" w:rsidP="00B33299">
      <w:pPr>
        <w:pStyle w:val="body"/>
        <w:rPr>
          <w:del w:id="7653" w:author="Copy Editor" w:date="2026-10-07T10:07:00Z" w16du:dateUtc="2026-10-07T07:07:00Z"/>
          <w:color w:val="auto"/>
          <w:rPrChange w:id="7654" w:author="Copy Editor" w:date="2026-10-07T10:08:00Z" w16du:dateUtc="2026-10-07T07:08:00Z">
            <w:rPr>
              <w:del w:id="7655" w:author="Copy Editor" w:date="2026-10-07T10:07:00Z" w16du:dateUtc="2026-10-07T07:07:00Z"/>
            </w:rPr>
          </w:rPrChange>
        </w:rPr>
      </w:pPr>
    </w:p>
    <w:p w14:paraId="5E4BDD29" w14:textId="097C35C8" w:rsidR="003439BF" w:rsidRDefault="007C0FF3" w:rsidP="004B3D80">
      <w:pPr>
        <w:pStyle w:val="bdialogue"/>
        <w:rPr>
          <w:ins w:id="7656" w:author="Copy Editor" w:date="2026-10-07T10:08:00Z" w16du:dateUtc="2026-10-07T07:08:00Z"/>
          <w:color w:val="auto"/>
        </w:rPr>
      </w:pPr>
      <w:del w:id="7657" w:author="Copy Editor" w:date="2026-10-07T10:08:00Z" w16du:dateUtc="2026-10-07T07:08:00Z">
        <w:r w:rsidRPr="00101050" w:rsidDel="00101050">
          <w:rPr>
            <w:color w:val="auto"/>
            <w:rPrChange w:id="7658" w:author="Copy Editor" w:date="2026-10-07T10:08:00Z" w16du:dateUtc="2026-10-07T07:08:00Z">
              <w:rPr/>
            </w:rPrChange>
          </w:rPr>
          <w:delText>“</w:delText>
        </w:r>
      </w:del>
      <w:r w:rsidRPr="00101050">
        <w:rPr>
          <w:color w:val="auto"/>
          <w:rPrChange w:id="7659" w:author="Copy Editor" w:date="2026-10-07T10:08:00Z" w16du:dateUtc="2026-10-07T07:08:00Z">
            <w:rPr/>
          </w:rPrChange>
        </w:rPr>
        <w:t>I don’t know, like I said, I’ve been down here for six days</w:t>
      </w:r>
      <w:del w:id="7660" w:author="Copy Editor" w:date="2026-10-07T10:08:00Z" w16du:dateUtc="2026-10-07T07:08:00Z">
        <w:r w:rsidRPr="00101050" w:rsidDel="00101050">
          <w:rPr>
            <w:color w:val="auto"/>
            <w:rPrChange w:id="7661" w:author="Copy Editor" w:date="2026-10-07T10:08:00Z" w16du:dateUtc="2026-10-07T07:08:00Z">
              <w:rPr/>
            </w:rPrChange>
          </w:rPr>
          <w:delText>”</w:delText>
        </w:r>
      </w:del>
      <w:r w:rsidRPr="00101050">
        <w:rPr>
          <w:color w:val="auto"/>
          <w:rPrChange w:id="7662" w:author="Copy Editor" w:date="2026-10-07T10:08:00Z" w16du:dateUtc="2026-10-07T07:08:00Z">
            <w:rPr/>
          </w:rPrChange>
        </w:rPr>
        <w:t>.</w:t>
      </w:r>
    </w:p>
    <w:p w14:paraId="58B1A499" w14:textId="77777777" w:rsidR="00E2763B" w:rsidRPr="00E2763B" w:rsidRDefault="00E2763B" w:rsidP="00E2763B">
      <w:pPr>
        <w:pStyle w:val="body"/>
        <w:rPr>
          <w:ins w:id="7663" w:author="Copy Editor" w:date="2026-10-07T10:09:00Z"/>
          <w:lang w:val="en-US"/>
        </w:rPr>
      </w:pPr>
      <w:ins w:id="7664" w:author="Copy Editor" w:date="2026-10-07T10:09:00Z">
        <w:r w:rsidRPr="00E2763B">
          <w:rPr>
            <w:lang w:val="en-US"/>
          </w:rPr>
          <w:t>Richard sees the distress in John's face.</w:t>
        </w:r>
      </w:ins>
    </w:p>
    <w:p w14:paraId="32045AFA" w14:textId="77777777" w:rsidR="00E2763B" w:rsidRPr="00E2763B" w:rsidRDefault="00E2763B" w:rsidP="00E2763B">
      <w:pPr>
        <w:pStyle w:val="body"/>
        <w:rPr>
          <w:ins w:id="7665" w:author="Copy Editor" w:date="2026-10-07T10:09:00Z"/>
          <w:lang w:val="en-US"/>
        </w:rPr>
      </w:pPr>
      <w:ins w:id="7666" w:author="Copy Editor" w:date="2026-10-07T10:09:00Z">
        <w:r w:rsidRPr="00E2763B">
          <w:rPr>
            <w:lang w:val="en-US"/>
          </w:rPr>
          <w:t>His attitude changes.</w:t>
        </w:r>
      </w:ins>
    </w:p>
    <w:p w14:paraId="525492E5" w14:textId="35AB8562" w:rsidR="00E2763B" w:rsidRPr="00E2763B" w:rsidRDefault="00E2763B">
      <w:pPr>
        <w:pStyle w:val="bCHARACTER"/>
        <w:pPrChange w:id="7667" w:author="Copy Editor" w:date="2026-10-07T10:09:00Z" w16du:dateUtc="2026-10-07T07:09:00Z">
          <w:pPr>
            <w:pStyle w:val="bdialogue"/>
          </w:pPr>
        </w:pPrChange>
      </w:pPr>
      <w:ins w:id="7668" w:author="Copy Editor" w:date="2026-10-07T10:09:00Z">
        <w:r w:rsidRPr="00E2763B">
          <w:t>RICHARD (V.O.)</w:t>
        </w:r>
      </w:ins>
    </w:p>
    <w:p w14:paraId="5E4BDD2A" w14:textId="57E0241C" w:rsidR="003439BF" w:rsidRDefault="007C0FF3" w:rsidP="00E2763B">
      <w:pPr>
        <w:pStyle w:val="bdialogue"/>
        <w:rPr>
          <w:ins w:id="7669" w:author="Copy Editor" w:date="2026-10-07T10:09:00Z" w16du:dateUtc="2026-10-07T07:09:00Z"/>
        </w:rPr>
      </w:pPr>
      <w:r>
        <w:t xml:space="preserve">He was getting </w:t>
      </w:r>
      <w:r w:rsidR="004A79A8">
        <w:t>distressed;</w:t>
      </w:r>
      <w:r>
        <w:t xml:space="preserve"> I had to take charge of the situation.</w:t>
      </w:r>
    </w:p>
    <w:p w14:paraId="46BD8ECB" w14:textId="431E9B30" w:rsidR="00E2763B" w:rsidRDefault="00E2763B">
      <w:pPr>
        <w:pStyle w:val="bCHARACTER"/>
        <w:pPrChange w:id="7670" w:author="Copy Editor" w:date="2026-10-07T10:09:00Z" w16du:dateUtc="2026-10-07T07:09:00Z">
          <w:pPr>
            <w:pStyle w:val="body"/>
          </w:pPr>
        </w:pPrChange>
      </w:pPr>
      <w:ins w:id="7671" w:author="Copy Editor" w:date="2026-10-07T10:09:00Z" w16du:dateUtc="2026-10-07T07:09:00Z">
        <w:r w:rsidRPr="00E2763B">
          <w:t>RICHARD</w:t>
        </w:r>
      </w:ins>
    </w:p>
    <w:p w14:paraId="5E4BDD2B" w14:textId="6B8D0382" w:rsidR="003439BF" w:rsidRDefault="007C0FF3" w:rsidP="004B3D80">
      <w:pPr>
        <w:pStyle w:val="bdialogue"/>
        <w:rPr>
          <w:ins w:id="7672" w:author="Copy Editor" w:date="2026-10-07T10:10:00Z" w16du:dateUtc="2026-10-07T07:10:00Z"/>
        </w:rPr>
      </w:pPr>
      <w:del w:id="7673" w:author="Copy Editor" w:date="2026-10-07T10:09:00Z" w16du:dateUtc="2026-10-07T07:09:00Z">
        <w:r w:rsidDel="00E2763B">
          <w:delText>“</w:delText>
        </w:r>
      </w:del>
      <w:r>
        <w:t xml:space="preserve">I’m going down to the </w:t>
      </w:r>
      <w:r w:rsidR="004A79A8">
        <w:t>river;</w:t>
      </w:r>
      <w:r>
        <w:t xml:space="preserve"> you can come with me if you like</w:t>
      </w:r>
      <w:del w:id="7674" w:author="Copy Editor" w:date="2026-10-07T10:09:00Z" w16du:dateUtc="2026-10-07T07:09:00Z">
        <w:r w:rsidDel="00E2763B">
          <w:delText>”</w:delText>
        </w:r>
      </w:del>
      <w:r>
        <w:t>.</w:t>
      </w:r>
    </w:p>
    <w:p w14:paraId="205C9AE4" w14:textId="77777777" w:rsidR="00E2763B" w:rsidRPr="004A5FBC" w:rsidRDefault="00E2763B" w:rsidP="00E2763B">
      <w:pPr>
        <w:pStyle w:val="bCHARACTER"/>
        <w:rPr>
          <w:ins w:id="7675" w:author="Copy Editor" w:date="2026-10-07T10:10:00Z" w16du:dateUtc="2026-10-07T07:10:00Z"/>
          <w:color w:val="auto"/>
        </w:rPr>
      </w:pPr>
      <w:ins w:id="7676" w:author="Copy Editor" w:date="2026-10-07T10:10:00Z" w16du:dateUtc="2026-10-07T07:10:00Z">
        <w:r w:rsidRPr="004A5FBC">
          <w:rPr>
            <w:color w:val="auto"/>
          </w:rPr>
          <w:t>JOHN</w:t>
        </w:r>
      </w:ins>
    </w:p>
    <w:p w14:paraId="6A25A33D" w14:textId="3495D075" w:rsidR="00E2763B" w:rsidDel="00E2763B" w:rsidRDefault="00E2763B" w:rsidP="004B3D80">
      <w:pPr>
        <w:pStyle w:val="bdialogue"/>
        <w:rPr>
          <w:del w:id="7677" w:author="Copy Editor" w:date="2026-10-07T10:10:00Z" w16du:dateUtc="2026-10-07T07:10:00Z"/>
        </w:rPr>
      </w:pPr>
    </w:p>
    <w:p w14:paraId="5E4BDD2C" w14:textId="144AE99F" w:rsidR="003439BF" w:rsidRDefault="007C0FF3" w:rsidP="004B3D80">
      <w:pPr>
        <w:pStyle w:val="bdialogue"/>
        <w:rPr>
          <w:ins w:id="7678" w:author="Copy Editor" w:date="2026-10-07T10:10:00Z" w16du:dateUtc="2026-10-07T07:10:00Z"/>
        </w:rPr>
      </w:pPr>
      <w:del w:id="7679" w:author="Copy Editor" w:date="2026-10-07T10:10:00Z" w16du:dateUtc="2026-10-07T07:10:00Z">
        <w:r w:rsidDel="00E2763B">
          <w:delText>“</w:delText>
        </w:r>
      </w:del>
      <w:r>
        <w:t>Are you sure you don’t mind?</w:t>
      </w:r>
      <w:del w:id="7680" w:author="Copy Editor" w:date="2026-10-07T10:10:00Z" w16du:dateUtc="2026-10-07T07:10:00Z">
        <w:r w:rsidDel="00E2763B">
          <w:delText>”</w:delText>
        </w:r>
      </w:del>
    </w:p>
    <w:p w14:paraId="70381F0A" w14:textId="4EB03841" w:rsidR="0089473A" w:rsidRDefault="0089473A" w:rsidP="0089473A">
      <w:pPr>
        <w:pStyle w:val="body"/>
        <w:rPr>
          <w:ins w:id="7681" w:author="Copy Editor" w:date="2026-10-07T10:10:00Z" w16du:dateUtc="2026-10-07T07:10:00Z"/>
        </w:rPr>
      </w:pPr>
      <w:ins w:id="7682" w:author="Copy Editor" w:date="2026-10-07T10:10:00Z">
        <w:r w:rsidRPr="0089473A">
          <w:t>Richard hesitates.</w:t>
        </w:r>
      </w:ins>
    </w:p>
    <w:p w14:paraId="13C51A89" w14:textId="77777777" w:rsidR="0089473A" w:rsidRPr="00E2763B" w:rsidRDefault="0089473A" w:rsidP="0089473A">
      <w:pPr>
        <w:pStyle w:val="bCHARACTER"/>
        <w:rPr>
          <w:ins w:id="7683" w:author="Copy Editor" w:date="2026-10-07T10:10:00Z" w16du:dateUtc="2026-10-07T07:10:00Z"/>
        </w:rPr>
      </w:pPr>
      <w:ins w:id="7684" w:author="Copy Editor" w:date="2026-10-07T10:10:00Z" w16du:dateUtc="2026-10-07T07:10:00Z">
        <w:r w:rsidRPr="00E2763B">
          <w:t>RICHARD (V.O.)</w:t>
        </w:r>
      </w:ins>
    </w:p>
    <w:p w14:paraId="6ECF4D61" w14:textId="16AA71C4" w:rsidR="0089473A" w:rsidDel="0089473A" w:rsidRDefault="0089473A">
      <w:pPr>
        <w:pStyle w:val="body"/>
        <w:rPr>
          <w:del w:id="7685" w:author="Copy Editor" w:date="2026-10-07T10:10:00Z" w16du:dateUtc="2026-10-07T07:10:00Z"/>
        </w:rPr>
        <w:pPrChange w:id="7686" w:author="Copy Editor" w:date="2026-10-07T10:10:00Z" w16du:dateUtc="2026-10-07T07:10:00Z">
          <w:pPr>
            <w:pStyle w:val="bdialogue"/>
          </w:pPr>
        </w:pPrChange>
      </w:pPr>
    </w:p>
    <w:p w14:paraId="5E4BDD2D" w14:textId="77777777" w:rsidR="003439BF" w:rsidRDefault="007C0FF3">
      <w:pPr>
        <w:pStyle w:val="bdialogue"/>
        <w:pPrChange w:id="7687" w:author="Copy Editor" w:date="2026-10-07T10:10:00Z" w16du:dateUtc="2026-10-07T07:10:00Z">
          <w:pPr>
            <w:pStyle w:val="body"/>
          </w:pPr>
        </w:pPrChange>
      </w:pPr>
      <w:r>
        <w:t>I would mind because he’d slow me down but there was no point saying so.</w:t>
      </w:r>
    </w:p>
    <w:p w14:paraId="0BCCDED9" w14:textId="77777777" w:rsidR="0089473A" w:rsidRDefault="0089473A" w:rsidP="0089473A">
      <w:pPr>
        <w:pStyle w:val="bCHARACTER"/>
        <w:rPr>
          <w:ins w:id="7688" w:author="Copy Editor" w:date="2026-10-07T10:10:00Z" w16du:dateUtc="2026-10-07T07:10:00Z"/>
        </w:rPr>
      </w:pPr>
      <w:ins w:id="7689" w:author="Copy Editor" w:date="2026-10-07T10:10:00Z" w16du:dateUtc="2026-10-07T07:10:00Z">
        <w:r w:rsidRPr="00E2763B">
          <w:t>RICHARD</w:t>
        </w:r>
      </w:ins>
    </w:p>
    <w:p w14:paraId="5E4BDD2E" w14:textId="79232345" w:rsidR="003439BF" w:rsidRDefault="007C0FF3" w:rsidP="004B3D80">
      <w:pPr>
        <w:pStyle w:val="bdialogue"/>
      </w:pPr>
      <w:del w:id="7690" w:author="Copy Editor" w:date="2026-10-07T10:10:00Z" w16du:dateUtc="2026-10-07T07:10:00Z">
        <w:r w:rsidDel="0089473A">
          <w:delText>“</w:delText>
        </w:r>
      </w:del>
      <w:r>
        <w:t>No, of course not, come on</w:t>
      </w:r>
      <w:del w:id="7691" w:author="Copy Editor" w:date="2026-10-07T10:11:00Z" w16du:dateUtc="2026-10-07T07:11:00Z">
        <w:r w:rsidDel="0089473A">
          <w:delText>”</w:delText>
        </w:r>
      </w:del>
      <w:r>
        <w:t>.</w:t>
      </w:r>
    </w:p>
    <w:p w14:paraId="080145C3" w14:textId="4ED4DD85" w:rsidR="002A1D87" w:rsidRDefault="007C0FF3" w:rsidP="00B33299">
      <w:pPr>
        <w:pStyle w:val="body"/>
        <w:rPr>
          <w:ins w:id="7692" w:author="Copy Editor" w:date="2026-10-07T10:13:00Z" w16du:dateUtc="2026-10-07T07:13:00Z"/>
        </w:rPr>
      </w:pPr>
      <w:del w:id="7693" w:author="Copy Editor" w:date="2026-10-07T10:11:00Z" w16du:dateUtc="2026-10-07T07:11:00Z">
        <w:r w:rsidDel="002A1D87">
          <w:delText>I</w:delText>
        </w:r>
      </w:del>
      <w:ins w:id="7694" w:author="Copy Editor" w:date="2026-10-07T10:11:00Z" w16du:dateUtc="2026-10-07T07:11:00Z">
        <w:r w:rsidR="002A1D87">
          <w:t>Richard</w:t>
        </w:r>
      </w:ins>
      <w:r>
        <w:t xml:space="preserve"> set</w:t>
      </w:r>
      <w:ins w:id="7695" w:author="Copy Editor" w:date="2026-10-07T10:11:00Z" w16du:dateUtc="2026-10-07T07:11:00Z">
        <w:r w:rsidR="002A1D87">
          <w:t>s</w:t>
        </w:r>
      </w:ins>
      <w:r>
        <w:t xml:space="preserve"> off</w:t>
      </w:r>
      <w:ins w:id="7696" w:author="Copy Editor" w:date="2026-10-07T10:11:00Z" w16du:dateUtc="2026-10-07T07:11:00Z">
        <w:r w:rsidR="002A1D87">
          <w:t>.</w:t>
        </w:r>
      </w:ins>
      <w:del w:id="7697" w:author="Copy Editor" w:date="2026-10-07T10:11:00Z" w16du:dateUtc="2026-10-07T07:11:00Z">
        <w:r w:rsidDel="002A1D87">
          <w:delText xml:space="preserve"> and</w:delText>
        </w:r>
      </w:del>
      <w:r>
        <w:t xml:space="preserve"> </w:t>
      </w:r>
    </w:p>
    <w:p w14:paraId="42D3B056" w14:textId="77777777" w:rsidR="007A3EC4" w:rsidRPr="007A3EC4" w:rsidRDefault="007A3EC4" w:rsidP="007A3EC4">
      <w:pPr>
        <w:pStyle w:val="body"/>
        <w:rPr>
          <w:ins w:id="7698" w:author="Copy Editor" w:date="2026-10-07T10:13:00Z"/>
          <w:lang w:val="en-US"/>
        </w:rPr>
      </w:pPr>
      <w:ins w:id="7699" w:author="Copy Editor" w:date="2026-10-07T10:13:00Z">
        <w:r w:rsidRPr="007A3EC4">
          <w:rPr>
            <w:lang w:val="en-US"/>
          </w:rPr>
          <w:t>John retrieves his belongings.</w:t>
        </w:r>
      </w:ins>
    </w:p>
    <w:p w14:paraId="4E20B9E5" w14:textId="77777777" w:rsidR="007A3EC4" w:rsidRPr="007A3EC4" w:rsidRDefault="007A3EC4" w:rsidP="007A3EC4">
      <w:pPr>
        <w:pStyle w:val="body"/>
        <w:rPr>
          <w:ins w:id="7700" w:author="Copy Editor" w:date="2026-10-07T10:13:00Z"/>
          <w:lang w:val="en-US"/>
        </w:rPr>
      </w:pPr>
      <w:ins w:id="7701" w:author="Copy Editor" w:date="2026-10-07T10:13:00Z">
        <w:r w:rsidRPr="007A3EC4">
          <w:rPr>
            <w:lang w:val="en-US"/>
          </w:rPr>
          <w:t>A blue fleece jacket.</w:t>
        </w:r>
      </w:ins>
    </w:p>
    <w:p w14:paraId="58885A2F" w14:textId="77777777" w:rsidR="007A3EC4" w:rsidRPr="007A3EC4" w:rsidRDefault="007A3EC4" w:rsidP="007A3EC4">
      <w:pPr>
        <w:pStyle w:val="body"/>
        <w:rPr>
          <w:ins w:id="7702" w:author="Copy Editor" w:date="2026-10-07T10:13:00Z"/>
          <w:lang w:val="en-US"/>
        </w:rPr>
      </w:pPr>
      <w:ins w:id="7703" w:author="Copy Editor" w:date="2026-10-07T10:13:00Z">
        <w:r w:rsidRPr="007A3EC4">
          <w:rPr>
            <w:lang w:val="en-US"/>
          </w:rPr>
          <w:t>A half-full bottle of muddy water.</w:t>
        </w:r>
      </w:ins>
    </w:p>
    <w:p w14:paraId="7B543CC2" w14:textId="77777777" w:rsidR="002A1D87" w:rsidRPr="00E2763B" w:rsidRDefault="002A1D87" w:rsidP="002A1D87">
      <w:pPr>
        <w:pStyle w:val="bCHARACTER"/>
        <w:rPr>
          <w:ins w:id="7704" w:author="Copy Editor" w:date="2026-10-07T10:11:00Z" w16du:dateUtc="2026-10-07T07:11:00Z"/>
        </w:rPr>
      </w:pPr>
      <w:ins w:id="7705" w:author="Copy Editor" w:date="2026-10-07T10:11:00Z" w16du:dateUtc="2026-10-07T07:11:00Z">
        <w:r w:rsidRPr="00E2763B">
          <w:t>RICHARD (V.O.)</w:t>
        </w:r>
      </w:ins>
    </w:p>
    <w:p w14:paraId="5E4BDD2F" w14:textId="7909CCC3" w:rsidR="003439BF" w:rsidRDefault="007C0FF3">
      <w:pPr>
        <w:pStyle w:val="bdialogue"/>
        <w:pPrChange w:id="7706" w:author="Copy Editor" w:date="2026-10-07T10:11:00Z" w16du:dateUtc="2026-10-07T07:11:00Z">
          <w:pPr>
            <w:pStyle w:val="body"/>
          </w:pPr>
        </w:pPrChange>
      </w:pPr>
      <w:r>
        <w:t>John collected his kit, a blue fleece jacket and his half full bottle of muddy water.  I took it all in.</w:t>
      </w:r>
    </w:p>
    <w:p w14:paraId="1CBFEA96" w14:textId="77777777" w:rsidR="004A79A8" w:rsidRDefault="007C0FF3">
      <w:pPr>
        <w:pStyle w:val="bdialogue"/>
        <w:pPrChange w:id="7707" w:author="Copy Editor" w:date="2026-10-07T10:26:00Z" w16du:dateUtc="2026-10-07T07:26:00Z">
          <w:pPr>
            <w:pStyle w:val="body"/>
          </w:pPr>
        </w:pPrChange>
      </w:pPr>
      <w:r>
        <w:t xml:space="preserve">The park Ranger was tired, mentally and physically tired.  The Search and rescue mission was taking its toll on everyone and they needed rest.  He was tired of damn fool </w:t>
      </w:r>
      <w:r>
        <w:lastRenderedPageBreak/>
        <w:t xml:space="preserve">hikers asking damn fool questions.  </w:t>
      </w:r>
    </w:p>
    <w:p w14:paraId="638160E0" w14:textId="735431DC" w:rsidR="00045C01" w:rsidRDefault="007670D0">
      <w:pPr>
        <w:pStyle w:val="bCHARACTER"/>
        <w:rPr>
          <w:ins w:id="7708" w:author="Copy Editor" w:date="2026-10-07T10:27:00Z" w16du:dateUtc="2026-10-07T07:27:00Z"/>
        </w:rPr>
        <w:pPrChange w:id="7709" w:author="Copy Editor" w:date="2026-10-07T10:28:00Z" w16du:dateUtc="2026-10-07T07:28:00Z">
          <w:pPr>
            <w:pStyle w:val="bdialogue"/>
          </w:pPr>
        </w:pPrChange>
      </w:pPr>
      <w:ins w:id="7710" w:author="Copy Editor" w:date="2026-10-07T10:28:00Z">
        <w:r w:rsidRPr="007670D0">
          <w:t>HIKER</w:t>
        </w:r>
      </w:ins>
    </w:p>
    <w:p w14:paraId="6724373D" w14:textId="77777777" w:rsidR="007670D0" w:rsidRDefault="007C0FF3" w:rsidP="004B3D80">
      <w:pPr>
        <w:pStyle w:val="bdialogue"/>
        <w:rPr>
          <w:ins w:id="7711" w:author="Copy Editor" w:date="2026-10-07T10:28:00Z" w16du:dateUtc="2026-10-07T07:28:00Z"/>
        </w:rPr>
      </w:pPr>
      <w:del w:id="7712" w:author="Copy Editor" w:date="2026-10-07T10:28:00Z" w16du:dateUtc="2026-10-07T07:28:00Z">
        <w:r w:rsidDel="007670D0">
          <w:delText>“</w:delText>
        </w:r>
      </w:del>
      <w:r>
        <w:t>What is the weather forecast for today.</w:t>
      </w:r>
    </w:p>
    <w:p w14:paraId="0A2BD6D8" w14:textId="529EA0A5" w:rsidR="004A79A8" w:rsidRDefault="007670D0">
      <w:pPr>
        <w:pStyle w:val="bCHARACTER"/>
        <w:pPrChange w:id="7713" w:author="Copy Editor" w:date="2026-10-07T10:28:00Z" w16du:dateUtc="2026-10-07T07:28:00Z">
          <w:pPr>
            <w:pStyle w:val="bdialogue"/>
          </w:pPr>
        </w:pPrChange>
      </w:pPr>
      <w:ins w:id="7714" w:author="Copy Editor" w:date="2026-10-07T10:28:00Z">
        <w:r w:rsidRPr="007670D0">
          <w:t>RANGER</w:t>
        </w:r>
      </w:ins>
      <w:del w:id="7715" w:author="Copy Editor" w:date="2026-10-07T10:28:00Z" w16du:dateUtc="2026-10-07T07:28:00Z">
        <w:r w:rsidR="007C0FF3" w:rsidDel="007670D0">
          <w:delText>”</w:delText>
        </w:r>
      </w:del>
      <w:r w:rsidR="007C0FF3">
        <w:t xml:space="preserve">  </w:t>
      </w:r>
    </w:p>
    <w:p w14:paraId="2F28E0F5" w14:textId="572B76A7" w:rsidR="004A79A8" w:rsidRDefault="007C0FF3" w:rsidP="004B3D80">
      <w:pPr>
        <w:pStyle w:val="bdialogue"/>
      </w:pPr>
      <w:del w:id="7716" w:author="Copy Editor" w:date="2026-10-07T10:28:00Z" w16du:dateUtc="2026-10-07T07:28:00Z">
        <w:r w:rsidDel="007670D0">
          <w:delText>“</w:delText>
        </w:r>
      </w:del>
      <w:r>
        <w:t>It’s going to be hot, it was hot yesterday, it was hot the day before and it’s going to be hot tomorrow.  It’s the Grand Canyon in August and it’s hot, way too hot.</w:t>
      </w:r>
      <w:del w:id="7717" w:author="Copy Editor" w:date="2026-10-07T10:28:00Z" w16du:dateUtc="2026-10-07T07:28:00Z">
        <w:r w:rsidDel="007670D0">
          <w:delText xml:space="preserve">” </w:delText>
        </w:r>
      </w:del>
      <w:r>
        <w:t xml:space="preserve"> </w:t>
      </w:r>
    </w:p>
    <w:p w14:paraId="2AE2B2FB" w14:textId="4B56CCB3" w:rsidR="00537C9D" w:rsidRDefault="00537C9D">
      <w:pPr>
        <w:pStyle w:val="bCHARACTER"/>
        <w:rPr>
          <w:ins w:id="7718" w:author="Copy Editor" w:date="2026-10-07T10:28:00Z" w16du:dateUtc="2026-10-07T07:28:00Z"/>
        </w:rPr>
        <w:pPrChange w:id="7719" w:author="Copy Editor" w:date="2026-10-07T10:28:00Z" w16du:dateUtc="2026-10-07T07:28:00Z">
          <w:pPr>
            <w:pStyle w:val="bdialogue"/>
          </w:pPr>
        </w:pPrChange>
      </w:pPr>
      <w:ins w:id="7720" w:author="Copy Editor" w:date="2026-10-07T10:28:00Z">
        <w:r w:rsidRPr="00537C9D">
          <w:t>HIKER</w:t>
        </w:r>
      </w:ins>
    </w:p>
    <w:p w14:paraId="2A03D74B" w14:textId="3A8F530C" w:rsidR="004A79A8" w:rsidRDefault="007C0FF3" w:rsidP="004B3D80">
      <w:pPr>
        <w:pStyle w:val="bdialogue"/>
      </w:pPr>
      <w:del w:id="7721" w:author="Copy Editor" w:date="2026-10-07T10:28:00Z" w16du:dateUtc="2026-10-07T07:28:00Z">
        <w:r w:rsidDel="00537C9D">
          <w:delText>“</w:delText>
        </w:r>
      </w:del>
      <w:r>
        <w:t>I’ve got four quarts of water, is that enough to hike out with</w:t>
      </w:r>
      <w:ins w:id="7722" w:author="Copy Editor" w:date="2026-10-07T10:29:00Z" w16du:dateUtc="2026-10-07T07:29:00Z">
        <w:r w:rsidR="00537C9D">
          <w:t>.</w:t>
        </w:r>
      </w:ins>
      <w:del w:id="7723" w:author="Copy Editor" w:date="2026-10-07T10:29:00Z" w16du:dateUtc="2026-10-07T07:29:00Z">
        <w:r w:rsidDel="00537C9D">
          <w:delText>.</w:delText>
        </w:r>
      </w:del>
      <w:del w:id="7724" w:author="Copy Editor" w:date="2026-10-07T10:28:00Z" w16du:dateUtc="2026-10-07T07:28:00Z">
        <w:r w:rsidDel="00537C9D">
          <w:delText xml:space="preserve">” </w:delText>
        </w:r>
      </w:del>
      <w:r>
        <w:t xml:space="preserve"> </w:t>
      </w:r>
    </w:p>
    <w:p w14:paraId="13AC2E02" w14:textId="77777777" w:rsidR="0023776D" w:rsidRDefault="0023776D">
      <w:pPr>
        <w:pStyle w:val="bCHARACTER"/>
        <w:rPr>
          <w:ins w:id="7725" w:author="Copy Editor" w:date="2026-10-07T10:29:00Z" w16du:dateUtc="2026-10-07T07:29:00Z"/>
        </w:rPr>
        <w:pPrChange w:id="7726" w:author="Copy Editor" w:date="2026-10-07T10:29:00Z" w16du:dateUtc="2026-10-07T07:29:00Z">
          <w:pPr>
            <w:pStyle w:val="bdialogue"/>
          </w:pPr>
        </w:pPrChange>
      </w:pPr>
      <w:ins w:id="7727" w:author="Copy Editor" w:date="2026-10-07T10:29:00Z" w16du:dateUtc="2026-10-07T07:29:00Z">
        <w:r w:rsidRPr="007670D0">
          <w:t>RANGER</w:t>
        </w:r>
        <w:r>
          <w:t xml:space="preserve"> </w:t>
        </w:r>
      </w:ins>
    </w:p>
    <w:p w14:paraId="55580FAA" w14:textId="2B938309" w:rsidR="00735E04" w:rsidRDefault="007C0FF3" w:rsidP="004B3D80">
      <w:pPr>
        <w:pStyle w:val="bdialogue"/>
      </w:pPr>
      <w:del w:id="7728" w:author="Copy Editor" w:date="2026-10-07T10:30:00Z" w16du:dateUtc="2026-10-07T07:30:00Z">
        <w:r w:rsidDel="004B7D6A">
          <w:delText>“</w:delText>
        </w:r>
      </w:del>
      <w:r>
        <w:t>No, take the Bright Angel trail and fill up at every water point.</w:t>
      </w:r>
      <w:del w:id="7729" w:author="Copy Editor" w:date="2026-10-07T10:30:00Z" w16du:dateUtc="2026-10-07T07:30:00Z">
        <w:r w:rsidDel="004B7D6A">
          <w:delText xml:space="preserve">” </w:delText>
        </w:r>
      </w:del>
      <w:r>
        <w:t xml:space="preserve"> </w:t>
      </w:r>
    </w:p>
    <w:p w14:paraId="771EB8FA" w14:textId="77777777" w:rsidR="0000190F" w:rsidRDefault="0000190F">
      <w:pPr>
        <w:pStyle w:val="bCHARACTER"/>
        <w:rPr>
          <w:ins w:id="7730" w:author="Copy Editor" w:date="2026-10-07T10:31:00Z" w16du:dateUtc="2026-10-07T07:31:00Z"/>
        </w:rPr>
        <w:pPrChange w:id="7731" w:author="Copy Editor" w:date="2026-10-07T10:31:00Z" w16du:dateUtc="2026-10-07T07:31:00Z">
          <w:pPr>
            <w:pStyle w:val="bdialogue"/>
          </w:pPr>
        </w:pPrChange>
      </w:pPr>
      <w:ins w:id="7732" w:author="Copy Editor" w:date="2026-10-07T10:30:00Z" w16du:dateUtc="2026-10-07T07:30:00Z">
        <w:r w:rsidRPr="00537C9D">
          <w:t>HIKER</w:t>
        </w:r>
        <w:r>
          <w:t xml:space="preserve"> </w:t>
        </w:r>
      </w:ins>
    </w:p>
    <w:p w14:paraId="15A75134" w14:textId="386F820B" w:rsidR="00735E04" w:rsidRDefault="007C0FF3" w:rsidP="004B3D80">
      <w:pPr>
        <w:pStyle w:val="bdialogue"/>
      </w:pPr>
      <w:del w:id="7733" w:author="Copy Editor" w:date="2026-10-07T10:31:00Z" w16du:dateUtc="2026-10-07T07:31:00Z">
        <w:r w:rsidDel="0000190F">
          <w:delText>“</w:delText>
        </w:r>
      </w:del>
      <w:r>
        <w:t>Where are the water points?</w:t>
      </w:r>
      <w:del w:id="7734" w:author="Copy Editor" w:date="2026-10-07T10:31:00Z" w16du:dateUtc="2026-10-07T07:31:00Z">
        <w:r w:rsidDel="0000190F">
          <w:delText>”</w:delText>
        </w:r>
      </w:del>
      <w:r>
        <w:t xml:space="preserve">.  </w:t>
      </w:r>
    </w:p>
    <w:p w14:paraId="1E7B65CA" w14:textId="77777777" w:rsidR="00DE5BD7" w:rsidRDefault="00DE5BD7">
      <w:pPr>
        <w:pStyle w:val="bCHARACTER"/>
        <w:rPr>
          <w:ins w:id="7735" w:author="Copy Editor" w:date="2026-10-07T10:31:00Z" w16du:dateUtc="2026-10-07T07:31:00Z"/>
        </w:rPr>
        <w:pPrChange w:id="7736" w:author="Copy Editor" w:date="2026-10-07T10:31:00Z" w16du:dateUtc="2026-10-07T07:31:00Z">
          <w:pPr>
            <w:pStyle w:val="bdialogue"/>
          </w:pPr>
        </w:pPrChange>
      </w:pPr>
      <w:ins w:id="7737" w:author="Copy Editor" w:date="2026-10-07T10:31:00Z" w16du:dateUtc="2026-10-07T07:31:00Z">
        <w:r w:rsidRPr="007670D0">
          <w:t>RANGER</w:t>
        </w:r>
        <w:r>
          <w:t xml:space="preserve"> </w:t>
        </w:r>
      </w:ins>
    </w:p>
    <w:p w14:paraId="0BA61BBB" w14:textId="44FC4F4F" w:rsidR="00735E04" w:rsidRDefault="007C0FF3" w:rsidP="004B3D80">
      <w:pPr>
        <w:pStyle w:val="bdialogue"/>
        <w:rPr>
          <w:ins w:id="7738" w:author="Copy Editor" w:date="2026-10-07T10:31:00Z" w16du:dateUtc="2026-10-07T07:31:00Z"/>
        </w:rPr>
      </w:pPr>
      <w:del w:id="7739" w:author="Copy Editor" w:date="2026-10-07T10:31:00Z" w16du:dateUtc="2026-10-07T07:31:00Z">
        <w:r w:rsidDel="00DE5BD7">
          <w:delText>“</w:delText>
        </w:r>
      </w:del>
      <w:r>
        <w:t>Let me see your map, see those fawcet symbols, they are water points.</w:t>
      </w:r>
      <w:del w:id="7740" w:author="Copy Editor" w:date="2026-10-07T10:31:00Z" w16du:dateUtc="2026-10-07T07:31:00Z">
        <w:r w:rsidDel="00DE5BD7">
          <w:delText xml:space="preserve">”  </w:delText>
        </w:r>
      </w:del>
    </w:p>
    <w:p w14:paraId="74904C4E" w14:textId="362EFB61" w:rsidR="00DE5BD7" w:rsidRDefault="00DE5BD7">
      <w:pPr>
        <w:pStyle w:val="bCHARACTER"/>
        <w:pPrChange w:id="7741" w:author="Copy Editor" w:date="2026-10-07T10:32:00Z" w16du:dateUtc="2026-10-07T07:32:00Z">
          <w:pPr>
            <w:pStyle w:val="bdialogue"/>
          </w:pPr>
        </w:pPrChange>
      </w:pPr>
      <w:ins w:id="7742" w:author="Copy Editor" w:date="2026-10-07T10:31:00Z" w16du:dateUtc="2026-10-07T07:31:00Z">
        <w:r w:rsidRPr="00537C9D">
          <w:t>HIKER</w:t>
        </w:r>
      </w:ins>
    </w:p>
    <w:p w14:paraId="13864B7D" w14:textId="77777777" w:rsidR="00735E04" w:rsidRDefault="007C0FF3" w:rsidP="004B3D80">
      <w:pPr>
        <w:pStyle w:val="bdialogue"/>
      </w:pPr>
      <w:del w:id="7743" w:author="Copy Editor" w:date="2026-10-07T10:32:00Z" w16du:dateUtc="2026-10-07T07:32:00Z">
        <w:r w:rsidDel="00DE5BD7">
          <w:delText>“</w:delText>
        </w:r>
      </w:del>
      <w:r>
        <w:t>Is the water fit to drink?</w:t>
      </w:r>
      <w:del w:id="7744" w:author="Copy Editor" w:date="2026-10-07T10:32:00Z" w16du:dateUtc="2026-10-07T07:32:00Z">
        <w:r w:rsidDel="00DE5BD7">
          <w:delText xml:space="preserve">” </w:delText>
        </w:r>
      </w:del>
    </w:p>
    <w:p w14:paraId="5AD14481" w14:textId="455E6E62" w:rsidR="00735E04" w:rsidRDefault="007C0FF3" w:rsidP="00B33299">
      <w:pPr>
        <w:pStyle w:val="body"/>
      </w:pPr>
      <w:del w:id="7745" w:author="Copy Editor" w:date="2026-10-07T10:32:00Z" w16du:dateUtc="2026-10-07T07:32:00Z">
        <w:r w:rsidDel="00DE5BD7">
          <w:delText xml:space="preserve"> </w:delText>
        </w:r>
      </w:del>
      <w:r>
        <w:t xml:space="preserve">The Ranger Service was not in the habit of poisoning hikers. </w:t>
      </w:r>
    </w:p>
    <w:p w14:paraId="7F3A36BC" w14:textId="77777777" w:rsidR="00DE5BD7" w:rsidRDefault="00DE5BD7" w:rsidP="00DE5BD7">
      <w:pPr>
        <w:pStyle w:val="bCHARACTER"/>
        <w:rPr>
          <w:ins w:id="7746" w:author="Copy Editor" w:date="2026-10-07T10:32:00Z" w16du:dateUtc="2026-10-07T07:32:00Z"/>
        </w:rPr>
      </w:pPr>
      <w:ins w:id="7747" w:author="Copy Editor" w:date="2026-10-07T10:32:00Z" w16du:dateUtc="2026-10-07T07:32:00Z">
        <w:r w:rsidRPr="007670D0">
          <w:t>RANGER</w:t>
        </w:r>
        <w:r>
          <w:t xml:space="preserve"> </w:t>
        </w:r>
      </w:ins>
    </w:p>
    <w:p w14:paraId="059B1308" w14:textId="04665913" w:rsidR="00735E04" w:rsidRDefault="007C0FF3" w:rsidP="004B3D80">
      <w:pPr>
        <w:pStyle w:val="bdialogue"/>
      </w:pPr>
      <w:del w:id="7748" w:author="Copy Editor" w:date="2026-10-07T10:32:00Z" w16du:dateUtc="2026-10-07T07:32:00Z">
        <w:r w:rsidDel="00DE5BD7">
          <w:delText>“</w:delText>
        </w:r>
      </w:del>
      <w:r w:rsidR="005520A5">
        <w:t>Yes,</w:t>
      </w:r>
      <w:r>
        <w:t xml:space="preserve"> it’s fit to drink</w:t>
      </w:r>
      <w:del w:id="7749" w:author="Copy Editor" w:date="2026-10-07T10:32:00Z" w16du:dateUtc="2026-10-07T07:32:00Z">
        <w:r w:rsidDel="00DE5BD7">
          <w:delText>”</w:delText>
        </w:r>
      </w:del>
    </w:p>
    <w:p w14:paraId="4A3C5649" w14:textId="4CFBED68" w:rsidR="008A66F7" w:rsidRDefault="008A66F7">
      <w:pPr>
        <w:pStyle w:val="bCHARACTER"/>
        <w:rPr>
          <w:ins w:id="7750" w:author="Copy Editor" w:date="2026-10-07T10:32:00Z" w16du:dateUtc="2026-10-07T07:32:00Z"/>
        </w:rPr>
        <w:pPrChange w:id="7751" w:author="Copy Editor" w:date="2026-10-07T10:32:00Z" w16du:dateUtc="2026-10-07T07:32:00Z">
          <w:pPr>
            <w:pStyle w:val="bdialogue"/>
          </w:pPr>
        </w:pPrChange>
      </w:pPr>
      <w:ins w:id="7752" w:author="Copy Editor" w:date="2026-10-07T10:32:00Z">
        <w:r w:rsidRPr="008A66F7">
          <w:t>RICHARD (V.O.)</w:t>
        </w:r>
      </w:ins>
    </w:p>
    <w:p w14:paraId="2C84E0D5" w14:textId="5DE97E7B" w:rsidR="00735E04" w:rsidRDefault="007C0FF3" w:rsidP="008A66F7">
      <w:pPr>
        <w:pStyle w:val="bdialogue"/>
        <w:rPr>
          <w:ins w:id="7753" w:author="Copy Editor" w:date="2026-10-07T11:06:00Z" w16du:dateUtc="2026-10-07T08:06:00Z"/>
        </w:rPr>
      </w:pPr>
      <w:del w:id="7754" w:author="Copy Editor" w:date="2026-10-07T11:05:00Z" w16du:dateUtc="2026-10-07T08:05:00Z">
        <w:r w:rsidDel="00DF1AA8">
          <w:delText>h</w:delText>
        </w:r>
      </w:del>
      <w:ins w:id="7755" w:author="Copy Editor" w:date="2026-10-07T11:05:00Z" w16du:dateUtc="2026-10-07T08:05:00Z">
        <w:r w:rsidR="00DF1AA8">
          <w:t>H</w:t>
        </w:r>
      </w:ins>
      <w:r>
        <w:t xml:space="preserve">e patiently replied. He wanted peace to prepare his </w:t>
      </w:r>
      <w:r w:rsidR="005520A5">
        <w:t>breakfast,</w:t>
      </w:r>
      <w:r>
        <w:t xml:space="preserve"> so he stuck a note on the door. </w:t>
      </w:r>
    </w:p>
    <w:p w14:paraId="6B24E219" w14:textId="1D5518A8" w:rsidR="009A12EE" w:rsidDel="00A70D62" w:rsidRDefault="009A12EE">
      <w:pPr>
        <w:pStyle w:val="bdialogue"/>
        <w:rPr>
          <w:del w:id="7756" w:author="Copy Editor" w:date="2026-10-07T11:06:00Z" w16du:dateUtc="2026-10-07T08:06:00Z"/>
        </w:rPr>
        <w:pPrChange w:id="7757" w:author="Copy Editor" w:date="2026-10-07T10:32:00Z" w16du:dateUtc="2026-10-07T07:32:00Z">
          <w:pPr>
            <w:pStyle w:val="body"/>
          </w:pPr>
        </w:pPrChange>
      </w:pPr>
    </w:p>
    <w:p w14:paraId="4870DEE2" w14:textId="612240C8" w:rsidR="00735E04" w:rsidRDefault="009A12EE" w:rsidP="004B3D80">
      <w:pPr>
        <w:pStyle w:val="bdialogue"/>
      </w:pPr>
      <w:ins w:id="7758" w:author="Copy Editor" w:date="2026-10-07T11:05:00Z" w16du:dateUtc="2026-10-07T08:05:00Z">
        <w:r>
          <w:t>“</w:t>
        </w:r>
      </w:ins>
      <w:del w:id="7759" w:author="Copy Editor" w:date="2026-10-07T10:32:00Z" w16du:dateUtc="2026-10-07T07:32:00Z">
        <w:r w:rsidR="007C0FF3" w:rsidDel="008A66F7">
          <w:delText>“</w:delText>
        </w:r>
      </w:del>
      <w:r w:rsidR="007C0FF3">
        <w:t>Gone for short patrol, back in ten minutes.</w:t>
      </w:r>
      <w:ins w:id="7760" w:author="Copy Editor" w:date="2026-10-07T11:06:00Z" w16du:dateUtc="2026-10-07T08:06:00Z">
        <w:r>
          <w:t>”</w:t>
        </w:r>
      </w:ins>
      <w:del w:id="7761" w:author="Copy Editor" w:date="2026-10-07T10:33:00Z" w16du:dateUtc="2026-10-07T07:33:00Z">
        <w:r w:rsidR="007C0FF3" w:rsidDel="008A66F7">
          <w:delText>”</w:delText>
        </w:r>
      </w:del>
      <w:r w:rsidR="007C0FF3">
        <w:t xml:space="preserve">  </w:t>
      </w:r>
    </w:p>
    <w:p w14:paraId="31D9E00F" w14:textId="77777777" w:rsidR="00A70D62" w:rsidRDefault="00A70D62" w:rsidP="00A70D62">
      <w:pPr>
        <w:pStyle w:val="bCHARACTER"/>
        <w:rPr>
          <w:ins w:id="7762" w:author="Copy Editor" w:date="2026-10-07T11:06:00Z" w16du:dateUtc="2026-10-07T08:06:00Z"/>
        </w:rPr>
      </w:pPr>
      <w:ins w:id="7763" w:author="Copy Editor" w:date="2026-10-07T11:06:00Z" w16du:dateUtc="2026-10-07T08:06:00Z">
        <w:r w:rsidRPr="008A66F7">
          <w:lastRenderedPageBreak/>
          <w:t>RICHARD (V.O.)</w:t>
        </w:r>
      </w:ins>
    </w:p>
    <w:p w14:paraId="5E4BDD32" w14:textId="77301BD8" w:rsidR="003439BF" w:rsidRDefault="007C0FF3" w:rsidP="00A70D62">
      <w:pPr>
        <w:pStyle w:val="bdialogue"/>
        <w:rPr>
          <w:ins w:id="7764" w:author="Copy Editor" w:date="2026-10-07T11:07:00Z" w16du:dateUtc="2026-10-07T08:07:00Z"/>
        </w:rPr>
      </w:pPr>
      <w:r>
        <w:t>Hopefully that would give him peace to have his breakfast.</w:t>
      </w:r>
    </w:p>
    <w:p w14:paraId="19839814" w14:textId="23DCE360" w:rsidR="00BD49E6" w:rsidRDefault="00BD49E6" w:rsidP="00BD49E6">
      <w:pPr>
        <w:pStyle w:val="body"/>
      </w:pPr>
      <w:ins w:id="7765" w:author="Copy Editor" w:date="2026-10-07T11:08:00Z">
        <w:r w:rsidRPr="00BD49E6">
          <w:t>Richard and John walk together.</w:t>
        </w:r>
      </w:ins>
    </w:p>
    <w:p w14:paraId="4EF140B8" w14:textId="77777777" w:rsidR="00A70D62" w:rsidRDefault="00A70D62" w:rsidP="00A70D62">
      <w:pPr>
        <w:pStyle w:val="bCHARACTER"/>
        <w:rPr>
          <w:ins w:id="7766" w:author="Copy Editor" w:date="2026-10-07T11:07:00Z" w16du:dateUtc="2026-10-07T08:07:00Z"/>
        </w:rPr>
      </w:pPr>
      <w:ins w:id="7767" w:author="Copy Editor" w:date="2026-10-07T11:07:00Z" w16du:dateUtc="2026-10-07T08:07:00Z">
        <w:r w:rsidRPr="008A66F7">
          <w:t>RICHARD (V.O.)</w:t>
        </w:r>
      </w:ins>
    </w:p>
    <w:p w14:paraId="680B64D2" w14:textId="6148898D" w:rsidR="00A70D62" w:rsidRDefault="007C0FF3" w:rsidP="00A70D62">
      <w:pPr>
        <w:pStyle w:val="bdialogue"/>
        <w:rPr>
          <w:ins w:id="7768" w:author="Copy Editor" w:date="2026-10-07T11:07:00Z" w16du:dateUtc="2026-10-07T08:07:00Z"/>
        </w:rPr>
      </w:pPr>
      <w:r>
        <w:t>We chatted as we walked; I talked about hill walking in Britain where hypothermia was the killer, compared with here where dehydration could kill in a day.</w:t>
      </w:r>
      <w:del w:id="7769" w:author="Copy Editor" w:date="2026-10-07T11:07:00Z" w16du:dateUtc="2026-10-07T08:07:00Z">
        <w:r w:rsidDel="005154D9">
          <w:delText xml:space="preserve">  </w:delText>
        </w:r>
      </w:del>
    </w:p>
    <w:p w14:paraId="1482CF67" w14:textId="4709BA34" w:rsidR="005154D9" w:rsidRDefault="005154D9">
      <w:pPr>
        <w:pStyle w:val="body"/>
        <w:rPr>
          <w:ins w:id="7770" w:author="Copy Editor" w:date="2026-10-07T11:07:00Z" w16du:dateUtc="2026-10-07T08:07:00Z"/>
        </w:rPr>
        <w:pPrChange w:id="7771" w:author="Copy Editor" w:date="2026-10-07T11:07:00Z" w16du:dateUtc="2026-10-07T08:07:00Z">
          <w:pPr>
            <w:pStyle w:val="bdialogue"/>
          </w:pPr>
        </w:pPrChange>
      </w:pPr>
      <w:ins w:id="7772" w:author="Copy Editor" w:date="2026-10-07T11:07:00Z">
        <w:r w:rsidRPr="005154D9">
          <w:t>John asks about their water supply.</w:t>
        </w:r>
      </w:ins>
    </w:p>
    <w:p w14:paraId="620BA3C9" w14:textId="77777777" w:rsidR="005154D9" w:rsidRDefault="005154D9" w:rsidP="005154D9">
      <w:pPr>
        <w:pStyle w:val="bCHARACTER"/>
        <w:rPr>
          <w:ins w:id="7773" w:author="Copy Editor" w:date="2026-10-07T11:07:00Z" w16du:dateUtc="2026-10-07T08:07:00Z"/>
        </w:rPr>
      </w:pPr>
      <w:ins w:id="7774" w:author="Copy Editor" w:date="2026-10-07T11:07:00Z" w16du:dateUtc="2026-10-07T08:07:00Z">
        <w:r w:rsidRPr="008A66F7">
          <w:t>RICHARD (V.O.)</w:t>
        </w:r>
      </w:ins>
    </w:p>
    <w:p w14:paraId="548DF93F" w14:textId="77777777" w:rsidR="00BD49E6" w:rsidRDefault="007C0FF3" w:rsidP="00A70D62">
      <w:pPr>
        <w:pStyle w:val="bdialogue"/>
        <w:rPr>
          <w:ins w:id="7775" w:author="Copy Editor" w:date="2026-10-07T11:08:00Z" w16du:dateUtc="2026-10-07T08:08:00Z"/>
        </w:rPr>
      </w:pPr>
      <w:r>
        <w:t xml:space="preserve">He asked about water, I told him we collected it from wherever we could find it and used purifying tablets, he asked for one, his gratitude was embarrassing.  </w:t>
      </w:r>
    </w:p>
    <w:p w14:paraId="7164B2D5" w14:textId="77777777" w:rsidR="00BD49E6" w:rsidRDefault="007C0FF3" w:rsidP="00A70D62">
      <w:pPr>
        <w:pStyle w:val="bdialogue"/>
        <w:rPr>
          <w:ins w:id="7776" w:author="Copy Editor" w:date="2026-10-07T11:08:00Z" w16du:dateUtc="2026-10-07T08:08:00Z"/>
        </w:rPr>
      </w:pPr>
      <w:r>
        <w:t xml:space="preserve">As we walked and talked an idea formed in my mind, slowly, reluctantly.  </w:t>
      </w:r>
    </w:p>
    <w:p w14:paraId="220246F8" w14:textId="77777777" w:rsidR="00BD49E6" w:rsidRDefault="007C0FF3" w:rsidP="00A70D62">
      <w:pPr>
        <w:pStyle w:val="bdialogue"/>
        <w:rPr>
          <w:ins w:id="7777" w:author="Copy Editor" w:date="2026-10-07T11:08:00Z" w16du:dateUtc="2026-10-07T08:08:00Z"/>
        </w:rPr>
      </w:pPr>
      <w:r>
        <w:t xml:space="preserve">Was this the boy I had heard of who had been lost for three days?  Could three could seem like six to an inexperienced eighteen-year-old?  </w:t>
      </w:r>
    </w:p>
    <w:p w14:paraId="5520D384" w14:textId="77777777" w:rsidR="00BD49E6" w:rsidRDefault="007C0FF3" w:rsidP="00A70D62">
      <w:pPr>
        <w:pStyle w:val="bdialogue"/>
        <w:rPr>
          <w:ins w:id="7778" w:author="Copy Editor" w:date="2026-10-07T11:08:00Z" w16du:dateUtc="2026-10-07T08:08:00Z"/>
        </w:rPr>
      </w:pPr>
      <w:r>
        <w:t xml:space="preserve">I warmed to him.  </w:t>
      </w:r>
    </w:p>
    <w:p w14:paraId="1CD15533" w14:textId="77777777" w:rsidR="003C1B77" w:rsidRPr="003C1B77" w:rsidRDefault="003C1B77" w:rsidP="003C1B77">
      <w:pPr>
        <w:pStyle w:val="body"/>
        <w:rPr>
          <w:ins w:id="7779" w:author="Copy Editor" w:date="2026-10-07T11:08:00Z"/>
          <w:lang w:val="en-US"/>
        </w:rPr>
      </w:pPr>
      <w:ins w:id="7780" w:author="Copy Editor" w:date="2026-10-07T11:08:00Z">
        <w:r w:rsidRPr="003C1B77">
          <w:rPr>
            <w:lang w:val="en-US"/>
          </w:rPr>
          <w:t>They arrive at the River Ranger Station.</w:t>
        </w:r>
      </w:ins>
    </w:p>
    <w:p w14:paraId="25BE5062" w14:textId="77777777" w:rsidR="003C1B77" w:rsidRPr="003C1B77" w:rsidRDefault="003C1B77" w:rsidP="003C1B77">
      <w:pPr>
        <w:pStyle w:val="body"/>
        <w:rPr>
          <w:ins w:id="7781" w:author="Copy Editor" w:date="2026-10-07T11:08:00Z"/>
          <w:lang w:val="en-US"/>
        </w:rPr>
      </w:pPr>
      <w:ins w:id="7782" w:author="Copy Editor" w:date="2026-10-07T11:08:00Z">
        <w:r w:rsidRPr="003C1B77">
          <w:rPr>
            <w:lang w:val="en-US"/>
          </w:rPr>
          <w:t>A note is fixed to the door.</w:t>
        </w:r>
      </w:ins>
    </w:p>
    <w:p w14:paraId="34D4E493" w14:textId="026F6D3D" w:rsidR="003C1B77" w:rsidRDefault="003C1B77" w:rsidP="003C1B77">
      <w:pPr>
        <w:pStyle w:val="body"/>
        <w:rPr>
          <w:ins w:id="7783" w:author="Copy Editor" w:date="2026-10-07T11:09:00Z" w16du:dateUtc="2026-10-07T08:09:00Z"/>
          <w:sz w:val="22"/>
          <w:szCs w:val="22"/>
        </w:rPr>
      </w:pPr>
      <w:ins w:id="7784" w:author="Copy Editor" w:date="2026-10-07T11:09:00Z" w16du:dateUtc="2026-10-07T08:09:00Z">
        <w:r w:rsidRPr="003C1B77">
          <w:rPr>
            <w:sz w:val="22"/>
            <w:szCs w:val="22"/>
          </w:rPr>
          <w:t>“GONE FOR A SHORT PATROL, BACK IN TEN MINUTES”</w:t>
        </w:r>
      </w:ins>
    </w:p>
    <w:p w14:paraId="65B840BB" w14:textId="77777777" w:rsidR="003C1B77" w:rsidRDefault="003C1B77" w:rsidP="003C1B77">
      <w:pPr>
        <w:pStyle w:val="bCHARACTER"/>
        <w:rPr>
          <w:ins w:id="7785" w:author="Copy Editor" w:date="2026-10-07T11:09:00Z" w16du:dateUtc="2026-10-07T08:09:00Z"/>
        </w:rPr>
      </w:pPr>
      <w:ins w:id="7786" w:author="Copy Editor" w:date="2026-10-07T11:09:00Z" w16du:dateUtc="2026-10-07T08:09:00Z">
        <w:r w:rsidRPr="008A66F7">
          <w:t>RICHARD (V.O.)</w:t>
        </w:r>
      </w:ins>
    </w:p>
    <w:p w14:paraId="5E4BDD35" w14:textId="703BBDD9" w:rsidR="003439BF" w:rsidRDefault="007C0FF3">
      <w:pPr>
        <w:pStyle w:val="bdialogue"/>
        <w:pPrChange w:id="7787" w:author="Copy Editor" w:date="2026-10-07T11:06:00Z" w16du:dateUtc="2026-10-07T08:06:00Z">
          <w:pPr>
            <w:pStyle w:val="body"/>
          </w:pPr>
        </w:pPrChange>
      </w:pPr>
      <w:del w:id="7788" w:author="Copy Editor" w:date="2026-10-07T11:10:00Z" w16du:dateUtc="2026-10-07T08:10:00Z">
        <w:r w:rsidDel="003C1B77">
          <w:delText>We got to the river Ranger Station; there was a note on the door.</w:delText>
        </w:r>
      </w:del>
      <w:del w:id="7789" w:author="Copy Editor" w:date="2026-10-07T11:09:00Z" w16du:dateUtc="2026-10-07T08:09:00Z">
        <w:r w:rsidDel="003C1B77">
          <w:delText xml:space="preserve"> ‘Gone for a short patrol, back in ten minutes</w:delText>
        </w:r>
      </w:del>
      <w:del w:id="7790" w:author="Copy Editor" w:date="2026-10-07T11:10:00Z" w16du:dateUtc="2026-10-07T08:10:00Z">
        <w:r w:rsidDel="003C1B77">
          <w:delText xml:space="preserve">.’  </w:delText>
        </w:r>
      </w:del>
      <w:r>
        <w:t xml:space="preserve">I also noticed a telephone in the porch but didn’t mention it to John who was </w:t>
      </w:r>
      <w:r w:rsidR="00C132B4">
        <w:t>excitable</w:t>
      </w:r>
      <w:r>
        <w:t xml:space="preserve"> by this time.  I didn’t want to start an incident with him asking for goodness only knows what when he wasn’t in any danger. </w:t>
      </w:r>
    </w:p>
    <w:p w14:paraId="7B879087" w14:textId="77777777" w:rsidR="003C1B77" w:rsidRDefault="003C1B77">
      <w:pPr>
        <w:pStyle w:val="bCHARACTER"/>
        <w:rPr>
          <w:ins w:id="7791" w:author="Copy Editor" w:date="2026-10-07T11:10:00Z" w16du:dateUtc="2026-10-07T08:10:00Z"/>
        </w:rPr>
        <w:pPrChange w:id="7792" w:author="Copy Editor" w:date="2026-10-07T11:10:00Z" w16du:dateUtc="2026-10-07T08:10:00Z">
          <w:pPr>
            <w:pStyle w:val="bdialogue"/>
          </w:pPr>
        </w:pPrChange>
      </w:pPr>
      <w:ins w:id="7793" w:author="Copy Editor" w:date="2026-10-07T11:10:00Z" w16du:dateUtc="2026-10-07T08:10:00Z">
        <w:r w:rsidRPr="008A66F7">
          <w:lastRenderedPageBreak/>
          <w:t>RICHARD</w:t>
        </w:r>
      </w:ins>
    </w:p>
    <w:p w14:paraId="5E4BDD37" w14:textId="25BE1894" w:rsidR="003439BF" w:rsidRDefault="00E26966" w:rsidP="004B3D80">
      <w:pPr>
        <w:pStyle w:val="bdialogue"/>
      </w:pPr>
      <w:del w:id="7794" w:author="Copy Editor" w:date="2026-10-07T11:10:00Z" w16du:dateUtc="2026-10-07T08:10:00Z">
        <w:r w:rsidDel="003C1B77">
          <w:delText xml:space="preserve">” </w:delText>
        </w:r>
      </w:del>
      <w:r>
        <w:t>We’ll</w:t>
      </w:r>
      <w:r w:rsidR="007C0FF3">
        <w:t xml:space="preserve"> have to wait, the Ranger’s away </w:t>
      </w:r>
      <w:r w:rsidR="00C132B4">
        <w:t>now</w:t>
      </w:r>
      <w:r w:rsidR="007C0FF3">
        <w:t xml:space="preserve"> but he’ll be back soon, we’ll have a meal while we wait for him.</w:t>
      </w:r>
      <w:del w:id="7795" w:author="Copy Editor" w:date="2026-10-07T11:10:00Z" w16du:dateUtc="2026-10-07T08:10:00Z">
        <w:r w:rsidR="007C0FF3" w:rsidDel="003C1B77">
          <w:delText xml:space="preserve">” </w:delText>
        </w:r>
      </w:del>
    </w:p>
    <w:p w14:paraId="57A4E910" w14:textId="77777777" w:rsidR="003C1B77" w:rsidRDefault="007C0FF3" w:rsidP="00B33299">
      <w:pPr>
        <w:pStyle w:val="body"/>
        <w:rPr>
          <w:ins w:id="7796" w:author="Copy Editor" w:date="2026-10-07T11:10:00Z" w16du:dateUtc="2026-10-07T08:10:00Z"/>
        </w:rPr>
      </w:pPr>
      <w:r>
        <w:t xml:space="preserve">John burst into tears.  </w:t>
      </w:r>
    </w:p>
    <w:p w14:paraId="0A4DED1E" w14:textId="77777777" w:rsidR="003C1B77" w:rsidRDefault="003C1B77" w:rsidP="003C1B77">
      <w:pPr>
        <w:pStyle w:val="bCHARACTER"/>
        <w:rPr>
          <w:ins w:id="7797" w:author="Copy Editor" w:date="2026-10-07T11:11:00Z" w16du:dateUtc="2026-10-07T08:11:00Z"/>
        </w:rPr>
      </w:pPr>
      <w:ins w:id="7798" w:author="Copy Editor" w:date="2026-10-07T11:11:00Z" w16du:dateUtc="2026-10-07T08:11:00Z">
        <w:r w:rsidRPr="008A66F7">
          <w:t>RICHARD</w:t>
        </w:r>
      </w:ins>
    </w:p>
    <w:p w14:paraId="6994D547" w14:textId="77777777" w:rsidR="009C365D" w:rsidRDefault="007C0FF3" w:rsidP="003C1B77">
      <w:pPr>
        <w:pStyle w:val="bdialogue"/>
        <w:rPr>
          <w:ins w:id="7799" w:author="Copy Editor" w:date="2026-10-07T11:11:00Z" w16du:dateUtc="2026-10-07T08:11:00Z"/>
        </w:rPr>
      </w:pPr>
      <w:r>
        <w:t>Time to take charge again.</w:t>
      </w:r>
    </w:p>
    <w:p w14:paraId="19CCF3FC" w14:textId="77777777" w:rsidR="009C365D" w:rsidRDefault="007C0FF3" w:rsidP="009C365D">
      <w:pPr>
        <w:pStyle w:val="body"/>
        <w:rPr>
          <w:ins w:id="7800" w:author="Copy Editor" w:date="2026-10-07T11:12:00Z" w16du:dateUtc="2026-10-07T08:12:00Z"/>
        </w:rPr>
      </w:pPr>
      <w:del w:id="7801" w:author="Copy Editor" w:date="2026-10-07T11:11:00Z" w16du:dateUtc="2026-10-07T08:11:00Z">
        <w:r w:rsidDel="009C365D">
          <w:delText xml:space="preserve">  I</w:delText>
        </w:r>
      </w:del>
      <w:ins w:id="7802" w:author="Copy Editor" w:date="2026-10-07T11:11:00Z" w16du:dateUtc="2026-10-07T08:11:00Z">
        <w:r w:rsidR="009C365D">
          <w:t>Richard</w:t>
        </w:r>
      </w:ins>
      <w:r>
        <w:t xml:space="preserve"> pick</w:t>
      </w:r>
      <w:ins w:id="7803" w:author="Copy Editor" w:date="2026-10-07T11:12:00Z" w16du:dateUtc="2026-10-07T08:12:00Z">
        <w:r w:rsidR="009C365D">
          <w:t>s</w:t>
        </w:r>
      </w:ins>
      <w:del w:id="7804" w:author="Copy Editor" w:date="2026-10-07T11:12:00Z" w16du:dateUtc="2026-10-07T08:12:00Z">
        <w:r w:rsidDel="009C365D">
          <w:delText>ed</w:delText>
        </w:r>
      </w:del>
      <w:r>
        <w:t xml:space="preserve"> up the telephone</w:t>
      </w:r>
      <w:ins w:id="7805" w:author="Copy Editor" w:date="2026-10-07T11:12:00Z" w16du:dateUtc="2026-10-07T08:12:00Z">
        <w:r w:rsidR="009C365D">
          <w:t>.</w:t>
        </w:r>
      </w:ins>
    </w:p>
    <w:p w14:paraId="070E19A3" w14:textId="333C1339" w:rsidR="00C132B4" w:rsidRDefault="007C0FF3" w:rsidP="009C365D">
      <w:pPr>
        <w:pStyle w:val="body"/>
      </w:pPr>
      <w:del w:id="7806" w:author="Copy Editor" w:date="2026-10-07T11:12:00Z" w16du:dateUtc="2026-10-07T08:12:00Z">
        <w:r w:rsidDel="009C365D">
          <w:delText>, t</w:delText>
        </w:r>
      </w:del>
      <w:ins w:id="7807" w:author="Copy Editor" w:date="2026-10-07T11:12:00Z" w16du:dateUtc="2026-10-07T08:12:00Z">
        <w:r w:rsidR="009C365D">
          <w:t>T</w:t>
        </w:r>
      </w:ins>
      <w:r>
        <w:t>he exchange answer</w:t>
      </w:r>
      <w:ins w:id="7808" w:author="Copy Editor" w:date="2026-10-07T11:12:00Z" w16du:dateUtc="2026-10-07T08:12:00Z">
        <w:r w:rsidR="009C365D">
          <w:t>s</w:t>
        </w:r>
      </w:ins>
      <w:del w:id="7809" w:author="Copy Editor" w:date="2026-10-07T11:12:00Z" w16du:dateUtc="2026-10-07T08:12:00Z">
        <w:r w:rsidDel="009C365D">
          <w:delText>ed</w:delText>
        </w:r>
      </w:del>
      <w:r>
        <w:t xml:space="preserve">. </w:t>
      </w:r>
    </w:p>
    <w:p w14:paraId="396DBDEB" w14:textId="77777777" w:rsidR="00BC14E7" w:rsidRDefault="00BC14E7" w:rsidP="00BC14E7">
      <w:pPr>
        <w:pStyle w:val="bCHARACTER"/>
        <w:rPr>
          <w:ins w:id="7810" w:author="Copy Editor" w:date="2026-10-07T11:12:00Z" w16du:dateUtc="2026-10-07T08:12:00Z"/>
        </w:rPr>
      </w:pPr>
      <w:ins w:id="7811" w:author="Copy Editor" w:date="2026-10-07T11:12:00Z" w16du:dateUtc="2026-10-07T08:12:00Z">
        <w:r w:rsidRPr="008A66F7">
          <w:t>RICHARD</w:t>
        </w:r>
      </w:ins>
    </w:p>
    <w:p w14:paraId="15B3A46A" w14:textId="49E365BF" w:rsidR="00C132B4" w:rsidRDefault="007C0FF3" w:rsidP="004B3D80">
      <w:pPr>
        <w:pStyle w:val="bdialogue"/>
      </w:pPr>
      <w:del w:id="7812" w:author="Copy Editor" w:date="2026-10-07T11:12:00Z" w16du:dateUtc="2026-10-07T08:12:00Z">
        <w:r w:rsidDel="00BC14E7">
          <w:delText>“</w:delText>
        </w:r>
      </w:del>
      <w:r>
        <w:t>My name’s Hignett, I’m at the River Ranger Station with a lad by the name of John Fountain who reckons he’s been down here for six days.</w:t>
      </w:r>
      <w:del w:id="7813" w:author="Copy Editor" w:date="2026-10-07T11:12:00Z" w16du:dateUtc="2026-10-07T08:12:00Z">
        <w:r w:rsidDel="00BC14E7">
          <w:delText>”</w:delText>
        </w:r>
      </w:del>
      <w:r>
        <w:t xml:space="preserve">  </w:t>
      </w:r>
    </w:p>
    <w:p w14:paraId="7C9B23D0" w14:textId="6236377E" w:rsidR="00C132B4" w:rsidRDefault="007C0FF3" w:rsidP="00B33299">
      <w:pPr>
        <w:pStyle w:val="body"/>
        <w:rPr>
          <w:ins w:id="7814" w:author="Copy Editor" w:date="2026-10-07T11:12:00Z" w16du:dateUtc="2026-10-07T08:12:00Z"/>
        </w:rPr>
      </w:pPr>
      <w:r>
        <w:t xml:space="preserve">The line </w:t>
      </w:r>
      <w:ins w:id="7815" w:author="Copy Editor" w:date="2026-10-07T11:12:00Z" w16du:dateUtc="2026-10-07T08:12:00Z">
        <w:r w:rsidR="00BC14E7">
          <w:t>goes</w:t>
        </w:r>
      </w:ins>
      <w:del w:id="7816" w:author="Copy Editor" w:date="2026-10-07T11:12:00Z" w16du:dateUtc="2026-10-07T08:12:00Z">
        <w:r w:rsidDel="00BC14E7">
          <w:delText>went</w:delText>
        </w:r>
      </w:del>
      <w:r>
        <w:t xml:space="preserve"> electric</w:t>
      </w:r>
      <w:ins w:id="7817" w:author="Copy Editor" w:date="2026-10-07T11:12:00Z" w16du:dateUtc="2026-10-07T08:12:00Z">
        <w:r w:rsidR="00BC14E7">
          <w:t>.</w:t>
        </w:r>
      </w:ins>
      <w:del w:id="7818" w:author="Copy Editor" w:date="2026-10-07T11:12:00Z" w16du:dateUtc="2026-10-07T08:12:00Z">
        <w:r w:rsidDel="00BC14E7">
          <w:delText xml:space="preserve">, </w:delText>
        </w:r>
      </w:del>
    </w:p>
    <w:p w14:paraId="638FCA81" w14:textId="13864185" w:rsidR="00BC14E7" w:rsidRDefault="00BA793A">
      <w:pPr>
        <w:pStyle w:val="bCHARACTER"/>
        <w:pPrChange w:id="7819" w:author="Copy Editor" w:date="2026-10-07T11:13:00Z" w16du:dateUtc="2026-10-07T08:13:00Z">
          <w:pPr>
            <w:pStyle w:val="body"/>
          </w:pPr>
        </w:pPrChange>
      </w:pPr>
      <w:ins w:id="7820" w:author="Copy Editor" w:date="2026-10-07T11:13:00Z">
        <w:r w:rsidRPr="00BA793A">
          <w:t>VOICE ON PHONE</w:t>
        </w:r>
      </w:ins>
    </w:p>
    <w:p w14:paraId="153877C2" w14:textId="0AC87228" w:rsidR="006A2DB6" w:rsidRDefault="007C0FF3" w:rsidP="004B3D80">
      <w:pPr>
        <w:pStyle w:val="bdialogue"/>
      </w:pPr>
      <w:del w:id="7821" w:author="Copy Editor" w:date="2026-10-07T11:13:00Z" w16du:dateUtc="2026-10-07T08:13:00Z">
        <w:r w:rsidDel="00BA793A">
          <w:delText>“</w:delText>
        </w:r>
      </w:del>
      <w:r>
        <w:t>Say that again sir</w:t>
      </w:r>
      <w:del w:id="7822" w:author="Copy Editor" w:date="2026-10-07T11:13:00Z" w16du:dateUtc="2026-10-07T08:13:00Z">
        <w:r w:rsidDel="00BA793A">
          <w:delText>”</w:delText>
        </w:r>
      </w:del>
      <w:r>
        <w:t xml:space="preserve"> </w:t>
      </w:r>
    </w:p>
    <w:p w14:paraId="521FF0D2" w14:textId="77777777" w:rsidR="00C374C5" w:rsidRDefault="00C374C5" w:rsidP="00C374C5">
      <w:pPr>
        <w:pStyle w:val="bCHARACTER"/>
        <w:rPr>
          <w:ins w:id="7823" w:author="Copy Editor" w:date="2026-10-07T11:15:00Z" w16du:dateUtc="2026-10-07T08:15:00Z"/>
        </w:rPr>
      </w:pPr>
      <w:ins w:id="7824" w:author="Copy Editor" w:date="2026-10-07T11:15:00Z" w16du:dateUtc="2026-10-07T08:15:00Z">
        <w:r w:rsidRPr="008A66F7">
          <w:t>RICHARD</w:t>
        </w:r>
      </w:ins>
    </w:p>
    <w:p w14:paraId="526718CC" w14:textId="75B77AD8" w:rsidR="006A2DB6" w:rsidRDefault="007C0FF3" w:rsidP="004B3D80">
      <w:pPr>
        <w:pStyle w:val="bdialogue"/>
      </w:pPr>
      <w:del w:id="7825" w:author="Copy Editor" w:date="2026-10-07T11:15:00Z" w16du:dateUtc="2026-10-07T08:15:00Z">
        <w:r w:rsidDel="00C374C5">
          <w:delText>“</w:delText>
        </w:r>
      </w:del>
      <w:r>
        <w:t>My name’s Hignett, I’m at the River Ranger Station with a lad by the name of John Fountain who reckons he’s been down here for six days.</w:t>
      </w:r>
      <w:del w:id="7826" w:author="Copy Editor" w:date="2026-10-07T11:15:00Z" w16du:dateUtc="2026-10-07T08:15:00Z">
        <w:r w:rsidDel="00C374C5">
          <w:delText xml:space="preserve">” </w:delText>
        </w:r>
      </w:del>
      <w:r>
        <w:t xml:space="preserve"> </w:t>
      </w:r>
    </w:p>
    <w:p w14:paraId="527A50E9" w14:textId="77777777" w:rsidR="001E7B18" w:rsidRDefault="001E7B18" w:rsidP="001E7B18">
      <w:pPr>
        <w:pStyle w:val="bCHARACTER"/>
        <w:rPr>
          <w:ins w:id="7827" w:author="Copy Editor" w:date="2026-10-07T11:19:00Z" w16du:dateUtc="2026-10-07T08:19:00Z"/>
        </w:rPr>
      </w:pPr>
      <w:ins w:id="7828" w:author="Copy Editor" w:date="2026-10-07T11:19:00Z" w16du:dateUtc="2026-10-07T08:19:00Z">
        <w:r w:rsidRPr="00BA793A">
          <w:t>VOICE ON PHONE</w:t>
        </w:r>
      </w:ins>
    </w:p>
    <w:p w14:paraId="02EC4F5A" w14:textId="73C0A7D6" w:rsidR="006A2DB6" w:rsidRDefault="007C0FF3" w:rsidP="004B3D80">
      <w:pPr>
        <w:pStyle w:val="bdialogue"/>
      </w:pPr>
      <w:del w:id="7829" w:author="Copy Editor" w:date="2026-10-07T11:19:00Z" w16du:dateUtc="2026-10-07T08:19:00Z">
        <w:r w:rsidDel="001E7B18">
          <w:delText>“</w:delText>
        </w:r>
      </w:del>
      <w:r>
        <w:t>Hold the line please sir</w:t>
      </w:r>
      <w:del w:id="7830" w:author="Copy Editor" w:date="2026-10-07T11:19:00Z" w16du:dateUtc="2026-10-07T08:19:00Z">
        <w:r w:rsidDel="001E7B18">
          <w:delText>”</w:delText>
        </w:r>
      </w:del>
      <w:r>
        <w:t xml:space="preserve">. </w:t>
      </w:r>
    </w:p>
    <w:p w14:paraId="1A953344" w14:textId="77777777" w:rsidR="006F42CD" w:rsidRDefault="007C0FF3" w:rsidP="00B33299">
      <w:pPr>
        <w:pStyle w:val="body"/>
        <w:rPr>
          <w:ins w:id="7831" w:author="Copy Editor" w:date="2026-10-07T11:20:00Z" w16du:dateUtc="2026-10-07T08:20:00Z"/>
        </w:rPr>
      </w:pPr>
      <w:del w:id="7832" w:author="Copy Editor" w:date="2026-10-07T11:20:00Z" w16du:dateUtc="2026-10-07T08:20:00Z">
        <w:r w:rsidDel="006F42CD">
          <w:delText>I</w:delText>
        </w:r>
      </w:del>
      <w:ins w:id="7833" w:author="Copy Editor" w:date="2026-10-07T11:20:00Z" w16du:dateUtc="2026-10-07T08:20:00Z">
        <w:r w:rsidR="006F42CD">
          <w:t>He</w:t>
        </w:r>
      </w:ins>
      <w:r>
        <w:t xml:space="preserve"> c</w:t>
      </w:r>
      <w:ins w:id="7834" w:author="Copy Editor" w:date="2026-10-07T11:20:00Z" w16du:dateUtc="2026-10-07T08:20:00Z">
        <w:r w:rsidR="006F42CD">
          <w:t>an</w:t>
        </w:r>
      </w:ins>
      <w:del w:id="7835" w:author="Copy Editor" w:date="2026-10-07T11:20:00Z" w16du:dateUtc="2026-10-07T08:20:00Z">
        <w:r w:rsidDel="006F42CD">
          <w:delText>ould</w:delText>
        </w:r>
      </w:del>
      <w:r>
        <w:t xml:space="preserve"> hear all the</w:t>
      </w:r>
      <w:del w:id="7836" w:author="Copy Editor" w:date="2026-10-07T11:20:00Z" w16du:dateUtc="2026-10-07T08:20:00Z">
        <w:r w:rsidDel="006F42CD">
          <w:delText>se</w:delText>
        </w:r>
      </w:del>
      <w:r>
        <w:t xml:space="preserve"> extensions being plugged in.</w:t>
      </w:r>
    </w:p>
    <w:p w14:paraId="4D282B7B" w14:textId="77777777" w:rsidR="006F42CD" w:rsidRDefault="006F42CD" w:rsidP="006F42CD">
      <w:pPr>
        <w:pStyle w:val="bCHARACTER"/>
        <w:rPr>
          <w:ins w:id="7837" w:author="Copy Editor" w:date="2026-10-07T11:20:00Z" w16du:dateUtc="2026-10-07T08:20:00Z"/>
        </w:rPr>
      </w:pPr>
      <w:ins w:id="7838" w:author="Copy Editor" w:date="2026-10-07T11:20:00Z" w16du:dateUtc="2026-10-07T08:20:00Z">
        <w:r w:rsidRPr="00BA793A">
          <w:t>VOICE ON PHONE</w:t>
        </w:r>
      </w:ins>
    </w:p>
    <w:p w14:paraId="1703F7D8" w14:textId="5A60A4DE" w:rsidR="006A2DB6" w:rsidDel="006F42CD" w:rsidRDefault="007C0FF3" w:rsidP="00B33299">
      <w:pPr>
        <w:pStyle w:val="body"/>
        <w:rPr>
          <w:del w:id="7839" w:author="Copy Editor" w:date="2026-10-07T11:20:00Z" w16du:dateUtc="2026-10-07T08:20:00Z"/>
        </w:rPr>
      </w:pPr>
      <w:del w:id="7840" w:author="Copy Editor" w:date="2026-10-07T11:20:00Z" w16du:dateUtc="2026-10-07T08:20:00Z">
        <w:r w:rsidDel="006F42CD">
          <w:delText xml:space="preserve">  </w:delText>
        </w:r>
      </w:del>
    </w:p>
    <w:p w14:paraId="1CB5F812" w14:textId="39A71E09" w:rsidR="006A2DB6" w:rsidRDefault="007C0FF3" w:rsidP="006F42CD">
      <w:pPr>
        <w:pStyle w:val="bdialogue"/>
        <w:rPr>
          <w:ins w:id="7841" w:author="Copy Editor" w:date="2026-10-07T11:20:00Z" w16du:dateUtc="2026-10-07T08:20:00Z"/>
        </w:rPr>
      </w:pPr>
      <w:del w:id="7842" w:author="Copy Editor" w:date="2026-10-07T11:20:00Z" w16du:dateUtc="2026-10-07T08:20:00Z">
        <w:r w:rsidDel="006F42CD">
          <w:delText>“</w:delText>
        </w:r>
      </w:del>
      <w:r>
        <w:t xml:space="preserve">Now then Sir, I want you to repeat </w:t>
      </w:r>
      <w:r>
        <w:rPr>
          <w:u w:val="single"/>
        </w:rPr>
        <w:t>exactly</w:t>
      </w:r>
      <w:r>
        <w:t xml:space="preserve"> what you just said to me.</w:t>
      </w:r>
      <w:del w:id="7843" w:author="Copy Editor" w:date="2026-10-07T11:20:00Z" w16du:dateUtc="2026-10-07T08:20:00Z">
        <w:r w:rsidDel="006F42CD">
          <w:delText xml:space="preserve">” </w:delText>
        </w:r>
      </w:del>
    </w:p>
    <w:p w14:paraId="1F50393F" w14:textId="10B8D3AB" w:rsidR="00436E49" w:rsidRDefault="00436E49">
      <w:pPr>
        <w:pStyle w:val="bCHARACTER"/>
        <w:pPrChange w:id="7844" w:author="Copy Editor" w:date="2026-10-07T11:20:00Z" w16du:dateUtc="2026-10-07T08:20:00Z">
          <w:pPr>
            <w:pStyle w:val="bdialogue"/>
          </w:pPr>
        </w:pPrChange>
      </w:pPr>
      <w:ins w:id="7845" w:author="Copy Editor" w:date="2026-10-07T11:20:00Z" w16du:dateUtc="2026-10-07T08:20:00Z">
        <w:r w:rsidRPr="00436E49">
          <w:t>RICHARD (V.O.)</w:t>
        </w:r>
      </w:ins>
    </w:p>
    <w:p w14:paraId="66C69115" w14:textId="3A33F753" w:rsidR="006A2DB6" w:rsidRDefault="007C0FF3">
      <w:pPr>
        <w:pStyle w:val="bdialogue"/>
        <w:pPrChange w:id="7846" w:author="Copy Editor" w:date="2026-10-07T11:20:00Z" w16du:dateUtc="2026-10-07T08:20:00Z">
          <w:pPr>
            <w:pStyle w:val="body"/>
          </w:pPr>
        </w:pPrChange>
      </w:pPr>
      <w:r>
        <w:t>This was getting boring</w:t>
      </w:r>
      <w:ins w:id="7847" w:author="Copy Editor" w:date="2026-10-07T11:20:00Z" w16du:dateUtc="2026-10-07T08:20:00Z">
        <w:r w:rsidR="00436E49">
          <w:t>.</w:t>
        </w:r>
      </w:ins>
      <w:del w:id="7848" w:author="Copy Editor" w:date="2026-10-07T11:20:00Z" w16du:dateUtc="2026-10-07T08:20:00Z">
        <w:r w:rsidDel="00436E49">
          <w:delText>,</w:delText>
        </w:r>
      </w:del>
      <w:r>
        <w:t xml:space="preserve"> </w:t>
      </w:r>
    </w:p>
    <w:p w14:paraId="707317C2" w14:textId="77777777" w:rsidR="00436E49" w:rsidRDefault="00436E49" w:rsidP="00436E49">
      <w:pPr>
        <w:pStyle w:val="bCHARACTER"/>
        <w:rPr>
          <w:ins w:id="7849" w:author="Copy Editor" w:date="2026-10-07T11:21:00Z" w16du:dateUtc="2026-10-07T08:21:00Z"/>
        </w:rPr>
      </w:pPr>
      <w:ins w:id="7850" w:author="Copy Editor" w:date="2026-10-07T11:21:00Z" w16du:dateUtc="2026-10-07T08:21:00Z">
        <w:r w:rsidRPr="008A66F7">
          <w:t>RICHARD</w:t>
        </w:r>
      </w:ins>
    </w:p>
    <w:p w14:paraId="4A7DE09A" w14:textId="4AB9AD41" w:rsidR="006A2DB6" w:rsidRDefault="007C0FF3" w:rsidP="004B3D80">
      <w:pPr>
        <w:pStyle w:val="bdialogue"/>
      </w:pPr>
      <w:del w:id="7851" w:author="Copy Editor" w:date="2026-10-07T11:21:00Z" w16du:dateUtc="2026-10-07T08:21:00Z">
        <w:r w:rsidDel="00436E49">
          <w:delText>“</w:delText>
        </w:r>
      </w:del>
      <w:r>
        <w:t xml:space="preserve">My name’s Hignett, I’m at the River Ranger Station with a </w:t>
      </w:r>
      <w:r>
        <w:lastRenderedPageBreak/>
        <w:t>lad by the name of John Fountain who reckons he’s been down here for six days.</w:t>
      </w:r>
      <w:del w:id="7852" w:author="Copy Editor" w:date="2026-10-07T11:21:00Z" w16du:dateUtc="2026-10-07T08:21:00Z">
        <w:r w:rsidDel="00436E49">
          <w:delText>”</w:delText>
        </w:r>
      </w:del>
      <w:r>
        <w:t xml:space="preserve">  </w:t>
      </w:r>
    </w:p>
    <w:p w14:paraId="4C10C7F1" w14:textId="22396714" w:rsidR="006A2DB6" w:rsidRDefault="007C0FF3" w:rsidP="00B33299">
      <w:pPr>
        <w:pStyle w:val="body"/>
      </w:pPr>
      <w:r>
        <w:t>Another voice</w:t>
      </w:r>
      <w:ins w:id="7853" w:author="Copy Editor" w:date="2026-10-07T11:21:00Z" w16du:dateUtc="2026-10-07T08:21:00Z">
        <w:r w:rsidR="00436E49">
          <w:t xml:space="preserve"> comes into the line</w:t>
        </w:r>
      </w:ins>
      <w:r>
        <w:t xml:space="preserve">. </w:t>
      </w:r>
    </w:p>
    <w:p w14:paraId="1F81AE65" w14:textId="77777777" w:rsidR="00436E49" w:rsidRDefault="00436E49" w:rsidP="00436E49">
      <w:pPr>
        <w:pStyle w:val="bCHARACTER"/>
        <w:rPr>
          <w:ins w:id="7854" w:author="Copy Editor" w:date="2026-10-07T11:21:00Z" w16du:dateUtc="2026-10-07T08:21:00Z"/>
        </w:rPr>
      </w:pPr>
      <w:ins w:id="7855" w:author="Copy Editor" w:date="2026-10-07T11:21:00Z" w16du:dateUtc="2026-10-07T08:21:00Z">
        <w:r w:rsidRPr="00BA793A">
          <w:t>VOICE ON PHONE</w:t>
        </w:r>
      </w:ins>
    </w:p>
    <w:p w14:paraId="573935E5" w14:textId="3409BD84" w:rsidR="006A2DB6" w:rsidRDefault="007C0FF3" w:rsidP="004B3D80">
      <w:pPr>
        <w:pStyle w:val="bdialogue"/>
      </w:pPr>
      <w:del w:id="7856" w:author="Copy Editor" w:date="2026-10-07T11:21:00Z" w16du:dateUtc="2026-10-07T08:21:00Z">
        <w:r w:rsidDel="00436E49">
          <w:delText>“</w:delText>
        </w:r>
      </w:del>
      <w:r>
        <w:t>Could you describe him?</w:t>
      </w:r>
      <w:del w:id="7857" w:author="Copy Editor" w:date="2026-10-07T11:21:00Z" w16du:dateUtc="2026-10-07T08:21:00Z">
        <w:r w:rsidDel="00436E49">
          <w:delText>”</w:delText>
        </w:r>
      </w:del>
    </w:p>
    <w:p w14:paraId="60DE11E5" w14:textId="77777777" w:rsidR="00436E49" w:rsidRDefault="00436E49" w:rsidP="00436E49">
      <w:pPr>
        <w:pStyle w:val="bCHARACTER"/>
        <w:rPr>
          <w:ins w:id="7858" w:author="Copy Editor" w:date="2026-10-07T11:21:00Z" w16du:dateUtc="2026-10-07T08:21:00Z"/>
        </w:rPr>
      </w:pPr>
      <w:ins w:id="7859" w:author="Copy Editor" w:date="2026-10-07T11:21:00Z" w16du:dateUtc="2026-10-07T08:21:00Z">
        <w:r w:rsidRPr="008A66F7">
          <w:t>RICHARD</w:t>
        </w:r>
      </w:ins>
    </w:p>
    <w:p w14:paraId="2116E947" w14:textId="57819204" w:rsidR="006A2DB6" w:rsidRDefault="007C0FF3" w:rsidP="004B3D80">
      <w:pPr>
        <w:pStyle w:val="bdialogue"/>
      </w:pPr>
      <w:del w:id="7860" w:author="Copy Editor" w:date="2026-10-07T11:21:00Z" w16du:dateUtc="2026-10-07T08:21:00Z">
        <w:r w:rsidDel="00436E49">
          <w:delText>“</w:delText>
        </w:r>
      </w:del>
      <w:r>
        <w:t xml:space="preserve">About </w:t>
      </w:r>
      <w:r w:rsidR="006A2DB6">
        <w:t>six-foot</w:t>
      </w:r>
      <w:r>
        <w:t>, fair hair, wearing shorts and shirt, with brown suede boots.</w:t>
      </w:r>
      <w:del w:id="7861" w:author="Copy Editor" w:date="2026-10-07T11:21:00Z" w16du:dateUtc="2026-10-07T08:21:00Z">
        <w:r w:rsidDel="00436E49">
          <w:delText>”</w:delText>
        </w:r>
      </w:del>
    </w:p>
    <w:p w14:paraId="571B33B9" w14:textId="77777777" w:rsidR="006229D2" w:rsidRDefault="006229D2" w:rsidP="006229D2">
      <w:pPr>
        <w:pStyle w:val="bCHARACTER"/>
        <w:rPr>
          <w:ins w:id="7862" w:author="Copy Editor" w:date="2026-10-07T11:22:00Z" w16du:dateUtc="2026-10-07T08:22:00Z"/>
        </w:rPr>
      </w:pPr>
      <w:ins w:id="7863" w:author="Copy Editor" w:date="2026-10-07T11:22:00Z" w16du:dateUtc="2026-10-07T08:22:00Z">
        <w:r w:rsidRPr="00BA793A">
          <w:t>VOICE ON PHONE</w:t>
        </w:r>
      </w:ins>
    </w:p>
    <w:p w14:paraId="47796CD6" w14:textId="353193A4" w:rsidR="006A2DB6" w:rsidRDefault="007C0FF3" w:rsidP="004B3D80">
      <w:pPr>
        <w:pStyle w:val="bdialogue"/>
      </w:pPr>
      <w:del w:id="7864" w:author="Copy Editor" w:date="2026-10-07T11:22:00Z" w16du:dateUtc="2026-10-07T08:22:00Z">
        <w:r w:rsidDel="006229D2">
          <w:delText>“</w:delText>
        </w:r>
      </w:del>
      <w:r>
        <w:t>Sir, he fits the description of someone we’ve been looking for, what sort of condition is he in?</w:t>
      </w:r>
      <w:del w:id="7865" w:author="Copy Editor" w:date="2026-10-07T11:22:00Z" w16du:dateUtc="2026-10-07T08:22:00Z">
        <w:r w:rsidDel="006229D2">
          <w:delText xml:space="preserve">” </w:delText>
        </w:r>
      </w:del>
      <w:r>
        <w:t xml:space="preserve"> </w:t>
      </w:r>
    </w:p>
    <w:p w14:paraId="6D932390" w14:textId="77777777" w:rsidR="006229D2" w:rsidRDefault="006229D2" w:rsidP="006229D2">
      <w:pPr>
        <w:pStyle w:val="bCHARACTER"/>
        <w:rPr>
          <w:ins w:id="7866" w:author="Copy Editor" w:date="2026-10-07T11:22:00Z" w16du:dateUtc="2026-10-07T08:22:00Z"/>
        </w:rPr>
      </w:pPr>
      <w:ins w:id="7867" w:author="Copy Editor" w:date="2026-10-07T11:22:00Z" w16du:dateUtc="2026-10-07T08:22:00Z">
        <w:r w:rsidRPr="008A66F7">
          <w:t>RICHARD</w:t>
        </w:r>
      </w:ins>
    </w:p>
    <w:p w14:paraId="1B849DB5" w14:textId="66F13954" w:rsidR="006A2DB6" w:rsidRDefault="007C0FF3" w:rsidP="004B3D80">
      <w:pPr>
        <w:pStyle w:val="bdialogue"/>
      </w:pPr>
      <w:del w:id="7868" w:author="Copy Editor" w:date="2026-10-07T11:22:00Z" w16du:dateUtc="2026-10-07T08:22:00Z">
        <w:r w:rsidDel="006229D2">
          <w:delText>“</w:delText>
        </w:r>
      </w:del>
      <w:r>
        <w:t xml:space="preserve">Nothing a good square meal and a </w:t>
      </w:r>
      <w:r w:rsidR="006A2DB6">
        <w:t>night’s</w:t>
      </w:r>
      <w:r>
        <w:t xml:space="preserve"> sleep won’t put right.  Would you like to speak to him?</w:t>
      </w:r>
      <w:del w:id="7869" w:author="Copy Editor" w:date="2026-10-07T11:22:00Z" w16du:dateUtc="2026-10-07T08:22:00Z">
        <w:r w:rsidDel="006229D2">
          <w:delText>”</w:delText>
        </w:r>
      </w:del>
      <w:r>
        <w:t xml:space="preserve">  </w:t>
      </w:r>
    </w:p>
    <w:p w14:paraId="692B7E2E" w14:textId="77777777" w:rsidR="006229D2" w:rsidRDefault="006229D2" w:rsidP="006229D2">
      <w:pPr>
        <w:pStyle w:val="bCHARACTER"/>
        <w:rPr>
          <w:ins w:id="7870" w:author="Copy Editor" w:date="2026-10-07T11:22:00Z" w16du:dateUtc="2026-10-07T08:22:00Z"/>
        </w:rPr>
      </w:pPr>
      <w:ins w:id="7871" w:author="Copy Editor" w:date="2026-10-07T11:22:00Z" w16du:dateUtc="2026-10-07T08:22:00Z">
        <w:r w:rsidRPr="00BA793A">
          <w:t>VOICE ON PHONE</w:t>
        </w:r>
      </w:ins>
    </w:p>
    <w:p w14:paraId="5E4BDD39" w14:textId="15FADD0C" w:rsidR="003439BF" w:rsidRDefault="007C0FF3" w:rsidP="004B3D80">
      <w:pPr>
        <w:pStyle w:val="bdialogue"/>
      </w:pPr>
      <w:del w:id="7872" w:author="Copy Editor" w:date="2026-10-07T11:22:00Z" w16du:dateUtc="2026-10-07T08:22:00Z">
        <w:r w:rsidDel="006229D2">
          <w:delText>“</w:delText>
        </w:r>
      </w:del>
      <w:r>
        <w:t>Yes please</w:t>
      </w:r>
      <w:del w:id="7873" w:author="Copy Editor" w:date="2026-10-07T11:23:00Z" w16du:dateUtc="2026-10-07T08:23:00Z">
        <w:r w:rsidDel="006229D2">
          <w:delText>”</w:delText>
        </w:r>
      </w:del>
      <w:r>
        <w:t xml:space="preserve"> </w:t>
      </w:r>
    </w:p>
    <w:p w14:paraId="4A51893D" w14:textId="6AF51C6F" w:rsidR="0056595B" w:rsidRDefault="007C0FF3" w:rsidP="006229D2">
      <w:pPr>
        <w:pStyle w:val="body"/>
      </w:pPr>
      <w:del w:id="7874" w:author="Copy Editor" w:date="2026-10-07T11:23:00Z" w16du:dateUtc="2026-10-07T08:23:00Z">
        <w:r w:rsidDel="006229D2">
          <w:delText>I</w:delText>
        </w:r>
      </w:del>
      <w:ins w:id="7875" w:author="Copy Editor" w:date="2026-10-07T11:23:00Z" w16du:dateUtc="2026-10-07T08:23:00Z">
        <w:r w:rsidR="006229D2">
          <w:t>Richard</w:t>
        </w:r>
      </w:ins>
      <w:r>
        <w:t xml:space="preserve"> hold</w:t>
      </w:r>
      <w:ins w:id="7876" w:author="Copy Editor" w:date="2026-10-07T11:23:00Z" w16du:dateUtc="2026-10-07T08:23:00Z">
        <w:r w:rsidR="006229D2">
          <w:t xml:space="preserve">s </w:t>
        </w:r>
      </w:ins>
      <w:del w:id="7877" w:author="Copy Editor" w:date="2026-10-07T11:23:00Z" w16du:dateUtc="2026-10-07T08:23:00Z">
        <w:r w:rsidDel="006229D2">
          <w:delText xml:space="preserve"> </w:delText>
        </w:r>
      </w:del>
      <w:r>
        <w:t xml:space="preserve">the phone away from </w:t>
      </w:r>
      <w:ins w:id="7878" w:author="Copy Editor" w:date="2026-10-07T11:23:00Z" w16du:dateUtc="2026-10-07T08:23:00Z">
        <w:r w:rsidR="006229D2">
          <w:t>his</w:t>
        </w:r>
      </w:ins>
      <w:del w:id="7879" w:author="Copy Editor" w:date="2026-10-07T11:23:00Z" w16du:dateUtc="2026-10-07T08:23:00Z">
        <w:r w:rsidDel="006229D2">
          <w:delText>my</w:delText>
        </w:r>
      </w:del>
      <w:r>
        <w:t xml:space="preserve"> mouth and shout.  </w:t>
      </w:r>
    </w:p>
    <w:p w14:paraId="3FCD2574" w14:textId="65339FD3" w:rsidR="00CA1177" w:rsidRDefault="00CA1177">
      <w:pPr>
        <w:pStyle w:val="bCHARACTER"/>
        <w:rPr>
          <w:ins w:id="7880" w:author="Copy Editor" w:date="2026-10-07T11:23:00Z" w16du:dateUtc="2026-10-07T08:23:00Z"/>
        </w:rPr>
        <w:pPrChange w:id="7881" w:author="Copy Editor" w:date="2026-10-07T11:23:00Z" w16du:dateUtc="2026-10-07T08:23:00Z">
          <w:pPr>
            <w:pStyle w:val="bdialogue"/>
          </w:pPr>
        </w:pPrChange>
      </w:pPr>
      <w:ins w:id="7882" w:author="Copy Editor" w:date="2026-10-07T11:23:00Z">
        <w:r w:rsidRPr="00CA1177">
          <w:t>RICHARD</w:t>
        </w:r>
      </w:ins>
    </w:p>
    <w:p w14:paraId="7A4C18A2" w14:textId="3A5CD829" w:rsidR="0056595B" w:rsidRDefault="007C0FF3" w:rsidP="004B3D80">
      <w:pPr>
        <w:pStyle w:val="bdialogue"/>
      </w:pPr>
      <w:del w:id="7883" w:author="Copy Editor" w:date="2026-10-07T11:23:00Z" w16du:dateUtc="2026-10-07T08:23:00Z">
        <w:r w:rsidDel="00CA1177">
          <w:delText>“</w:delText>
        </w:r>
      </w:del>
      <w:r>
        <w:t>Hey John, there’s a bloke here wants to speak to you</w:t>
      </w:r>
      <w:del w:id="7884" w:author="Copy Editor" w:date="2026-10-07T11:23:00Z" w16du:dateUtc="2026-10-07T08:23:00Z">
        <w:r w:rsidDel="00CA1177">
          <w:delText xml:space="preserve">” </w:delText>
        </w:r>
      </w:del>
    </w:p>
    <w:p w14:paraId="6A6BE48E" w14:textId="77777777" w:rsidR="00CA1177" w:rsidRDefault="00CA1177" w:rsidP="00B33299">
      <w:pPr>
        <w:pStyle w:val="body"/>
        <w:rPr>
          <w:ins w:id="7885" w:author="Copy Editor" w:date="2026-10-07T11:24:00Z" w16du:dateUtc="2026-10-07T08:24:00Z"/>
        </w:rPr>
      </w:pPr>
      <w:ins w:id="7886" w:author="Copy Editor" w:date="2026-10-07T11:24:00Z" w16du:dateUtc="2026-10-07T08:24:00Z">
        <w:r>
          <w:t xml:space="preserve">Richard </w:t>
        </w:r>
      </w:ins>
      <w:del w:id="7887" w:author="Copy Editor" w:date="2026-10-07T11:24:00Z" w16du:dateUtc="2026-10-07T08:24:00Z">
        <w:r w:rsidR="007C0FF3" w:rsidDel="00CA1177">
          <w:delText xml:space="preserve">and </w:delText>
        </w:r>
      </w:del>
      <w:r w:rsidR="007C0FF3">
        <w:t>pass</w:t>
      </w:r>
      <w:ins w:id="7888" w:author="Copy Editor" w:date="2026-10-07T11:24:00Z" w16du:dateUtc="2026-10-07T08:24:00Z">
        <w:r>
          <w:t>es</w:t>
        </w:r>
      </w:ins>
      <w:r w:rsidR="007C0FF3">
        <w:t xml:space="preserve"> the phone over then get on with sorting out some food.  </w:t>
      </w:r>
    </w:p>
    <w:p w14:paraId="2A6E09FD" w14:textId="263D7699" w:rsidR="0002717B" w:rsidRDefault="0002717B">
      <w:pPr>
        <w:pStyle w:val="bCHARACTER"/>
        <w:rPr>
          <w:ins w:id="7889" w:author="Copy Editor" w:date="2026-10-07T11:24:00Z" w16du:dateUtc="2026-10-07T08:24:00Z"/>
        </w:rPr>
        <w:pPrChange w:id="7890" w:author="Copy Editor" w:date="2026-10-07T11:24:00Z" w16du:dateUtc="2026-10-07T08:24:00Z">
          <w:pPr>
            <w:pStyle w:val="body"/>
          </w:pPr>
        </w:pPrChange>
      </w:pPr>
      <w:ins w:id="7891" w:author="Copy Editor" w:date="2026-10-07T11:24:00Z">
        <w:r w:rsidRPr="0002717B">
          <w:t>RICHARD (V.O.)</w:t>
        </w:r>
      </w:ins>
    </w:p>
    <w:p w14:paraId="4154D174" w14:textId="03C0FF43" w:rsidR="0056595B" w:rsidRDefault="007C0FF3">
      <w:pPr>
        <w:pStyle w:val="bdialogue"/>
        <w:pPrChange w:id="7892" w:author="Copy Editor" w:date="2026-10-07T11:24:00Z" w16du:dateUtc="2026-10-07T08:24:00Z">
          <w:pPr>
            <w:pStyle w:val="body"/>
          </w:pPr>
        </w:pPrChange>
      </w:pPr>
      <w:r>
        <w:t>John speaks for a while then I heard him say</w:t>
      </w:r>
      <w:ins w:id="7893" w:author="Copy Editor" w:date="2026-10-07T11:25:00Z" w16du:dateUtc="2026-10-07T08:25:00Z">
        <w:r w:rsidR="0002717B">
          <w:t>-</w:t>
        </w:r>
      </w:ins>
      <w:del w:id="7894" w:author="Copy Editor" w:date="2026-10-07T11:25:00Z" w16du:dateUtc="2026-10-07T08:25:00Z">
        <w:r w:rsidDel="0002717B">
          <w:delText xml:space="preserve"> </w:delText>
        </w:r>
      </w:del>
    </w:p>
    <w:p w14:paraId="1817ADE0" w14:textId="47D09E32" w:rsidR="00912A98" w:rsidRDefault="00912A98">
      <w:pPr>
        <w:pStyle w:val="bCHARACTER"/>
        <w:rPr>
          <w:ins w:id="7895" w:author="Copy Editor" w:date="2026-10-07T11:25:00Z" w16du:dateUtc="2026-10-07T08:25:00Z"/>
        </w:rPr>
        <w:pPrChange w:id="7896" w:author="Copy Editor" w:date="2026-10-07T11:25:00Z" w16du:dateUtc="2026-10-07T08:25:00Z">
          <w:pPr>
            <w:pStyle w:val="bdialogue"/>
          </w:pPr>
        </w:pPrChange>
      </w:pPr>
      <w:ins w:id="7897" w:author="Copy Editor" w:date="2026-10-07T11:25:00Z">
        <w:r w:rsidRPr="00912A98">
          <w:t>JOHN</w:t>
        </w:r>
      </w:ins>
    </w:p>
    <w:p w14:paraId="48AA2FD1" w14:textId="7AD820B5" w:rsidR="0056595B" w:rsidRDefault="007C0FF3" w:rsidP="004B3D80">
      <w:pPr>
        <w:pStyle w:val="bdialogue"/>
      </w:pPr>
      <w:del w:id="7898" w:author="Copy Editor" w:date="2026-10-07T11:25:00Z" w16du:dateUtc="2026-10-07T08:25:00Z">
        <w:r w:rsidDel="00912A98">
          <w:delText>“</w:delText>
        </w:r>
      </w:del>
      <w:r>
        <w:t>Oh Dad, it’s so good just to hear your voice</w:t>
      </w:r>
      <w:ins w:id="7899" w:author="Copy Editor" w:date="2026-10-07T11:25:00Z" w16du:dateUtc="2026-10-07T08:25:00Z">
        <w:r w:rsidR="00912A98">
          <w:t>.</w:t>
        </w:r>
      </w:ins>
      <w:del w:id="7900" w:author="Copy Editor" w:date="2026-10-07T11:25:00Z" w16du:dateUtc="2026-10-07T08:25:00Z">
        <w:r w:rsidDel="00912A98">
          <w:delText xml:space="preserve">” </w:delText>
        </w:r>
      </w:del>
    </w:p>
    <w:p w14:paraId="7E2FC2AD" w14:textId="77777777" w:rsidR="00912A98" w:rsidRDefault="00912A98" w:rsidP="00B33299">
      <w:pPr>
        <w:pStyle w:val="body"/>
        <w:rPr>
          <w:ins w:id="7901" w:author="Copy Editor" w:date="2026-10-07T11:25:00Z" w16du:dateUtc="2026-10-07T08:25:00Z"/>
        </w:rPr>
      </w:pPr>
      <w:ins w:id="7902" w:author="Copy Editor" w:date="2026-10-07T11:25:00Z" w16du:dateUtc="2026-10-07T08:25:00Z">
        <w:r>
          <w:t>John</w:t>
        </w:r>
      </w:ins>
      <w:del w:id="7903" w:author="Copy Editor" w:date="2026-10-07T11:25:00Z" w16du:dateUtc="2026-10-07T08:25:00Z">
        <w:r w:rsidR="007C0FF3" w:rsidDel="00912A98">
          <w:delText>then he</w:delText>
        </w:r>
      </w:del>
      <w:r w:rsidR="007C0FF3">
        <w:t xml:space="preserve"> dissolve</w:t>
      </w:r>
      <w:ins w:id="7904" w:author="Copy Editor" w:date="2026-10-07T11:25:00Z" w16du:dateUtc="2026-10-07T08:25:00Z">
        <w:r>
          <w:t>s</w:t>
        </w:r>
      </w:ins>
      <w:del w:id="7905" w:author="Copy Editor" w:date="2026-10-07T11:25:00Z" w16du:dateUtc="2026-10-07T08:25:00Z">
        <w:r w:rsidR="007C0FF3" w:rsidDel="00912A98">
          <w:delText>d</w:delText>
        </w:r>
      </w:del>
      <w:r w:rsidR="007C0FF3">
        <w:t xml:space="preserve"> </w:t>
      </w:r>
      <w:r w:rsidR="0056595B">
        <w:t>completely</w:t>
      </w:r>
      <w:r w:rsidR="007C0FF3">
        <w:t xml:space="preserve">.  </w:t>
      </w:r>
    </w:p>
    <w:p w14:paraId="5364A400" w14:textId="77819FA7" w:rsidR="00F867AF" w:rsidRDefault="00F867AF">
      <w:pPr>
        <w:pStyle w:val="bCHARACTER"/>
        <w:rPr>
          <w:ins w:id="7906" w:author="Copy Editor" w:date="2026-10-07T11:25:00Z" w16du:dateUtc="2026-10-07T08:25:00Z"/>
        </w:rPr>
        <w:pPrChange w:id="7907" w:author="Copy Editor" w:date="2026-10-07T11:25:00Z" w16du:dateUtc="2026-10-07T08:25:00Z">
          <w:pPr>
            <w:pStyle w:val="bdialogue"/>
          </w:pPr>
        </w:pPrChange>
      </w:pPr>
      <w:ins w:id="7908" w:author="Copy Editor" w:date="2026-10-07T11:25:00Z">
        <w:r w:rsidRPr="00F867AF">
          <w:t>RICHARD (V.O.)</w:t>
        </w:r>
      </w:ins>
    </w:p>
    <w:p w14:paraId="535DA1FD" w14:textId="77777777" w:rsidR="00F867AF" w:rsidRDefault="007C0FF3" w:rsidP="00F867AF">
      <w:pPr>
        <w:pStyle w:val="bdialogue"/>
        <w:rPr>
          <w:ins w:id="7909" w:author="Copy Editor" w:date="2026-10-07T11:26:00Z" w16du:dateUtc="2026-10-07T08:26:00Z"/>
        </w:rPr>
      </w:pPr>
      <w:r>
        <w:lastRenderedPageBreak/>
        <w:t xml:space="preserve">Now I knew how many people were listening into this conversation and wanted to save John any </w:t>
      </w:r>
      <w:r w:rsidR="00E15A05">
        <w:t>embarrassment</w:t>
      </w:r>
      <w:r>
        <w:t xml:space="preserve"> </w:t>
      </w:r>
      <w:r w:rsidR="00E15A05">
        <w:t>so I</w:t>
      </w:r>
      <w:r>
        <w:t xml:space="preserve"> take the phone from him, reassure the person on the other end, then hang up and concentrate on getting some food into John as it’s the only treatment I could think of.  </w:t>
      </w:r>
    </w:p>
    <w:p w14:paraId="7DACA244" w14:textId="77777777" w:rsidR="00F867AF" w:rsidRDefault="00F867AF" w:rsidP="00F867AF">
      <w:pPr>
        <w:pStyle w:val="body"/>
        <w:rPr>
          <w:ins w:id="7910" w:author="Copy Editor" w:date="2026-10-07T11:26:00Z" w16du:dateUtc="2026-10-07T08:26:00Z"/>
        </w:rPr>
      </w:pPr>
      <w:ins w:id="7911" w:author="Copy Editor" w:date="2026-10-07T11:26:00Z" w16du:dateUtc="2026-10-07T08:26:00Z">
        <w:r>
          <w:t>Richard looks</w:t>
        </w:r>
      </w:ins>
      <w:del w:id="7912" w:author="Copy Editor" w:date="2026-10-07T11:26:00Z" w16du:dateUtc="2026-10-07T08:26:00Z">
        <w:r w:rsidR="007C0FF3" w:rsidDel="00F867AF">
          <w:delText>Looking</w:delText>
        </w:r>
      </w:del>
      <w:r w:rsidR="007C0FF3">
        <w:t xml:space="preserve"> up</w:t>
      </w:r>
      <w:ins w:id="7913" w:author="Copy Editor" w:date="2026-10-07T11:26:00Z" w16du:dateUtc="2026-10-07T08:26:00Z">
        <w:r>
          <w:t>.</w:t>
        </w:r>
      </w:ins>
    </w:p>
    <w:p w14:paraId="38F22B12" w14:textId="1B2856B3" w:rsidR="00E15A05" w:rsidRDefault="007C0FF3" w:rsidP="00F867AF">
      <w:pPr>
        <w:pStyle w:val="body"/>
      </w:pPr>
      <w:del w:id="7914" w:author="Copy Editor" w:date="2026-10-07T11:26:00Z" w16du:dateUtc="2026-10-07T08:26:00Z">
        <w:r w:rsidDel="00F867AF">
          <w:delText xml:space="preserve"> </w:delText>
        </w:r>
      </w:del>
      <w:ins w:id="7915" w:author="Copy Editor" w:date="2026-10-07T11:26:00Z" w16du:dateUtc="2026-10-07T08:26:00Z">
        <w:r w:rsidR="00F867AF">
          <w:t xml:space="preserve">A PARK RANGER </w:t>
        </w:r>
      </w:ins>
      <w:del w:id="7916" w:author="Copy Editor" w:date="2026-10-07T11:26:00Z" w16du:dateUtc="2026-10-07T08:26:00Z">
        <w:r w:rsidDel="00DF076D">
          <w:delText>there’s a Park Ranger</w:delText>
        </w:r>
      </w:del>
      <w:ins w:id="7917" w:author="Copy Editor" w:date="2026-10-07T11:26:00Z" w16du:dateUtc="2026-10-07T08:26:00Z">
        <w:r w:rsidR="00DF076D">
          <w:t>is</w:t>
        </w:r>
      </w:ins>
      <w:r>
        <w:t xml:space="preserve"> standing there. </w:t>
      </w:r>
    </w:p>
    <w:p w14:paraId="62642C72" w14:textId="1C65D8AE" w:rsidR="00DF076D" w:rsidRDefault="00DF076D">
      <w:pPr>
        <w:pStyle w:val="bCHARACTER"/>
        <w:rPr>
          <w:ins w:id="7918" w:author="Copy Editor" w:date="2026-10-07T11:26:00Z" w16du:dateUtc="2026-10-07T08:26:00Z"/>
        </w:rPr>
        <w:pPrChange w:id="7919" w:author="Copy Editor" w:date="2026-10-07T11:27:00Z" w16du:dateUtc="2026-10-07T08:27:00Z">
          <w:pPr>
            <w:pStyle w:val="bdialogue"/>
          </w:pPr>
        </w:pPrChange>
      </w:pPr>
      <w:ins w:id="7920" w:author="Copy Editor" w:date="2026-10-07T11:26:00Z" w16du:dateUtc="2026-10-07T08:26:00Z">
        <w:r>
          <w:t>PARK RANGER</w:t>
        </w:r>
      </w:ins>
    </w:p>
    <w:p w14:paraId="29DE2636" w14:textId="2625FD8B" w:rsidR="00E15A05" w:rsidRDefault="007C0FF3" w:rsidP="004B3D80">
      <w:pPr>
        <w:pStyle w:val="bdialogue"/>
      </w:pPr>
      <w:del w:id="7921" w:author="Copy Editor" w:date="2026-10-07T11:27:00Z" w16du:dateUtc="2026-10-07T08:27:00Z">
        <w:r w:rsidDel="00DF076D">
          <w:delText>“</w:delText>
        </w:r>
      </w:del>
      <w:r>
        <w:t>Is your name John?</w:t>
      </w:r>
      <w:del w:id="7922" w:author="Copy Editor" w:date="2026-10-07T11:27:00Z" w16du:dateUtc="2026-10-07T08:27:00Z">
        <w:r w:rsidDel="00DF076D">
          <w:delText xml:space="preserve">” </w:delText>
        </w:r>
      </w:del>
    </w:p>
    <w:p w14:paraId="3439306F" w14:textId="282ED2B3" w:rsidR="00DF076D" w:rsidRDefault="00DF076D">
      <w:pPr>
        <w:pStyle w:val="bCHARACTER"/>
        <w:rPr>
          <w:ins w:id="7923" w:author="Copy Editor" w:date="2026-10-07T11:27:00Z" w16du:dateUtc="2026-10-07T08:27:00Z"/>
        </w:rPr>
        <w:pPrChange w:id="7924" w:author="Copy Editor" w:date="2026-10-07T11:27:00Z" w16du:dateUtc="2026-10-07T08:27:00Z">
          <w:pPr>
            <w:pStyle w:val="bdialogue"/>
          </w:pPr>
        </w:pPrChange>
      </w:pPr>
      <w:ins w:id="7925" w:author="Copy Editor" w:date="2026-10-07T11:27:00Z">
        <w:r w:rsidRPr="00DF076D">
          <w:t>JOHN</w:t>
        </w:r>
      </w:ins>
    </w:p>
    <w:p w14:paraId="45FA3FB5" w14:textId="30A327A4" w:rsidR="00E15A05" w:rsidRDefault="007C0FF3" w:rsidP="004B3D80">
      <w:pPr>
        <w:pStyle w:val="bdialogue"/>
      </w:pPr>
      <w:del w:id="7926" w:author="Copy Editor" w:date="2026-10-07T11:27:00Z" w16du:dateUtc="2026-10-07T08:27:00Z">
        <w:r w:rsidDel="00DF076D">
          <w:delText>“</w:delText>
        </w:r>
      </w:del>
      <w:r>
        <w:t>Yes Sir</w:t>
      </w:r>
      <w:del w:id="7927" w:author="Copy Editor" w:date="2026-10-07T11:27:00Z" w16du:dateUtc="2026-10-07T08:27:00Z">
        <w:r w:rsidDel="00DF076D">
          <w:delText>”</w:delText>
        </w:r>
      </w:del>
    </w:p>
    <w:p w14:paraId="588B494C" w14:textId="57FF66B9" w:rsidR="00372B51" w:rsidRPr="00372B51" w:rsidRDefault="00372B51">
      <w:pPr>
        <w:pStyle w:val="bCHARACTER"/>
        <w:rPr>
          <w:ins w:id="7928" w:author="Copy Editor" w:date="2026-10-07T11:27:00Z" w16du:dateUtc="2026-10-07T08:27:00Z"/>
        </w:rPr>
        <w:pPrChange w:id="7929" w:author="Copy Editor" w:date="2026-10-07T11:27:00Z" w16du:dateUtc="2026-10-07T08:27:00Z">
          <w:pPr>
            <w:pStyle w:val="bdialogue"/>
          </w:pPr>
        </w:pPrChange>
      </w:pPr>
      <w:ins w:id="7930" w:author="Copy Editor" w:date="2026-10-07T11:27:00Z">
        <w:r w:rsidRPr="00372B51">
          <w:t>PARK RANGER</w:t>
        </w:r>
      </w:ins>
    </w:p>
    <w:p w14:paraId="5E4BDD3B" w14:textId="252D8FDF" w:rsidR="003439BF" w:rsidRDefault="007C0FF3" w:rsidP="004B3D80">
      <w:pPr>
        <w:pStyle w:val="bdialogue"/>
      </w:pPr>
      <w:del w:id="7931" w:author="Copy Editor" w:date="2026-10-07T11:27:00Z" w16du:dateUtc="2026-10-07T08:27:00Z">
        <w:r w:rsidDel="00372B51">
          <w:delText>“</w:delText>
        </w:r>
      </w:del>
      <w:r>
        <w:t>Boy, are we glad to see you.</w:t>
      </w:r>
      <w:del w:id="7932" w:author="Copy Editor" w:date="2026-10-07T11:27:00Z" w16du:dateUtc="2026-10-07T08:27:00Z">
        <w:r w:rsidDel="00372B51">
          <w:delText>”</w:delText>
        </w:r>
      </w:del>
      <w:r>
        <w:t xml:space="preserve"> </w:t>
      </w:r>
    </w:p>
    <w:p w14:paraId="498CF553" w14:textId="10E45540" w:rsidR="00372B51" w:rsidRDefault="00372B51">
      <w:pPr>
        <w:pStyle w:val="bCHARACTER"/>
        <w:rPr>
          <w:ins w:id="7933" w:author="Copy Editor" w:date="2026-10-07T11:27:00Z" w16du:dateUtc="2026-10-07T08:27:00Z"/>
        </w:rPr>
        <w:pPrChange w:id="7934" w:author="Copy Editor" w:date="2026-10-07T11:27:00Z" w16du:dateUtc="2026-10-07T08:27:00Z">
          <w:pPr>
            <w:pStyle w:val="body"/>
          </w:pPr>
        </w:pPrChange>
      </w:pPr>
      <w:ins w:id="7935" w:author="Copy Editor" w:date="2026-10-07T11:27:00Z">
        <w:r w:rsidRPr="00372B51">
          <w:t>RICHARD (V.O.)</w:t>
        </w:r>
      </w:ins>
    </w:p>
    <w:p w14:paraId="451C193F" w14:textId="77777777" w:rsidR="00372B51" w:rsidRDefault="007C0FF3">
      <w:pPr>
        <w:pStyle w:val="bdialogue"/>
        <w:rPr>
          <w:ins w:id="7936" w:author="Copy Editor" w:date="2026-10-07T11:27:00Z" w16du:dateUtc="2026-10-07T08:27:00Z"/>
        </w:rPr>
        <w:pPrChange w:id="7937" w:author="Copy Editor" w:date="2026-10-07T11:28:00Z" w16du:dateUtc="2026-10-07T08:28:00Z">
          <w:pPr>
            <w:pStyle w:val="body"/>
          </w:pPr>
        </w:pPrChange>
      </w:pPr>
      <w:r>
        <w:t xml:space="preserve">It transpired that John had been adrift for six days.  He had lived on a diet of raw frog and muddy water.  </w:t>
      </w:r>
    </w:p>
    <w:p w14:paraId="514D4FF9" w14:textId="77777777" w:rsidR="00372B51" w:rsidRDefault="007C0FF3">
      <w:pPr>
        <w:pStyle w:val="bbodybeforebeat"/>
        <w:rPr>
          <w:ins w:id="7938" w:author="Copy Editor" w:date="2026-10-07T11:28:00Z" w16du:dateUtc="2026-10-07T08:28:00Z"/>
        </w:rPr>
        <w:pPrChange w:id="7939" w:author="Copy Editor" w:date="2026-10-07T11:28:00Z" w16du:dateUtc="2026-10-07T08:28:00Z">
          <w:pPr>
            <w:pStyle w:val="bdialogue"/>
          </w:pPr>
        </w:pPrChange>
      </w:pPr>
      <w:r>
        <w:t>His Dad had been warned that there was only a 5% chance he was still alive, there were 60 people down the canyon looking for him, 25 walking the rim looking for signs he had walked out, five tracker dog teams, and three helicopters involved.</w:t>
      </w:r>
    </w:p>
    <w:p w14:paraId="231A498B" w14:textId="76516562" w:rsidR="00EC0BC1" w:rsidRDefault="00EC0BC1">
      <w:pPr>
        <w:pStyle w:val="baparenthisis"/>
        <w:rPr>
          <w:ins w:id="7940" w:author="Copy Editor" w:date="2026-10-07T11:28:00Z" w16du:dateUtc="2026-10-07T08:28:00Z"/>
        </w:rPr>
        <w:pPrChange w:id="7941" w:author="Copy Editor" w:date="2026-10-07T11:28:00Z" w16du:dateUtc="2026-10-07T08:28:00Z">
          <w:pPr>
            <w:pStyle w:val="bdialogue"/>
          </w:pPr>
        </w:pPrChange>
      </w:pPr>
      <w:ins w:id="7942" w:author="Copy Editor" w:date="2026-10-07T11:28:00Z" w16du:dateUtc="2026-10-07T08:28:00Z">
        <w:r>
          <w:t>(</w:t>
        </w:r>
      </w:ins>
      <w:ins w:id="7943" w:author="Copy Editor" w:date="2026-10-07T11:28:00Z">
        <w:r w:rsidRPr="00EC0BC1">
          <w:t>A beat.</w:t>
        </w:r>
      </w:ins>
      <w:ins w:id="7944" w:author="Copy Editor" w:date="2026-10-07T11:28:00Z" w16du:dateUtc="2026-10-07T08:28:00Z">
        <w:r>
          <w:t>)</w:t>
        </w:r>
      </w:ins>
    </w:p>
    <w:p w14:paraId="5E4BDD3D" w14:textId="18F75AB1" w:rsidR="003439BF" w:rsidRDefault="007C0FF3" w:rsidP="00372B51">
      <w:pPr>
        <w:pStyle w:val="bdialogue"/>
        <w:rPr>
          <w:ins w:id="7945" w:author="Copy Editor" w:date="2026-10-07T11:29:00Z" w16du:dateUtc="2026-10-07T08:29:00Z"/>
        </w:rPr>
      </w:pPr>
      <w:del w:id="7946" w:author="Copy Editor" w:date="2026-10-07T11:28:00Z" w16du:dateUtc="2026-10-07T08:28:00Z">
        <w:r w:rsidDel="00372B51">
          <w:delText xml:space="preserve">  </w:delText>
        </w:r>
      </w:del>
      <w:r>
        <w:t xml:space="preserve">It was costing Uncle Sam $10,000 dollars a day, and they were a bit embarrassed that a Brit, who had camped illegally the previous night, had found him.  </w:t>
      </w:r>
    </w:p>
    <w:p w14:paraId="5D95F241" w14:textId="57AB79C3" w:rsidR="007B6DA9" w:rsidRPr="007B6DA9" w:rsidRDefault="007B6DA9" w:rsidP="007B6DA9">
      <w:pPr>
        <w:pStyle w:val="body"/>
      </w:pPr>
      <w:ins w:id="7947" w:author="Copy Editor" w:date="2026-10-07T11:29:00Z">
        <w:r w:rsidRPr="007B6DA9">
          <w:t>Richard watches John being cared for.</w:t>
        </w:r>
      </w:ins>
    </w:p>
    <w:p w14:paraId="7AFC1DAB" w14:textId="77777777" w:rsidR="007B6DA9" w:rsidRDefault="007B6DA9" w:rsidP="007B6DA9">
      <w:pPr>
        <w:pStyle w:val="bCHARACTER"/>
        <w:rPr>
          <w:ins w:id="7948" w:author="Copy Editor" w:date="2026-10-07T11:29:00Z" w16du:dateUtc="2026-10-07T08:29:00Z"/>
        </w:rPr>
      </w:pPr>
      <w:ins w:id="7949" w:author="Copy Editor" w:date="2026-10-07T11:29:00Z" w16du:dateUtc="2026-10-07T08:29:00Z">
        <w:r w:rsidRPr="00372B51">
          <w:lastRenderedPageBreak/>
          <w:t>RICHARD (V.O.)</w:t>
        </w:r>
      </w:ins>
    </w:p>
    <w:p w14:paraId="214FEC45" w14:textId="77777777" w:rsidR="007B6DA9" w:rsidRDefault="007C0FF3">
      <w:pPr>
        <w:pStyle w:val="bbodybeforebeat"/>
        <w:rPr>
          <w:ins w:id="7950" w:author="Copy Editor" w:date="2026-10-07T11:29:00Z" w16du:dateUtc="2026-10-07T08:29:00Z"/>
        </w:rPr>
        <w:pPrChange w:id="7951" w:author="Copy Editor" w:date="2026-10-07T11:29:00Z" w16du:dateUtc="2026-10-07T08:29:00Z">
          <w:pPr>
            <w:pStyle w:val="bdialogue"/>
          </w:pPr>
        </w:pPrChange>
      </w:pPr>
      <w:r>
        <w:t xml:space="preserve">Had I handled the situation well?  I’d made </w:t>
      </w:r>
      <w:r w:rsidR="00E15A05">
        <w:t>a few</w:t>
      </w:r>
      <w:r>
        <w:t xml:space="preserve"> decisions and decision making is one of my strong points, but could I have done better?  </w:t>
      </w:r>
    </w:p>
    <w:p w14:paraId="21A281B4" w14:textId="77777777" w:rsidR="007B6DA9" w:rsidRDefault="007B6DA9" w:rsidP="007B6DA9">
      <w:pPr>
        <w:pStyle w:val="baparenthisis"/>
        <w:rPr>
          <w:ins w:id="7952" w:author="Copy Editor" w:date="2026-10-07T11:29:00Z" w16du:dateUtc="2026-10-07T08:29:00Z"/>
        </w:rPr>
      </w:pPr>
      <w:ins w:id="7953" w:author="Copy Editor" w:date="2026-10-07T11:29:00Z" w16du:dateUtc="2026-10-07T08:29:00Z">
        <w:r>
          <w:t>(</w:t>
        </w:r>
        <w:r w:rsidRPr="00EC0BC1">
          <w:t>A beat.</w:t>
        </w:r>
        <w:r>
          <w:t>)</w:t>
        </w:r>
      </w:ins>
    </w:p>
    <w:p w14:paraId="409A6B3A" w14:textId="010E6BF3" w:rsidR="00E324F4" w:rsidRDefault="007C0FF3">
      <w:pPr>
        <w:pStyle w:val="bdialogue"/>
        <w:pPrChange w:id="7954" w:author="Copy Editor" w:date="2026-10-07T11:29:00Z" w16du:dateUtc="2026-10-07T08:29:00Z">
          <w:pPr>
            <w:pStyle w:val="body"/>
          </w:pPr>
        </w:pPrChange>
      </w:pPr>
      <w:r>
        <w:t xml:space="preserve">One mistake I made was not to test John for dehydration.  </w:t>
      </w:r>
    </w:p>
    <w:p w14:paraId="117EC09E" w14:textId="1B1F37BB" w:rsidR="00E324F4" w:rsidRDefault="007C0FF3">
      <w:pPr>
        <w:pStyle w:val="bdialogue"/>
        <w:pPrChange w:id="7955" w:author="Copy Editor" w:date="2026-10-07T11:29:00Z" w16du:dateUtc="2026-10-07T08:29:00Z">
          <w:pPr>
            <w:pStyle w:val="baparenthisis"/>
          </w:pPr>
        </w:pPrChange>
      </w:pPr>
      <w:del w:id="7956" w:author="Copy Editor" w:date="2026-10-07T11:29:00Z" w16du:dateUtc="2026-10-07T08:29:00Z">
        <w:r w:rsidDel="008A3980">
          <w:delText>(</w:delText>
        </w:r>
      </w:del>
      <w:r>
        <w:t>Pinch the skin and if the pucker slowly subsides that’s positive for dehydration.</w:t>
      </w:r>
      <w:del w:id="7957" w:author="Copy Editor" w:date="2026-10-07T11:29:00Z" w16du:dateUtc="2026-10-07T08:29:00Z">
        <w:r w:rsidDel="008A3980">
          <w:delText>)</w:delText>
        </w:r>
      </w:del>
    </w:p>
    <w:p w14:paraId="5E4BDD3F" w14:textId="363E5CE6" w:rsidR="003439BF" w:rsidRDefault="007C0FF3" w:rsidP="008A3980">
      <w:pPr>
        <w:pStyle w:val="bdialogue"/>
        <w:rPr>
          <w:ins w:id="7958" w:author="Copy Editor" w:date="2026-10-07T11:30:00Z" w16du:dateUtc="2026-10-07T08:30:00Z"/>
        </w:rPr>
      </w:pPr>
      <w:r>
        <w:t>Apart from that what else?  There was no way of finding out, at least I didn’t think there was!</w:t>
      </w:r>
    </w:p>
    <w:p w14:paraId="15E6B16A" w14:textId="77777777" w:rsidR="008A3980" w:rsidRPr="008A3980" w:rsidRDefault="008A3980" w:rsidP="008A3980">
      <w:pPr>
        <w:pStyle w:val="body"/>
        <w:rPr>
          <w:ins w:id="7959" w:author="Copy Editor" w:date="2026-10-07T11:30:00Z"/>
          <w:b/>
          <w:bCs/>
          <w:lang w:val="en-US"/>
        </w:rPr>
      </w:pPr>
      <w:ins w:id="7960" w:author="Copy Editor" w:date="2026-10-07T11:30:00Z">
        <w:r w:rsidRPr="008A3980">
          <w:rPr>
            <w:b/>
            <w:bCs/>
            <w:lang w:val="en-US"/>
          </w:rPr>
          <w:t>LATER</w:t>
        </w:r>
      </w:ins>
    </w:p>
    <w:p w14:paraId="4E30F6FD" w14:textId="77777777" w:rsidR="008A3980" w:rsidRPr="008A3980" w:rsidRDefault="008A3980" w:rsidP="008A3980">
      <w:pPr>
        <w:pStyle w:val="body"/>
        <w:rPr>
          <w:ins w:id="7961" w:author="Copy Editor" w:date="2026-10-07T11:30:00Z"/>
          <w:lang w:val="en-US"/>
        </w:rPr>
      </w:pPr>
      <w:ins w:id="7962" w:author="Copy Editor" w:date="2026-10-07T11:30:00Z">
        <w:r w:rsidRPr="008A3980">
          <w:rPr>
            <w:lang w:val="en-US"/>
          </w:rPr>
          <w:t>John is being prepared to leave by helicopter.</w:t>
        </w:r>
      </w:ins>
    </w:p>
    <w:p w14:paraId="2FAD3655" w14:textId="0507E52B" w:rsidR="008A3980" w:rsidDel="008A3980" w:rsidRDefault="008A3980">
      <w:pPr>
        <w:pStyle w:val="body"/>
        <w:rPr>
          <w:del w:id="7963" w:author="Copy Editor" w:date="2026-10-07T11:30:00Z" w16du:dateUtc="2026-10-07T08:30:00Z"/>
        </w:rPr>
        <w:pPrChange w:id="7964" w:author="Copy Editor" w:date="2026-10-07T11:30:00Z" w16du:dateUtc="2026-10-07T08:30:00Z">
          <w:pPr>
            <w:pStyle w:val="body"/>
            <w:spacing w:before="0"/>
          </w:pPr>
        </w:pPrChange>
      </w:pPr>
    </w:p>
    <w:p w14:paraId="11A27F08" w14:textId="77777777" w:rsidR="008A3980" w:rsidRDefault="008A3980" w:rsidP="008A3980">
      <w:pPr>
        <w:pStyle w:val="bCHARACTER"/>
        <w:rPr>
          <w:ins w:id="7965" w:author="Copy Editor" w:date="2026-10-07T11:30:00Z" w16du:dateUtc="2026-10-07T08:30:00Z"/>
        </w:rPr>
      </w:pPr>
      <w:ins w:id="7966" w:author="Copy Editor" w:date="2026-10-07T11:30:00Z" w16du:dateUtc="2026-10-07T08:30:00Z">
        <w:r w:rsidRPr="00372B51">
          <w:t>RICHARD (V.O.)</w:t>
        </w:r>
      </w:ins>
    </w:p>
    <w:p w14:paraId="224C9ECE" w14:textId="77777777" w:rsidR="008A3980" w:rsidRDefault="007C0FF3" w:rsidP="008A3980">
      <w:pPr>
        <w:pStyle w:val="bdialogue"/>
        <w:rPr>
          <w:ins w:id="7967" w:author="Copy Editor" w:date="2026-10-07T11:30:00Z" w16du:dateUtc="2026-10-07T08:30:00Z"/>
        </w:rPr>
      </w:pPr>
      <w:r>
        <w:t xml:space="preserve">After John was flown </w:t>
      </w:r>
      <w:r w:rsidR="001C3752">
        <w:t>out,</w:t>
      </w:r>
      <w:r>
        <w:t xml:space="preserve"> I was going to head off as I still had a long way to go but I was asked to wait as they wanted to ask me some questions.  </w:t>
      </w:r>
    </w:p>
    <w:p w14:paraId="0156165A" w14:textId="77777777" w:rsidR="002639D2" w:rsidRPr="002639D2" w:rsidRDefault="002639D2">
      <w:pPr>
        <w:pStyle w:val="body"/>
        <w:rPr>
          <w:ins w:id="7968" w:author="Copy Editor" w:date="2026-10-07T11:30:00Z"/>
          <w:lang w:val="en-US"/>
        </w:rPr>
        <w:pPrChange w:id="7969" w:author="Copy Editor" w:date="2026-10-07T11:30:00Z" w16du:dateUtc="2026-10-07T08:30:00Z">
          <w:pPr>
            <w:pStyle w:val="bdialogue"/>
          </w:pPr>
        </w:pPrChange>
      </w:pPr>
      <w:ins w:id="7970" w:author="Copy Editor" w:date="2026-10-07T11:30:00Z">
        <w:r w:rsidRPr="002639D2">
          <w:rPr>
            <w:lang w:val="en-US"/>
          </w:rPr>
          <w:t>A SECOND HELICOPTER lands nearby.</w:t>
        </w:r>
      </w:ins>
    </w:p>
    <w:p w14:paraId="5EA43A4F" w14:textId="77777777" w:rsidR="002639D2" w:rsidRPr="002639D2" w:rsidRDefault="002639D2">
      <w:pPr>
        <w:pStyle w:val="body"/>
        <w:rPr>
          <w:ins w:id="7971" w:author="Copy Editor" w:date="2026-10-07T11:30:00Z"/>
          <w:lang w:val="en-US"/>
        </w:rPr>
        <w:pPrChange w:id="7972" w:author="Copy Editor" w:date="2026-10-07T11:30:00Z" w16du:dateUtc="2026-10-07T08:30:00Z">
          <w:pPr>
            <w:pStyle w:val="bdialogue"/>
          </w:pPr>
        </w:pPrChange>
      </w:pPr>
      <w:ins w:id="7973" w:author="Copy Editor" w:date="2026-10-07T11:30:00Z">
        <w:r w:rsidRPr="002639D2">
          <w:rPr>
            <w:lang w:val="en-US"/>
          </w:rPr>
          <w:t>Richard watches the pilot.</w:t>
        </w:r>
      </w:ins>
    </w:p>
    <w:p w14:paraId="560A6A9C" w14:textId="77777777" w:rsidR="002639D2" w:rsidRDefault="002639D2" w:rsidP="002639D2">
      <w:pPr>
        <w:pStyle w:val="bCHARACTER"/>
        <w:rPr>
          <w:ins w:id="7974" w:author="Copy Editor" w:date="2026-10-07T11:31:00Z" w16du:dateUtc="2026-10-07T08:31:00Z"/>
        </w:rPr>
      </w:pPr>
      <w:ins w:id="7975" w:author="Copy Editor" w:date="2026-10-07T11:31:00Z" w16du:dateUtc="2026-10-07T08:31:00Z">
        <w:r w:rsidRPr="00372B51">
          <w:t>RICHARD (V.O.)</w:t>
        </w:r>
      </w:ins>
    </w:p>
    <w:p w14:paraId="035936D5" w14:textId="77777777" w:rsidR="002639D2" w:rsidRDefault="007C0FF3" w:rsidP="008A3980">
      <w:pPr>
        <w:pStyle w:val="bdialogue"/>
        <w:rPr>
          <w:ins w:id="7976" w:author="Copy Editor" w:date="2026-10-07T11:31:00Z" w16du:dateUtc="2026-10-07T08:31:00Z"/>
        </w:rPr>
      </w:pPr>
      <w:r>
        <w:t xml:space="preserve">A second helicopter arrived and I was briefed to move forward when the pilot nodded.  </w:t>
      </w:r>
    </w:p>
    <w:p w14:paraId="67212464" w14:textId="77777777" w:rsidR="007219AB" w:rsidRDefault="007C0FF3" w:rsidP="008A3980">
      <w:pPr>
        <w:pStyle w:val="bdialogue"/>
        <w:rPr>
          <w:ins w:id="7977" w:author="Copy Editor" w:date="2026-10-07T11:31:00Z" w16du:dateUtc="2026-10-07T08:31:00Z"/>
        </w:rPr>
      </w:pPr>
      <w:r>
        <w:t xml:space="preserve">Now I’d been helicopter trained by the military and there you keep the machine on the ground for the absolute minimum </w:t>
      </w:r>
      <w:r w:rsidR="00E15A05">
        <w:t>time,</w:t>
      </w:r>
      <w:r>
        <w:t xml:space="preserve"> so you run like hell.  </w:t>
      </w:r>
    </w:p>
    <w:p w14:paraId="330DB8B9" w14:textId="77777777" w:rsidR="007219AB" w:rsidRPr="007219AB" w:rsidRDefault="007219AB" w:rsidP="007219AB">
      <w:pPr>
        <w:pStyle w:val="body"/>
        <w:rPr>
          <w:ins w:id="7978" w:author="Copy Editor" w:date="2026-10-07T11:31:00Z"/>
          <w:lang w:val="en-US"/>
        </w:rPr>
      </w:pPr>
      <w:ins w:id="7979" w:author="Copy Editor" w:date="2026-10-07T11:31:00Z">
        <w:r w:rsidRPr="007219AB">
          <w:rPr>
            <w:lang w:val="en-US"/>
          </w:rPr>
          <w:t>Richard reaches the helicopter, opens the door, throws his rucksack inside and climbs in.</w:t>
        </w:r>
      </w:ins>
    </w:p>
    <w:p w14:paraId="3074534C" w14:textId="77777777" w:rsidR="007219AB" w:rsidRPr="007219AB" w:rsidRDefault="007219AB" w:rsidP="007219AB">
      <w:pPr>
        <w:pStyle w:val="body"/>
        <w:rPr>
          <w:ins w:id="7980" w:author="Copy Editor" w:date="2026-10-07T11:31:00Z"/>
          <w:lang w:val="en-US"/>
        </w:rPr>
      </w:pPr>
      <w:ins w:id="7981" w:author="Copy Editor" w:date="2026-10-07T11:31:00Z">
        <w:r w:rsidRPr="007219AB">
          <w:rPr>
            <w:lang w:val="en-US"/>
          </w:rPr>
          <w:lastRenderedPageBreak/>
          <w:t>He shuts the door, straps himself in and uses the seat belt on the spare seat beside him to secure his rucksack.</w:t>
        </w:r>
      </w:ins>
    </w:p>
    <w:p w14:paraId="76063595" w14:textId="77777777" w:rsidR="007219AB" w:rsidRDefault="007219AB" w:rsidP="007219AB">
      <w:pPr>
        <w:pStyle w:val="bCHARACTER"/>
        <w:rPr>
          <w:ins w:id="7982" w:author="Copy Editor" w:date="2026-10-07T11:31:00Z" w16du:dateUtc="2026-10-07T08:31:00Z"/>
        </w:rPr>
      </w:pPr>
      <w:ins w:id="7983" w:author="Copy Editor" w:date="2026-10-07T11:31:00Z" w16du:dateUtc="2026-10-07T08:31:00Z">
        <w:r w:rsidRPr="00372B51">
          <w:t>RICHARD (V.O.)</w:t>
        </w:r>
      </w:ins>
    </w:p>
    <w:p w14:paraId="5E4BDD41" w14:textId="41E9C68B" w:rsidR="003439BF" w:rsidRDefault="007C0FF3">
      <w:pPr>
        <w:pStyle w:val="bdialogue"/>
        <w:pPrChange w:id="7984" w:author="Copy Editor" w:date="2026-10-07T11:30:00Z" w16du:dateUtc="2026-10-07T08:30:00Z">
          <w:pPr>
            <w:pStyle w:val="body"/>
          </w:pPr>
        </w:pPrChange>
      </w:pPr>
      <w:del w:id="7985" w:author="Copy Editor" w:date="2026-10-07T11:32:00Z" w16du:dateUtc="2026-10-07T08:32:00Z">
        <w:r w:rsidDel="007219AB">
          <w:delText xml:space="preserve">The pilot nodded, I ran like hell, took them totally by surprise as I opened the door, threw my rucksack in and climbed in after it.  I shut the door behind me, strapped myself it and used the seatbelt on the spare seat beside me to secure my </w:delText>
        </w:r>
        <w:r w:rsidR="00E15A05" w:rsidDel="007219AB">
          <w:delText>rucksack</w:delText>
        </w:r>
        <w:r w:rsidDel="007219AB">
          <w:delText xml:space="preserve">.  </w:delText>
        </w:r>
      </w:del>
      <w:r>
        <w:t xml:space="preserve">The Americans assumed I was a very nervous </w:t>
      </w:r>
      <w:r w:rsidR="00E15A05">
        <w:t>person;</w:t>
      </w:r>
      <w:r>
        <w:t xml:space="preserve"> they were already a bit embarrassed that a foreigner had found John and couldn’t resist the temptation to belittle me.</w:t>
      </w:r>
    </w:p>
    <w:p w14:paraId="0960903F" w14:textId="338F0D0C" w:rsidR="003735D3" w:rsidRDefault="003735D3">
      <w:pPr>
        <w:pStyle w:val="aSCENEHEAD"/>
        <w:rPr>
          <w:ins w:id="7986" w:author="Copy Editor" w:date="2026-10-07T11:32:00Z" w16du:dateUtc="2026-10-07T08:32:00Z"/>
        </w:rPr>
        <w:pPrChange w:id="7987" w:author="Copy Editor" w:date="2026-10-07T11:32:00Z" w16du:dateUtc="2026-10-07T08:32:00Z">
          <w:pPr>
            <w:pStyle w:val="body"/>
          </w:pPr>
        </w:pPrChange>
      </w:pPr>
      <w:ins w:id="7988" w:author="Copy Editor" w:date="2026-10-07T11:32:00Z">
        <w:r w:rsidRPr="003735D3">
          <w:t>EXT. GRAND CANYON – HELICOPTER – DAY</w:t>
        </w:r>
      </w:ins>
    </w:p>
    <w:p w14:paraId="19B6FF35" w14:textId="77777777" w:rsidR="003735D3" w:rsidRDefault="003735D3" w:rsidP="00B33299">
      <w:pPr>
        <w:pStyle w:val="body"/>
        <w:rPr>
          <w:ins w:id="7989" w:author="Copy Editor" w:date="2026-10-07T11:32:00Z" w16du:dateUtc="2026-10-07T08:32:00Z"/>
        </w:rPr>
      </w:pPr>
      <w:ins w:id="7990" w:author="Copy Editor" w:date="2026-10-07T11:32:00Z" w16du:dateUtc="2026-10-07T08:32:00Z">
        <w:r>
          <w:t>The helicopter</w:t>
        </w:r>
      </w:ins>
      <w:del w:id="7991" w:author="Copy Editor" w:date="2026-10-07T11:32:00Z" w16du:dateUtc="2026-10-07T08:32:00Z">
        <w:r w:rsidR="007C0FF3" w:rsidDel="003735D3">
          <w:delText>As we</w:delText>
        </w:r>
      </w:del>
      <w:r w:rsidR="007C0FF3">
        <w:t xml:space="preserve"> c</w:t>
      </w:r>
      <w:ins w:id="7992" w:author="Copy Editor" w:date="2026-10-07T11:32:00Z" w16du:dateUtc="2026-10-07T08:32:00Z">
        <w:r>
          <w:t>omes</w:t>
        </w:r>
      </w:ins>
      <w:del w:id="7993" w:author="Copy Editor" w:date="2026-10-07T11:32:00Z" w16du:dateUtc="2026-10-07T08:32:00Z">
        <w:r w:rsidR="007C0FF3" w:rsidDel="003735D3">
          <w:delText>ame</w:delText>
        </w:r>
      </w:del>
      <w:r w:rsidR="007C0FF3">
        <w:t xml:space="preserve"> </w:t>
      </w:r>
      <w:r w:rsidR="00E15A05">
        <w:t>into</w:t>
      </w:r>
      <w:r w:rsidR="007C0FF3">
        <w:t xml:space="preserve"> </w:t>
      </w:r>
      <w:r w:rsidR="00E15A05">
        <w:t>land</w:t>
      </w:r>
      <w:ins w:id="7994" w:author="Copy Editor" w:date="2026-10-07T11:32:00Z" w16du:dateUtc="2026-10-07T08:32:00Z">
        <w:r>
          <w:t>.</w:t>
        </w:r>
      </w:ins>
    </w:p>
    <w:p w14:paraId="49C78014" w14:textId="77777777" w:rsidR="008F7067" w:rsidRDefault="003735D3" w:rsidP="00B33299">
      <w:pPr>
        <w:pStyle w:val="body"/>
        <w:rPr>
          <w:ins w:id="7995" w:author="Copy Editor" w:date="2026-10-07T11:33:00Z" w16du:dateUtc="2026-10-07T08:33:00Z"/>
        </w:rPr>
      </w:pPr>
      <w:ins w:id="7996" w:author="Copy Editor" w:date="2026-10-07T11:33:00Z" w16du:dateUtc="2026-10-07T08:33:00Z">
        <w:r>
          <w:t>Richard</w:t>
        </w:r>
      </w:ins>
      <w:del w:id="7997" w:author="Copy Editor" w:date="2026-10-07T11:32:00Z" w16du:dateUtc="2026-10-07T08:32:00Z">
        <w:r w:rsidR="00E15A05" w:rsidDel="003735D3">
          <w:delText>,</w:delText>
        </w:r>
        <w:r w:rsidR="007C0FF3" w:rsidDel="003735D3">
          <w:delText xml:space="preserve"> </w:delText>
        </w:r>
      </w:del>
      <w:del w:id="7998" w:author="Copy Editor" w:date="2026-10-07T11:33:00Z" w16du:dateUtc="2026-10-07T08:33:00Z">
        <w:r w:rsidR="007C0FF3" w:rsidDel="003735D3">
          <w:delText>I</w:delText>
        </w:r>
      </w:del>
      <w:r w:rsidR="007C0FF3">
        <w:t xml:space="preserve"> ha</w:t>
      </w:r>
      <w:ins w:id="7999" w:author="Copy Editor" w:date="2026-10-07T11:33:00Z" w16du:dateUtc="2026-10-07T08:33:00Z">
        <w:r>
          <w:t>s</w:t>
        </w:r>
      </w:ins>
      <w:del w:id="8000" w:author="Copy Editor" w:date="2026-10-07T11:33:00Z" w16du:dateUtc="2026-10-07T08:33:00Z">
        <w:r w:rsidR="007C0FF3" w:rsidDel="003735D3">
          <w:delText>d</w:delText>
        </w:r>
      </w:del>
      <w:r w:rsidR="007C0FF3">
        <w:t xml:space="preserve"> </w:t>
      </w:r>
      <w:ins w:id="8001" w:author="Copy Editor" w:date="2026-10-07T11:33:00Z" w16du:dateUtc="2026-10-07T08:33:00Z">
        <w:r>
          <w:t>one</w:t>
        </w:r>
      </w:ins>
      <w:del w:id="8002" w:author="Copy Editor" w:date="2026-10-07T11:33:00Z" w16du:dateUtc="2026-10-07T08:33:00Z">
        <w:r w:rsidR="007C0FF3" w:rsidDel="003735D3">
          <w:delText>my</w:delText>
        </w:r>
      </w:del>
      <w:r w:rsidR="007C0FF3">
        <w:t xml:space="preserve"> hand on </w:t>
      </w:r>
      <w:ins w:id="8003" w:author="Copy Editor" w:date="2026-10-07T11:33:00Z" w16du:dateUtc="2026-10-07T08:33:00Z">
        <w:r w:rsidR="008F7067">
          <w:t>his</w:t>
        </w:r>
      </w:ins>
      <w:del w:id="8004" w:author="Copy Editor" w:date="2026-10-07T11:33:00Z" w16du:dateUtc="2026-10-07T08:33:00Z">
        <w:r w:rsidR="007C0FF3" w:rsidDel="008F7067">
          <w:delText>my</w:delText>
        </w:r>
      </w:del>
      <w:r w:rsidR="007C0FF3">
        <w:t xml:space="preserve"> seat belt buckle. </w:t>
      </w:r>
    </w:p>
    <w:p w14:paraId="76CA2C73" w14:textId="77777777" w:rsidR="008F7067" w:rsidRDefault="007C0FF3" w:rsidP="00B33299">
      <w:pPr>
        <w:pStyle w:val="body"/>
        <w:rPr>
          <w:ins w:id="8005" w:author="Copy Editor" w:date="2026-10-07T11:33:00Z" w16du:dateUtc="2026-10-07T08:33:00Z"/>
        </w:rPr>
      </w:pPr>
      <w:del w:id="8006" w:author="Copy Editor" w:date="2026-10-07T11:33:00Z" w16du:dateUtc="2026-10-07T08:33:00Z">
        <w:r w:rsidDel="008F7067">
          <w:delText xml:space="preserve"> As soon as the</w:delText>
        </w:r>
      </w:del>
      <w:ins w:id="8007" w:author="Copy Editor" w:date="2026-10-07T11:33:00Z" w16du:dateUtc="2026-10-07T08:33:00Z">
        <w:r w:rsidR="008F7067">
          <w:t>The</w:t>
        </w:r>
      </w:ins>
      <w:r>
        <w:t xml:space="preserve"> skid </w:t>
      </w:r>
      <w:ins w:id="8008" w:author="Copy Editor" w:date="2026-10-07T11:33:00Z" w16du:dateUtc="2026-10-07T08:33:00Z">
        <w:r w:rsidR="008F7067">
          <w:t>touches</w:t>
        </w:r>
      </w:ins>
      <w:del w:id="8009" w:author="Copy Editor" w:date="2026-10-07T11:33:00Z" w16du:dateUtc="2026-10-07T08:33:00Z">
        <w:r w:rsidDel="008F7067">
          <w:delText>hit</w:delText>
        </w:r>
      </w:del>
      <w:r>
        <w:t xml:space="preserve"> the </w:t>
      </w:r>
      <w:r w:rsidR="00E15A05">
        <w:t>ground</w:t>
      </w:r>
      <w:ins w:id="8010" w:author="Copy Editor" w:date="2026-10-07T11:33:00Z" w16du:dateUtc="2026-10-07T08:33:00Z">
        <w:r w:rsidR="008F7067">
          <w:t>.</w:t>
        </w:r>
      </w:ins>
    </w:p>
    <w:p w14:paraId="0D7AFFCE" w14:textId="77777777" w:rsidR="00E92973" w:rsidRDefault="00E15A05" w:rsidP="00B33299">
      <w:pPr>
        <w:pStyle w:val="body"/>
        <w:rPr>
          <w:ins w:id="8011" w:author="Copy Editor" w:date="2026-10-07T11:34:00Z" w16du:dateUtc="2026-10-07T08:34:00Z"/>
        </w:rPr>
      </w:pPr>
      <w:del w:id="8012" w:author="Copy Editor" w:date="2026-10-07T11:33:00Z" w16du:dateUtc="2026-10-07T08:33:00Z">
        <w:r w:rsidDel="008F7067">
          <w:delText>,</w:delText>
        </w:r>
        <w:r w:rsidR="007C0FF3" w:rsidDel="008F7067">
          <w:delText xml:space="preserve"> </w:delText>
        </w:r>
        <w:r w:rsidR="007C0FF3" w:rsidDel="00E92973">
          <w:delText>I</w:delText>
        </w:r>
      </w:del>
      <w:ins w:id="8013" w:author="Copy Editor" w:date="2026-10-07T11:33:00Z" w16du:dateUtc="2026-10-07T08:33:00Z">
        <w:r w:rsidR="00E92973">
          <w:t>Richard</w:t>
        </w:r>
      </w:ins>
      <w:r w:rsidR="007C0FF3">
        <w:t xml:space="preserve"> unfasten</w:t>
      </w:r>
      <w:ins w:id="8014" w:author="Copy Editor" w:date="2026-10-07T11:33:00Z" w16du:dateUtc="2026-10-07T08:33:00Z">
        <w:r w:rsidR="00E92973">
          <w:t>s</w:t>
        </w:r>
      </w:ins>
      <w:del w:id="8015" w:author="Copy Editor" w:date="2026-10-07T11:33:00Z" w16du:dateUtc="2026-10-07T08:33:00Z">
        <w:r w:rsidR="007C0FF3" w:rsidDel="00E92973">
          <w:delText>ed</w:delText>
        </w:r>
      </w:del>
      <w:r w:rsidR="007C0FF3">
        <w:t xml:space="preserve"> it, rele</w:t>
      </w:r>
      <w:ins w:id="8016" w:author="Copy Editor" w:date="2026-10-07T11:34:00Z" w16du:dateUtc="2026-10-07T08:34:00Z">
        <w:r w:rsidR="00E92973">
          <w:t>ases</w:t>
        </w:r>
      </w:ins>
      <w:del w:id="8017" w:author="Copy Editor" w:date="2026-10-07T11:34:00Z" w16du:dateUtc="2026-10-07T08:34:00Z">
        <w:r w:rsidR="007C0FF3" w:rsidDel="00E92973">
          <w:delText>ased</w:delText>
        </w:r>
      </w:del>
      <w:r w:rsidR="007C0FF3">
        <w:t xml:space="preserve"> </w:t>
      </w:r>
      <w:ins w:id="8018" w:author="Copy Editor" w:date="2026-10-07T11:34:00Z" w16du:dateUtc="2026-10-07T08:34:00Z">
        <w:r w:rsidR="00E92973">
          <w:t>his</w:t>
        </w:r>
      </w:ins>
      <w:del w:id="8019" w:author="Copy Editor" w:date="2026-10-07T11:34:00Z" w16du:dateUtc="2026-10-07T08:34:00Z">
        <w:r w:rsidR="007C0FF3" w:rsidDel="00E92973">
          <w:delText>my</w:delText>
        </w:r>
      </w:del>
      <w:r w:rsidR="007C0FF3">
        <w:t xml:space="preserve"> rucksack, open</w:t>
      </w:r>
      <w:ins w:id="8020" w:author="Copy Editor" w:date="2026-10-07T11:34:00Z" w16du:dateUtc="2026-10-07T08:34:00Z">
        <w:r w:rsidR="00E92973">
          <w:t>s</w:t>
        </w:r>
      </w:ins>
      <w:del w:id="8021" w:author="Copy Editor" w:date="2026-10-07T11:34:00Z" w16du:dateUtc="2026-10-07T08:34:00Z">
        <w:r w:rsidR="007C0FF3" w:rsidDel="00E92973">
          <w:delText>ed</w:delText>
        </w:r>
      </w:del>
      <w:r w:rsidR="007C0FF3">
        <w:t xml:space="preserve"> the door and jump</w:t>
      </w:r>
      <w:ins w:id="8022" w:author="Copy Editor" w:date="2026-10-07T11:34:00Z" w16du:dateUtc="2026-10-07T08:34:00Z">
        <w:r w:rsidR="00E92973">
          <w:t>s</w:t>
        </w:r>
      </w:ins>
      <w:del w:id="8023" w:author="Copy Editor" w:date="2026-10-07T11:34:00Z" w16du:dateUtc="2026-10-07T08:34:00Z">
        <w:r w:rsidR="007C0FF3" w:rsidDel="00E92973">
          <w:delText>ed</w:delText>
        </w:r>
      </w:del>
      <w:r w:rsidR="007C0FF3">
        <w:t xml:space="preserve"> out.  </w:t>
      </w:r>
    </w:p>
    <w:p w14:paraId="02B8F340" w14:textId="7E85DE75" w:rsidR="00E92973" w:rsidRDefault="00E92973" w:rsidP="00E92973">
      <w:pPr>
        <w:pStyle w:val="body"/>
        <w:rPr>
          <w:ins w:id="8024" w:author="Copy Editor" w:date="2026-10-07T11:35:00Z" w16du:dateUtc="2026-10-07T08:35:00Z"/>
        </w:rPr>
      </w:pPr>
      <w:ins w:id="8025" w:author="Copy Editor" w:date="2026-10-07T11:34:00Z">
        <w:r w:rsidRPr="00E92973">
          <w:t>A RANGER grabs him.</w:t>
        </w:r>
      </w:ins>
    </w:p>
    <w:p w14:paraId="793D954A" w14:textId="14081176" w:rsidR="0070260B" w:rsidRPr="00E92973" w:rsidRDefault="0070260B">
      <w:pPr>
        <w:pStyle w:val="bCHARACTER"/>
        <w:rPr>
          <w:ins w:id="8026" w:author="Copy Editor" w:date="2026-10-07T11:34:00Z" w16du:dateUtc="2026-10-07T08:34:00Z"/>
        </w:rPr>
        <w:pPrChange w:id="8027" w:author="Copy Editor" w:date="2026-10-07T11:35:00Z" w16du:dateUtc="2026-10-07T08:35:00Z">
          <w:pPr>
            <w:pStyle w:val="body"/>
          </w:pPr>
        </w:pPrChange>
      </w:pPr>
      <w:ins w:id="8028" w:author="Copy Editor" w:date="2026-10-07T11:35:00Z">
        <w:r w:rsidRPr="0070260B">
          <w:t>RICHARD (V.O.)</w:t>
        </w:r>
      </w:ins>
    </w:p>
    <w:p w14:paraId="5E4BDD43" w14:textId="52FBF556" w:rsidR="003439BF" w:rsidRDefault="007C0FF3" w:rsidP="0070260B">
      <w:pPr>
        <w:pStyle w:val="bdialogue"/>
        <w:rPr>
          <w:ins w:id="8029" w:author="Copy Editor" w:date="2026-10-07T11:35:00Z" w16du:dateUtc="2026-10-07T08:35:00Z"/>
        </w:rPr>
      </w:pPr>
      <w:del w:id="8030" w:author="Copy Editor" w:date="2026-10-07T11:34:00Z" w16du:dateUtc="2026-10-07T08:34:00Z">
        <w:r w:rsidDel="00E92973">
          <w:delText xml:space="preserve">I was grabbed by a Ranger who told me I’d nearly put my Rucksack through the rotor.  </w:delText>
        </w:r>
      </w:del>
      <w:r>
        <w:t xml:space="preserve">Now I hadn’t, I’d missed by a good two feet, </w:t>
      </w:r>
      <w:r w:rsidR="00E15A05">
        <w:t>that</w:t>
      </w:r>
      <w:r>
        <w:t xml:space="preserve"> was something I’d been watching for.  </w:t>
      </w:r>
    </w:p>
    <w:p w14:paraId="7381E82E" w14:textId="3A40AAFC" w:rsidR="0070260B" w:rsidRDefault="0070260B">
      <w:pPr>
        <w:pStyle w:val="aSCENEHEAD"/>
        <w:rPr>
          <w:ins w:id="8031" w:author="Copy Editor" w:date="2026-10-07T11:35:00Z" w16du:dateUtc="2026-10-07T08:35:00Z"/>
        </w:rPr>
        <w:pPrChange w:id="8032" w:author="Copy Editor" w:date="2026-10-07T11:35:00Z" w16du:dateUtc="2026-10-07T08:35:00Z">
          <w:pPr>
            <w:pStyle w:val="bdialogue"/>
          </w:pPr>
        </w:pPrChange>
      </w:pPr>
      <w:ins w:id="8033" w:author="Copy Editor" w:date="2026-10-07T11:35:00Z">
        <w:r w:rsidRPr="0070260B">
          <w:t>INT. RANGER INTERVIEW ROOM – DAY</w:t>
        </w:r>
      </w:ins>
    </w:p>
    <w:p w14:paraId="4F462471" w14:textId="635DE14A" w:rsidR="0070260B" w:rsidDel="0070260B" w:rsidRDefault="0070260B">
      <w:pPr>
        <w:pStyle w:val="bdialogue"/>
        <w:rPr>
          <w:del w:id="8034" w:author="Copy Editor" w:date="2026-10-07T11:35:00Z" w16du:dateUtc="2026-10-07T08:35:00Z"/>
        </w:rPr>
        <w:pPrChange w:id="8035" w:author="Copy Editor" w:date="2026-10-07T11:35:00Z" w16du:dateUtc="2026-10-07T08:35:00Z">
          <w:pPr>
            <w:pStyle w:val="body"/>
          </w:pPr>
        </w:pPrChange>
      </w:pPr>
    </w:p>
    <w:p w14:paraId="7AB693CD" w14:textId="77777777" w:rsidR="0070260B" w:rsidRDefault="007C0FF3" w:rsidP="00B33299">
      <w:pPr>
        <w:pStyle w:val="body"/>
        <w:rPr>
          <w:ins w:id="8036" w:author="Copy Editor" w:date="2026-10-07T11:35:00Z" w16du:dateUtc="2026-10-07T08:35:00Z"/>
        </w:rPr>
      </w:pPr>
      <w:del w:id="8037" w:author="Copy Editor" w:date="2026-10-07T11:35:00Z" w16du:dateUtc="2026-10-07T08:35:00Z">
        <w:r w:rsidDel="0070260B">
          <w:delText>I was shown into an interview room.  There were f</w:delText>
        </w:r>
      </w:del>
      <w:ins w:id="8038" w:author="Copy Editor" w:date="2026-10-07T11:35:00Z" w16du:dateUtc="2026-10-07T08:35:00Z">
        <w:r w:rsidR="0070260B">
          <w:t>F</w:t>
        </w:r>
      </w:ins>
      <w:r>
        <w:t xml:space="preserve">our Rangers </w:t>
      </w:r>
      <w:ins w:id="8039" w:author="Copy Editor" w:date="2026-10-07T11:35:00Z" w16du:dateUtc="2026-10-07T08:35:00Z">
        <w:r w:rsidR="0070260B">
          <w:t>are present.</w:t>
        </w:r>
      </w:ins>
    </w:p>
    <w:p w14:paraId="5E4BDD45" w14:textId="02815901" w:rsidR="003439BF" w:rsidRDefault="007C0FF3" w:rsidP="0070260B">
      <w:pPr>
        <w:pStyle w:val="body"/>
      </w:pPr>
      <w:del w:id="8040" w:author="Copy Editor" w:date="2026-10-07T11:35:00Z" w16du:dateUtc="2026-10-07T08:35:00Z">
        <w:r w:rsidRPr="0070260B" w:rsidDel="0070260B">
          <w:delText>ther</w:delText>
        </w:r>
      </w:del>
      <w:ins w:id="8041" w:author="Copy Editor" w:date="2026-10-07T11:36:00Z" w16du:dateUtc="2026-10-07T08:36:00Z">
        <w:r w:rsidR="0070260B">
          <w:t>T</w:t>
        </w:r>
      </w:ins>
      <w:del w:id="8042" w:author="Copy Editor" w:date="2026-10-07T11:35:00Z" w16du:dateUtc="2026-10-07T08:35:00Z">
        <w:r w:rsidRPr="0070260B" w:rsidDel="0070260B">
          <w:delText>e, t</w:delText>
        </w:r>
      </w:del>
      <w:r w:rsidRPr="0070260B">
        <w:t>hree</w:t>
      </w:r>
      <w:r>
        <w:t xml:space="preserve"> s</w:t>
      </w:r>
      <w:ins w:id="8043" w:author="Copy Editor" w:date="2026-10-07T11:36:00Z" w16du:dateUtc="2026-10-07T08:36:00Z">
        <w:r w:rsidR="0070260B">
          <w:t>i</w:t>
        </w:r>
      </w:ins>
      <w:del w:id="8044" w:author="Copy Editor" w:date="2026-10-07T11:36:00Z" w16du:dateUtc="2026-10-07T08:36:00Z">
        <w:r w:rsidDel="0070260B">
          <w:delText>a</w:delText>
        </w:r>
      </w:del>
      <w:r>
        <w:t xml:space="preserve">t opposite </w:t>
      </w:r>
      <w:ins w:id="8045" w:author="Copy Editor" w:date="2026-10-07T11:36:00Z" w16du:dateUtc="2026-10-07T08:36:00Z">
        <w:r w:rsidR="0070260B">
          <w:t>Richard</w:t>
        </w:r>
        <w:r w:rsidR="00442FFE">
          <w:t>.</w:t>
        </w:r>
      </w:ins>
      <w:del w:id="8046" w:author="Copy Editor" w:date="2026-10-07T11:36:00Z" w16du:dateUtc="2026-10-07T08:36:00Z">
        <w:r w:rsidDel="0070260B">
          <w:delText>me</w:delText>
        </w:r>
      </w:del>
      <w:r>
        <w:t xml:space="preserve"> </w:t>
      </w:r>
      <w:del w:id="8047" w:author="Copy Editor" w:date="2026-10-07T11:36:00Z" w16du:dateUtc="2026-10-07T08:36:00Z">
        <w:r w:rsidDel="00442FFE">
          <w:delText>and th</w:delText>
        </w:r>
      </w:del>
      <w:ins w:id="8048" w:author="Copy Editor" w:date="2026-10-07T11:36:00Z" w16du:dateUtc="2026-10-07T08:36:00Z">
        <w:r w:rsidR="00442FFE">
          <w:t>Th</w:t>
        </w:r>
      </w:ins>
      <w:r>
        <w:t xml:space="preserve">e </w:t>
      </w:r>
      <w:r w:rsidR="00442FFE">
        <w:t xml:space="preserve">HEAD RANGER </w:t>
      </w:r>
      <w:r>
        <w:t>s</w:t>
      </w:r>
      <w:ins w:id="8049" w:author="Copy Editor" w:date="2026-10-07T11:36:00Z" w16du:dateUtc="2026-10-07T08:36:00Z">
        <w:r w:rsidR="00442FFE">
          <w:t>i</w:t>
        </w:r>
      </w:ins>
      <w:del w:id="8050" w:author="Copy Editor" w:date="2026-10-07T11:36:00Z" w16du:dateUtc="2026-10-07T08:36:00Z">
        <w:r w:rsidDel="00442FFE">
          <w:delText>a</w:delText>
        </w:r>
      </w:del>
      <w:r>
        <w:t>t</w:t>
      </w:r>
      <w:ins w:id="8051" w:author="Copy Editor" w:date="2026-10-07T11:36:00Z" w16du:dateUtc="2026-10-07T08:36:00Z">
        <w:r w:rsidR="00442FFE">
          <w:t>s</w:t>
        </w:r>
      </w:ins>
      <w:r>
        <w:t xml:space="preserve"> beside me.  </w:t>
      </w:r>
    </w:p>
    <w:p w14:paraId="646923B2" w14:textId="77777777" w:rsidR="00442FFE" w:rsidRDefault="00442FFE">
      <w:pPr>
        <w:pStyle w:val="bCHARACTER"/>
        <w:rPr>
          <w:ins w:id="8052" w:author="Copy Editor" w:date="2026-10-07T11:36:00Z" w16du:dateUtc="2026-10-07T08:36:00Z"/>
        </w:rPr>
        <w:pPrChange w:id="8053" w:author="Copy Editor" w:date="2026-10-07T11:37:00Z" w16du:dateUtc="2026-10-07T08:37:00Z">
          <w:pPr>
            <w:pStyle w:val="bdialogue"/>
          </w:pPr>
        </w:pPrChange>
      </w:pPr>
      <w:ins w:id="8054" w:author="Copy Editor" w:date="2026-10-07T11:36:00Z" w16du:dateUtc="2026-10-07T08:36:00Z">
        <w:r>
          <w:t xml:space="preserve">HEAD RANGER </w:t>
        </w:r>
      </w:ins>
    </w:p>
    <w:p w14:paraId="5E4BDD46" w14:textId="3F9826A3" w:rsidR="003439BF" w:rsidRDefault="007C0FF3" w:rsidP="004B3D80">
      <w:pPr>
        <w:pStyle w:val="bdialogue"/>
      </w:pPr>
      <w:del w:id="8055" w:author="Copy Editor" w:date="2026-10-07T11:37:00Z" w16du:dateUtc="2026-10-07T08:37:00Z">
        <w:r w:rsidDel="00442FFE">
          <w:delText>“</w:delText>
        </w:r>
      </w:del>
      <w:r>
        <w:t>What do you do for a living Richard?</w:t>
      </w:r>
      <w:del w:id="8056" w:author="Copy Editor" w:date="2026-10-07T11:37:00Z" w16du:dateUtc="2026-10-07T08:37:00Z">
        <w:r w:rsidDel="00442FFE">
          <w:delText>”</w:delText>
        </w:r>
      </w:del>
    </w:p>
    <w:p w14:paraId="6E3F852B" w14:textId="2F6BD784" w:rsidR="00BA560F" w:rsidRDefault="00BA560F">
      <w:pPr>
        <w:pStyle w:val="bCHARACTER"/>
        <w:rPr>
          <w:ins w:id="8057" w:author="Copy Editor" w:date="2026-10-07T11:37:00Z" w16du:dateUtc="2026-10-07T08:37:00Z"/>
        </w:rPr>
        <w:pPrChange w:id="8058" w:author="Copy Editor" w:date="2026-10-07T11:37:00Z" w16du:dateUtc="2026-10-07T08:37:00Z">
          <w:pPr>
            <w:pStyle w:val="bdialogue"/>
          </w:pPr>
        </w:pPrChange>
      </w:pPr>
      <w:ins w:id="8059" w:author="Copy Editor" w:date="2026-10-07T11:37:00Z">
        <w:r w:rsidRPr="00BA560F">
          <w:t>RICHARD</w:t>
        </w:r>
      </w:ins>
    </w:p>
    <w:p w14:paraId="5E4BDD47" w14:textId="4880A5EC" w:rsidR="003439BF" w:rsidRPr="00BA560F" w:rsidDel="00BA560F" w:rsidRDefault="007C0FF3">
      <w:pPr>
        <w:pStyle w:val="bdialogue"/>
        <w:rPr>
          <w:del w:id="8060" w:author="Copy Editor" w:date="2026-10-07T11:37:00Z" w16du:dateUtc="2026-10-07T08:37:00Z"/>
        </w:rPr>
      </w:pPr>
      <w:del w:id="8061" w:author="Copy Editor" w:date="2026-10-07T11:37:00Z" w16du:dateUtc="2026-10-07T08:37:00Z">
        <w:r w:rsidDel="00BA560F">
          <w:delText>“</w:delText>
        </w:r>
      </w:del>
      <w:r>
        <w:t xml:space="preserve">I’m a painter and </w:t>
      </w:r>
      <w:r w:rsidRPr="00BA560F">
        <w:t>decorator.</w:t>
      </w:r>
      <w:del w:id="8062" w:author="Copy Editor" w:date="2026-10-07T11:37:00Z" w16du:dateUtc="2026-10-07T08:37:00Z">
        <w:r w:rsidRPr="00BA560F" w:rsidDel="00BA560F">
          <w:delText>”</w:delText>
        </w:r>
      </w:del>
    </w:p>
    <w:p w14:paraId="017A14D1" w14:textId="77777777" w:rsidR="00BA560F" w:rsidRPr="00BA560F" w:rsidRDefault="00BA560F">
      <w:pPr>
        <w:pStyle w:val="bdialogue"/>
        <w:rPr>
          <w:ins w:id="8063" w:author="Copy Editor" w:date="2026-10-07T11:37:00Z" w16du:dateUtc="2026-10-07T08:37:00Z"/>
        </w:rPr>
        <w:pPrChange w:id="8064" w:author="Copy Editor" w:date="2026-10-07T11:37:00Z" w16du:dateUtc="2026-10-07T08:37:00Z">
          <w:pPr>
            <w:pStyle w:val="bdialogue"/>
            <w:ind w:left="0"/>
          </w:pPr>
        </w:pPrChange>
      </w:pPr>
    </w:p>
    <w:p w14:paraId="587A5BA1" w14:textId="77777777" w:rsidR="00BA560F" w:rsidRDefault="00BA560F" w:rsidP="00BA560F">
      <w:pPr>
        <w:pStyle w:val="bCHARACTER"/>
        <w:rPr>
          <w:ins w:id="8065" w:author="Copy Editor" w:date="2026-10-07T11:37:00Z" w16du:dateUtc="2026-10-07T08:37:00Z"/>
        </w:rPr>
      </w:pPr>
      <w:ins w:id="8066" w:author="Copy Editor" w:date="2026-10-07T11:37:00Z" w16du:dateUtc="2026-10-07T08:37:00Z">
        <w:r>
          <w:t xml:space="preserve">HEAD RANGER </w:t>
        </w:r>
      </w:ins>
    </w:p>
    <w:p w14:paraId="5E4BDD48" w14:textId="422871BE" w:rsidR="003439BF" w:rsidRPr="00BA560F" w:rsidRDefault="007C0FF3" w:rsidP="00BA560F">
      <w:pPr>
        <w:pStyle w:val="bdialogue"/>
      </w:pPr>
      <w:del w:id="8067" w:author="Copy Editor" w:date="2026-10-07T11:37:00Z" w16du:dateUtc="2026-10-07T08:37:00Z">
        <w:r w:rsidRPr="00BA560F" w:rsidDel="00BA560F">
          <w:delText>“</w:delText>
        </w:r>
      </w:del>
      <w:r w:rsidRPr="00BA560F">
        <w:t>What is painter and decorator doing in the Grand Canyon National Park?</w:t>
      </w:r>
      <w:del w:id="8068" w:author="Copy Editor" w:date="2026-10-07T11:37:00Z" w16du:dateUtc="2026-10-07T08:37:00Z">
        <w:r w:rsidRPr="00BA560F" w:rsidDel="00BA560F">
          <w:delText>”</w:delText>
        </w:r>
      </w:del>
    </w:p>
    <w:p w14:paraId="7D5672E8" w14:textId="77777777" w:rsidR="00BA560F" w:rsidRDefault="00BA560F" w:rsidP="00BA560F">
      <w:pPr>
        <w:pStyle w:val="bCHARACTER"/>
        <w:rPr>
          <w:ins w:id="8069" w:author="Copy Editor" w:date="2026-10-07T11:37:00Z" w16du:dateUtc="2026-10-07T08:37:00Z"/>
        </w:rPr>
      </w:pPr>
      <w:ins w:id="8070" w:author="Copy Editor" w:date="2026-10-07T11:37:00Z" w16du:dateUtc="2026-10-07T08:37:00Z">
        <w:r w:rsidRPr="00BA560F">
          <w:lastRenderedPageBreak/>
          <w:t>RICHARD</w:t>
        </w:r>
      </w:ins>
    </w:p>
    <w:p w14:paraId="5E4BDD49" w14:textId="66CE1E2E" w:rsidR="003439BF" w:rsidRDefault="007C0FF3" w:rsidP="004B3D80">
      <w:pPr>
        <w:pStyle w:val="bdialogue"/>
      </w:pPr>
      <w:del w:id="8071" w:author="Copy Editor" w:date="2026-10-07T11:37:00Z" w16du:dateUtc="2026-10-07T08:37:00Z">
        <w:r w:rsidDel="00BA560F">
          <w:delText>“</w:delText>
        </w:r>
      </w:del>
      <w:r>
        <w:t>I’m on holiday.</w:t>
      </w:r>
      <w:del w:id="8072" w:author="Copy Editor" w:date="2026-10-07T11:37:00Z" w16du:dateUtc="2026-10-07T08:37:00Z">
        <w:r w:rsidDel="00BA560F">
          <w:delText>”</w:delText>
        </w:r>
      </w:del>
    </w:p>
    <w:p w14:paraId="056D749D" w14:textId="77777777" w:rsidR="00BA560F" w:rsidRDefault="007C0FF3" w:rsidP="00B33299">
      <w:pPr>
        <w:pStyle w:val="body"/>
        <w:rPr>
          <w:ins w:id="8073" w:author="Copy Editor" w:date="2026-10-07T11:38:00Z" w16du:dateUtc="2026-10-07T08:38:00Z"/>
        </w:rPr>
      </w:pPr>
      <w:r>
        <w:t>The rangers stare at each other</w:t>
      </w:r>
      <w:ins w:id="8074" w:author="Copy Editor" w:date="2026-10-07T11:38:00Z" w16du:dateUtc="2026-10-07T08:38:00Z">
        <w:r w:rsidR="00BA560F">
          <w:t>.</w:t>
        </w:r>
      </w:ins>
    </w:p>
    <w:p w14:paraId="0AC550BB" w14:textId="77777777" w:rsidR="00044946" w:rsidRPr="00E92973" w:rsidRDefault="00044946" w:rsidP="00044946">
      <w:pPr>
        <w:pStyle w:val="bCHARACTER"/>
        <w:rPr>
          <w:ins w:id="8075" w:author="Copy Editor" w:date="2026-10-07T11:39:00Z" w16du:dateUtc="2026-10-07T08:39:00Z"/>
        </w:rPr>
      </w:pPr>
      <w:ins w:id="8076" w:author="Copy Editor" w:date="2026-10-07T11:39:00Z" w16du:dateUtc="2026-10-07T08:39:00Z">
        <w:r w:rsidRPr="0070260B">
          <w:t>RICHARD (V.O.)</w:t>
        </w:r>
      </w:ins>
    </w:p>
    <w:p w14:paraId="5E4BDD4A" w14:textId="44C6B5AD" w:rsidR="003439BF" w:rsidRDefault="007C0FF3">
      <w:pPr>
        <w:pStyle w:val="bdialogue"/>
        <w:pPrChange w:id="8077" w:author="Copy Editor" w:date="2026-10-07T11:38:00Z" w16du:dateUtc="2026-10-07T08:38:00Z">
          <w:pPr>
            <w:pStyle w:val="body"/>
          </w:pPr>
        </w:pPrChange>
      </w:pPr>
      <w:del w:id="8078" w:author="Copy Editor" w:date="2026-10-07T11:38:00Z" w16du:dateUtc="2026-10-07T08:38:00Z">
        <w:r w:rsidDel="00BA560F">
          <w:delText>, t</w:delText>
        </w:r>
      </w:del>
      <w:ins w:id="8079" w:author="Copy Editor" w:date="2026-10-07T11:38:00Z" w16du:dateUtc="2026-10-07T08:38:00Z">
        <w:r w:rsidR="007F71F6">
          <w:t>T</w:t>
        </w:r>
      </w:ins>
      <w:r>
        <w:t>his makes no sense at all.</w:t>
      </w:r>
    </w:p>
    <w:p w14:paraId="1996BD79" w14:textId="77777777" w:rsidR="00044946" w:rsidRDefault="00044946">
      <w:pPr>
        <w:pStyle w:val="bCHARACTER"/>
        <w:rPr>
          <w:ins w:id="8080" w:author="Copy Editor" w:date="2026-10-07T11:39:00Z" w16du:dateUtc="2026-10-07T08:39:00Z"/>
        </w:rPr>
        <w:pPrChange w:id="8081" w:author="Copy Editor" w:date="2026-10-07T11:39:00Z" w16du:dateUtc="2026-10-07T08:39:00Z">
          <w:pPr>
            <w:pStyle w:val="bdialogue"/>
          </w:pPr>
        </w:pPrChange>
      </w:pPr>
      <w:ins w:id="8082" w:author="Copy Editor" w:date="2026-10-07T11:39:00Z" w16du:dateUtc="2026-10-07T08:39:00Z">
        <w:r w:rsidRPr="0070260B">
          <w:t xml:space="preserve">RICHARD </w:t>
        </w:r>
      </w:ins>
    </w:p>
    <w:p w14:paraId="5E4BDD4B" w14:textId="3F1396FD" w:rsidR="003439BF" w:rsidRDefault="007C0FF3" w:rsidP="004B3D80">
      <w:pPr>
        <w:pStyle w:val="bdialogue"/>
      </w:pPr>
      <w:del w:id="8083" w:author="Copy Editor" w:date="2026-10-07T11:39:00Z" w16du:dateUtc="2026-10-07T08:39:00Z">
        <w:r w:rsidDel="00044946">
          <w:delText>“</w:delText>
        </w:r>
      </w:del>
      <w:r>
        <w:t>I’m also in the British Reserve Army, in fact I come over here on a military exchange and stayed for a bit of a holiday.</w:t>
      </w:r>
      <w:del w:id="8084" w:author="Copy Editor" w:date="2026-10-07T11:39:00Z" w16du:dateUtc="2026-10-07T08:39:00Z">
        <w:r w:rsidDel="00044946">
          <w:delText>”</w:delText>
        </w:r>
      </w:del>
    </w:p>
    <w:p w14:paraId="71041015" w14:textId="77777777" w:rsidR="00636C12" w:rsidRPr="00E92973" w:rsidRDefault="00636C12" w:rsidP="00636C12">
      <w:pPr>
        <w:pStyle w:val="bCHARACTER"/>
        <w:rPr>
          <w:ins w:id="8085" w:author="Copy Editor" w:date="2026-10-07T11:40:00Z" w16du:dateUtc="2026-10-07T08:40:00Z"/>
        </w:rPr>
      </w:pPr>
      <w:ins w:id="8086" w:author="Copy Editor" w:date="2026-10-07T11:40:00Z" w16du:dateUtc="2026-10-07T08:40:00Z">
        <w:r w:rsidRPr="0070260B">
          <w:t>RICHARD (V.O.)</w:t>
        </w:r>
      </w:ins>
    </w:p>
    <w:p w14:paraId="5E4BDD4C" w14:textId="77777777" w:rsidR="003439BF" w:rsidRDefault="007C0FF3">
      <w:pPr>
        <w:pStyle w:val="bdialogue"/>
        <w:pPrChange w:id="8087" w:author="Copy Editor" w:date="2026-10-07T11:40:00Z" w16du:dateUtc="2026-10-07T08:40:00Z">
          <w:pPr>
            <w:pStyle w:val="body"/>
          </w:pPr>
        </w:pPrChange>
      </w:pPr>
      <w:r>
        <w:t>Well that made more sense.</w:t>
      </w:r>
    </w:p>
    <w:p w14:paraId="625253CA" w14:textId="77777777" w:rsidR="00636C12" w:rsidRDefault="00636C12" w:rsidP="00636C12">
      <w:pPr>
        <w:pStyle w:val="bCHARACTER"/>
        <w:rPr>
          <w:ins w:id="8088" w:author="Copy Editor" w:date="2026-10-07T11:40:00Z" w16du:dateUtc="2026-10-07T08:40:00Z"/>
        </w:rPr>
      </w:pPr>
      <w:ins w:id="8089" w:author="Copy Editor" w:date="2026-10-07T11:40:00Z" w16du:dateUtc="2026-10-07T08:40:00Z">
        <w:r>
          <w:t xml:space="preserve">HEAD RANGER </w:t>
        </w:r>
      </w:ins>
    </w:p>
    <w:p w14:paraId="5E4BDD4D" w14:textId="3A1F2A71" w:rsidR="003439BF" w:rsidRDefault="007C0FF3" w:rsidP="004B3D80">
      <w:pPr>
        <w:pStyle w:val="bdialogue"/>
      </w:pPr>
      <w:del w:id="8090" w:author="Copy Editor" w:date="2026-10-07T11:40:00Z" w16du:dateUtc="2026-10-07T08:40:00Z">
        <w:r w:rsidDel="00636C12">
          <w:delText>“</w:delText>
        </w:r>
      </w:del>
      <w:r>
        <w:t>Where did you sleep last might Richard?</w:t>
      </w:r>
      <w:del w:id="8091" w:author="Copy Editor" w:date="2026-10-07T11:40:00Z" w16du:dateUtc="2026-10-07T08:40:00Z">
        <w:r w:rsidDel="00636C12">
          <w:delText>”</w:delText>
        </w:r>
      </w:del>
    </w:p>
    <w:p w14:paraId="3A7B90C6" w14:textId="77777777" w:rsidR="00636C12" w:rsidRDefault="00636C12">
      <w:pPr>
        <w:pStyle w:val="bCHARACTER"/>
        <w:rPr>
          <w:ins w:id="8092" w:author="Copy Editor" w:date="2026-10-07T11:40:00Z" w16du:dateUtc="2026-10-07T08:40:00Z"/>
        </w:rPr>
        <w:pPrChange w:id="8093" w:author="Copy Editor" w:date="2026-10-07T11:40:00Z" w16du:dateUtc="2026-10-07T08:40:00Z">
          <w:pPr>
            <w:pStyle w:val="bdialogue"/>
          </w:pPr>
        </w:pPrChange>
      </w:pPr>
      <w:ins w:id="8094" w:author="Copy Editor" w:date="2026-10-07T11:40:00Z" w16du:dateUtc="2026-10-07T08:40:00Z">
        <w:r w:rsidRPr="0070260B">
          <w:t>RICHARD</w:t>
        </w:r>
        <w:r>
          <w:t xml:space="preserve"> </w:t>
        </w:r>
      </w:ins>
    </w:p>
    <w:p w14:paraId="5E4BDD4E" w14:textId="5964E24F" w:rsidR="003439BF" w:rsidRDefault="007C0FF3" w:rsidP="004B3D80">
      <w:pPr>
        <w:pStyle w:val="bdialogue"/>
      </w:pPr>
      <w:del w:id="8095" w:author="Copy Editor" w:date="2026-10-07T11:40:00Z" w16du:dateUtc="2026-10-07T08:40:00Z">
        <w:r w:rsidDel="00636C12">
          <w:delText>“</w:delText>
        </w:r>
      </w:del>
      <w:r>
        <w:t>Ah.</w:t>
      </w:r>
      <w:del w:id="8096" w:author="Copy Editor" w:date="2026-10-07T11:40:00Z" w16du:dateUtc="2026-10-07T08:40:00Z">
        <w:r w:rsidDel="00636C12">
          <w:delText>”</w:delText>
        </w:r>
      </w:del>
    </w:p>
    <w:p w14:paraId="7FD3AA2D" w14:textId="77777777" w:rsidR="00243579" w:rsidRDefault="007C0FF3" w:rsidP="00B33299">
      <w:pPr>
        <w:pStyle w:val="body"/>
        <w:rPr>
          <w:ins w:id="8097" w:author="Copy Editor" w:date="2026-10-07T11:42:00Z" w16du:dateUtc="2026-10-07T08:42:00Z"/>
        </w:rPr>
      </w:pPr>
      <w:del w:id="8098" w:author="Copy Editor" w:date="2026-10-07T11:42:00Z" w16du:dateUtc="2026-10-07T08:42:00Z">
        <w:r w:rsidDel="008964BF">
          <w:delText>I</w:delText>
        </w:r>
      </w:del>
      <w:ins w:id="8099" w:author="Copy Editor" w:date="2026-10-07T11:42:00Z" w16du:dateUtc="2026-10-07T08:42:00Z">
        <w:r w:rsidR="008964BF">
          <w:t>Richard</w:t>
        </w:r>
      </w:ins>
      <w:r>
        <w:t xml:space="preserve"> get</w:t>
      </w:r>
      <w:ins w:id="8100" w:author="Copy Editor" w:date="2026-10-07T11:42:00Z" w16du:dateUtc="2026-10-07T08:42:00Z">
        <w:r w:rsidR="008964BF">
          <w:t>s</w:t>
        </w:r>
      </w:ins>
      <w:r>
        <w:t xml:space="preserve"> </w:t>
      </w:r>
      <w:ins w:id="8101" w:author="Copy Editor" w:date="2026-10-07T11:42:00Z" w16du:dateUtc="2026-10-07T08:42:00Z">
        <w:r w:rsidR="00243579">
          <w:t>out his</w:t>
        </w:r>
      </w:ins>
      <w:del w:id="8102" w:author="Copy Editor" w:date="2026-10-07T11:42:00Z" w16du:dateUtc="2026-10-07T08:42:00Z">
        <w:r w:rsidDel="00243579">
          <w:delText>my</w:delText>
        </w:r>
      </w:del>
      <w:r>
        <w:t xml:space="preserve"> map</w:t>
      </w:r>
      <w:del w:id="8103" w:author="Copy Editor" w:date="2026-10-07T11:42:00Z" w16du:dateUtc="2026-10-07T08:42:00Z">
        <w:r w:rsidDel="00243579">
          <w:delText xml:space="preserve"> out,</w:delText>
        </w:r>
      </w:del>
      <w:ins w:id="8104" w:author="Copy Editor" w:date="2026-10-07T11:42:00Z" w16du:dateUtc="2026-10-07T08:42:00Z">
        <w:r w:rsidR="00243579">
          <w:t>.</w:t>
        </w:r>
      </w:ins>
    </w:p>
    <w:p w14:paraId="24193543" w14:textId="77777777" w:rsidR="003761A6" w:rsidRDefault="00243579" w:rsidP="00D252AE">
      <w:pPr>
        <w:pStyle w:val="body"/>
        <w:rPr>
          <w:ins w:id="8105" w:author="Copy Editor" w:date="2026-10-07T11:44:00Z" w16du:dateUtc="2026-10-07T08:44:00Z"/>
        </w:rPr>
      </w:pPr>
      <w:ins w:id="8106" w:author="Copy Editor" w:date="2026-10-07T11:42:00Z" w16du:dateUtc="2026-10-07T08:42:00Z">
        <w:r>
          <w:t>He</w:t>
        </w:r>
      </w:ins>
      <w:r w:rsidR="007C0FF3">
        <w:t xml:space="preserve"> open</w:t>
      </w:r>
      <w:ins w:id="8107" w:author="Copy Editor" w:date="2026-10-07T11:42:00Z" w16du:dateUtc="2026-10-07T08:42:00Z">
        <w:r>
          <w:t>s</w:t>
        </w:r>
      </w:ins>
      <w:r w:rsidR="007C0FF3">
        <w:t xml:space="preserve"> it</w:t>
      </w:r>
      <w:ins w:id="8108" w:author="Copy Editor" w:date="2026-10-07T11:43:00Z" w16du:dateUtc="2026-10-07T08:43:00Z">
        <w:r w:rsidR="00D252AE">
          <w:t>,</w:t>
        </w:r>
      </w:ins>
      <w:del w:id="8109" w:author="Copy Editor" w:date="2026-10-07T11:42:00Z" w16du:dateUtc="2026-10-07T08:42:00Z">
        <w:r w:rsidR="007C0FF3" w:rsidDel="00243579">
          <w:delText xml:space="preserve"> up,</w:delText>
        </w:r>
      </w:del>
      <w:r w:rsidR="007C0FF3">
        <w:t xml:space="preserve"> </w:t>
      </w:r>
      <w:del w:id="8110" w:author="Copy Editor" w:date="2026-10-07T11:43:00Z" w16du:dateUtc="2026-10-07T08:43:00Z">
        <w:r w:rsidR="007C0FF3" w:rsidDel="00D252AE">
          <w:delText>straighte</w:delText>
        </w:r>
      </w:del>
      <w:ins w:id="8111" w:author="Copy Editor" w:date="2026-10-07T11:43:00Z" w16du:dateUtc="2026-10-07T08:43:00Z">
        <w:r w:rsidR="00D252AE">
          <w:t>straightens it,</w:t>
        </w:r>
      </w:ins>
      <w:del w:id="8112" w:author="Copy Editor" w:date="2026-10-07T11:43:00Z" w16du:dateUtc="2026-10-07T08:43:00Z">
        <w:r w:rsidR="007C0FF3" w:rsidDel="00D252AE">
          <w:delText>n</w:delText>
        </w:r>
      </w:del>
      <w:r w:rsidR="007C0FF3">
        <w:t xml:space="preserve"> </w:t>
      </w:r>
      <w:del w:id="8113" w:author="Copy Editor" w:date="2026-10-07T11:43:00Z" w16du:dateUtc="2026-10-07T08:43:00Z">
        <w:r w:rsidR="007C0FF3" w:rsidDel="00D252AE">
          <w:delText>put</w:delText>
        </w:r>
      </w:del>
      <w:ins w:id="8114" w:author="Copy Editor" w:date="2026-10-07T11:43:00Z" w16du:dateUtc="2026-10-07T08:43:00Z">
        <w:r w:rsidR="00D252AE">
          <w:t>then takes out</w:t>
        </w:r>
      </w:ins>
      <w:r w:rsidR="007C0FF3">
        <w:t xml:space="preserve"> a </w:t>
      </w:r>
      <w:r w:rsidR="00E15A05">
        <w:t>paperclip</w:t>
      </w:r>
      <w:r w:rsidR="007C0FF3">
        <w:t xml:space="preserve"> </w:t>
      </w:r>
      <w:ins w:id="8115" w:author="Copy Editor" w:date="2026-10-07T11:43:00Z" w16du:dateUtc="2026-10-07T08:43:00Z">
        <w:r w:rsidR="00D252AE">
          <w:t>and</w:t>
        </w:r>
      </w:ins>
      <w:del w:id="8116" w:author="Copy Editor" w:date="2026-10-07T11:43:00Z" w16du:dateUtc="2026-10-07T08:43:00Z">
        <w:r w:rsidR="007C0FF3" w:rsidDel="00D252AE">
          <w:delText>to</w:delText>
        </w:r>
      </w:del>
      <w:r w:rsidR="007C0FF3">
        <w:t xml:space="preserve"> use</w:t>
      </w:r>
      <w:ins w:id="8117" w:author="Copy Editor" w:date="2026-10-07T11:43:00Z" w16du:dateUtc="2026-10-07T08:43:00Z">
        <w:r w:rsidR="00D252AE">
          <w:t>s</w:t>
        </w:r>
      </w:ins>
      <w:ins w:id="8118" w:author="Copy Editor" w:date="2026-10-07T11:44:00Z" w16du:dateUtc="2026-10-07T08:44:00Z">
        <w:r w:rsidR="003761A6">
          <w:t xml:space="preserve"> it</w:t>
        </w:r>
      </w:ins>
      <w:r w:rsidR="007C0FF3">
        <w:t xml:space="preserve"> as a pointer</w:t>
      </w:r>
      <w:ins w:id="8119" w:author="Copy Editor" w:date="2026-10-07T11:44:00Z" w16du:dateUtc="2026-10-07T08:44:00Z">
        <w:r w:rsidR="003761A6">
          <w:t>.</w:t>
        </w:r>
      </w:ins>
    </w:p>
    <w:p w14:paraId="5E4BDD4F" w14:textId="56DB607A" w:rsidR="003439BF" w:rsidRDefault="007C0FF3" w:rsidP="00D252AE">
      <w:pPr>
        <w:pStyle w:val="body"/>
      </w:pPr>
      <w:del w:id="8120" w:author="Copy Editor" w:date="2026-10-07T11:44:00Z" w16du:dateUtc="2026-10-07T08:44:00Z">
        <w:r w:rsidDel="003761A6">
          <w:delText xml:space="preserve"> and</w:delText>
        </w:r>
      </w:del>
      <w:ins w:id="8121" w:author="Copy Editor" w:date="2026-10-07T11:44:00Z" w16du:dateUtc="2026-10-07T08:44:00Z">
        <w:r w:rsidR="003761A6">
          <w:t>He</w:t>
        </w:r>
      </w:ins>
      <w:r>
        <w:t xml:space="preserve"> point</w:t>
      </w:r>
      <w:ins w:id="8122" w:author="Copy Editor" w:date="2026-10-07T11:44:00Z" w16du:dateUtc="2026-10-07T08:44:00Z">
        <w:r w:rsidR="003761A6">
          <w:t>s</w:t>
        </w:r>
      </w:ins>
      <w:r>
        <w:t xml:space="preserve"> </w:t>
      </w:r>
      <w:ins w:id="8123" w:author="Copy Editor" w:date="2026-10-07T11:44:00Z" w16du:dateUtc="2026-10-07T08:44:00Z">
        <w:r w:rsidR="003761A6">
          <w:t>t</w:t>
        </w:r>
      </w:ins>
      <w:del w:id="8124" w:author="Copy Editor" w:date="2026-10-07T11:44:00Z" w16du:dateUtc="2026-10-07T08:44:00Z">
        <w:r w:rsidDel="003761A6">
          <w:delText>t</w:delText>
        </w:r>
      </w:del>
      <w:r>
        <w:t>o the map.</w:t>
      </w:r>
    </w:p>
    <w:p w14:paraId="44E79350" w14:textId="77777777" w:rsidR="003761A6" w:rsidRDefault="003761A6" w:rsidP="003761A6">
      <w:pPr>
        <w:pStyle w:val="bCHARACTER"/>
        <w:rPr>
          <w:ins w:id="8125" w:author="Copy Editor" w:date="2026-10-07T11:44:00Z" w16du:dateUtc="2026-10-07T08:44:00Z"/>
        </w:rPr>
      </w:pPr>
      <w:ins w:id="8126" w:author="Copy Editor" w:date="2026-10-07T11:44:00Z" w16du:dateUtc="2026-10-07T08:44:00Z">
        <w:r w:rsidRPr="0070260B">
          <w:t>RICHARD</w:t>
        </w:r>
        <w:r>
          <w:t xml:space="preserve"> </w:t>
        </w:r>
      </w:ins>
    </w:p>
    <w:p w14:paraId="5E4BDD50" w14:textId="4CCF4E96" w:rsidR="003439BF" w:rsidRDefault="007C0FF3" w:rsidP="004B3D80">
      <w:pPr>
        <w:pStyle w:val="bdialogue"/>
        <w:rPr>
          <w:ins w:id="8127" w:author="Copy Editor" w:date="2026-10-07T11:45:00Z" w16du:dateUtc="2026-10-07T08:45:00Z"/>
        </w:rPr>
      </w:pPr>
      <w:del w:id="8128" w:author="Copy Editor" w:date="2026-10-07T11:45:00Z" w16du:dateUtc="2026-10-07T08:45:00Z">
        <w:r w:rsidDel="00396555">
          <w:delText>“</w:delText>
        </w:r>
      </w:del>
      <w:r>
        <w:t>Right there.</w:t>
      </w:r>
      <w:del w:id="8129" w:author="Copy Editor" w:date="2026-10-07T11:45:00Z" w16du:dateUtc="2026-10-07T08:45:00Z">
        <w:r w:rsidDel="00396555">
          <w:delText>”</w:delText>
        </w:r>
      </w:del>
    </w:p>
    <w:p w14:paraId="5D2B940D" w14:textId="4DA59C9F" w:rsidR="00396555" w:rsidRDefault="00A56E6F">
      <w:pPr>
        <w:pStyle w:val="bCHARACTER"/>
        <w:pPrChange w:id="8130" w:author="Copy Editor" w:date="2026-10-07T11:45:00Z" w16du:dateUtc="2026-10-07T08:45:00Z">
          <w:pPr>
            <w:pStyle w:val="bdialogue"/>
          </w:pPr>
        </w:pPrChange>
      </w:pPr>
      <w:ins w:id="8131" w:author="Copy Editor" w:date="2026-10-07T11:45:00Z">
        <w:r w:rsidRPr="00A56E6F">
          <w:t>HEAD RANGER</w:t>
        </w:r>
      </w:ins>
    </w:p>
    <w:p w14:paraId="5E4BDD51" w14:textId="1DD5BDC7" w:rsidR="003439BF" w:rsidRDefault="007C0FF3" w:rsidP="004B3D80">
      <w:pPr>
        <w:pStyle w:val="bdialogue"/>
      </w:pPr>
      <w:del w:id="8132" w:author="Copy Editor" w:date="2026-10-07T11:45:00Z" w16du:dateUtc="2026-10-07T08:45:00Z">
        <w:r w:rsidDel="00A56E6F">
          <w:delText>“</w:delText>
        </w:r>
      </w:del>
      <w:r>
        <w:t xml:space="preserve">There’s no </w:t>
      </w:r>
      <w:r w:rsidR="00E15A05">
        <w:t>campground</w:t>
      </w:r>
      <w:r>
        <w:t xml:space="preserve"> there.</w:t>
      </w:r>
      <w:del w:id="8133" w:author="Copy Editor" w:date="2026-10-07T11:45:00Z" w16du:dateUtc="2026-10-07T08:45:00Z">
        <w:r w:rsidDel="00A56E6F">
          <w:delText>”</w:delText>
        </w:r>
      </w:del>
    </w:p>
    <w:p w14:paraId="45E9D512" w14:textId="77777777" w:rsidR="00A56E6F" w:rsidRDefault="00A56E6F">
      <w:pPr>
        <w:pStyle w:val="bCHARACTER"/>
        <w:rPr>
          <w:ins w:id="8134" w:author="Copy Editor" w:date="2026-10-07T11:45:00Z" w16du:dateUtc="2026-10-07T08:45:00Z"/>
        </w:rPr>
        <w:pPrChange w:id="8135" w:author="Copy Editor" w:date="2026-10-07T11:45:00Z" w16du:dateUtc="2026-10-07T08:45:00Z">
          <w:pPr>
            <w:pStyle w:val="bdialogue"/>
          </w:pPr>
        </w:pPrChange>
      </w:pPr>
      <w:ins w:id="8136" w:author="Copy Editor" w:date="2026-10-07T11:45:00Z" w16du:dateUtc="2026-10-07T08:45:00Z">
        <w:r w:rsidRPr="0070260B">
          <w:t>RICHARD</w:t>
        </w:r>
        <w:r>
          <w:t xml:space="preserve"> </w:t>
        </w:r>
      </w:ins>
    </w:p>
    <w:p w14:paraId="5E4BDD52" w14:textId="4872C0EA" w:rsidR="003439BF" w:rsidRDefault="007C0FF3" w:rsidP="004B3D80">
      <w:pPr>
        <w:pStyle w:val="bdialogue"/>
      </w:pPr>
      <w:del w:id="8137" w:author="Copy Editor" w:date="2026-10-07T11:45:00Z" w16du:dateUtc="2026-10-07T08:45:00Z">
        <w:r w:rsidDel="00A56E6F">
          <w:delText>“</w:delText>
        </w:r>
      </w:del>
      <w:r>
        <w:t>No, I slept under a bush.</w:t>
      </w:r>
      <w:del w:id="8138" w:author="Copy Editor" w:date="2026-10-07T11:45:00Z" w16du:dateUtc="2026-10-07T08:45:00Z">
        <w:r w:rsidDel="00A56E6F">
          <w:delText>”</w:delText>
        </w:r>
      </w:del>
    </w:p>
    <w:p w14:paraId="3BC357AE" w14:textId="726D537C" w:rsidR="007679EA" w:rsidRDefault="007679EA">
      <w:pPr>
        <w:pStyle w:val="bCHARACTER"/>
        <w:rPr>
          <w:ins w:id="8139" w:author="Copy Editor" w:date="2026-10-07T11:46:00Z" w16du:dateUtc="2026-10-07T08:46:00Z"/>
        </w:rPr>
        <w:pPrChange w:id="8140" w:author="Copy Editor" w:date="2026-10-07T11:46:00Z" w16du:dateUtc="2026-10-07T08:46:00Z">
          <w:pPr>
            <w:pStyle w:val="bdialogue"/>
          </w:pPr>
        </w:pPrChange>
      </w:pPr>
      <w:ins w:id="8141" w:author="Copy Editor" w:date="2026-10-07T11:46:00Z">
        <w:r w:rsidRPr="007679EA">
          <w:t>HEAD RANGER</w:t>
        </w:r>
      </w:ins>
    </w:p>
    <w:p w14:paraId="5E4BDD53" w14:textId="39A7C870" w:rsidR="003439BF" w:rsidRDefault="007C0FF3" w:rsidP="004B3D80">
      <w:pPr>
        <w:pStyle w:val="bdialogue"/>
      </w:pPr>
      <w:del w:id="8142" w:author="Copy Editor" w:date="2026-10-07T11:46:00Z" w16du:dateUtc="2026-10-07T08:46:00Z">
        <w:r w:rsidDel="007679EA">
          <w:delText>“</w:delText>
        </w:r>
      </w:del>
      <w:r>
        <w:t>Are you aware that it’s illegal to sleep outside a designated camping ground in the Grand Canyon National Park?</w:t>
      </w:r>
      <w:del w:id="8143" w:author="Copy Editor" w:date="2026-10-07T11:46:00Z" w16du:dateUtc="2026-10-07T08:46:00Z">
        <w:r w:rsidDel="007679EA">
          <w:delText>”</w:delText>
        </w:r>
      </w:del>
    </w:p>
    <w:p w14:paraId="6632FE34" w14:textId="77777777" w:rsidR="007679EA" w:rsidRDefault="007679EA" w:rsidP="007679EA">
      <w:pPr>
        <w:pStyle w:val="bCHARACTER"/>
        <w:rPr>
          <w:ins w:id="8144" w:author="Copy Editor" w:date="2026-10-07T11:46:00Z" w16du:dateUtc="2026-10-07T08:46:00Z"/>
        </w:rPr>
      </w:pPr>
      <w:ins w:id="8145" w:author="Copy Editor" w:date="2026-10-07T11:46:00Z" w16du:dateUtc="2026-10-07T08:46:00Z">
        <w:r w:rsidRPr="0070260B">
          <w:t>RICHARD</w:t>
        </w:r>
        <w:r>
          <w:t xml:space="preserve"> </w:t>
        </w:r>
      </w:ins>
    </w:p>
    <w:p w14:paraId="5E4BDD54" w14:textId="6497E45C" w:rsidR="003439BF" w:rsidRDefault="007C0FF3" w:rsidP="004B3D80">
      <w:pPr>
        <w:pStyle w:val="bdialogue"/>
      </w:pPr>
      <w:del w:id="8146" w:author="Copy Editor" w:date="2026-10-07T11:46:00Z" w16du:dateUtc="2026-10-07T08:46:00Z">
        <w:r w:rsidDel="007679EA">
          <w:delText>“Yes</w:delText>
        </w:r>
      </w:del>
      <w:ins w:id="8147" w:author="Copy Editor" w:date="2026-10-07T11:46:00Z" w16du:dateUtc="2026-10-07T08:46:00Z">
        <w:r w:rsidR="007679EA">
          <w:t>Yes,</w:t>
        </w:r>
      </w:ins>
      <w:r>
        <w:t xml:space="preserve"> I am.</w:t>
      </w:r>
      <w:del w:id="8148" w:author="Copy Editor" w:date="2026-10-07T11:46:00Z" w16du:dateUtc="2026-10-07T08:46:00Z">
        <w:r w:rsidDel="007679EA">
          <w:delText>”</w:delText>
        </w:r>
      </w:del>
    </w:p>
    <w:p w14:paraId="00FE0E4B" w14:textId="77777777" w:rsidR="007679EA" w:rsidRDefault="007679EA" w:rsidP="007679EA">
      <w:pPr>
        <w:pStyle w:val="bCHARACTER"/>
        <w:rPr>
          <w:ins w:id="8149" w:author="Copy Editor" w:date="2026-10-07T11:46:00Z" w16du:dateUtc="2026-10-07T08:46:00Z"/>
        </w:rPr>
      </w:pPr>
      <w:ins w:id="8150" w:author="Copy Editor" w:date="2026-10-07T11:46:00Z" w16du:dateUtc="2026-10-07T08:46:00Z">
        <w:r w:rsidRPr="007679EA">
          <w:lastRenderedPageBreak/>
          <w:t>HEAD RANGER</w:t>
        </w:r>
      </w:ins>
    </w:p>
    <w:p w14:paraId="5E4BDD55" w14:textId="1982C871" w:rsidR="003439BF" w:rsidRDefault="007C0FF3" w:rsidP="004B3D80">
      <w:pPr>
        <w:pStyle w:val="bdialogue"/>
      </w:pPr>
      <w:del w:id="8151" w:author="Copy Editor" w:date="2026-10-07T11:46:00Z" w16du:dateUtc="2026-10-07T08:46:00Z">
        <w:r w:rsidDel="007679EA">
          <w:delText>“</w:delText>
        </w:r>
      </w:del>
      <w:r>
        <w:t xml:space="preserve">Are you aware that there’s a $50 fine for illegal camping in the Grand Canyon </w:t>
      </w:r>
      <w:r w:rsidR="00E15A05">
        <w:t>National</w:t>
      </w:r>
      <w:r>
        <w:t xml:space="preserve"> Park?</w:t>
      </w:r>
      <w:del w:id="8152" w:author="Copy Editor" w:date="2026-10-07T11:46:00Z" w16du:dateUtc="2026-10-07T08:46:00Z">
        <w:r w:rsidDel="007679EA">
          <w:delText>”</w:delText>
        </w:r>
      </w:del>
    </w:p>
    <w:p w14:paraId="2C678EF1" w14:textId="5A974B6D" w:rsidR="009463D5" w:rsidRDefault="009463D5">
      <w:pPr>
        <w:pStyle w:val="bCHARACTER"/>
        <w:rPr>
          <w:ins w:id="8153" w:author="Copy Editor" w:date="2026-10-07T11:46:00Z" w16du:dateUtc="2026-10-07T08:46:00Z"/>
        </w:rPr>
        <w:pPrChange w:id="8154" w:author="Copy Editor" w:date="2026-10-07T11:46:00Z" w16du:dateUtc="2026-10-07T08:46:00Z">
          <w:pPr>
            <w:pStyle w:val="bdialogue"/>
          </w:pPr>
        </w:pPrChange>
      </w:pPr>
      <w:ins w:id="8155" w:author="Copy Editor" w:date="2026-10-07T11:46:00Z">
        <w:r w:rsidRPr="009463D5">
          <w:t>RICHARD</w:t>
        </w:r>
      </w:ins>
    </w:p>
    <w:p w14:paraId="5E4BDD56" w14:textId="673D37C0" w:rsidR="003439BF" w:rsidRDefault="007C0FF3" w:rsidP="004B3D80">
      <w:pPr>
        <w:pStyle w:val="bdialogue"/>
      </w:pPr>
      <w:del w:id="8156" w:author="Copy Editor" w:date="2026-10-07T11:46:00Z" w16du:dateUtc="2026-10-07T08:46:00Z">
        <w:r w:rsidDel="009463D5">
          <w:delText>“Yes</w:delText>
        </w:r>
      </w:del>
      <w:ins w:id="8157" w:author="Copy Editor" w:date="2026-10-07T11:46:00Z" w16du:dateUtc="2026-10-07T08:46:00Z">
        <w:r w:rsidR="009463D5">
          <w:t>Yes,</w:t>
        </w:r>
      </w:ins>
      <w:r>
        <w:t xml:space="preserve"> I am.</w:t>
      </w:r>
      <w:del w:id="8158" w:author="Copy Editor" w:date="2026-10-07T11:46:00Z" w16du:dateUtc="2026-10-07T08:46:00Z">
        <w:r w:rsidDel="009463D5">
          <w:delText>”</w:delText>
        </w:r>
      </w:del>
    </w:p>
    <w:p w14:paraId="449B65FE" w14:textId="77777777" w:rsidR="009463D5" w:rsidRDefault="009463D5" w:rsidP="009463D5">
      <w:pPr>
        <w:pStyle w:val="bCHARACTER"/>
        <w:rPr>
          <w:ins w:id="8159" w:author="Copy Editor" w:date="2026-10-07T11:47:00Z" w16du:dateUtc="2026-10-07T08:47:00Z"/>
        </w:rPr>
      </w:pPr>
      <w:ins w:id="8160" w:author="Copy Editor" w:date="2026-10-07T11:47:00Z" w16du:dateUtc="2026-10-07T08:47:00Z">
        <w:r w:rsidRPr="007679EA">
          <w:t>HEAD RANGER</w:t>
        </w:r>
      </w:ins>
    </w:p>
    <w:p w14:paraId="5E4BDD57" w14:textId="6028D382" w:rsidR="003439BF" w:rsidRDefault="007C0FF3" w:rsidP="004B3D80">
      <w:pPr>
        <w:pStyle w:val="bdialogue"/>
      </w:pPr>
      <w:del w:id="8161" w:author="Copy Editor" w:date="2026-10-07T11:47:00Z" w16du:dateUtc="2026-10-07T08:47:00Z">
        <w:r w:rsidDel="009463D5">
          <w:delText>“</w:delText>
        </w:r>
      </w:del>
      <w:r>
        <w:t>Yet you still chose to camp illegally in the Grand Canyon National Park?</w:t>
      </w:r>
      <w:del w:id="8162" w:author="Copy Editor" w:date="2026-10-07T11:47:00Z" w16du:dateUtc="2026-10-07T08:47:00Z">
        <w:r w:rsidDel="009463D5">
          <w:delText>”</w:delText>
        </w:r>
      </w:del>
    </w:p>
    <w:p w14:paraId="29640DC3" w14:textId="77777777" w:rsidR="009463D5" w:rsidRDefault="009463D5" w:rsidP="009463D5">
      <w:pPr>
        <w:pStyle w:val="bCHARACTER"/>
        <w:rPr>
          <w:ins w:id="8163" w:author="Copy Editor" w:date="2026-10-07T11:47:00Z" w16du:dateUtc="2026-10-07T08:47:00Z"/>
        </w:rPr>
      </w:pPr>
      <w:ins w:id="8164" w:author="Copy Editor" w:date="2026-10-07T11:47:00Z" w16du:dateUtc="2026-10-07T08:47:00Z">
        <w:r w:rsidRPr="009463D5">
          <w:t>RICHARD</w:t>
        </w:r>
      </w:ins>
    </w:p>
    <w:p w14:paraId="5E4BDD58" w14:textId="1CD3D96B" w:rsidR="003439BF" w:rsidRDefault="007C0FF3" w:rsidP="004B3D80">
      <w:pPr>
        <w:pStyle w:val="bdialogue"/>
      </w:pPr>
      <w:del w:id="8165" w:author="Copy Editor" w:date="2026-10-07T11:47:00Z" w16du:dateUtc="2026-10-07T08:47:00Z">
        <w:r w:rsidDel="009463D5">
          <w:delText>“</w:delText>
        </w:r>
      </w:del>
      <w:r>
        <w:t xml:space="preserve">Well, I’m a soldier, I reckoned that if I couldn’t hide myself for a </w:t>
      </w:r>
      <w:r w:rsidR="00E15A05">
        <w:t>night,</w:t>
      </w:r>
      <w:r>
        <w:t xml:space="preserve"> I deserved a </w:t>
      </w:r>
      <w:r w:rsidR="00E15A05">
        <w:t>fifty-dollar</w:t>
      </w:r>
      <w:r>
        <w:t xml:space="preserve"> fine.</w:t>
      </w:r>
      <w:del w:id="8166" w:author="Copy Editor" w:date="2026-10-07T11:47:00Z" w16du:dateUtc="2026-10-07T08:47:00Z">
        <w:r w:rsidDel="009463D5">
          <w:delText>”</w:delText>
        </w:r>
      </w:del>
    </w:p>
    <w:p w14:paraId="7DC5ABE5" w14:textId="77777777" w:rsidR="0018188F" w:rsidRDefault="007C0FF3" w:rsidP="00B33299">
      <w:pPr>
        <w:pStyle w:val="body"/>
        <w:rPr>
          <w:ins w:id="8167" w:author="Copy Editor" w:date="2026-10-07T11:47:00Z" w16du:dateUtc="2026-10-07T08:47:00Z"/>
        </w:rPr>
      </w:pPr>
      <w:r>
        <w:t xml:space="preserve">The three Rangers hide their grins behind their </w:t>
      </w:r>
      <w:r w:rsidR="00E15A05">
        <w:t>hands</w:t>
      </w:r>
      <w:ins w:id="8168" w:author="Copy Editor" w:date="2026-10-07T11:47:00Z" w16du:dateUtc="2026-10-07T08:47:00Z">
        <w:r w:rsidR="0018188F">
          <w:t>.</w:t>
        </w:r>
      </w:ins>
    </w:p>
    <w:p w14:paraId="5E4BDD59" w14:textId="144CE0AB" w:rsidR="003439BF" w:rsidRDefault="00E15A05" w:rsidP="00B33299">
      <w:pPr>
        <w:pStyle w:val="body"/>
        <w:rPr>
          <w:ins w:id="8169" w:author="Copy Editor" w:date="2026-10-07T11:48:00Z" w16du:dateUtc="2026-10-07T08:48:00Z"/>
        </w:rPr>
      </w:pPr>
      <w:del w:id="8170" w:author="Copy Editor" w:date="2026-10-07T11:47:00Z" w16du:dateUtc="2026-10-07T08:47:00Z">
        <w:r w:rsidDel="0018188F">
          <w:delText>;</w:delText>
        </w:r>
        <w:r w:rsidR="007C0FF3" w:rsidDel="0018188F">
          <w:delText xml:space="preserve"> t</w:delText>
        </w:r>
      </w:del>
      <w:ins w:id="8171" w:author="Copy Editor" w:date="2026-10-07T11:47:00Z" w16du:dateUtc="2026-10-07T08:47:00Z">
        <w:r w:rsidR="0018188F">
          <w:t>T</w:t>
        </w:r>
      </w:ins>
      <w:r w:rsidR="007C0FF3">
        <w:t>he head Ranger looks furious.</w:t>
      </w:r>
    </w:p>
    <w:p w14:paraId="67D4AC58" w14:textId="0DF190F5" w:rsidR="001C130F" w:rsidRDefault="001C130F">
      <w:pPr>
        <w:pStyle w:val="bCHARACTER"/>
        <w:pPrChange w:id="8172" w:author="Copy Editor" w:date="2026-10-07T11:48:00Z" w16du:dateUtc="2026-10-07T08:48:00Z">
          <w:pPr>
            <w:pStyle w:val="body"/>
          </w:pPr>
        </w:pPrChange>
      </w:pPr>
      <w:ins w:id="8173" w:author="Copy Editor" w:date="2026-10-07T11:48:00Z">
        <w:r w:rsidRPr="001C130F">
          <w:t>RICHARD (V.O.)</w:t>
        </w:r>
      </w:ins>
    </w:p>
    <w:p w14:paraId="21F6B901" w14:textId="77777777" w:rsidR="0018188F" w:rsidRDefault="007C0FF3">
      <w:pPr>
        <w:pStyle w:val="bdialogue"/>
        <w:rPr>
          <w:ins w:id="8174" w:author="Copy Editor" w:date="2026-10-07T11:47:00Z" w16du:dateUtc="2026-10-07T08:47:00Z"/>
        </w:rPr>
        <w:pPrChange w:id="8175" w:author="Copy Editor" w:date="2026-10-07T11:48:00Z" w16du:dateUtc="2026-10-07T08:48:00Z">
          <w:pPr>
            <w:pStyle w:val="body"/>
          </w:pPr>
        </w:pPrChange>
      </w:pPr>
      <w:r>
        <w:t xml:space="preserve">It was quite an aggressive interview but perhaps that’s just their way.  </w:t>
      </w:r>
    </w:p>
    <w:p w14:paraId="25D3396D" w14:textId="77777777" w:rsidR="009C3EFB" w:rsidRDefault="007C0FF3" w:rsidP="001C130F">
      <w:pPr>
        <w:pStyle w:val="bdialogue"/>
        <w:rPr>
          <w:ins w:id="8176" w:author="Copy Editor" w:date="2026-10-07T11:48:00Z" w16du:dateUtc="2026-10-07T08:48:00Z"/>
        </w:rPr>
      </w:pPr>
      <w:r>
        <w:t xml:space="preserve">When it was over there was a debate about what I was going to do next.  </w:t>
      </w:r>
      <w:r w:rsidR="00E15A05">
        <w:t>Apparently,</w:t>
      </w:r>
      <w:r>
        <w:t xml:space="preserve"> the press </w:t>
      </w:r>
      <w:r w:rsidR="00E15A05">
        <w:t>was</w:t>
      </w:r>
      <w:r>
        <w:t xml:space="preserve"> taking an interest in the search for </w:t>
      </w:r>
      <w:r w:rsidR="00E15A05">
        <w:t>John,</w:t>
      </w:r>
      <w:r>
        <w:t xml:space="preserve"> and would I like to talk to them? </w:t>
      </w:r>
    </w:p>
    <w:p w14:paraId="39C194A0" w14:textId="77777777" w:rsidR="009C3EFB" w:rsidRDefault="009C3EFB" w:rsidP="009C3EFB">
      <w:pPr>
        <w:pStyle w:val="body"/>
        <w:rPr>
          <w:ins w:id="8177" w:author="Copy Editor" w:date="2026-10-07T11:48:00Z" w16du:dateUtc="2026-10-07T08:48:00Z"/>
        </w:rPr>
      </w:pPr>
      <w:ins w:id="8178" w:author="Copy Editor" w:date="2026-10-07T11:48:00Z">
        <w:r w:rsidRPr="009C3EFB">
          <w:t>Richard shakes his head.</w:t>
        </w:r>
      </w:ins>
    </w:p>
    <w:p w14:paraId="25259246" w14:textId="6A4A5193" w:rsidR="001C130F" w:rsidRDefault="009C3EFB">
      <w:pPr>
        <w:pStyle w:val="bCHARACTER"/>
        <w:rPr>
          <w:ins w:id="8179" w:author="Copy Editor" w:date="2026-10-07T11:48:00Z" w16du:dateUtc="2026-10-07T08:48:00Z"/>
        </w:rPr>
        <w:pPrChange w:id="8180" w:author="Copy Editor" w:date="2026-10-07T11:48:00Z" w16du:dateUtc="2026-10-07T08:48:00Z">
          <w:pPr>
            <w:pStyle w:val="bdialogue"/>
          </w:pPr>
        </w:pPrChange>
      </w:pPr>
      <w:ins w:id="8181" w:author="Copy Editor" w:date="2026-10-07T11:48:00Z" w16du:dateUtc="2026-10-07T08:48:00Z">
        <w:r w:rsidRPr="001C130F">
          <w:t>RICHARD</w:t>
        </w:r>
      </w:ins>
      <w:r w:rsidR="007C0FF3">
        <w:t xml:space="preserve"> </w:t>
      </w:r>
    </w:p>
    <w:p w14:paraId="52AE7A84" w14:textId="77777777" w:rsidR="009C3EFB" w:rsidRDefault="007C0FF3" w:rsidP="001C130F">
      <w:pPr>
        <w:pStyle w:val="bdialogue"/>
        <w:rPr>
          <w:ins w:id="8182" w:author="Copy Editor" w:date="2026-10-07T11:49:00Z" w16du:dateUtc="2026-10-07T08:49:00Z"/>
        </w:rPr>
      </w:pPr>
      <w:r>
        <w:t>No thank you</w:t>
      </w:r>
      <w:ins w:id="8183" w:author="Copy Editor" w:date="2026-10-07T11:49:00Z" w16du:dateUtc="2026-10-07T08:49:00Z">
        <w:r w:rsidR="009C3EFB">
          <w:t>.</w:t>
        </w:r>
      </w:ins>
    </w:p>
    <w:p w14:paraId="12513762" w14:textId="77777777" w:rsidR="009C3EFB" w:rsidRDefault="009C3EFB" w:rsidP="009C3EFB">
      <w:pPr>
        <w:pStyle w:val="bCHARACTER"/>
        <w:rPr>
          <w:ins w:id="8184" w:author="Copy Editor" w:date="2026-10-07T11:49:00Z" w16du:dateUtc="2026-10-07T08:49:00Z"/>
        </w:rPr>
      </w:pPr>
      <w:ins w:id="8185" w:author="Copy Editor" w:date="2026-10-07T11:49:00Z" w16du:dateUtc="2026-10-07T08:49:00Z">
        <w:r w:rsidRPr="001C130F">
          <w:t>RICHARD (V.O.)</w:t>
        </w:r>
      </w:ins>
    </w:p>
    <w:p w14:paraId="7A0A3D2E" w14:textId="77777777" w:rsidR="009C3EFB" w:rsidRDefault="007C0FF3" w:rsidP="001C130F">
      <w:pPr>
        <w:pStyle w:val="bdialogue"/>
        <w:rPr>
          <w:ins w:id="8186" w:author="Copy Editor" w:date="2026-10-07T11:49:00Z" w16du:dateUtc="2026-10-07T08:49:00Z"/>
        </w:rPr>
      </w:pPr>
      <w:del w:id="8187" w:author="Copy Editor" w:date="2026-10-07T11:49:00Z" w16du:dateUtc="2026-10-07T08:49:00Z">
        <w:r w:rsidDel="009C3EFB">
          <w:delText xml:space="preserve">, </w:delText>
        </w:r>
      </w:del>
      <w:r>
        <w:t xml:space="preserve">I’d already had a bad experience with the press when two friends had died in a parachuting accident and had no desire to help them fill their coffers. </w:t>
      </w:r>
    </w:p>
    <w:p w14:paraId="495D7906" w14:textId="77777777" w:rsidR="009C3EFB" w:rsidRDefault="007C0FF3">
      <w:pPr>
        <w:pStyle w:val="bbodybeforebeat"/>
        <w:rPr>
          <w:ins w:id="8188" w:author="Copy Editor" w:date="2026-10-07T11:49:00Z" w16du:dateUtc="2026-10-07T08:49:00Z"/>
        </w:rPr>
        <w:pPrChange w:id="8189" w:author="Copy Editor" w:date="2026-10-07T11:49:00Z" w16du:dateUtc="2026-10-07T08:49:00Z">
          <w:pPr>
            <w:pStyle w:val="bdialogue"/>
          </w:pPr>
        </w:pPrChange>
      </w:pPr>
      <w:del w:id="8190" w:author="Copy Editor" w:date="2026-10-07T11:49:00Z" w16du:dateUtc="2026-10-07T08:49:00Z">
        <w:r w:rsidDel="009C3EFB">
          <w:lastRenderedPageBreak/>
          <w:delText xml:space="preserve"> </w:delText>
        </w:r>
      </w:del>
      <w:r>
        <w:t xml:space="preserve">I thought about going to see </w:t>
      </w:r>
      <w:r w:rsidR="00E15A05">
        <w:t>John,</w:t>
      </w:r>
      <w:r>
        <w:t xml:space="preserve"> but his </w:t>
      </w:r>
      <w:r w:rsidR="00E15A05">
        <w:t>dad</w:t>
      </w:r>
      <w:r>
        <w:t xml:space="preserve"> would be with him and what would he say to the man who had just given him his son back from the dead?  </w:t>
      </w:r>
    </w:p>
    <w:p w14:paraId="17CC89C5" w14:textId="1DCDE1CA" w:rsidR="005F044E" w:rsidRDefault="005F044E">
      <w:pPr>
        <w:pStyle w:val="baparenthisis"/>
        <w:rPr>
          <w:ins w:id="8191" w:author="Copy Editor" w:date="2026-10-07T11:49:00Z" w16du:dateUtc="2026-10-07T08:49:00Z"/>
        </w:rPr>
        <w:pPrChange w:id="8192" w:author="Copy Editor" w:date="2026-10-07T11:49:00Z" w16du:dateUtc="2026-10-07T08:49:00Z">
          <w:pPr>
            <w:pStyle w:val="bdialogue"/>
          </w:pPr>
        </w:pPrChange>
      </w:pPr>
      <w:ins w:id="8193" w:author="Copy Editor" w:date="2026-10-07T11:49:00Z" w16du:dateUtc="2026-10-07T08:49:00Z">
        <w:r>
          <w:t>(</w:t>
        </w:r>
      </w:ins>
      <w:ins w:id="8194" w:author="Copy Editor" w:date="2026-10-07T11:49:00Z">
        <w:r w:rsidRPr="005F044E">
          <w:t>A beat.</w:t>
        </w:r>
      </w:ins>
      <w:ins w:id="8195" w:author="Copy Editor" w:date="2026-10-07T11:49:00Z" w16du:dateUtc="2026-10-07T08:49:00Z">
        <w:r>
          <w:t>)</w:t>
        </w:r>
      </w:ins>
    </w:p>
    <w:p w14:paraId="5E4BDD5A" w14:textId="5284BD42" w:rsidR="003439BF" w:rsidRDefault="007C0FF3" w:rsidP="001C130F">
      <w:pPr>
        <w:pStyle w:val="bdialogue"/>
        <w:rPr>
          <w:ins w:id="8196" w:author="Copy Editor" w:date="2026-10-07T11:50:00Z" w16du:dateUtc="2026-10-07T08:50:00Z"/>
        </w:rPr>
      </w:pPr>
      <w:r>
        <w:t>The English language just isn’t up to the job.</w:t>
      </w:r>
    </w:p>
    <w:p w14:paraId="2DA6C96C" w14:textId="77777777" w:rsidR="005F044E" w:rsidRPr="005F044E" w:rsidRDefault="005F044E">
      <w:pPr>
        <w:pStyle w:val="aSCENEHEAD"/>
        <w:rPr>
          <w:ins w:id="8197" w:author="Copy Editor" w:date="2026-10-07T11:50:00Z"/>
          <w:lang w:val="en-US"/>
        </w:rPr>
        <w:pPrChange w:id="8198" w:author="Copy Editor" w:date="2026-10-07T11:50:00Z" w16du:dateUtc="2026-10-07T08:50:00Z">
          <w:pPr>
            <w:pStyle w:val="body"/>
          </w:pPr>
        </w:pPrChange>
      </w:pPr>
      <w:ins w:id="8199" w:author="Copy Editor" w:date="2026-10-07T11:50:00Z">
        <w:r w:rsidRPr="005F044E">
          <w:rPr>
            <w:lang w:val="en-US"/>
          </w:rPr>
          <w:t>EXT. GRAND CANYON – HELICOPTER LANDING AREA – DAY</w:t>
        </w:r>
      </w:ins>
    </w:p>
    <w:p w14:paraId="728A0A8D" w14:textId="77777777" w:rsidR="005F044E" w:rsidRPr="005F044E" w:rsidRDefault="005F044E" w:rsidP="005F044E">
      <w:pPr>
        <w:pStyle w:val="body"/>
        <w:rPr>
          <w:ins w:id="8200" w:author="Copy Editor" w:date="2026-10-07T11:50:00Z"/>
          <w:lang w:val="en-US"/>
        </w:rPr>
      </w:pPr>
      <w:ins w:id="8201" w:author="Copy Editor" w:date="2026-10-07T11:50:00Z">
        <w:r w:rsidRPr="005F044E">
          <w:rPr>
            <w:lang w:val="en-US"/>
          </w:rPr>
          <w:t>A helicopter waits.</w:t>
        </w:r>
      </w:ins>
    </w:p>
    <w:p w14:paraId="1722580E" w14:textId="46FA82EF" w:rsidR="005F044E" w:rsidRDefault="005F044E">
      <w:pPr>
        <w:pStyle w:val="bCHARACTER"/>
        <w:pPrChange w:id="8202" w:author="Copy Editor" w:date="2026-10-07T11:50:00Z" w16du:dateUtc="2026-10-07T08:50:00Z">
          <w:pPr>
            <w:pStyle w:val="body"/>
          </w:pPr>
        </w:pPrChange>
      </w:pPr>
      <w:ins w:id="8203" w:author="Copy Editor" w:date="2026-10-07T11:50:00Z">
        <w:r w:rsidRPr="005F044E">
          <w:t>RICHARD (V.O.)</w:t>
        </w:r>
      </w:ins>
    </w:p>
    <w:p w14:paraId="69940D20" w14:textId="77777777" w:rsidR="005F044E" w:rsidRDefault="007C0FF3" w:rsidP="005F044E">
      <w:pPr>
        <w:pStyle w:val="bdialogue"/>
        <w:rPr>
          <w:ins w:id="8204" w:author="Copy Editor" w:date="2026-10-07T11:50:00Z" w16du:dateUtc="2026-10-07T08:50:00Z"/>
        </w:rPr>
      </w:pPr>
      <w:r>
        <w:t xml:space="preserve">It was decided to drop me back down the Canyon, to Cottonwood, I could hike out from there.  </w:t>
      </w:r>
    </w:p>
    <w:p w14:paraId="1456FA57" w14:textId="77777777" w:rsidR="005F044E" w:rsidRDefault="007C0FF3" w:rsidP="005F044E">
      <w:pPr>
        <w:pStyle w:val="bdialogue"/>
        <w:rPr>
          <w:ins w:id="8205" w:author="Copy Editor" w:date="2026-10-07T11:51:00Z" w16du:dateUtc="2026-10-07T08:51:00Z"/>
        </w:rPr>
      </w:pPr>
      <w:r>
        <w:t xml:space="preserve">I was escorted to a waiting helicopter, there was only myself and the pilot aboard, and I was told to stay in the machine until the Ranger at Cottonwood was there to see me out.  </w:t>
      </w:r>
    </w:p>
    <w:p w14:paraId="530E1F0B" w14:textId="77777777" w:rsidR="002F2EA9" w:rsidRPr="002F2EA9" w:rsidRDefault="002F2EA9" w:rsidP="002F2EA9">
      <w:pPr>
        <w:pStyle w:val="body"/>
        <w:rPr>
          <w:ins w:id="8206" w:author="Copy Editor" w:date="2026-10-07T11:51:00Z"/>
          <w:b/>
          <w:bCs/>
          <w:lang w:val="en-US"/>
        </w:rPr>
      </w:pPr>
      <w:ins w:id="8207" w:author="Copy Editor" w:date="2026-10-07T11:51:00Z">
        <w:r w:rsidRPr="002F2EA9">
          <w:rPr>
            <w:b/>
            <w:bCs/>
            <w:lang w:val="en-US"/>
          </w:rPr>
          <w:t>INT. HELICOPTER – FLYING – DAY</w:t>
        </w:r>
      </w:ins>
    </w:p>
    <w:p w14:paraId="5FC9D052" w14:textId="77777777" w:rsidR="002F2EA9" w:rsidRPr="002F2EA9" w:rsidRDefault="002F2EA9" w:rsidP="002F2EA9">
      <w:pPr>
        <w:pStyle w:val="body"/>
        <w:rPr>
          <w:ins w:id="8208" w:author="Copy Editor" w:date="2026-10-07T11:51:00Z"/>
          <w:lang w:val="en-US"/>
        </w:rPr>
      </w:pPr>
      <w:ins w:id="8209" w:author="Copy Editor" w:date="2026-10-07T11:51:00Z">
        <w:r w:rsidRPr="002F2EA9">
          <w:rPr>
            <w:lang w:val="en-US"/>
          </w:rPr>
          <w:t>Richard sits beside the pilot.</w:t>
        </w:r>
      </w:ins>
    </w:p>
    <w:p w14:paraId="1DE45DBF" w14:textId="77777777" w:rsidR="002F2EA9" w:rsidRDefault="002F2EA9" w:rsidP="002F2EA9">
      <w:pPr>
        <w:pStyle w:val="bCHARACTER"/>
        <w:rPr>
          <w:ins w:id="8210" w:author="Copy Editor" w:date="2026-10-07T11:51:00Z" w16du:dateUtc="2026-10-07T08:51:00Z"/>
        </w:rPr>
      </w:pPr>
      <w:ins w:id="8211" w:author="Copy Editor" w:date="2026-10-07T11:51:00Z" w16du:dateUtc="2026-10-07T08:51:00Z">
        <w:r w:rsidRPr="005F044E">
          <w:t>RICHARD (V.O.)</w:t>
        </w:r>
      </w:ins>
    </w:p>
    <w:p w14:paraId="414B0AA9" w14:textId="77777777" w:rsidR="008F4AD5" w:rsidRDefault="007C0FF3" w:rsidP="005F044E">
      <w:pPr>
        <w:pStyle w:val="bdialogue"/>
        <w:rPr>
          <w:ins w:id="8212" w:author="Copy Editor" w:date="2026-10-07T11:51:00Z" w16du:dateUtc="2026-10-07T08:51:00Z"/>
        </w:rPr>
      </w:pPr>
      <w:r>
        <w:t>As we flew off the pilot told me I’d saved John’s life, I disagreed, he’s saved himself with raw frog and muddy water, but I’d had as much to do with his survival as I’d had to do with Bob’s death</w:t>
      </w:r>
      <w:ins w:id="8213" w:author="Copy Editor" w:date="2026-10-07T11:51:00Z" w16du:dateUtc="2026-10-07T08:51:00Z">
        <w:r w:rsidR="008F4AD5">
          <w:t>.</w:t>
        </w:r>
      </w:ins>
    </w:p>
    <w:p w14:paraId="5E4BDD5C" w14:textId="324D704E" w:rsidR="003439BF" w:rsidRDefault="007C0FF3">
      <w:pPr>
        <w:pStyle w:val="bdialogue"/>
        <w:pPrChange w:id="8214" w:author="Copy Editor" w:date="2026-10-07T11:50:00Z" w16du:dateUtc="2026-10-07T08:50:00Z">
          <w:pPr>
            <w:pStyle w:val="body"/>
          </w:pPr>
        </w:pPrChange>
      </w:pPr>
      <w:del w:id="8215" w:author="Copy Editor" w:date="2026-10-07T11:51:00Z" w16du:dateUtc="2026-10-07T08:51:00Z">
        <w:r w:rsidDel="008F4AD5">
          <w:delText xml:space="preserve"> a</w:delText>
        </w:r>
      </w:del>
      <w:ins w:id="8216" w:author="Copy Editor" w:date="2026-10-07T11:51:00Z" w16du:dateUtc="2026-10-07T08:51:00Z">
        <w:r w:rsidR="008F4AD5">
          <w:t>A</w:t>
        </w:r>
      </w:ins>
      <w:r>
        <w:t>nd my guilty conscience cleared that day.</w:t>
      </w:r>
    </w:p>
    <w:p w14:paraId="5E4BDD5F" w14:textId="7EF076DD" w:rsidR="003439BF" w:rsidRDefault="00854B58" w:rsidP="00DB5909">
      <w:pPr>
        <w:pStyle w:val="aSCENEHEAD"/>
      </w:pPr>
      <w:r>
        <w:t>SCENE</w:t>
      </w:r>
      <w:r w:rsidR="00E15A05">
        <w:t xml:space="preserve"> 18: OUT AND IGNORED</w:t>
      </w:r>
    </w:p>
    <w:p w14:paraId="53D06743" w14:textId="77777777" w:rsidR="00122E7A" w:rsidRPr="00122E7A" w:rsidRDefault="00122E7A" w:rsidP="00122E7A">
      <w:pPr>
        <w:pStyle w:val="aSCENEHEAD"/>
        <w:rPr>
          <w:ins w:id="8217" w:author="Copy Editor" w:date="2026-10-07T11:52:00Z"/>
          <w:lang w:val="en-US"/>
        </w:rPr>
      </w:pPr>
      <w:ins w:id="8218" w:author="Copy Editor" w:date="2026-10-07T11:52:00Z">
        <w:r w:rsidRPr="00122E7A">
          <w:rPr>
            <w:lang w:val="en-US"/>
          </w:rPr>
          <w:t xml:space="preserve">EXT. COTTONWOOD LANDING ZONE – </w:t>
        </w:r>
        <w:r w:rsidRPr="00122E7A">
          <w:rPr>
            <w:rPrChange w:id="8219" w:author="Copy Editor" w:date="2026-10-07T11:52:00Z" w16du:dateUtc="2026-10-07T08:52:00Z">
              <w:rPr>
                <w:color w:val="000000"/>
                <w:lang w:val="en-US"/>
              </w:rPr>
            </w:rPrChange>
          </w:rPr>
          <w:t>DAY</w:t>
        </w:r>
      </w:ins>
    </w:p>
    <w:p w14:paraId="7D1654B8" w14:textId="77777777" w:rsidR="00122E7A" w:rsidRPr="00122E7A" w:rsidRDefault="00122E7A">
      <w:pPr>
        <w:pStyle w:val="body"/>
        <w:rPr>
          <w:ins w:id="8220" w:author="Copy Editor" w:date="2026-10-07T11:52:00Z"/>
          <w:lang w:val="en-US"/>
        </w:rPr>
        <w:pPrChange w:id="8221" w:author="Copy Editor" w:date="2026-10-07T11:52:00Z" w16du:dateUtc="2026-10-07T08:52:00Z">
          <w:pPr>
            <w:pStyle w:val="aSCENEHEAD"/>
          </w:pPr>
        </w:pPrChange>
      </w:pPr>
      <w:ins w:id="8222" w:author="Copy Editor" w:date="2026-10-07T11:52:00Z">
        <w:r w:rsidRPr="00122E7A">
          <w:rPr>
            <w:lang w:val="en-US"/>
          </w:rPr>
          <w:t>The helicopter lands.</w:t>
        </w:r>
      </w:ins>
    </w:p>
    <w:p w14:paraId="5CBD1FD0" w14:textId="77777777" w:rsidR="00122E7A" w:rsidRPr="00122E7A" w:rsidRDefault="00122E7A">
      <w:pPr>
        <w:pStyle w:val="body"/>
        <w:rPr>
          <w:ins w:id="8223" w:author="Copy Editor" w:date="2026-10-07T11:52:00Z"/>
          <w:lang w:val="en-US"/>
        </w:rPr>
        <w:pPrChange w:id="8224" w:author="Copy Editor" w:date="2026-10-07T11:52:00Z" w16du:dateUtc="2026-10-07T08:52:00Z">
          <w:pPr>
            <w:pStyle w:val="aSCENEHEAD"/>
          </w:pPr>
        </w:pPrChange>
      </w:pPr>
      <w:ins w:id="8225" w:author="Copy Editor" w:date="2026-10-07T11:52:00Z">
        <w:r w:rsidRPr="00122E7A">
          <w:rPr>
            <w:lang w:val="en-US"/>
          </w:rPr>
          <w:t>Richard looks around. There is no sign of a Ranger.</w:t>
        </w:r>
      </w:ins>
    </w:p>
    <w:p w14:paraId="5E7A49E6" w14:textId="77777777" w:rsidR="00122E7A" w:rsidRPr="00122E7A" w:rsidRDefault="00122E7A">
      <w:pPr>
        <w:pStyle w:val="bCHARACTER"/>
        <w:rPr>
          <w:ins w:id="8226" w:author="Copy Editor" w:date="2026-10-07T11:52:00Z"/>
          <w:lang w:val="en-US"/>
        </w:rPr>
        <w:pPrChange w:id="8227" w:author="Copy Editor" w:date="2026-10-07T11:52:00Z" w16du:dateUtc="2026-10-07T08:52:00Z">
          <w:pPr>
            <w:pStyle w:val="aSCENEHEAD"/>
          </w:pPr>
        </w:pPrChange>
      </w:pPr>
      <w:ins w:id="8228" w:author="Copy Editor" w:date="2026-10-07T11:52:00Z">
        <w:r w:rsidRPr="00122E7A">
          <w:rPr>
            <w:lang w:val="en-US"/>
          </w:rPr>
          <w:lastRenderedPageBreak/>
          <w:t>RICHARD</w:t>
        </w:r>
      </w:ins>
    </w:p>
    <w:p w14:paraId="06A210B3" w14:textId="1723CF32" w:rsidR="00E15A05" w:rsidDel="00122E7A" w:rsidRDefault="007C0FF3" w:rsidP="00B33299">
      <w:pPr>
        <w:pStyle w:val="body"/>
        <w:rPr>
          <w:del w:id="8229" w:author="Copy Editor" w:date="2026-10-07T11:52:00Z" w16du:dateUtc="2026-10-07T08:52:00Z"/>
        </w:rPr>
      </w:pPr>
      <w:del w:id="8230" w:author="Copy Editor" w:date="2026-10-07T11:52:00Z" w16du:dateUtc="2026-10-07T08:52:00Z">
        <w:r w:rsidDel="00122E7A">
          <w:delText xml:space="preserve">When we landed there was no sign of a Ranger, I </w:delText>
        </w:r>
        <w:r w:rsidR="00E15A05" w:rsidDel="00122E7A">
          <w:delText>asked,</w:delText>
        </w:r>
        <w:r w:rsidDel="00122E7A">
          <w:delText xml:space="preserve"> </w:delText>
        </w:r>
      </w:del>
    </w:p>
    <w:p w14:paraId="73BABC20" w14:textId="341FAE82" w:rsidR="00E15A05" w:rsidRDefault="007C0FF3" w:rsidP="004B3D80">
      <w:pPr>
        <w:pStyle w:val="bdialogue"/>
      </w:pPr>
      <w:del w:id="8231" w:author="Copy Editor" w:date="2026-10-07T11:52:00Z" w16du:dateUtc="2026-10-07T08:52:00Z">
        <w:r w:rsidDel="00122E7A">
          <w:delText>“</w:delText>
        </w:r>
      </w:del>
      <w:r>
        <w:t>Shall I get out myself?</w:t>
      </w:r>
      <w:del w:id="8232" w:author="Copy Editor" w:date="2026-10-07T11:52:00Z" w16du:dateUtc="2026-10-07T08:52:00Z">
        <w:r w:rsidDel="00122E7A">
          <w:delText>”</w:delText>
        </w:r>
      </w:del>
      <w:r>
        <w:t> </w:t>
      </w:r>
    </w:p>
    <w:p w14:paraId="43E3CA7B" w14:textId="259807F0" w:rsidR="00122E7A" w:rsidRDefault="00122E7A">
      <w:pPr>
        <w:pStyle w:val="bCHARACTER"/>
        <w:rPr>
          <w:ins w:id="8233" w:author="Copy Editor" w:date="2026-10-07T11:52:00Z" w16du:dateUtc="2026-10-07T08:52:00Z"/>
        </w:rPr>
        <w:pPrChange w:id="8234" w:author="Copy Editor" w:date="2026-10-07T11:52:00Z" w16du:dateUtc="2026-10-07T08:52:00Z">
          <w:pPr>
            <w:pStyle w:val="bdialogue"/>
          </w:pPr>
        </w:pPrChange>
      </w:pPr>
      <w:ins w:id="8235" w:author="Copy Editor" w:date="2026-10-07T11:52:00Z">
        <w:r w:rsidRPr="00122E7A">
          <w:t>PILOT</w:t>
        </w:r>
      </w:ins>
    </w:p>
    <w:p w14:paraId="59A18BDE" w14:textId="09AA6B54" w:rsidR="00E15A05" w:rsidRDefault="007C0FF3" w:rsidP="004B3D80">
      <w:pPr>
        <w:pStyle w:val="bdialogue"/>
      </w:pPr>
      <w:del w:id="8236" w:author="Copy Editor" w:date="2026-10-07T11:52:00Z" w16du:dateUtc="2026-10-07T08:52:00Z">
        <w:r w:rsidDel="00122E7A">
          <w:delText>“</w:delText>
        </w:r>
      </w:del>
      <w:r>
        <w:t>Yea, OK buddy.</w:t>
      </w:r>
      <w:del w:id="8237" w:author="Copy Editor" w:date="2026-10-07T11:52:00Z" w16du:dateUtc="2026-10-07T08:52:00Z">
        <w:r w:rsidDel="00122E7A">
          <w:delText>” </w:delText>
        </w:r>
      </w:del>
    </w:p>
    <w:p w14:paraId="7F637193" w14:textId="77777777" w:rsidR="00122E7A" w:rsidRDefault="007C0FF3" w:rsidP="00122E7A">
      <w:pPr>
        <w:pStyle w:val="body"/>
        <w:rPr>
          <w:ins w:id="8238" w:author="Copy Editor" w:date="2026-10-07T11:53:00Z" w16du:dateUtc="2026-10-07T08:53:00Z"/>
        </w:rPr>
      </w:pPr>
      <w:del w:id="8239" w:author="Copy Editor" w:date="2026-10-07T11:52:00Z" w16du:dateUtc="2026-10-07T08:52:00Z">
        <w:r w:rsidDel="00122E7A">
          <w:delText>I</w:delText>
        </w:r>
      </w:del>
      <w:ins w:id="8240" w:author="Copy Editor" w:date="2026-10-07T11:53:00Z" w16du:dateUtc="2026-10-07T08:53:00Z">
        <w:r w:rsidR="00122E7A">
          <w:t>Richard</w:t>
        </w:r>
      </w:ins>
      <w:r>
        <w:t xml:space="preserve"> open</w:t>
      </w:r>
      <w:ins w:id="8241" w:author="Copy Editor" w:date="2026-10-07T11:53:00Z" w16du:dateUtc="2026-10-07T08:53:00Z">
        <w:r w:rsidR="00122E7A">
          <w:t>s</w:t>
        </w:r>
      </w:ins>
      <w:del w:id="8242" w:author="Copy Editor" w:date="2026-10-07T11:53:00Z" w16du:dateUtc="2026-10-07T08:53:00Z">
        <w:r w:rsidDel="00122E7A">
          <w:delText>ed</w:delText>
        </w:r>
      </w:del>
      <w:r>
        <w:t xml:space="preserve"> the door, thr</w:t>
      </w:r>
      <w:ins w:id="8243" w:author="Copy Editor" w:date="2026-10-07T11:53:00Z" w16du:dateUtc="2026-10-07T08:53:00Z">
        <w:r w:rsidR="00122E7A">
          <w:t>ows</w:t>
        </w:r>
      </w:ins>
      <w:del w:id="8244" w:author="Copy Editor" w:date="2026-10-07T11:53:00Z" w16du:dateUtc="2026-10-07T08:53:00Z">
        <w:r w:rsidDel="00122E7A">
          <w:delText>ew</w:delText>
        </w:r>
      </w:del>
      <w:r>
        <w:t xml:space="preserve"> </w:t>
      </w:r>
      <w:ins w:id="8245" w:author="Copy Editor" w:date="2026-10-07T11:53:00Z" w16du:dateUtc="2026-10-07T08:53:00Z">
        <w:r w:rsidR="00122E7A">
          <w:t>his</w:t>
        </w:r>
      </w:ins>
      <w:del w:id="8246" w:author="Copy Editor" w:date="2026-10-07T11:53:00Z" w16du:dateUtc="2026-10-07T08:53:00Z">
        <w:r w:rsidDel="00122E7A">
          <w:delText>my</w:delText>
        </w:r>
      </w:del>
      <w:r>
        <w:t xml:space="preserve"> rucksack out and climb</w:t>
      </w:r>
      <w:ins w:id="8247" w:author="Copy Editor" w:date="2026-10-07T11:53:00Z" w16du:dateUtc="2026-10-07T08:53:00Z">
        <w:r w:rsidR="00122E7A">
          <w:t>s</w:t>
        </w:r>
      </w:ins>
      <w:del w:id="8248" w:author="Copy Editor" w:date="2026-10-07T11:53:00Z" w16du:dateUtc="2026-10-07T08:53:00Z">
        <w:r w:rsidDel="00122E7A">
          <w:delText>ed</w:delText>
        </w:r>
      </w:del>
      <w:r>
        <w:t xml:space="preserve"> out after it. </w:t>
      </w:r>
    </w:p>
    <w:p w14:paraId="3F3238B0" w14:textId="77777777" w:rsidR="00122E7A" w:rsidRDefault="007C0FF3" w:rsidP="00122E7A">
      <w:pPr>
        <w:pStyle w:val="body"/>
        <w:rPr>
          <w:ins w:id="8249" w:author="Copy Editor" w:date="2026-10-07T11:54:00Z" w16du:dateUtc="2026-10-07T08:54:00Z"/>
        </w:rPr>
      </w:pPr>
      <w:del w:id="8250" w:author="Copy Editor" w:date="2026-10-07T11:53:00Z" w16du:dateUtc="2026-10-07T08:53:00Z">
        <w:r w:rsidDel="00122E7A">
          <w:delText xml:space="preserve"> I</w:delText>
        </w:r>
      </w:del>
      <w:ins w:id="8251" w:author="Copy Editor" w:date="2026-10-07T11:53:00Z" w16du:dateUtc="2026-10-07T08:53:00Z">
        <w:r w:rsidR="00122E7A">
          <w:t>He</w:t>
        </w:r>
      </w:ins>
      <w:r>
        <w:t xml:space="preserve"> w</w:t>
      </w:r>
      <w:ins w:id="8252" w:author="Copy Editor" w:date="2026-10-07T11:53:00Z" w16du:dateUtc="2026-10-07T08:53:00Z">
        <w:r w:rsidR="00122E7A">
          <w:t>alks</w:t>
        </w:r>
      </w:ins>
      <w:del w:id="8253" w:author="Copy Editor" w:date="2026-10-07T11:53:00Z" w16du:dateUtc="2026-10-07T08:53:00Z">
        <w:r w:rsidDel="00122E7A">
          <w:delText>ent</w:delText>
        </w:r>
      </w:del>
      <w:r>
        <w:t xml:space="preserve"> </w:t>
      </w:r>
      <w:ins w:id="8254" w:author="Copy Editor" w:date="2026-10-07T11:53:00Z" w16du:dateUtc="2026-10-07T08:53:00Z">
        <w:r w:rsidR="00122E7A">
          <w:t>a</w:t>
        </w:r>
      </w:ins>
      <w:r>
        <w:t xml:space="preserve">round to the front of the </w:t>
      </w:r>
      <w:ins w:id="8255" w:author="Copy Editor" w:date="2026-10-07T11:53:00Z" w16du:dateUtc="2026-10-07T08:53:00Z">
        <w:r w:rsidR="00122E7A">
          <w:t>helicopte</w:t>
        </w:r>
      </w:ins>
      <w:ins w:id="8256" w:author="Copy Editor" w:date="2026-10-07T11:54:00Z" w16du:dateUtc="2026-10-07T08:54:00Z">
        <w:r w:rsidR="00122E7A">
          <w:t>r</w:t>
        </w:r>
      </w:ins>
      <w:del w:id="8257" w:author="Copy Editor" w:date="2026-10-07T11:53:00Z" w16du:dateUtc="2026-10-07T08:53:00Z">
        <w:r w:rsidDel="00122E7A">
          <w:delText>machine</w:delText>
        </w:r>
      </w:del>
      <w:r>
        <w:t xml:space="preserve"> and using the correct hand signals wave</w:t>
      </w:r>
      <w:ins w:id="8258" w:author="Copy Editor" w:date="2026-10-07T11:54:00Z" w16du:dateUtc="2026-10-07T08:54:00Z">
        <w:r w:rsidR="00122E7A">
          <w:t>s</w:t>
        </w:r>
      </w:ins>
      <w:del w:id="8259" w:author="Copy Editor" w:date="2026-10-07T11:54:00Z" w16du:dateUtc="2026-10-07T08:54:00Z">
        <w:r w:rsidDel="00122E7A">
          <w:delText>d</w:delText>
        </w:r>
      </w:del>
      <w:r>
        <w:t xml:space="preserve"> the chopper off.  </w:t>
      </w:r>
    </w:p>
    <w:p w14:paraId="721698E1" w14:textId="77777777" w:rsidR="00122E7A" w:rsidRDefault="007C0FF3" w:rsidP="00122E7A">
      <w:pPr>
        <w:pStyle w:val="body"/>
        <w:rPr>
          <w:ins w:id="8260" w:author="Copy Editor" w:date="2026-10-07T11:54:00Z" w16du:dateUtc="2026-10-07T08:54:00Z"/>
        </w:rPr>
      </w:pPr>
      <w:r>
        <w:t>The pilot grin</w:t>
      </w:r>
      <w:ins w:id="8261" w:author="Copy Editor" w:date="2026-10-07T11:54:00Z" w16du:dateUtc="2026-10-07T08:54:00Z">
        <w:r w:rsidR="00122E7A">
          <w:t>s</w:t>
        </w:r>
      </w:ins>
      <w:del w:id="8262" w:author="Copy Editor" w:date="2026-10-07T11:54:00Z" w16du:dateUtc="2026-10-07T08:54:00Z">
        <w:r w:rsidDel="00122E7A">
          <w:delText>ned</w:delText>
        </w:r>
      </w:del>
      <w:r>
        <w:t xml:space="preserve"> from ear to ear, pull</w:t>
      </w:r>
      <w:ins w:id="8263" w:author="Copy Editor" w:date="2026-10-07T11:54:00Z" w16du:dateUtc="2026-10-07T08:54:00Z">
        <w:r w:rsidR="00122E7A">
          <w:t>s</w:t>
        </w:r>
      </w:ins>
      <w:del w:id="8264" w:author="Copy Editor" w:date="2026-10-07T11:54:00Z" w16du:dateUtc="2026-10-07T08:54:00Z">
        <w:r w:rsidDel="00122E7A">
          <w:delText>ed</w:delText>
        </w:r>
      </w:del>
      <w:r>
        <w:t xml:space="preserve"> up on the collective and the machine soar</w:t>
      </w:r>
      <w:ins w:id="8265" w:author="Copy Editor" w:date="2026-10-07T11:54:00Z" w16du:dateUtc="2026-10-07T08:54:00Z">
        <w:r w:rsidR="00122E7A">
          <w:t>s</w:t>
        </w:r>
      </w:ins>
      <w:del w:id="8266" w:author="Copy Editor" w:date="2026-10-07T11:54:00Z" w16du:dateUtc="2026-10-07T08:54:00Z">
        <w:r w:rsidDel="00122E7A">
          <w:delText>ed</w:delText>
        </w:r>
      </w:del>
      <w:r>
        <w:t xml:space="preserve"> into the sky. </w:t>
      </w:r>
    </w:p>
    <w:p w14:paraId="3AA6D271" w14:textId="77777777" w:rsidR="00122E7A" w:rsidRDefault="007C0FF3" w:rsidP="00122E7A">
      <w:pPr>
        <w:pStyle w:val="body"/>
        <w:rPr>
          <w:ins w:id="8267" w:author="Copy Editor" w:date="2026-10-07T11:54:00Z" w16du:dateUtc="2026-10-07T08:54:00Z"/>
        </w:rPr>
      </w:pPr>
      <w:del w:id="8268" w:author="Copy Editor" w:date="2026-10-07T11:54:00Z" w16du:dateUtc="2026-10-07T08:54:00Z">
        <w:r w:rsidDel="00122E7A">
          <w:delText xml:space="preserve"> I</w:delText>
        </w:r>
      </w:del>
      <w:ins w:id="8269" w:author="Copy Editor" w:date="2026-10-07T11:54:00Z" w16du:dateUtc="2026-10-07T08:54:00Z">
        <w:r w:rsidR="00122E7A">
          <w:t>Richard</w:t>
        </w:r>
      </w:ins>
      <w:r>
        <w:t xml:space="preserve"> turn</w:t>
      </w:r>
      <w:ins w:id="8270" w:author="Copy Editor" w:date="2026-10-07T11:54:00Z" w16du:dateUtc="2026-10-07T08:54:00Z">
        <w:r w:rsidR="00122E7A">
          <w:t>s</w:t>
        </w:r>
      </w:ins>
      <w:del w:id="8271" w:author="Copy Editor" w:date="2026-10-07T11:54:00Z" w16du:dateUtc="2026-10-07T08:54:00Z">
        <w:r w:rsidDel="00122E7A">
          <w:delText>ed</w:delText>
        </w:r>
      </w:del>
      <w:r>
        <w:t xml:space="preserve"> </w:t>
      </w:r>
      <w:ins w:id="8272" w:author="Copy Editor" w:date="2026-10-07T11:54:00Z" w16du:dateUtc="2026-10-07T08:54:00Z">
        <w:r w:rsidR="00122E7A">
          <w:t>a</w:t>
        </w:r>
      </w:ins>
      <w:r>
        <w:t>round</w:t>
      </w:r>
      <w:ins w:id="8273" w:author="Copy Editor" w:date="2026-10-07T11:54:00Z" w16du:dateUtc="2026-10-07T08:54:00Z">
        <w:r w:rsidR="00122E7A">
          <w:t>.</w:t>
        </w:r>
      </w:ins>
    </w:p>
    <w:p w14:paraId="4DC64347" w14:textId="77777777" w:rsidR="00EE048E" w:rsidRDefault="007C0FF3" w:rsidP="00122E7A">
      <w:pPr>
        <w:pStyle w:val="body"/>
        <w:rPr>
          <w:ins w:id="8274" w:author="Copy Editor" w:date="2026-10-07T11:55:00Z" w16du:dateUtc="2026-10-07T08:55:00Z"/>
        </w:rPr>
      </w:pPr>
      <w:del w:id="8275" w:author="Copy Editor" w:date="2026-10-07T11:54:00Z" w16du:dateUtc="2026-10-07T08:54:00Z">
        <w:r w:rsidDel="00EE048E">
          <w:delText xml:space="preserve"> and there was a</w:delText>
        </w:r>
      </w:del>
      <w:ins w:id="8276" w:author="Copy Editor" w:date="2026-10-07T11:54:00Z" w16du:dateUtc="2026-10-07T08:54:00Z">
        <w:r w:rsidR="00EE048E">
          <w:t>A</w:t>
        </w:r>
      </w:ins>
      <w:r>
        <w:t xml:space="preserve"> very hot and flustered </w:t>
      </w:r>
      <w:r w:rsidR="00EE048E">
        <w:t>RANGER</w:t>
      </w:r>
      <w:ins w:id="8277" w:author="Copy Editor" w:date="2026-10-07T11:55:00Z" w16du:dateUtc="2026-10-07T08:55:00Z">
        <w:r w:rsidR="00EE048E">
          <w:t xml:space="preserve"> is rushing toward him</w:t>
        </w:r>
      </w:ins>
      <w:r>
        <w:t>.</w:t>
      </w:r>
    </w:p>
    <w:p w14:paraId="1889A9A5" w14:textId="0D0A9A17" w:rsidR="00E15A05" w:rsidRDefault="00EE048E">
      <w:pPr>
        <w:pStyle w:val="bCHARACTER"/>
        <w:pPrChange w:id="8278" w:author="Copy Editor" w:date="2026-10-07T11:55:00Z" w16du:dateUtc="2026-10-07T08:55:00Z">
          <w:pPr>
            <w:pStyle w:val="body"/>
          </w:pPr>
        </w:pPrChange>
      </w:pPr>
      <w:ins w:id="8279" w:author="Copy Editor" w:date="2026-10-07T11:55:00Z" w16du:dateUtc="2026-10-07T08:55:00Z">
        <w:r>
          <w:t>RANGER</w:t>
        </w:r>
      </w:ins>
      <w:r w:rsidR="007C0FF3">
        <w:t xml:space="preserve">  </w:t>
      </w:r>
    </w:p>
    <w:p w14:paraId="49523C75" w14:textId="35E354A9" w:rsidR="00E15A05" w:rsidRDefault="007C0FF3" w:rsidP="004B3D80">
      <w:pPr>
        <w:pStyle w:val="bdialogue"/>
      </w:pPr>
      <w:del w:id="8280" w:author="Copy Editor" w:date="2026-10-07T11:55:00Z" w16du:dateUtc="2026-10-07T08:55:00Z">
        <w:r w:rsidDel="00EE048E">
          <w:delText>“</w:delText>
        </w:r>
      </w:del>
      <w:r>
        <w:t xml:space="preserve">Oh my god, I was so worried, I was waiting at the other Landing Zone.  When I saw </w:t>
      </w:r>
      <w:r w:rsidR="00E15A05">
        <w:t>your</w:t>
      </w:r>
      <w:r>
        <w:t xml:space="preserve"> </w:t>
      </w:r>
      <w:r w:rsidR="00E15A05">
        <w:t>land,</w:t>
      </w:r>
      <w:r>
        <w:t xml:space="preserve"> I rushed over but you were getting out by yourself, it’s a miracle you’re not hurt.</w:t>
      </w:r>
      <w:del w:id="8281" w:author="Copy Editor" w:date="2026-10-07T11:55:00Z" w16du:dateUtc="2026-10-07T08:55:00Z">
        <w:r w:rsidDel="00EE048E">
          <w:delText>” </w:delText>
        </w:r>
      </w:del>
    </w:p>
    <w:p w14:paraId="0ACA849E" w14:textId="20DE7C30" w:rsidR="009B022B" w:rsidRPr="009B022B" w:rsidRDefault="009B022B">
      <w:pPr>
        <w:pStyle w:val="bCHARACTER"/>
        <w:rPr>
          <w:ins w:id="8282" w:author="Copy Editor" w:date="2026-10-07T11:55:00Z" w16du:dateUtc="2026-10-07T08:55:00Z"/>
        </w:rPr>
        <w:pPrChange w:id="8283" w:author="Copy Editor" w:date="2026-10-07T11:55:00Z" w16du:dateUtc="2026-10-07T08:55:00Z">
          <w:pPr>
            <w:pStyle w:val="bdialogue"/>
          </w:pPr>
        </w:pPrChange>
      </w:pPr>
      <w:ins w:id="8284" w:author="Copy Editor" w:date="2026-10-07T11:55:00Z">
        <w:r w:rsidRPr="009B022B">
          <w:t>RICHARD</w:t>
        </w:r>
      </w:ins>
    </w:p>
    <w:p w14:paraId="5E4BDD60" w14:textId="4CDC8305" w:rsidR="003439BF" w:rsidRDefault="007C0FF3" w:rsidP="004B3D80">
      <w:pPr>
        <w:pStyle w:val="bdialogue"/>
        <w:rPr>
          <w:ins w:id="8285" w:author="Copy Editor" w:date="2026-10-07T11:56:00Z" w16du:dateUtc="2026-10-07T08:56:00Z"/>
        </w:rPr>
      </w:pPr>
      <w:del w:id="8286" w:author="Copy Editor" w:date="2026-10-07T11:55:00Z" w16du:dateUtc="2026-10-07T08:55:00Z">
        <w:r w:rsidDel="009B022B">
          <w:delText>“</w:delText>
        </w:r>
      </w:del>
      <w:r>
        <w:t>Don’t worry about me, I know what I’m doing around choppers.</w:t>
      </w:r>
      <w:del w:id="8287" w:author="Copy Editor" w:date="2026-10-07T11:55:00Z" w16du:dateUtc="2026-10-07T08:55:00Z">
        <w:r w:rsidDel="009B022B">
          <w:delText>”</w:delText>
        </w:r>
      </w:del>
    </w:p>
    <w:p w14:paraId="11940087" w14:textId="73E944DA" w:rsidR="009B022B" w:rsidRDefault="009B022B">
      <w:pPr>
        <w:pStyle w:val="bCHARACTER"/>
        <w:pPrChange w:id="8288" w:author="Copy Editor" w:date="2026-10-07T11:56:00Z" w16du:dateUtc="2026-10-07T08:56:00Z">
          <w:pPr>
            <w:pStyle w:val="bdialogue"/>
          </w:pPr>
        </w:pPrChange>
      </w:pPr>
      <w:ins w:id="8289" w:author="Copy Editor" w:date="2026-10-07T11:56:00Z">
        <w:r w:rsidRPr="009B022B">
          <w:t>RICHARD (V.O.)</w:t>
        </w:r>
      </w:ins>
    </w:p>
    <w:p w14:paraId="67AF19CE" w14:textId="77777777" w:rsidR="009B022B" w:rsidRDefault="007C0FF3" w:rsidP="009B022B">
      <w:pPr>
        <w:pStyle w:val="bdialogue"/>
        <w:rPr>
          <w:ins w:id="8290" w:author="Copy Editor" w:date="2026-10-07T11:56:00Z" w16du:dateUtc="2026-10-07T08:56:00Z"/>
        </w:rPr>
      </w:pPr>
      <w:r>
        <w:t xml:space="preserve">Was it by design or by accident that I was delivered to the prettiest cutest little Ranger Lady in the whole Grand Canyon National Park Ranger Service?  </w:t>
      </w:r>
    </w:p>
    <w:p w14:paraId="19761BE3" w14:textId="77777777" w:rsidR="00347B2B" w:rsidRDefault="007C0FF3" w:rsidP="009B022B">
      <w:pPr>
        <w:pStyle w:val="bdialogue"/>
        <w:rPr>
          <w:ins w:id="8291" w:author="Copy Editor" w:date="2026-10-07T11:56:00Z" w16du:dateUtc="2026-10-07T08:56:00Z"/>
        </w:rPr>
      </w:pPr>
      <w:r>
        <w:t>Someone with more confidence around women might have tried to turn the situation to their advantage but I didn’t even try. </w:t>
      </w:r>
    </w:p>
    <w:p w14:paraId="19B281EA" w14:textId="77777777" w:rsidR="00347B2B" w:rsidRPr="00347B2B" w:rsidRDefault="00347B2B" w:rsidP="00347B2B">
      <w:pPr>
        <w:pStyle w:val="body"/>
        <w:rPr>
          <w:ins w:id="8292" w:author="Copy Editor" w:date="2026-10-07T11:56:00Z"/>
          <w:lang w:val="en-US"/>
        </w:rPr>
      </w:pPr>
      <w:ins w:id="8293" w:author="Copy Editor" w:date="2026-10-07T11:56:00Z">
        <w:r w:rsidRPr="00347B2B">
          <w:rPr>
            <w:lang w:val="en-US"/>
          </w:rPr>
          <w:t>Richard picks up his rucksack.</w:t>
        </w:r>
      </w:ins>
    </w:p>
    <w:p w14:paraId="702EB03E" w14:textId="77777777" w:rsidR="00347B2B" w:rsidRPr="00347B2B" w:rsidRDefault="00347B2B">
      <w:pPr>
        <w:pStyle w:val="bCHARACTER"/>
        <w:rPr>
          <w:ins w:id="8294" w:author="Copy Editor" w:date="2026-10-07T11:56:00Z"/>
          <w:lang w:val="en-US"/>
        </w:rPr>
        <w:pPrChange w:id="8295" w:author="Copy Editor" w:date="2026-10-07T11:56:00Z" w16du:dateUtc="2026-10-07T08:56:00Z">
          <w:pPr>
            <w:pStyle w:val="body"/>
          </w:pPr>
        </w:pPrChange>
      </w:pPr>
      <w:ins w:id="8296" w:author="Copy Editor" w:date="2026-10-07T11:56:00Z">
        <w:r w:rsidRPr="00347B2B">
          <w:rPr>
            <w:lang w:val="en-US"/>
          </w:rPr>
          <w:t>RICHARD</w:t>
        </w:r>
      </w:ins>
    </w:p>
    <w:p w14:paraId="4D763BD9" w14:textId="462918ED" w:rsidR="0093012F" w:rsidDel="00347B2B" w:rsidRDefault="007C0FF3">
      <w:pPr>
        <w:pStyle w:val="bdialogue"/>
        <w:rPr>
          <w:del w:id="8297" w:author="Copy Editor" w:date="2026-10-07T11:56:00Z" w16du:dateUtc="2026-10-07T08:56:00Z"/>
        </w:rPr>
        <w:pPrChange w:id="8298" w:author="Copy Editor" w:date="2026-10-07T11:56:00Z" w16du:dateUtc="2026-10-07T08:56:00Z">
          <w:pPr>
            <w:pStyle w:val="body"/>
          </w:pPr>
        </w:pPrChange>
      </w:pPr>
      <w:del w:id="8299" w:author="Copy Editor" w:date="2026-10-08T19:25:00Z" w16du:dateUtc="2026-10-08T16:25:00Z">
        <w:r w:rsidDel="008E65EF">
          <w:lastRenderedPageBreak/>
          <w:delText xml:space="preserve"> </w:delText>
        </w:r>
      </w:del>
    </w:p>
    <w:p w14:paraId="582403B5" w14:textId="266FFB9B" w:rsidR="0093012F" w:rsidRDefault="007C0FF3" w:rsidP="00347B2B">
      <w:pPr>
        <w:pStyle w:val="bdialogue"/>
      </w:pPr>
      <w:del w:id="8300" w:author="Copy Editor" w:date="2026-10-07T11:56:00Z" w16du:dateUtc="2026-10-07T08:56:00Z">
        <w:r w:rsidDel="00347B2B">
          <w:delText>“</w:delText>
        </w:r>
      </w:del>
      <w:r>
        <w:t>Well, I’d better get going.</w:t>
      </w:r>
      <w:del w:id="8301" w:author="Copy Editor" w:date="2026-10-07T11:56:00Z" w16du:dateUtc="2026-10-07T08:56:00Z">
        <w:r w:rsidDel="00347B2B">
          <w:delText>” </w:delText>
        </w:r>
      </w:del>
      <w:r>
        <w:t xml:space="preserve"> </w:t>
      </w:r>
    </w:p>
    <w:p w14:paraId="56FC7FDE" w14:textId="30E9F26D" w:rsidR="00347B2B" w:rsidRDefault="00347B2B">
      <w:pPr>
        <w:pStyle w:val="bCHARACTER"/>
        <w:rPr>
          <w:ins w:id="8302" w:author="Copy Editor" w:date="2026-10-07T11:56:00Z" w16du:dateUtc="2026-10-07T08:56:00Z"/>
        </w:rPr>
        <w:pPrChange w:id="8303" w:author="Copy Editor" w:date="2026-10-07T11:56:00Z" w16du:dateUtc="2026-10-07T08:56:00Z">
          <w:pPr>
            <w:pStyle w:val="bdialogue"/>
          </w:pPr>
        </w:pPrChange>
      </w:pPr>
      <w:ins w:id="8304" w:author="Copy Editor" w:date="2026-10-07T11:56:00Z">
        <w:r w:rsidRPr="00347B2B">
          <w:t>RANGER</w:t>
        </w:r>
      </w:ins>
    </w:p>
    <w:p w14:paraId="6E0E350B" w14:textId="629D029E" w:rsidR="0093012F" w:rsidRDefault="007C0FF3" w:rsidP="00347B2B">
      <w:pPr>
        <w:pStyle w:val="bdialogue"/>
      </w:pPr>
      <w:del w:id="8305" w:author="Copy Editor" w:date="2026-10-07T11:56:00Z" w16du:dateUtc="2026-10-07T08:56:00Z">
        <w:r w:rsidDel="00347B2B">
          <w:delText>“</w:delText>
        </w:r>
      </w:del>
      <w:r>
        <w:t>Oh no, you’re coming with me.</w:t>
      </w:r>
      <w:del w:id="8306" w:author="Copy Editor" w:date="2026-10-07T11:57:00Z" w16du:dateUtc="2026-10-07T08:57:00Z">
        <w:r w:rsidDel="00347B2B">
          <w:delText>” </w:delText>
        </w:r>
      </w:del>
      <w:r>
        <w:t xml:space="preserve"> </w:t>
      </w:r>
    </w:p>
    <w:p w14:paraId="75BF6237" w14:textId="3CEAD638" w:rsidR="00347B2B" w:rsidRDefault="007C0FF3" w:rsidP="00B33299">
      <w:pPr>
        <w:pStyle w:val="body"/>
        <w:rPr>
          <w:ins w:id="8307" w:author="Copy Editor" w:date="2026-10-07T11:57:00Z" w16du:dateUtc="2026-10-07T08:57:00Z"/>
        </w:rPr>
      </w:pPr>
      <w:del w:id="8308" w:author="Copy Editor" w:date="2026-10-07T11:57:00Z" w16du:dateUtc="2026-10-07T08:57:00Z">
        <w:r w:rsidDel="00347B2B">
          <w:delText>She took</w:delText>
        </w:r>
      </w:del>
      <w:ins w:id="8309" w:author="Copy Editor" w:date="2026-10-07T11:57:00Z" w16du:dateUtc="2026-10-07T08:57:00Z">
        <w:r w:rsidR="00347B2B">
          <w:t>Th</w:t>
        </w:r>
        <w:r w:rsidR="003D63FB">
          <w:t>e Ranger leads Richard</w:t>
        </w:r>
      </w:ins>
      <w:del w:id="8310" w:author="Copy Editor" w:date="2026-10-07T11:57:00Z" w16du:dateUtc="2026-10-07T08:57:00Z">
        <w:r w:rsidDel="003D63FB">
          <w:delText xml:space="preserve"> me</w:delText>
        </w:r>
      </w:del>
      <w:r>
        <w:t xml:space="preserve"> into her cabin</w:t>
      </w:r>
      <w:ins w:id="8311" w:author="Copy Editor" w:date="2026-10-07T11:57:00Z" w16du:dateUtc="2026-10-07T08:57:00Z">
        <w:r w:rsidR="00347B2B">
          <w:t>.</w:t>
        </w:r>
      </w:ins>
    </w:p>
    <w:p w14:paraId="1B2EE777" w14:textId="5DE2FD0D" w:rsidR="000A5C43" w:rsidRDefault="003D63FB" w:rsidP="00B33299">
      <w:pPr>
        <w:pStyle w:val="body"/>
        <w:rPr>
          <w:ins w:id="8312" w:author="Copy Editor" w:date="2026-10-07T11:58:00Z" w16du:dateUtc="2026-10-07T08:58:00Z"/>
        </w:rPr>
      </w:pPr>
      <w:ins w:id="8313" w:author="Copy Editor" w:date="2026-10-07T11:57:00Z" w16du:dateUtc="2026-10-07T08:57:00Z">
        <w:r>
          <w:t>She</w:t>
        </w:r>
      </w:ins>
      <w:del w:id="8314" w:author="Copy Editor" w:date="2026-10-07T11:57:00Z" w16du:dateUtc="2026-10-07T08:57:00Z">
        <w:r w:rsidR="007C0FF3" w:rsidDel="00347B2B">
          <w:delText>,</w:delText>
        </w:r>
      </w:del>
      <w:r w:rsidR="007C0FF3">
        <w:t xml:space="preserve"> put</w:t>
      </w:r>
      <w:ins w:id="8315" w:author="Copy Editor" w:date="2026-10-07T11:57:00Z" w16du:dateUtc="2026-10-07T08:57:00Z">
        <w:r>
          <w:t>s</w:t>
        </w:r>
      </w:ins>
      <w:r w:rsidR="007C0FF3">
        <w:t xml:space="preserve"> some M and Ms onto the table</w:t>
      </w:r>
      <w:ins w:id="8316" w:author="Copy Editor" w:date="2026-10-07T11:58:00Z" w16du:dateUtc="2026-10-07T08:58:00Z">
        <w:r w:rsidR="000A5C43">
          <w:t>.</w:t>
        </w:r>
      </w:ins>
    </w:p>
    <w:p w14:paraId="6CD4DC36" w14:textId="77777777" w:rsidR="00CA38F4" w:rsidRDefault="00CA38F4" w:rsidP="00CA38F4">
      <w:pPr>
        <w:pStyle w:val="bCHARACTER"/>
        <w:rPr>
          <w:ins w:id="8317" w:author="Copy Editor" w:date="2026-10-07T11:59:00Z" w16du:dateUtc="2026-10-07T08:59:00Z"/>
        </w:rPr>
      </w:pPr>
      <w:ins w:id="8318" w:author="Copy Editor" w:date="2026-10-07T11:59:00Z" w16du:dateUtc="2026-10-07T08:59:00Z">
        <w:r w:rsidRPr="00347B2B">
          <w:t>RANGER</w:t>
        </w:r>
      </w:ins>
    </w:p>
    <w:p w14:paraId="0CBDF334" w14:textId="0C6C1467" w:rsidR="00CA38F4" w:rsidRDefault="007C0FF3">
      <w:pPr>
        <w:pStyle w:val="bdialogue"/>
        <w:rPr>
          <w:ins w:id="8319" w:author="Copy Editor" w:date="2026-10-07T11:58:00Z" w16du:dateUtc="2026-10-07T08:58:00Z"/>
        </w:rPr>
        <w:pPrChange w:id="8320" w:author="Copy Editor" w:date="2026-10-07T11:59:00Z" w16du:dateUtc="2026-10-07T08:59:00Z">
          <w:pPr>
            <w:pStyle w:val="body"/>
          </w:pPr>
        </w:pPrChange>
      </w:pPr>
      <w:del w:id="8321" w:author="Copy Editor" w:date="2026-10-07T11:57:00Z" w16du:dateUtc="2026-10-07T08:57:00Z">
        <w:r w:rsidDel="003D63FB">
          <w:delText>,</w:delText>
        </w:r>
      </w:del>
      <w:del w:id="8322" w:author="Copy Editor" w:date="2026-10-07T11:58:00Z" w16du:dateUtc="2026-10-07T08:58:00Z">
        <w:r w:rsidDel="00CA38F4">
          <w:delText xml:space="preserve"> told me to </w:delText>
        </w:r>
      </w:del>
      <w:ins w:id="8323" w:author="Copy Editor" w:date="2026-10-07T11:59:00Z" w16du:dateUtc="2026-10-07T08:59:00Z">
        <w:r w:rsidR="00CA38F4">
          <w:t>H</w:t>
        </w:r>
      </w:ins>
      <w:del w:id="8324" w:author="Copy Editor" w:date="2026-10-07T11:59:00Z" w16du:dateUtc="2026-10-07T08:59:00Z">
        <w:r w:rsidDel="00CA38F4">
          <w:delText>h</w:delText>
        </w:r>
      </w:del>
      <w:r>
        <w:t xml:space="preserve">elp </w:t>
      </w:r>
      <w:ins w:id="8325" w:author="Copy Editor" w:date="2026-10-07T11:59:00Z" w16du:dateUtc="2026-10-07T08:59:00Z">
        <w:r w:rsidR="00CA38F4">
          <w:t>yourself</w:t>
        </w:r>
      </w:ins>
      <w:del w:id="8326" w:author="Copy Editor" w:date="2026-10-07T11:59:00Z" w16du:dateUtc="2026-10-07T08:59:00Z">
        <w:r w:rsidDel="00CA38F4">
          <w:delText>myse</w:delText>
        </w:r>
      </w:del>
      <w:del w:id="8327" w:author="Copy Editor" w:date="2026-10-07T11:58:00Z" w16du:dateUtc="2026-10-07T08:58:00Z">
        <w:r w:rsidDel="00CA38F4">
          <w:delText xml:space="preserve">lf </w:delText>
        </w:r>
      </w:del>
    </w:p>
    <w:p w14:paraId="7E64C03C" w14:textId="77777777" w:rsidR="00BC620F" w:rsidRDefault="007C0FF3" w:rsidP="00B33299">
      <w:pPr>
        <w:pStyle w:val="body"/>
        <w:rPr>
          <w:ins w:id="8328" w:author="Copy Editor" w:date="2026-10-07T11:59:00Z" w16du:dateUtc="2026-10-07T08:59:00Z"/>
        </w:rPr>
      </w:pPr>
      <w:del w:id="8329" w:author="Copy Editor" w:date="2026-10-07T11:58:00Z" w16du:dateUtc="2026-10-07T08:58:00Z">
        <w:r w:rsidDel="00CA38F4">
          <w:delText>and</w:delText>
        </w:r>
      </w:del>
      <w:ins w:id="8330" w:author="Copy Editor" w:date="2026-10-07T11:58:00Z" w16du:dateUtc="2026-10-07T08:58:00Z">
        <w:r w:rsidR="00CA38F4">
          <w:t>She</w:t>
        </w:r>
      </w:ins>
      <w:r>
        <w:t xml:space="preserve"> start</w:t>
      </w:r>
      <w:ins w:id="8331" w:author="Copy Editor" w:date="2026-10-07T11:58:00Z" w16du:dateUtc="2026-10-07T08:58:00Z">
        <w:r w:rsidR="00CA38F4">
          <w:t>s</w:t>
        </w:r>
      </w:ins>
      <w:del w:id="8332" w:author="Copy Editor" w:date="2026-10-07T11:58:00Z" w16du:dateUtc="2026-10-07T08:58:00Z">
        <w:r w:rsidDel="00CA38F4">
          <w:delText>ed</w:delText>
        </w:r>
      </w:del>
      <w:r>
        <w:t xml:space="preserve"> chatting.</w:t>
      </w:r>
    </w:p>
    <w:p w14:paraId="2F30ADEE" w14:textId="77777777" w:rsidR="00BC620F" w:rsidRDefault="00BC620F" w:rsidP="00BC620F">
      <w:pPr>
        <w:pStyle w:val="bCHARACTER"/>
        <w:rPr>
          <w:ins w:id="8333" w:author="Copy Editor" w:date="2026-10-07T11:59:00Z" w16du:dateUtc="2026-10-07T08:59:00Z"/>
        </w:rPr>
      </w:pPr>
      <w:ins w:id="8334" w:author="Copy Editor" w:date="2026-10-07T11:59:00Z" w16du:dateUtc="2026-10-07T08:59:00Z">
        <w:r w:rsidRPr="009B022B">
          <w:t>RICHARD (V.O.)</w:t>
        </w:r>
      </w:ins>
    </w:p>
    <w:p w14:paraId="58050913" w14:textId="77777777" w:rsidR="00BC620F" w:rsidRDefault="007C0FF3" w:rsidP="00BC620F">
      <w:pPr>
        <w:pStyle w:val="bdialogue"/>
        <w:rPr>
          <w:ins w:id="8335" w:author="Copy Editor" w:date="2026-10-07T11:59:00Z" w16du:dateUtc="2026-10-07T08:59:00Z"/>
        </w:rPr>
      </w:pPr>
      <w:del w:id="8336" w:author="Copy Editor" w:date="2026-10-07T11:59:00Z" w16du:dateUtc="2026-10-07T08:59:00Z">
        <w:r w:rsidDel="00BC620F">
          <w:delText xml:space="preserve">  </w:delText>
        </w:r>
      </w:del>
      <w:r>
        <w:t xml:space="preserve">It transpired that she had been told to make sure that the </w:t>
      </w:r>
      <w:r w:rsidR="0093012F">
        <w:t>nervous</w:t>
      </w:r>
      <w:r>
        <w:t xml:space="preserve"> Brit was sufficiently calmed down before being allowed out onto the Canyon Trails.  I </w:t>
      </w:r>
    </w:p>
    <w:p w14:paraId="5E4BDD61" w14:textId="6EB0D816" w:rsidR="003439BF" w:rsidRDefault="007C0FF3">
      <w:pPr>
        <w:pStyle w:val="bdialogue"/>
        <w:pPrChange w:id="8337" w:author="Copy Editor" w:date="2026-10-07T11:59:00Z" w16du:dateUtc="2026-10-07T08:59:00Z">
          <w:pPr>
            <w:pStyle w:val="body"/>
          </w:pPr>
        </w:pPrChange>
      </w:pPr>
      <w:del w:id="8338" w:author="Copy Editor" w:date="2026-10-07T11:59:00Z" w16du:dateUtc="2026-10-07T08:59:00Z">
        <w:r w:rsidDel="00BC620F">
          <w:delText>explained that m</w:delText>
        </w:r>
      </w:del>
      <w:ins w:id="8339" w:author="Copy Editor" w:date="2026-10-07T11:59:00Z" w16du:dateUtc="2026-10-07T08:59:00Z">
        <w:r w:rsidR="00BC620F">
          <w:t>M</w:t>
        </w:r>
      </w:ins>
      <w:r>
        <w:t xml:space="preserve">y training meant keeping choppers on the ground for the absolute minimum </w:t>
      </w:r>
      <w:r w:rsidR="0093012F">
        <w:t>time,</w:t>
      </w:r>
      <w:r>
        <w:t xml:space="preserve"> so I always moved fast when near them.  </w:t>
      </w:r>
    </w:p>
    <w:p w14:paraId="4524FCA4" w14:textId="77777777" w:rsidR="00BC620F" w:rsidRDefault="007C0FF3" w:rsidP="00BC620F">
      <w:pPr>
        <w:pStyle w:val="bdialogue"/>
        <w:rPr>
          <w:ins w:id="8340" w:author="Copy Editor" w:date="2026-10-07T12:00:00Z" w16du:dateUtc="2026-10-07T09:00:00Z"/>
        </w:rPr>
      </w:pPr>
      <w:r>
        <w:t xml:space="preserve">The girl seemed to accept my explanation but was in no hurry to see me off.  We chatted for a </w:t>
      </w:r>
      <w:r w:rsidR="0093012F">
        <w:t>while,</w:t>
      </w:r>
      <w:r>
        <w:t xml:space="preserve"> and I was glad when the conversation got onto an area where I felt safe. </w:t>
      </w:r>
    </w:p>
    <w:p w14:paraId="7253E911" w14:textId="77777777" w:rsidR="00BC620F" w:rsidRDefault="007C0FF3" w:rsidP="00BC620F">
      <w:pPr>
        <w:pStyle w:val="body"/>
        <w:rPr>
          <w:ins w:id="8341" w:author="Copy Editor" w:date="2026-10-07T12:00:00Z" w16du:dateUtc="2026-10-07T09:00:00Z"/>
        </w:rPr>
      </w:pPr>
      <w:del w:id="8342" w:author="Copy Editor" w:date="2026-10-07T12:00:00Z" w16du:dateUtc="2026-10-07T09:00:00Z">
        <w:r w:rsidDel="00BC620F">
          <w:delText xml:space="preserve"> I</w:delText>
        </w:r>
      </w:del>
      <w:ins w:id="8343" w:author="Copy Editor" w:date="2026-10-07T12:00:00Z" w16du:dateUtc="2026-10-07T09:00:00Z">
        <w:r w:rsidR="00BC620F">
          <w:t>Richard</w:t>
        </w:r>
      </w:ins>
      <w:r>
        <w:t xml:space="preserve"> start</w:t>
      </w:r>
      <w:ins w:id="8344" w:author="Copy Editor" w:date="2026-10-07T12:00:00Z" w16du:dateUtc="2026-10-07T09:00:00Z">
        <w:r w:rsidR="00BC620F">
          <w:t>s</w:t>
        </w:r>
      </w:ins>
      <w:del w:id="8345" w:author="Copy Editor" w:date="2026-10-07T12:00:00Z" w16du:dateUtc="2026-10-07T09:00:00Z">
        <w:r w:rsidDel="00BC620F">
          <w:delText>ed</w:delText>
        </w:r>
      </w:del>
      <w:ins w:id="8346" w:author="Copy Editor" w:date="2026-10-07T12:00:00Z" w16du:dateUtc="2026-10-07T09:00:00Z">
        <w:r w:rsidR="00BC620F">
          <w:t xml:space="preserve"> telling</w:t>
        </w:r>
      </w:ins>
      <w:del w:id="8347" w:author="Copy Editor" w:date="2026-10-07T12:00:00Z" w16du:dateUtc="2026-10-07T09:00:00Z">
        <w:r w:rsidDel="00BC620F">
          <w:delText xml:space="preserve"> on all</w:delText>
        </w:r>
      </w:del>
      <w:r>
        <w:t xml:space="preserve"> </w:t>
      </w:r>
      <w:del w:id="8348" w:author="Copy Editor" w:date="2026-10-07T12:00:00Z" w16du:dateUtc="2026-10-07T09:00:00Z">
        <w:r w:rsidDel="00BC620F">
          <w:delText>my</w:delText>
        </w:r>
      </w:del>
      <w:ins w:id="8349" w:author="Copy Editor" w:date="2026-10-07T12:00:00Z" w16du:dateUtc="2026-10-07T09:00:00Z">
        <w:r w:rsidR="00BC620F">
          <w:t>his</w:t>
        </w:r>
      </w:ins>
      <w:r>
        <w:t xml:space="preserve"> parachuting stories.</w:t>
      </w:r>
    </w:p>
    <w:p w14:paraId="7F439A1A" w14:textId="77777777" w:rsidR="00BC620F" w:rsidRDefault="007C0FF3" w:rsidP="00BC620F">
      <w:pPr>
        <w:pStyle w:val="bCHARACTER"/>
        <w:rPr>
          <w:ins w:id="8350" w:author="Copy Editor" w:date="2026-10-07T12:00:00Z" w16du:dateUtc="2026-10-07T09:00:00Z"/>
        </w:rPr>
      </w:pPr>
      <w:r>
        <w:t>  </w:t>
      </w:r>
      <w:ins w:id="8351" w:author="Copy Editor" w:date="2026-10-07T12:00:00Z" w16du:dateUtc="2026-10-07T09:00:00Z">
        <w:r w:rsidR="00BC620F" w:rsidRPr="009B022B">
          <w:t>RICHARD (V.O.)</w:t>
        </w:r>
      </w:ins>
    </w:p>
    <w:p w14:paraId="5E4BDD62" w14:textId="3A0EB020" w:rsidR="003439BF" w:rsidDel="00BC620F" w:rsidRDefault="003439BF" w:rsidP="00BC620F">
      <w:pPr>
        <w:pStyle w:val="body"/>
        <w:rPr>
          <w:del w:id="8352" w:author="Copy Editor" w:date="2026-10-07T12:00:00Z" w16du:dateUtc="2026-10-07T09:00:00Z"/>
        </w:rPr>
      </w:pPr>
    </w:p>
    <w:p w14:paraId="2C7EA609" w14:textId="5F8E1337" w:rsidR="0093012F" w:rsidRDefault="007C0FF3" w:rsidP="004B3D80">
      <w:pPr>
        <w:pStyle w:val="bdialogue"/>
      </w:pPr>
      <w:del w:id="8353" w:author="Copy Editor" w:date="2026-10-07T12:00:00Z" w16du:dateUtc="2026-10-07T09:00:00Z">
        <w:r w:rsidDel="00BC620F">
          <w:delText>“</w:delText>
        </w:r>
      </w:del>
      <w:r>
        <w:t xml:space="preserve">There I was, hanging in a harness, in the dark, 700 feet above Aldershot, I could see the big black disc of my parachute above me with a pair of legs sticking out the side.  </w:t>
      </w:r>
    </w:p>
    <w:p w14:paraId="5E4BDD63" w14:textId="6DA7F8A8" w:rsidR="003439BF" w:rsidRDefault="007C0FF3" w:rsidP="004B3D80">
      <w:pPr>
        <w:pStyle w:val="bdialogue"/>
        <w:rPr>
          <w:ins w:id="8354" w:author="Copy Editor" w:date="2026-10-07T12:00:00Z" w16du:dateUtc="2026-10-07T09:00:00Z"/>
        </w:rPr>
      </w:pPr>
      <w:del w:id="8355" w:author="Copy Editor" w:date="2026-10-07T12:00:00Z" w16du:dateUtc="2026-10-07T09:00:00Z">
        <w:r w:rsidDel="00BC620F">
          <w:delText>“</w:delText>
        </w:r>
      </w:del>
      <w:r>
        <w:t>A man jumping out the other side of the aircraft had collided with my chute!</w:t>
      </w:r>
      <w:del w:id="8356" w:author="Copy Editor" w:date="2026-10-07T12:00:00Z" w16du:dateUtc="2026-10-07T09:00:00Z">
        <w:r w:rsidDel="00BC620F">
          <w:delText>”  </w:delText>
        </w:r>
      </w:del>
    </w:p>
    <w:p w14:paraId="7D34B3BB" w14:textId="4F37F014" w:rsidR="00BC620F" w:rsidRDefault="00BC620F" w:rsidP="00BC620F">
      <w:pPr>
        <w:pStyle w:val="body"/>
        <w:rPr>
          <w:ins w:id="8357" w:author="Copy Editor" w:date="2026-10-07T12:01:00Z" w16du:dateUtc="2026-10-07T09:01:00Z"/>
        </w:rPr>
      </w:pPr>
      <w:ins w:id="8358" w:author="Copy Editor" w:date="2026-10-07T12:01:00Z" w16du:dateUtc="2026-10-07T09:01:00Z">
        <w:r>
          <w:lastRenderedPageBreak/>
          <w:t>The Ranger laughs.</w:t>
        </w:r>
      </w:ins>
    </w:p>
    <w:p w14:paraId="33DFD9C8" w14:textId="1F815839" w:rsidR="00BC620F" w:rsidRDefault="0018475E">
      <w:pPr>
        <w:pStyle w:val="bCHARACTER"/>
        <w:pPrChange w:id="8359" w:author="Copy Editor" w:date="2026-10-07T12:01:00Z" w16du:dateUtc="2026-10-07T09:01:00Z">
          <w:pPr>
            <w:pStyle w:val="bdialogue"/>
          </w:pPr>
        </w:pPrChange>
      </w:pPr>
      <w:ins w:id="8360" w:author="Copy Editor" w:date="2026-10-07T12:01:00Z">
        <w:r w:rsidRPr="0018475E">
          <w:t>RICHARD</w:t>
        </w:r>
      </w:ins>
    </w:p>
    <w:p w14:paraId="5E4BDD64" w14:textId="632D4348" w:rsidR="003439BF" w:rsidRDefault="007C0FF3" w:rsidP="004B3D80">
      <w:pPr>
        <w:pStyle w:val="bdialogue"/>
      </w:pPr>
      <w:del w:id="8361" w:author="Copy Editor" w:date="2026-10-07T12:01:00Z" w16du:dateUtc="2026-10-07T09:01:00Z">
        <w:r w:rsidDel="0018475E">
          <w:delText>“</w:delText>
        </w:r>
      </w:del>
      <w:r>
        <w:t>There I was at 15000 feet, nothing beneath me but an altimeter</w:t>
      </w:r>
      <w:del w:id="8362" w:author="Copy Editor" w:date="2026-10-07T12:01:00Z" w16du:dateUtc="2026-10-07T09:01:00Z">
        <w:r w:rsidDel="0018475E">
          <w:delText>”</w:delText>
        </w:r>
      </w:del>
      <w:r>
        <w:t>  </w:t>
      </w:r>
    </w:p>
    <w:p w14:paraId="5E4BDD65" w14:textId="16EE6380" w:rsidR="003439BF" w:rsidRDefault="007C0FF3" w:rsidP="004B3D80">
      <w:pPr>
        <w:pStyle w:val="bdialogue"/>
      </w:pPr>
      <w:del w:id="8363" w:author="Copy Editor" w:date="2026-10-07T12:01:00Z" w16du:dateUtc="2026-10-07T09:01:00Z">
        <w:r w:rsidDel="0018475E">
          <w:delText>“</w:delText>
        </w:r>
      </w:del>
      <w:r>
        <w:t>I looked down, the North Sea was on one side, the Baltic on the other and the little green bit in the middle was Denmark, strewth, I hope I hit the green bit!”  </w:t>
      </w:r>
    </w:p>
    <w:p w14:paraId="54161677" w14:textId="77777777" w:rsidR="00576376" w:rsidRDefault="007C0FF3" w:rsidP="00B33299">
      <w:pPr>
        <w:pStyle w:val="body"/>
        <w:rPr>
          <w:ins w:id="8364" w:author="Copy Editor" w:date="2026-10-07T12:01:00Z" w16du:dateUtc="2026-10-07T09:01:00Z"/>
        </w:rPr>
      </w:pPr>
      <w:r>
        <w:t>She laugh</w:t>
      </w:r>
      <w:ins w:id="8365" w:author="Copy Editor" w:date="2026-10-07T12:01:00Z" w16du:dateUtc="2026-10-07T09:01:00Z">
        <w:r w:rsidR="00576376">
          <w:t>s.</w:t>
        </w:r>
      </w:ins>
    </w:p>
    <w:p w14:paraId="68B419D3" w14:textId="01EE6DA5" w:rsidR="00576376" w:rsidRDefault="00576376">
      <w:pPr>
        <w:pStyle w:val="bCHARACTER"/>
        <w:rPr>
          <w:ins w:id="8366" w:author="Copy Editor" w:date="2026-10-07T12:02:00Z" w16du:dateUtc="2026-10-07T09:02:00Z"/>
        </w:rPr>
        <w:pPrChange w:id="8367" w:author="Copy Editor" w:date="2026-10-07T12:02:00Z" w16du:dateUtc="2026-10-07T09:02:00Z">
          <w:pPr>
            <w:pStyle w:val="bdialogue"/>
          </w:pPr>
        </w:pPrChange>
      </w:pPr>
      <w:ins w:id="8368" w:author="Copy Editor" w:date="2026-10-07T12:02:00Z">
        <w:r w:rsidRPr="00576376">
          <w:t>RICHARD (V.O.)</w:t>
        </w:r>
      </w:ins>
    </w:p>
    <w:p w14:paraId="70FD7A09" w14:textId="77777777" w:rsidR="00576376" w:rsidRDefault="007C0FF3" w:rsidP="00576376">
      <w:pPr>
        <w:pStyle w:val="bdialogue"/>
        <w:rPr>
          <w:ins w:id="8369" w:author="Copy Editor" w:date="2026-10-07T12:02:00Z" w16du:dateUtc="2026-10-07T09:02:00Z"/>
        </w:rPr>
      </w:pPr>
      <w:del w:id="8370" w:author="Copy Editor" w:date="2026-10-07T12:01:00Z" w16du:dateUtc="2026-10-07T09:01:00Z">
        <w:r w:rsidDel="0018475E">
          <w:delText>ed</w:delText>
        </w:r>
        <w:r w:rsidDel="00576376">
          <w:delText>, s</w:delText>
        </w:r>
      </w:del>
      <w:ins w:id="8371" w:author="Copy Editor" w:date="2026-10-07T12:02:00Z" w16du:dateUtc="2026-10-07T09:02:00Z">
        <w:r w:rsidR="00576376">
          <w:t>S</w:t>
        </w:r>
      </w:ins>
      <w:r>
        <w:t xml:space="preserve">he looked impressed, she was in no hurry to see me off and I was in no hurry to leave.  </w:t>
      </w:r>
    </w:p>
    <w:p w14:paraId="20914F83" w14:textId="77777777" w:rsidR="00576376" w:rsidRDefault="007C0FF3" w:rsidP="00576376">
      <w:pPr>
        <w:pStyle w:val="bdialogue"/>
        <w:rPr>
          <w:ins w:id="8372" w:author="Copy Editor" w:date="2026-10-07T12:02:00Z" w16du:dateUtc="2026-10-07T09:02:00Z"/>
        </w:rPr>
      </w:pPr>
      <w:r>
        <w:t xml:space="preserve">I was asked to stay a while longer because there was talk of me being interviewed by the local Sheriff’s </w:t>
      </w:r>
      <w:r w:rsidR="001C3752">
        <w:t>department,</w:t>
      </w:r>
      <w:r>
        <w:t xml:space="preserve"> but it never happened.  </w:t>
      </w:r>
    </w:p>
    <w:p w14:paraId="646578CF" w14:textId="13787DC7" w:rsidR="00576376" w:rsidRDefault="00576376">
      <w:pPr>
        <w:pStyle w:val="bCHARACTER"/>
        <w:rPr>
          <w:ins w:id="8373" w:author="Copy Editor" w:date="2026-10-07T12:02:00Z" w16du:dateUtc="2026-10-07T09:02:00Z"/>
        </w:rPr>
        <w:pPrChange w:id="8374" w:author="Copy Editor" w:date="2026-10-07T12:02:00Z" w16du:dateUtc="2026-10-07T09:02:00Z">
          <w:pPr>
            <w:pStyle w:val="bdialogue"/>
          </w:pPr>
        </w:pPrChange>
      </w:pPr>
      <w:ins w:id="8375" w:author="Copy Editor" w:date="2026-10-07T12:02:00Z" w16du:dateUtc="2026-10-07T09:02:00Z">
        <w:r>
          <w:t>RICHARD</w:t>
        </w:r>
      </w:ins>
    </w:p>
    <w:p w14:paraId="7E28AE96" w14:textId="77777777" w:rsidR="00546ADE" w:rsidRDefault="007C0FF3" w:rsidP="00576376">
      <w:pPr>
        <w:pStyle w:val="bdialogue"/>
        <w:rPr>
          <w:ins w:id="8376" w:author="Copy Editor" w:date="2026-10-07T12:03:00Z" w16du:dateUtc="2026-10-07T09:03:00Z"/>
        </w:rPr>
      </w:pPr>
      <w:del w:id="8377" w:author="Copy Editor" w:date="2026-10-07T12:02:00Z" w16du:dateUtc="2026-10-07T09:02:00Z">
        <w:r w:rsidDel="00576376">
          <w:delText>I said I’d</w:delText>
        </w:r>
      </w:del>
      <w:ins w:id="8378" w:author="Copy Editor" w:date="2026-10-07T12:02:00Z" w16du:dateUtc="2026-10-07T09:02:00Z">
        <w:r w:rsidR="00576376">
          <w:t>I’ll</w:t>
        </w:r>
      </w:ins>
      <w:r>
        <w:t xml:space="preserve"> have to get going as soon it would be too late to walk out that day</w:t>
      </w:r>
      <w:ins w:id="8379" w:author="Copy Editor" w:date="2026-10-07T12:03:00Z" w16du:dateUtc="2026-10-07T09:03:00Z">
        <w:r w:rsidR="00546ADE">
          <w:t>.</w:t>
        </w:r>
      </w:ins>
    </w:p>
    <w:p w14:paraId="30075430" w14:textId="02225522" w:rsidR="00546ADE" w:rsidRDefault="00546ADE" w:rsidP="00546ADE">
      <w:pPr>
        <w:pStyle w:val="body"/>
        <w:rPr>
          <w:ins w:id="8380" w:author="Copy Editor" w:date="2026-10-07T12:03:00Z" w16du:dateUtc="2026-10-07T09:03:00Z"/>
        </w:rPr>
      </w:pPr>
      <w:ins w:id="8381" w:author="Copy Editor" w:date="2026-10-07T12:03:00Z" w16du:dateUtc="2026-10-07T09:03:00Z">
        <w:r>
          <w:t>The ranger takes out a permit.</w:t>
        </w:r>
      </w:ins>
    </w:p>
    <w:p w14:paraId="5984E49F" w14:textId="2CC4ED67" w:rsidR="00546ADE" w:rsidRPr="00352305" w:rsidRDefault="00546ADE">
      <w:pPr>
        <w:pStyle w:val="bCHARACTER"/>
        <w:rPr>
          <w:ins w:id="8382" w:author="Copy Editor" w:date="2026-10-07T12:03:00Z" w16du:dateUtc="2026-10-07T09:03:00Z"/>
        </w:rPr>
        <w:pPrChange w:id="8383" w:author="Copy Editor" w:date="2026-10-07T12:03:00Z" w16du:dateUtc="2026-10-07T09:03:00Z">
          <w:pPr>
            <w:pStyle w:val="bdialogue"/>
          </w:pPr>
        </w:pPrChange>
      </w:pPr>
      <w:ins w:id="8384" w:author="Copy Editor" w:date="2026-10-07T12:03:00Z" w16du:dateUtc="2026-10-07T09:03:00Z">
        <w:r>
          <w:t>RICHARD(V.O.)</w:t>
        </w:r>
      </w:ins>
    </w:p>
    <w:p w14:paraId="5E4BDD66" w14:textId="74E327B8" w:rsidR="003439BF" w:rsidRDefault="007C0FF3" w:rsidP="00576376">
      <w:pPr>
        <w:pStyle w:val="bdialogue"/>
        <w:rPr>
          <w:ins w:id="8385" w:author="Copy Editor" w:date="2026-10-07T12:04:00Z" w16du:dateUtc="2026-10-07T09:04:00Z"/>
        </w:rPr>
      </w:pPr>
      <w:del w:id="8386" w:author="Copy Editor" w:date="2026-10-07T12:03:00Z" w16du:dateUtc="2026-10-07T09:03:00Z">
        <w:r w:rsidDel="00546ADE">
          <w:delText xml:space="preserve">, </w:delText>
        </w:r>
      </w:del>
      <w:del w:id="8387" w:author="Copy Editor" w:date="2026-10-07T12:04:00Z" w16du:dateUtc="2026-10-07T09:04:00Z">
        <w:r w:rsidDel="00352305">
          <w:delText>s</w:delText>
        </w:r>
      </w:del>
      <w:ins w:id="8388" w:author="Copy Editor" w:date="2026-10-07T12:04:00Z" w16du:dateUtc="2026-10-07T09:04:00Z">
        <w:r w:rsidR="00352305">
          <w:t>S</w:t>
        </w:r>
      </w:ins>
      <w:r>
        <w:t xml:space="preserve">he wrote me out a permit for the </w:t>
      </w:r>
      <w:r w:rsidR="001C3752">
        <w:t>night,</w:t>
      </w:r>
      <w:r>
        <w:t xml:space="preserve"> so I ended up with my permit for Cottonwood that night after all.</w:t>
      </w:r>
    </w:p>
    <w:p w14:paraId="4429F0CA" w14:textId="77777777" w:rsidR="00352305" w:rsidRPr="00352305" w:rsidRDefault="00352305">
      <w:pPr>
        <w:pStyle w:val="aSCENEHEAD"/>
        <w:rPr>
          <w:ins w:id="8389" w:author="Copy Editor" w:date="2026-10-07T12:04:00Z"/>
          <w:lang w:val="en-US"/>
        </w:rPr>
        <w:pPrChange w:id="8390" w:author="Copy Editor" w:date="2026-10-07T12:04:00Z" w16du:dateUtc="2026-10-07T09:04:00Z">
          <w:pPr>
            <w:pStyle w:val="body"/>
          </w:pPr>
        </w:pPrChange>
      </w:pPr>
      <w:ins w:id="8391" w:author="Copy Editor" w:date="2026-10-07T12:04:00Z">
        <w:r w:rsidRPr="00352305">
          <w:rPr>
            <w:lang w:val="en-US"/>
          </w:rPr>
          <w:t>EXT. COTTONWOOD – DAY</w:t>
        </w:r>
      </w:ins>
    </w:p>
    <w:p w14:paraId="18075931" w14:textId="77777777" w:rsidR="00352305" w:rsidRPr="00352305" w:rsidRDefault="00352305" w:rsidP="00352305">
      <w:pPr>
        <w:pStyle w:val="body"/>
        <w:rPr>
          <w:ins w:id="8392" w:author="Copy Editor" w:date="2026-10-07T12:04:00Z"/>
          <w:lang w:val="en-US"/>
        </w:rPr>
      </w:pPr>
      <w:ins w:id="8393" w:author="Copy Editor" w:date="2026-10-07T12:04:00Z">
        <w:r w:rsidRPr="00352305">
          <w:rPr>
            <w:lang w:val="en-US"/>
          </w:rPr>
          <w:t>A RELIEF RANGER arrives.</w:t>
        </w:r>
      </w:ins>
    </w:p>
    <w:p w14:paraId="6CF55E2D" w14:textId="77777777" w:rsidR="00352305" w:rsidRPr="00352305" w:rsidRDefault="00352305" w:rsidP="00352305">
      <w:pPr>
        <w:pStyle w:val="body"/>
        <w:rPr>
          <w:ins w:id="8394" w:author="Copy Editor" w:date="2026-10-07T12:04:00Z"/>
          <w:lang w:val="en-US"/>
        </w:rPr>
      </w:pPr>
      <w:ins w:id="8395" w:author="Copy Editor" w:date="2026-10-07T12:04:00Z">
        <w:r w:rsidRPr="00352305">
          <w:rPr>
            <w:lang w:val="en-US"/>
          </w:rPr>
          <w:t>The pretty Ranger prepares to leave.</w:t>
        </w:r>
      </w:ins>
    </w:p>
    <w:p w14:paraId="1C2AD917" w14:textId="77777777" w:rsidR="00352305" w:rsidRPr="00352305" w:rsidRDefault="00352305">
      <w:pPr>
        <w:pStyle w:val="bCHARACTER"/>
        <w:rPr>
          <w:ins w:id="8396" w:author="Copy Editor" w:date="2026-10-07T12:04:00Z"/>
          <w:lang w:val="en-US"/>
        </w:rPr>
        <w:pPrChange w:id="8397" w:author="Copy Editor" w:date="2026-10-07T12:04:00Z" w16du:dateUtc="2026-10-07T09:04:00Z">
          <w:pPr>
            <w:pStyle w:val="body"/>
          </w:pPr>
        </w:pPrChange>
      </w:pPr>
      <w:ins w:id="8398" w:author="Copy Editor" w:date="2026-10-07T12:04:00Z">
        <w:r w:rsidRPr="00352305">
          <w:rPr>
            <w:lang w:val="en-US"/>
          </w:rPr>
          <w:t>RICHARD (V.O.)</w:t>
        </w:r>
      </w:ins>
    </w:p>
    <w:p w14:paraId="37048016" w14:textId="61F6C5AF" w:rsidR="00352305" w:rsidDel="00352305" w:rsidRDefault="00352305">
      <w:pPr>
        <w:pStyle w:val="body"/>
        <w:rPr>
          <w:del w:id="8399" w:author="Copy Editor" w:date="2026-10-07T12:04:00Z" w16du:dateUtc="2026-10-07T09:04:00Z"/>
        </w:rPr>
      </w:pPr>
    </w:p>
    <w:p w14:paraId="6532AA92" w14:textId="77777777" w:rsidR="00352305" w:rsidRDefault="007C0FF3" w:rsidP="00352305">
      <w:pPr>
        <w:pStyle w:val="bdialogue"/>
        <w:rPr>
          <w:ins w:id="8400" w:author="Copy Editor" w:date="2026-10-07T12:04:00Z" w16du:dateUtc="2026-10-07T09:04:00Z"/>
        </w:rPr>
      </w:pPr>
      <w:r>
        <w:t xml:space="preserve">A relief Ranger was sent to Cottonwood and she was miserable.  </w:t>
      </w:r>
    </w:p>
    <w:p w14:paraId="5AD58E12" w14:textId="77777777" w:rsidR="00352305" w:rsidRDefault="007C0FF3" w:rsidP="00352305">
      <w:pPr>
        <w:pStyle w:val="bdialogue"/>
        <w:rPr>
          <w:ins w:id="8401" w:author="Copy Editor" w:date="2026-10-07T12:04:00Z" w16du:dateUtc="2026-10-07T09:04:00Z"/>
        </w:rPr>
      </w:pPr>
      <w:r>
        <w:lastRenderedPageBreak/>
        <w:t xml:space="preserve">I walked with the pretty girl for a while when she set off for Phantom Ranch, the station I had phoned from earlier that day.  </w:t>
      </w:r>
    </w:p>
    <w:p w14:paraId="7445B505" w14:textId="77777777" w:rsidR="00352305" w:rsidRDefault="007C0FF3" w:rsidP="00352305">
      <w:pPr>
        <w:pStyle w:val="bdialogue"/>
        <w:rPr>
          <w:ins w:id="8402" w:author="Copy Editor" w:date="2026-10-07T12:04:00Z" w16du:dateUtc="2026-10-07T09:04:00Z"/>
        </w:rPr>
      </w:pPr>
      <w:r>
        <w:t xml:space="preserve">The new Ranger wanted nothing to do with me, I had been the hero of the </w:t>
      </w:r>
      <w:r w:rsidR="001C3752">
        <w:t>hour,</w:t>
      </w:r>
      <w:r>
        <w:t xml:space="preserve"> but the hour was up and no-one cared any more.  </w:t>
      </w:r>
    </w:p>
    <w:p w14:paraId="7F246A55" w14:textId="77777777" w:rsidR="00F87596" w:rsidRDefault="007C0FF3" w:rsidP="00352305">
      <w:pPr>
        <w:pStyle w:val="bdialogue"/>
        <w:rPr>
          <w:ins w:id="8403" w:author="Copy Editor" w:date="2026-10-07T12:05:00Z" w16du:dateUtc="2026-10-07T09:05:00Z"/>
        </w:rPr>
      </w:pPr>
      <w:r>
        <w:t>It really happened that quickly. </w:t>
      </w:r>
    </w:p>
    <w:p w14:paraId="0CE7D9F6" w14:textId="77777777" w:rsidR="00F87596" w:rsidRPr="00F87596" w:rsidRDefault="00F87596">
      <w:pPr>
        <w:pStyle w:val="aSCENEHEAD"/>
        <w:rPr>
          <w:ins w:id="8404" w:author="Copy Editor" w:date="2026-10-07T12:05:00Z"/>
          <w:lang w:val="en-US"/>
        </w:rPr>
        <w:pPrChange w:id="8405" w:author="Copy Editor" w:date="2026-10-07T12:05:00Z" w16du:dateUtc="2026-10-07T09:05:00Z">
          <w:pPr>
            <w:pStyle w:val="body"/>
          </w:pPr>
        </w:pPrChange>
      </w:pPr>
      <w:ins w:id="8406" w:author="Copy Editor" w:date="2026-10-07T12:05:00Z">
        <w:r w:rsidRPr="00F87596">
          <w:rPr>
            <w:lang w:val="en-US"/>
          </w:rPr>
          <w:t>EXT. NORTH RIM – DAY</w:t>
        </w:r>
      </w:ins>
    </w:p>
    <w:p w14:paraId="35A17C19" w14:textId="77777777" w:rsidR="00F87596" w:rsidRPr="00F87596" w:rsidRDefault="00F87596" w:rsidP="00F87596">
      <w:pPr>
        <w:pStyle w:val="body"/>
        <w:rPr>
          <w:ins w:id="8407" w:author="Copy Editor" w:date="2026-10-07T12:05:00Z"/>
          <w:lang w:val="en-US"/>
        </w:rPr>
      </w:pPr>
      <w:ins w:id="8408" w:author="Copy Editor" w:date="2026-10-07T12:05:00Z">
        <w:r w:rsidRPr="00F87596">
          <w:rPr>
            <w:lang w:val="en-US"/>
          </w:rPr>
          <w:t>Richard walks alone with his rucksack.</w:t>
        </w:r>
      </w:ins>
    </w:p>
    <w:p w14:paraId="0F229ABC" w14:textId="77777777" w:rsidR="00F87596" w:rsidRPr="00F87596" w:rsidRDefault="00F87596">
      <w:pPr>
        <w:pStyle w:val="bCHARACTER"/>
        <w:rPr>
          <w:ins w:id="8409" w:author="Copy Editor" w:date="2026-10-07T12:05:00Z"/>
          <w:rPrChange w:id="8410" w:author="Copy Editor" w:date="2026-10-07T12:05:00Z" w16du:dateUtc="2026-10-07T09:05:00Z">
            <w:rPr>
              <w:ins w:id="8411" w:author="Copy Editor" w:date="2026-10-07T12:05:00Z"/>
              <w:lang w:val="en-US"/>
            </w:rPr>
          </w:rPrChange>
        </w:rPr>
        <w:pPrChange w:id="8412" w:author="Copy Editor" w:date="2026-10-07T12:05:00Z" w16du:dateUtc="2026-10-07T09:05:00Z">
          <w:pPr>
            <w:pStyle w:val="body"/>
          </w:pPr>
        </w:pPrChange>
      </w:pPr>
      <w:ins w:id="8413" w:author="Copy Editor" w:date="2026-10-07T12:05:00Z">
        <w:r w:rsidRPr="00F87596">
          <w:rPr>
            <w:lang w:val="en-US"/>
          </w:rPr>
          <w:t>RICHARD (V.O.)</w:t>
        </w:r>
      </w:ins>
    </w:p>
    <w:p w14:paraId="5E4BDD67" w14:textId="29E49684" w:rsidR="003439BF" w:rsidDel="00F87596" w:rsidRDefault="007C0FF3">
      <w:pPr>
        <w:pStyle w:val="bdialogue"/>
        <w:rPr>
          <w:del w:id="8414" w:author="Copy Editor" w:date="2026-10-07T12:05:00Z" w16du:dateUtc="2026-10-07T09:05:00Z"/>
        </w:rPr>
        <w:pPrChange w:id="8415" w:author="Copy Editor" w:date="2026-10-07T12:05:00Z" w16du:dateUtc="2026-10-07T09:05:00Z">
          <w:pPr>
            <w:pStyle w:val="body"/>
          </w:pPr>
        </w:pPrChange>
      </w:pPr>
      <w:del w:id="8416" w:author="Copy Editor" w:date="2026-10-07T12:05:00Z" w16du:dateUtc="2026-10-07T09:05:00Z">
        <w:r w:rsidDel="00F87596">
          <w:delText> </w:delText>
        </w:r>
      </w:del>
    </w:p>
    <w:p w14:paraId="7D3E541C" w14:textId="77777777" w:rsidR="00F87596" w:rsidRDefault="007C0FF3" w:rsidP="00F87596">
      <w:pPr>
        <w:pStyle w:val="bdialogue"/>
        <w:rPr>
          <w:ins w:id="8417" w:author="Copy Editor" w:date="2026-10-07T12:05:00Z" w16du:dateUtc="2026-10-07T09:05:00Z"/>
        </w:rPr>
      </w:pPr>
      <w:r>
        <w:t xml:space="preserve">The next day I walked out to the North Rim, just another back packer.  </w:t>
      </w:r>
    </w:p>
    <w:p w14:paraId="767D958A" w14:textId="77777777" w:rsidR="00FA2248" w:rsidRPr="00FA2248" w:rsidRDefault="00FA2248">
      <w:pPr>
        <w:pStyle w:val="aSCENEHEAD"/>
        <w:rPr>
          <w:ins w:id="8418" w:author="Copy Editor" w:date="2026-10-07T12:05:00Z"/>
          <w:lang w:val="en-US"/>
        </w:rPr>
        <w:pPrChange w:id="8419" w:author="Copy Editor" w:date="2026-10-07T12:06:00Z" w16du:dateUtc="2026-10-07T09:06:00Z">
          <w:pPr>
            <w:pStyle w:val="body"/>
          </w:pPr>
        </w:pPrChange>
      </w:pPr>
      <w:ins w:id="8420" w:author="Copy Editor" w:date="2026-10-07T12:05:00Z">
        <w:r w:rsidRPr="00FA2248">
          <w:rPr>
            <w:lang w:val="en-US"/>
          </w:rPr>
          <w:t>EXT. GRAND CANYON TRAIL – DAY</w:t>
        </w:r>
      </w:ins>
    </w:p>
    <w:p w14:paraId="4ADED029" w14:textId="77777777" w:rsidR="00FA2248" w:rsidRPr="00FA2248" w:rsidRDefault="00FA2248" w:rsidP="00FA2248">
      <w:pPr>
        <w:pStyle w:val="body"/>
        <w:rPr>
          <w:ins w:id="8421" w:author="Copy Editor" w:date="2026-10-07T12:05:00Z"/>
          <w:lang w:val="en-US"/>
        </w:rPr>
      </w:pPr>
      <w:ins w:id="8422" w:author="Copy Editor" w:date="2026-10-07T12:05:00Z">
        <w:r w:rsidRPr="00FA2248">
          <w:rPr>
            <w:lang w:val="en-US"/>
          </w:rPr>
          <w:t>The following day is overcast.</w:t>
        </w:r>
      </w:ins>
    </w:p>
    <w:p w14:paraId="60E486A4" w14:textId="77777777" w:rsidR="00FA2248" w:rsidRPr="00FA2248" w:rsidRDefault="00FA2248" w:rsidP="00FA2248">
      <w:pPr>
        <w:pStyle w:val="body"/>
        <w:rPr>
          <w:ins w:id="8423" w:author="Copy Editor" w:date="2026-10-07T12:05:00Z"/>
          <w:lang w:val="en-US"/>
        </w:rPr>
      </w:pPr>
      <w:ins w:id="8424" w:author="Copy Editor" w:date="2026-10-07T12:05:00Z">
        <w:r w:rsidRPr="00FA2248">
          <w:rPr>
            <w:lang w:val="en-US"/>
          </w:rPr>
          <w:t>Richard walks comfortably through the Canyon.</w:t>
        </w:r>
      </w:ins>
    </w:p>
    <w:p w14:paraId="3A0E21F0" w14:textId="77777777" w:rsidR="00FA2248" w:rsidRPr="00FA2248" w:rsidRDefault="00FA2248">
      <w:pPr>
        <w:pStyle w:val="bCHARACTER"/>
        <w:rPr>
          <w:ins w:id="8425" w:author="Copy Editor" w:date="2026-10-07T12:05:00Z"/>
          <w:rPrChange w:id="8426" w:author="Copy Editor" w:date="2026-10-07T12:06:00Z" w16du:dateUtc="2026-10-07T09:06:00Z">
            <w:rPr>
              <w:ins w:id="8427" w:author="Copy Editor" w:date="2026-10-07T12:05:00Z"/>
              <w:lang w:val="en-US"/>
            </w:rPr>
          </w:rPrChange>
        </w:rPr>
        <w:pPrChange w:id="8428" w:author="Copy Editor" w:date="2026-10-07T12:06:00Z" w16du:dateUtc="2026-10-07T09:06:00Z">
          <w:pPr>
            <w:pStyle w:val="body"/>
          </w:pPr>
        </w:pPrChange>
      </w:pPr>
      <w:ins w:id="8429" w:author="Copy Editor" w:date="2026-10-07T12:05:00Z">
        <w:r w:rsidRPr="00FA2248">
          <w:rPr>
            <w:lang w:val="en-US"/>
          </w:rPr>
          <w:t>RICHARD (V.O.)</w:t>
        </w:r>
      </w:ins>
    </w:p>
    <w:p w14:paraId="3F9CBDC7" w14:textId="77777777" w:rsidR="00B76E91" w:rsidRDefault="007C0FF3" w:rsidP="00F87596">
      <w:pPr>
        <w:pStyle w:val="bdialogue"/>
        <w:rPr>
          <w:ins w:id="8430" w:author="Copy Editor" w:date="2026-10-07T12:06:00Z" w16du:dateUtc="2026-10-07T09:06:00Z"/>
        </w:rPr>
      </w:pPr>
      <w:r>
        <w:t>The day after was overcast, the Canyon never got hot and I was able to walk all the way back to the South Rim. </w:t>
      </w:r>
    </w:p>
    <w:p w14:paraId="686421D2" w14:textId="77777777" w:rsidR="00B76E91" w:rsidRPr="00B76E91" w:rsidRDefault="00B76E91" w:rsidP="00B76E91">
      <w:pPr>
        <w:pStyle w:val="body"/>
        <w:rPr>
          <w:ins w:id="8431" w:author="Copy Editor" w:date="2026-10-07T12:06:00Z"/>
          <w:b/>
          <w:bCs/>
          <w:lang w:val="en-US"/>
        </w:rPr>
      </w:pPr>
      <w:ins w:id="8432" w:author="Copy Editor" w:date="2026-10-07T12:06:00Z">
        <w:r w:rsidRPr="00B76E91">
          <w:rPr>
            <w:b/>
            <w:bCs/>
            <w:lang w:val="en-US"/>
          </w:rPr>
          <w:t>EXT. SOUTH RIM – DAY</w:t>
        </w:r>
      </w:ins>
    </w:p>
    <w:p w14:paraId="6472695A" w14:textId="77777777" w:rsidR="00B76E91" w:rsidRPr="00B76E91" w:rsidRDefault="00B76E91" w:rsidP="00B76E91">
      <w:pPr>
        <w:pStyle w:val="body"/>
        <w:rPr>
          <w:ins w:id="8433" w:author="Copy Editor" w:date="2026-10-07T12:06:00Z"/>
          <w:lang w:val="en-US"/>
        </w:rPr>
      </w:pPr>
      <w:ins w:id="8434" w:author="Copy Editor" w:date="2026-10-07T12:06:00Z">
        <w:r w:rsidRPr="00B76E91">
          <w:rPr>
            <w:lang w:val="en-US"/>
          </w:rPr>
          <w:t>Richard reaches the South Rim, exhausted.</w:t>
        </w:r>
      </w:ins>
    </w:p>
    <w:p w14:paraId="14408966" w14:textId="77777777" w:rsidR="00B76E91" w:rsidRPr="00B76E91" w:rsidRDefault="00B76E91">
      <w:pPr>
        <w:pStyle w:val="bCHARACTER"/>
        <w:rPr>
          <w:ins w:id="8435" w:author="Copy Editor" w:date="2026-10-07T12:06:00Z"/>
          <w:lang w:val="en-US"/>
        </w:rPr>
        <w:pPrChange w:id="8436" w:author="Copy Editor" w:date="2026-10-07T12:06:00Z" w16du:dateUtc="2026-10-07T09:06:00Z">
          <w:pPr>
            <w:pStyle w:val="body"/>
          </w:pPr>
        </w:pPrChange>
      </w:pPr>
      <w:ins w:id="8437" w:author="Copy Editor" w:date="2026-10-07T12:06:00Z">
        <w:r w:rsidRPr="00B76E91">
          <w:rPr>
            <w:lang w:val="en-US"/>
          </w:rPr>
          <w:t>RICHARD (V.O.)</w:t>
        </w:r>
      </w:ins>
    </w:p>
    <w:p w14:paraId="5E4BDD68" w14:textId="646FBFE6" w:rsidR="003439BF" w:rsidRDefault="007C0FF3" w:rsidP="00F87596">
      <w:pPr>
        <w:pStyle w:val="bdialogue"/>
        <w:rPr>
          <w:ins w:id="8438" w:author="Copy Editor" w:date="2026-10-07T12:07:00Z" w16du:dateUtc="2026-10-07T09:07:00Z"/>
        </w:rPr>
      </w:pPr>
      <w:del w:id="8439" w:author="Copy Editor" w:date="2026-10-07T12:06:00Z" w16du:dateUtc="2026-10-07T09:06:00Z">
        <w:r w:rsidDel="00B76E91">
          <w:delText xml:space="preserve"> </w:delText>
        </w:r>
      </w:del>
      <w:r>
        <w:t xml:space="preserve">When I was on the South </w:t>
      </w:r>
      <w:r w:rsidR="001C3752">
        <w:t>Rim</w:t>
      </w:r>
      <w:ins w:id="8440" w:author="Copy Editor" w:date="2026-10-07T12:06:00Z" w16du:dateUtc="2026-10-07T09:06:00Z">
        <w:r w:rsidR="00FA2248">
          <w:t>.</w:t>
        </w:r>
      </w:ins>
      <w:ins w:id="8441" w:author="Copy Editor" w:date="2026-10-07T12:07:00Z" w16du:dateUtc="2026-10-07T09:07:00Z">
        <w:r w:rsidR="00B76E91">
          <w:t xml:space="preserve"> </w:t>
        </w:r>
      </w:ins>
      <w:del w:id="8442" w:author="Copy Editor" w:date="2026-10-07T12:06:00Z" w16du:dateUtc="2026-10-07T09:06:00Z">
        <w:r w:rsidR="001C3752" w:rsidDel="00FA2248">
          <w:delText>,</w:delText>
        </w:r>
        <w:r w:rsidDel="00FA2248">
          <w:delText xml:space="preserve"> </w:delText>
        </w:r>
      </w:del>
      <w:r>
        <w:t>I was very tired so decided to buy a restaurant meal.  I queued up outside and waited for the concierge.</w:t>
      </w:r>
    </w:p>
    <w:p w14:paraId="74D35A8E" w14:textId="0125A486" w:rsidR="000A5177" w:rsidRDefault="000A5177">
      <w:pPr>
        <w:pStyle w:val="bCHARACTER"/>
        <w:pPrChange w:id="8443" w:author="Copy Editor" w:date="2026-10-07T12:07:00Z" w16du:dateUtc="2026-10-07T09:07:00Z">
          <w:pPr>
            <w:pStyle w:val="body"/>
          </w:pPr>
        </w:pPrChange>
      </w:pPr>
      <w:ins w:id="8444" w:author="Copy Editor" w:date="2026-10-07T12:07:00Z">
        <w:r w:rsidRPr="000A5177">
          <w:t>CONCIERGE</w:t>
        </w:r>
      </w:ins>
    </w:p>
    <w:p w14:paraId="3834423C" w14:textId="77777777" w:rsidR="0093012F" w:rsidRDefault="007C0FF3" w:rsidP="004B3D80">
      <w:pPr>
        <w:pStyle w:val="bdialogue"/>
      </w:pPr>
      <w:del w:id="8445" w:author="Copy Editor" w:date="2026-10-07T12:07:00Z" w16du:dateUtc="2026-10-07T09:07:00Z">
        <w:r w:rsidDel="000A5177">
          <w:delText>“</w:delText>
        </w:r>
      </w:del>
      <w:r>
        <w:t>Four people?</w:t>
      </w:r>
      <w:del w:id="8446" w:author="Copy Editor" w:date="2026-10-07T12:07:00Z" w16du:dateUtc="2026-10-07T09:07:00Z">
        <w:r w:rsidDel="000A5177">
          <w:delText xml:space="preserve">”  </w:delText>
        </w:r>
      </w:del>
    </w:p>
    <w:p w14:paraId="3A4072A7" w14:textId="53A80F48" w:rsidR="0093012F" w:rsidRDefault="007C0FF3" w:rsidP="00B33299">
      <w:pPr>
        <w:pStyle w:val="body"/>
      </w:pPr>
      <w:r>
        <w:t xml:space="preserve">A group behind </w:t>
      </w:r>
      <w:ins w:id="8447" w:author="Copy Editor" w:date="2026-10-07T12:07:00Z" w16du:dateUtc="2026-10-07T09:07:00Z">
        <w:r w:rsidR="000A5177">
          <w:t>Richard</w:t>
        </w:r>
      </w:ins>
      <w:del w:id="8448" w:author="Copy Editor" w:date="2026-10-07T12:07:00Z" w16du:dateUtc="2026-10-07T09:07:00Z">
        <w:r w:rsidDel="000A5177">
          <w:delText>me</w:delText>
        </w:r>
      </w:del>
      <w:r>
        <w:t xml:space="preserve"> </w:t>
      </w:r>
      <w:ins w:id="8449" w:author="Copy Editor" w:date="2026-10-07T12:07:00Z" w16du:dateUtc="2026-10-07T09:07:00Z">
        <w:r w:rsidR="000A5177">
          <w:t>enters</w:t>
        </w:r>
      </w:ins>
      <w:del w:id="8450" w:author="Copy Editor" w:date="2026-10-07T12:07:00Z" w16du:dateUtc="2026-10-07T09:07:00Z">
        <w:r w:rsidDel="000A5177">
          <w:delText>went into</w:delText>
        </w:r>
      </w:del>
      <w:r>
        <w:t xml:space="preserve"> the restaurant. </w:t>
      </w:r>
    </w:p>
    <w:p w14:paraId="694E2156" w14:textId="77777777" w:rsidR="000A5177" w:rsidRDefault="007C0FF3" w:rsidP="000A5177">
      <w:pPr>
        <w:pStyle w:val="bCHARACTER"/>
        <w:rPr>
          <w:ins w:id="8451" w:author="Copy Editor" w:date="2026-10-07T12:07:00Z" w16du:dateUtc="2026-10-07T09:07:00Z"/>
        </w:rPr>
      </w:pPr>
      <w:r>
        <w:lastRenderedPageBreak/>
        <w:t xml:space="preserve"> </w:t>
      </w:r>
      <w:ins w:id="8452" w:author="Copy Editor" w:date="2026-10-07T12:07:00Z" w16du:dateUtc="2026-10-07T09:07:00Z">
        <w:r w:rsidR="000A5177" w:rsidRPr="000A5177">
          <w:t>CONCIERGE</w:t>
        </w:r>
      </w:ins>
    </w:p>
    <w:p w14:paraId="7633CB67" w14:textId="062D08A8" w:rsidR="0093012F" w:rsidRDefault="007C0FF3" w:rsidP="004B3D80">
      <w:pPr>
        <w:pStyle w:val="bdialogue"/>
      </w:pPr>
      <w:del w:id="8453" w:author="Copy Editor" w:date="2026-10-07T12:07:00Z" w16du:dateUtc="2026-10-07T09:07:00Z">
        <w:r w:rsidDel="000A5177">
          <w:delText>“</w:delText>
        </w:r>
      </w:del>
      <w:r>
        <w:t>Two people</w:t>
      </w:r>
      <w:del w:id="8454" w:author="Copy Editor" w:date="2026-10-07T12:07:00Z" w16du:dateUtc="2026-10-07T09:07:00Z">
        <w:r w:rsidDel="000A5177">
          <w:delText>”</w:delText>
        </w:r>
      </w:del>
      <w:r>
        <w:t>. </w:t>
      </w:r>
    </w:p>
    <w:p w14:paraId="68805C59" w14:textId="77777777" w:rsidR="000A5177" w:rsidRDefault="007C0FF3" w:rsidP="00B33299">
      <w:pPr>
        <w:pStyle w:val="body"/>
        <w:rPr>
          <w:ins w:id="8455" w:author="Copy Editor" w:date="2026-10-07T12:08:00Z" w16du:dateUtc="2026-10-07T09:08:00Z"/>
        </w:rPr>
      </w:pPr>
      <w:r>
        <w:t xml:space="preserve">A couple behind </w:t>
      </w:r>
      <w:ins w:id="8456" w:author="Copy Editor" w:date="2026-10-07T12:08:00Z" w16du:dateUtc="2026-10-07T09:08:00Z">
        <w:r w:rsidR="000A5177">
          <w:t>Richard</w:t>
        </w:r>
      </w:ins>
      <w:del w:id="8457" w:author="Copy Editor" w:date="2026-10-07T12:07:00Z" w16du:dateUtc="2026-10-07T09:07:00Z">
        <w:r w:rsidDel="000A5177">
          <w:delText>me</w:delText>
        </w:r>
      </w:del>
      <w:r>
        <w:t xml:space="preserve"> </w:t>
      </w:r>
      <w:ins w:id="8458" w:author="Copy Editor" w:date="2026-10-07T12:08:00Z" w16du:dateUtc="2026-10-07T09:08:00Z">
        <w:r w:rsidR="000A5177">
          <w:t>goes</w:t>
        </w:r>
      </w:ins>
      <w:del w:id="8459" w:author="Copy Editor" w:date="2026-10-07T12:08:00Z" w16du:dateUtc="2026-10-07T09:08:00Z">
        <w:r w:rsidDel="000A5177">
          <w:delText>went</w:delText>
        </w:r>
      </w:del>
      <w:r>
        <w:t xml:space="preserve"> in.</w:t>
      </w:r>
    </w:p>
    <w:p w14:paraId="4C586A4E" w14:textId="5D04462A" w:rsidR="0093012F" w:rsidRDefault="007C0FF3">
      <w:pPr>
        <w:pStyle w:val="bCHARACTER"/>
        <w:pPrChange w:id="8460" w:author="Copy Editor" w:date="2026-10-07T12:08:00Z" w16du:dateUtc="2026-10-07T09:08:00Z">
          <w:pPr>
            <w:pStyle w:val="body"/>
          </w:pPr>
        </w:pPrChange>
      </w:pPr>
      <w:r>
        <w:t> </w:t>
      </w:r>
      <w:ins w:id="8461" w:author="Copy Editor" w:date="2026-10-07T12:08:00Z" w16du:dateUtc="2026-10-07T09:08:00Z">
        <w:r w:rsidR="000A5177" w:rsidRPr="000A5177">
          <w:t>CONCIERGE</w:t>
        </w:r>
      </w:ins>
    </w:p>
    <w:p w14:paraId="6E1E16C7" w14:textId="77777777" w:rsidR="0093012F" w:rsidRDefault="007C0FF3" w:rsidP="004B3D80">
      <w:pPr>
        <w:pStyle w:val="bdialogue"/>
      </w:pPr>
      <w:r>
        <w:t xml:space="preserve"> </w:t>
      </w:r>
      <w:del w:id="8462" w:author="Copy Editor" w:date="2026-10-07T12:08:00Z" w16du:dateUtc="2026-10-07T09:08:00Z">
        <w:r w:rsidDel="000A5177">
          <w:delText>“</w:delText>
        </w:r>
      </w:del>
      <w:r>
        <w:t>Three people</w:t>
      </w:r>
      <w:del w:id="8463" w:author="Copy Editor" w:date="2026-10-07T12:08:00Z" w16du:dateUtc="2026-10-07T09:08:00Z">
        <w:r w:rsidDel="000A5177">
          <w:delText>”</w:delText>
        </w:r>
      </w:del>
      <w:r>
        <w:t xml:space="preserve">.  </w:t>
      </w:r>
    </w:p>
    <w:p w14:paraId="085147EF" w14:textId="77777777" w:rsidR="0024354B" w:rsidRDefault="0093012F" w:rsidP="00B33299">
      <w:pPr>
        <w:pStyle w:val="body"/>
        <w:rPr>
          <w:ins w:id="8464" w:author="Copy Editor" w:date="2026-10-07T12:08:00Z" w16du:dateUtc="2026-10-07T09:08:00Z"/>
        </w:rPr>
      </w:pPr>
      <w:r>
        <w:t>Again,</w:t>
      </w:r>
      <w:r w:rsidR="007C0FF3">
        <w:t xml:space="preserve"> </w:t>
      </w:r>
      <w:ins w:id="8465" w:author="Copy Editor" w:date="2026-10-07T12:08:00Z" w16du:dateUtc="2026-10-07T09:08:00Z">
        <w:r w:rsidR="0024354B">
          <w:t>Richard</w:t>
        </w:r>
      </w:ins>
      <w:del w:id="8466" w:author="Copy Editor" w:date="2026-10-07T12:08:00Z" w16du:dateUtc="2026-10-07T09:08:00Z">
        <w:r w:rsidR="007C0FF3" w:rsidDel="0024354B">
          <w:delText>I</w:delText>
        </w:r>
      </w:del>
      <w:r w:rsidR="007C0FF3">
        <w:t xml:space="preserve"> </w:t>
      </w:r>
      <w:ins w:id="8467" w:author="Copy Editor" w:date="2026-10-07T12:08:00Z" w16du:dateUtc="2026-10-07T09:08:00Z">
        <w:r w:rsidR="0024354B">
          <w:t>is</w:t>
        </w:r>
      </w:ins>
      <w:del w:id="8468" w:author="Copy Editor" w:date="2026-10-07T12:08:00Z" w16du:dateUtc="2026-10-07T09:08:00Z">
        <w:r w:rsidR="007C0FF3" w:rsidDel="0024354B">
          <w:delText>was</w:delText>
        </w:r>
      </w:del>
      <w:r w:rsidR="007C0FF3">
        <w:t xml:space="preserve"> bypassed.  </w:t>
      </w:r>
    </w:p>
    <w:p w14:paraId="63422FA2" w14:textId="77777777" w:rsidR="00B155CD" w:rsidRDefault="007C0FF3" w:rsidP="00B33299">
      <w:pPr>
        <w:pStyle w:val="body"/>
        <w:rPr>
          <w:ins w:id="8469" w:author="Copy Editor" w:date="2026-10-07T12:09:00Z" w16du:dateUtc="2026-10-07T09:09:00Z"/>
        </w:rPr>
      </w:pPr>
      <w:r>
        <w:t xml:space="preserve">The concierge </w:t>
      </w:r>
      <w:ins w:id="8470" w:author="Copy Editor" w:date="2026-10-07T12:08:00Z" w16du:dateUtc="2026-10-07T09:08:00Z">
        <w:r w:rsidR="0024354B">
          <w:t>avoids</w:t>
        </w:r>
      </w:ins>
      <w:del w:id="8471" w:author="Copy Editor" w:date="2026-10-07T12:08:00Z" w16du:dateUtc="2026-10-07T09:08:00Z">
        <w:r w:rsidDel="0024354B">
          <w:delText>wouldn’t</w:delText>
        </w:r>
      </w:del>
      <w:r>
        <w:t xml:space="preserve"> </w:t>
      </w:r>
      <w:ins w:id="8472" w:author="Copy Editor" w:date="2026-10-07T12:09:00Z" w16du:dateUtc="2026-10-07T09:09:00Z">
        <w:r w:rsidR="0024354B">
          <w:t>his</w:t>
        </w:r>
      </w:ins>
      <w:del w:id="8473" w:author="Copy Editor" w:date="2026-10-07T12:09:00Z" w16du:dateUtc="2026-10-07T09:09:00Z">
        <w:r w:rsidDel="0024354B">
          <w:delText>catch my</w:delText>
        </w:r>
      </w:del>
      <w:r>
        <w:t xml:space="preserve"> eye</w:t>
      </w:r>
      <w:del w:id="8474" w:author="Copy Editor" w:date="2026-10-07T12:09:00Z" w16du:dateUtc="2026-10-07T09:09:00Z">
        <w:r w:rsidDel="00B155CD">
          <w:delText>, I wasn’t wanted in the restaurant,</w:delText>
        </w:r>
      </w:del>
      <w:ins w:id="8475" w:author="Copy Editor" w:date="2026-10-07T12:09:00Z" w16du:dateUtc="2026-10-07T09:09:00Z">
        <w:r w:rsidR="00B155CD">
          <w:t>.</w:t>
        </w:r>
      </w:ins>
    </w:p>
    <w:p w14:paraId="019613EA" w14:textId="7E95B879" w:rsidR="00B155CD" w:rsidRPr="00B155CD" w:rsidRDefault="00B155CD">
      <w:pPr>
        <w:pStyle w:val="baparenthisis"/>
        <w:rPr>
          <w:ins w:id="8476" w:author="Copy Editor" w:date="2026-10-07T12:09:00Z"/>
          <w:lang w:val="en-US"/>
        </w:rPr>
        <w:pPrChange w:id="8477" w:author="Copy Editor" w:date="2026-10-07T12:09:00Z" w16du:dateUtc="2026-10-07T09:09:00Z">
          <w:pPr>
            <w:pStyle w:val="body"/>
          </w:pPr>
        </w:pPrChange>
      </w:pPr>
      <w:ins w:id="8478" w:author="Copy Editor" w:date="2026-10-07T12:09:00Z" w16du:dateUtc="2026-10-07T09:09:00Z">
        <w:r>
          <w:rPr>
            <w:lang w:val="en-US"/>
          </w:rPr>
          <w:t>RI</w:t>
        </w:r>
      </w:ins>
      <w:ins w:id="8479" w:author="Copy Editor" w:date="2026-10-07T12:09:00Z">
        <w:r w:rsidRPr="00B155CD">
          <w:rPr>
            <w:lang w:val="en-US"/>
          </w:rPr>
          <w:t>CHARD (V.O.)</w:t>
        </w:r>
      </w:ins>
    </w:p>
    <w:p w14:paraId="7586B705" w14:textId="77777777" w:rsidR="00B155CD" w:rsidRPr="00B155CD" w:rsidRDefault="00B155CD">
      <w:pPr>
        <w:pStyle w:val="bdialogue"/>
        <w:rPr>
          <w:ins w:id="8480" w:author="Copy Editor" w:date="2026-10-07T12:09:00Z"/>
          <w:lang w:val="en-US"/>
        </w:rPr>
        <w:pPrChange w:id="8481" w:author="Copy Editor" w:date="2026-10-07T12:09:00Z" w16du:dateUtc="2026-10-07T09:09:00Z">
          <w:pPr>
            <w:pStyle w:val="body"/>
          </w:pPr>
        </w:pPrChange>
      </w:pPr>
      <w:ins w:id="8482" w:author="Copy Editor" w:date="2026-10-07T12:09:00Z">
        <w:r w:rsidRPr="00B155CD">
          <w:rPr>
            <w:lang w:val="en-US"/>
          </w:rPr>
          <w:t>The concierge wouldn’t catch my eye. I wasn’t wanted in the restaurant.</w:t>
        </w:r>
      </w:ins>
    </w:p>
    <w:p w14:paraId="4C2831CE" w14:textId="77777777" w:rsidR="00B155CD" w:rsidRPr="00B155CD" w:rsidRDefault="00B155CD" w:rsidP="00B155CD">
      <w:pPr>
        <w:pStyle w:val="body"/>
        <w:rPr>
          <w:ins w:id="8483" w:author="Copy Editor" w:date="2026-10-07T12:09:00Z"/>
          <w:lang w:val="en-US"/>
        </w:rPr>
      </w:pPr>
      <w:ins w:id="8484" w:author="Copy Editor" w:date="2026-10-07T12:09:00Z">
        <w:r w:rsidRPr="00B155CD">
          <w:rPr>
            <w:lang w:val="en-US"/>
          </w:rPr>
          <w:t>Richard walks away.</w:t>
        </w:r>
      </w:ins>
    </w:p>
    <w:p w14:paraId="3D0B7BEF" w14:textId="77777777" w:rsidR="00B155CD" w:rsidRPr="00B155CD" w:rsidRDefault="00B155CD" w:rsidP="00B155CD">
      <w:pPr>
        <w:pStyle w:val="body"/>
        <w:rPr>
          <w:ins w:id="8485" w:author="Copy Editor" w:date="2026-10-07T12:09:00Z"/>
          <w:b/>
          <w:bCs/>
          <w:lang w:val="en-US"/>
        </w:rPr>
      </w:pPr>
      <w:ins w:id="8486" w:author="Copy Editor" w:date="2026-10-07T12:09:00Z">
        <w:r w:rsidRPr="00B155CD">
          <w:rPr>
            <w:b/>
            <w:bCs/>
            <w:lang w:val="en-US"/>
          </w:rPr>
          <w:t>EXT. SOUTH RIM – LATER</w:t>
        </w:r>
      </w:ins>
    </w:p>
    <w:p w14:paraId="7C9E6054" w14:textId="77777777" w:rsidR="00B155CD" w:rsidRPr="00B155CD" w:rsidRDefault="00B155CD" w:rsidP="00B155CD">
      <w:pPr>
        <w:pStyle w:val="body"/>
        <w:rPr>
          <w:ins w:id="8487" w:author="Copy Editor" w:date="2026-10-07T12:09:00Z"/>
          <w:lang w:val="en-US"/>
        </w:rPr>
      </w:pPr>
      <w:ins w:id="8488" w:author="Copy Editor" w:date="2026-10-07T12:09:00Z">
        <w:r w:rsidRPr="00B155CD">
          <w:rPr>
            <w:lang w:val="en-US"/>
          </w:rPr>
          <w:t>Richard rummages through his rucksack.</w:t>
        </w:r>
      </w:ins>
    </w:p>
    <w:p w14:paraId="62E274EB" w14:textId="77777777" w:rsidR="00B155CD" w:rsidRPr="00B155CD" w:rsidRDefault="00B155CD" w:rsidP="00B155CD">
      <w:pPr>
        <w:pStyle w:val="body"/>
        <w:rPr>
          <w:ins w:id="8489" w:author="Copy Editor" w:date="2026-10-07T12:09:00Z"/>
          <w:lang w:val="en-US"/>
        </w:rPr>
      </w:pPr>
      <w:ins w:id="8490" w:author="Copy Editor" w:date="2026-10-07T12:09:00Z">
        <w:r w:rsidRPr="00B155CD">
          <w:rPr>
            <w:lang w:val="en-US"/>
          </w:rPr>
          <w:t>He pulls out whatever food he can find.</w:t>
        </w:r>
      </w:ins>
    </w:p>
    <w:p w14:paraId="24AC45B2" w14:textId="77777777" w:rsidR="00B155CD" w:rsidRPr="00B155CD" w:rsidRDefault="00B155CD">
      <w:pPr>
        <w:pStyle w:val="bCHARACTER"/>
        <w:rPr>
          <w:ins w:id="8491" w:author="Copy Editor" w:date="2026-10-07T12:09:00Z"/>
          <w:lang w:val="en-US"/>
        </w:rPr>
        <w:pPrChange w:id="8492" w:author="Copy Editor" w:date="2026-10-07T12:09:00Z" w16du:dateUtc="2026-10-07T09:09:00Z">
          <w:pPr>
            <w:pStyle w:val="body"/>
          </w:pPr>
        </w:pPrChange>
      </w:pPr>
      <w:ins w:id="8493" w:author="Copy Editor" w:date="2026-10-07T12:09:00Z">
        <w:r w:rsidRPr="00B155CD">
          <w:rPr>
            <w:lang w:val="en-US"/>
          </w:rPr>
          <w:t>RICHARD (V.O.)</w:t>
        </w:r>
      </w:ins>
    </w:p>
    <w:p w14:paraId="622E7111" w14:textId="77777777" w:rsidR="00B155CD" w:rsidRDefault="007C0FF3" w:rsidP="00B155CD">
      <w:pPr>
        <w:pStyle w:val="bdialogue"/>
        <w:rPr>
          <w:ins w:id="8494" w:author="Copy Editor" w:date="2026-10-07T12:10:00Z" w16du:dateUtc="2026-10-07T09:10:00Z"/>
        </w:rPr>
      </w:pPr>
      <w:del w:id="8495" w:author="Copy Editor" w:date="2026-10-07T12:09:00Z" w16du:dateUtc="2026-10-07T09:09:00Z">
        <w:r w:rsidDel="00B155CD">
          <w:delText xml:space="preserve"> </w:delText>
        </w:r>
      </w:del>
      <w:r>
        <w:t xml:space="preserve">I wandered off and rummaged in my rucksack and pulled out anything I could find to eat.  Only the dry unpalatable items were left so I made the best of it with what I had, then settled down for the night.  </w:t>
      </w:r>
    </w:p>
    <w:p w14:paraId="729EC0AB" w14:textId="77777777" w:rsidR="00B155CD" w:rsidRPr="00B155CD" w:rsidRDefault="00B155CD" w:rsidP="00B155CD">
      <w:pPr>
        <w:pStyle w:val="body"/>
        <w:rPr>
          <w:ins w:id="8496" w:author="Copy Editor" w:date="2026-10-07T12:10:00Z"/>
          <w:lang w:val="en-US"/>
        </w:rPr>
      </w:pPr>
      <w:ins w:id="8497" w:author="Copy Editor" w:date="2026-10-07T12:10:00Z">
        <w:r w:rsidRPr="00B155CD">
          <w:rPr>
            <w:lang w:val="en-US"/>
          </w:rPr>
          <w:t>Richard eats alone.</w:t>
        </w:r>
      </w:ins>
    </w:p>
    <w:p w14:paraId="4F525529" w14:textId="77777777" w:rsidR="00B155CD" w:rsidRPr="00B155CD" w:rsidRDefault="00B155CD">
      <w:pPr>
        <w:pStyle w:val="bCHARACTER"/>
        <w:rPr>
          <w:ins w:id="8498" w:author="Copy Editor" w:date="2026-10-07T12:10:00Z"/>
          <w:lang w:val="en-US"/>
        </w:rPr>
        <w:pPrChange w:id="8499" w:author="Copy Editor" w:date="2026-10-07T12:10:00Z" w16du:dateUtc="2026-10-07T09:10:00Z">
          <w:pPr>
            <w:pStyle w:val="body"/>
          </w:pPr>
        </w:pPrChange>
      </w:pPr>
      <w:ins w:id="8500" w:author="Copy Editor" w:date="2026-10-07T12:10:00Z">
        <w:r w:rsidRPr="00B155CD">
          <w:rPr>
            <w:lang w:val="en-US"/>
          </w:rPr>
          <w:t>RICHARD (V.O.)</w:t>
        </w:r>
      </w:ins>
    </w:p>
    <w:p w14:paraId="2947F8E7" w14:textId="77777777" w:rsidR="00B155CD" w:rsidRDefault="007C0FF3" w:rsidP="00B155CD">
      <w:pPr>
        <w:pStyle w:val="bdialogue"/>
        <w:rPr>
          <w:ins w:id="8501" w:author="Copy Editor" w:date="2026-10-07T12:10:00Z" w16du:dateUtc="2026-10-07T09:10:00Z"/>
        </w:rPr>
      </w:pPr>
      <w:r>
        <w:t xml:space="preserve">I discovered years later that the restaurant had had the lucrative contract to supply food for the search and rescue effort.  </w:t>
      </w:r>
    </w:p>
    <w:p w14:paraId="6229DCEF" w14:textId="77777777" w:rsidR="00B155CD" w:rsidRDefault="007C0FF3" w:rsidP="00B155CD">
      <w:pPr>
        <w:pStyle w:val="bdialogue"/>
        <w:rPr>
          <w:ins w:id="8502" w:author="Copy Editor" w:date="2026-10-07T12:10:00Z" w16du:dateUtc="2026-10-07T09:10:00Z"/>
        </w:rPr>
      </w:pPr>
      <w:r>
        <w:t xml:space="preserve">I had been responsible for that contract coming to an end.  </w:t>
      </w:r>
    </w:p>
    <w:p w14:paraId="5E4BDD69" w14:textId="551A0475" w:rsidR="003439BF" w:rsidRDefault="007C0FF3" w:rsidP="00B155CD">
      <w:pPr>
        <w:pStyle w:val="bdialogue"/>
        <w:rPr>
          <w:ins w:id="8503" w:author="Copy Editor" w:date="2026-10-07T12:10:00Z" w16du:dateUtc="2026-10-07T09:10:00Z"/>
        </w:rPr>
      </w:pPr>
      <w:r>
        <w:t>Can’t say I was sorry. </w:t>
      </w:r>
    </w:p>
    <w:p w14:paraId="501F3336" w14:textId="77777777" w:rsidR="00B155CD" w:rsidRPr="00B155CD" w:rsidRDefault="00B155CD" w:rsidP="00B155CD">
      <w:pPr>
        <w:pStyle w:val="body"/>
        <w:rPr>
          <w:ins w:id="8504" w:author="Copy Editor" w:date="2026-10-07T12:10:00Z"/>
          <w:b/>
          <w:bCs/>
          <w:lang w:val="en-US"/>
        </w:rPr>
      </w:pPr>
      <w:ins w:id="8505" w:author="Copy Editor" w:date="2026-10-07T12:10:00Z">
        <w:r w:rsidRPr="00B155CD">
          <w:rPr>
            <w:b/>
            <w:bCs/>
            <w:lang w:val="en-US"/>
          </w:rPr>
          <w:t>EXT. SOUTH RIM CAMPSITE – NIGHT</w:t>
        </w:r>
      </w:ins>
    </w:p>
    <w:p w14:paraId="57FC7250" w14:textId="77777777" w:rsidR="00B155CD" w:rsidRPr="00B155CD" w:rsidRDefault="00B155CD" w:rsidP="00B155CD">
      <w:pPr>
        <w:pStyle w:val="body"/>
        <w:rPr>
          <w:ins w:id="8506" w:author="Copy Editor" w:date="2026-10-07T12:10:00Z"/>
          <w:lang w:val="en-US"/>
        </w:rPr>
      </w:pPr>
      <w:ins w:id="8507" w:author="Copy Editor" w:date="2026-10-07T12:10:00Z">
        <w:r w:rsidRPr="00B155CD">
          <w:rPr>
            <w:lang w:val="en-US"/>
          </w:rPr>
          <w:t>A campsite sits on the South Rim.</w:t>
        </w:r>
      </w:ins>
    </w:p>
    <w:p w14:paraId="0ABA3CC9" w14:textId="77777777" w:rsidR="00B155CD" w:rsidRPr="00B155CD" w:rsidRDefault="00B155CD">
      <w:pPr>
        <w:pStyle w:val="bCHARACTER"/>
        <w:rPr>
          <w:ins w:id="8508" w:author="Copy Editor" w:date="2026-10-07T12:10:00Z"/>
          <w:lang w:val="en-US"/>
        </w:rPr>
        <w:pPrChange w:id="8509" w:author="Copy Editor" w:date="2026-10-07T12:10:00Z" w16du:dateUtc="2026-10-07T09:10:00Z">
          <w:pPr>
            <w:pStyle w:val="body"/>
          </w:pPr>
        </w:pPrChange>
      </w:pPr>
      <w:ins w:id="8510" w:author="Copy Editor" w:date="2026-10-07T12:10:00Z">
        <w:r w:rsidRPr="00B155CD">
          <w:rPr>
            <w:lang w:val="en-US"/>
          </w:rPr>
          <w:lastRenderedPageBreak/>
          <w:t>RICHARD (V.O.)</w:t>
        </w:r>
      </w:ins>
    </w:p>
    <w:p w14:paraId="6FC9440A" w14:textId="6A5C2F60" w:rsidR="00B155CD" w:rsidDel="000246CC" w:rsidRDefault="00B155CD">
      <w:pPr>
        <w:pStyle w:val="body"/>
        <w:rPr>
          <w:del w:id="8511" w:author="Copy Editor" w:date="2026-10-07T12:10:00Z" w16du:dateUtc="2026-10-07T09:10:00Z"/>
        </w:rPr>
      </w:pPr>
    </w:p>
    <w:p w14:paraId="5E2DBD7A" w14:textId="77777777" w:rsidR="000246CC" w:rsidRDefault="007C0FF3" w:rsidP="000246CC">
      <w:pPr>
        <w:pStyle w:val="bdialogue"/>
        <w:rPr>
          <w:ins w:id="8512" w:author="Copy Editor" w:date="2026-10-07T12:11:00Z" w16du:dateUtc="2026-10-07T09:11:00Z"/>
        </w:rPr>
      </w:pPr>
      <w:r>
        <w:t>There was a campsite on the South Rim, the pretty Ranger had told me where to find it. </w:t>
      </w:r>
    </w:p>
    <w:p w14:paraId="5E4BDD6A" w14:textId="04872065" w:rsidR="003439BF" w:rsidRDefault="007C0FF3" w:rsidP="000246CC">
      <w:pPr>
        <w:pStyle w:val="bdialogue"/>
        <w:rPr>
          <w:ins w:id="8513" w:author="Copy Editor" w:date="2026-10-07T12:11:00Z" w16du:dateUtc="2026-10-07T09:11:00Z"/>
        </w:rPr>
      </w:pPr>
      <w:del w:id="8514" w:author="Copy Editor" w:date="2026-10-07T12:11:00Z" w16du:dateUtc="2026-10-07T09:11:00Z">
        <w:r w:rsidDel="000246CC">
          <w:delText xml:space="preserve"> </w:delText>
        </w:r>
      </w:del>
      <w:r>
        <w:t>The ranger from three days before who had told me I had to get out the Canyon Area to sleep had been lying.  </w:t>
      </w:r>
    </w:p>
    <w:p w14:paraId="5C734D06" w14:textId="77777777" w:rsidR="000246CC" w:rsidRPr="000246CC" w:rsidRDefault="000246CC" w:rsidP="000246CC">
      <w:pPr>
        <w:pStyle w:val="body"/>
        <w:rPr>
          <w:ins w:id="8515" w:author="Copy Editor" w:date="2026-10-07T12:11:00Z"/>
          <w:b/>
          <w:bCs/>
          <w:lang w:val="en-US"/>
        </w:rPr>
      </w:pPr>
      <w:ins w:id="8516" w:author="Copy Editor" w:date="2026-10-07T12:11:00Z">
        <w:r w:rsidRPr="000246CC">
          <w:rPr>
            <w:b/>
            <w:bCs/>
            <w:lang w:val="en-US"/>
          </w:rPr>
          <w:t>EXT. SOUTH RIM – MORNING</w:t>
        </w:r>
      </w:ins>
    </w:p>
    <w:p w14:paraId="4E5ED617" w14:textId="77777777" w:rsidR="000246CC" w:rsidRPr="000246CC" w:rsidRDefault="000246CC" w:rsidP="000246CC">
      <w:pPr>
        <w:pStyle w:val="body"/>
        <w:rPr>
          <w:ins w:id="8517" w:author="Copy Editor" w:date="2026-10-07T12:11:00Z"/>
          <w:lang w:val="en-US"/>
        </w:rPr>
      </w:pPr>
      <w:ins w:id="8518" w:author="Copy Editor" w:date="2026-10-07T12:11:00Z">
        <w:r w:rsidRPr="000246CC">
          <w:rPr>
            <w:lang w:val="en-US"/>
          </w:rPr>
          <w:t>Richard packs his rucksack.</w:t>
        </w:r>
      </w:ins>
    </w:p>
    <w:p w14:paraId="27481450" w14:textId="77777777" w:rsidR="000246CC" w:rsidRPr="000246CC" w:rsidRDefault="000246CC">
      <w:pPr>
        <w:pStyle w:val="bCHARACTER"/>
        <w:rPr>
          <w:ins w:id="8519" w:author="Copy Editor" w:date="2026-10-07T12:11:00Z"/>
          <w:lang w:val="en-US"/>
        </w:rPr>
        <w:pPrChange w:id="8520" w:author="Copy Editor" w:date="2026-10-07T12:11:00Z" w16du:dateUtc="2026-10-07T09:11:00Z">
          <w:pPr>
            <w:pStyle w:val="body"/>
          </w:pPr>
        </w:pPrChange>
      </w:pPr>
      <w:ins w:id="8521" w:author="Copy Editor" w:date="2026-10-07T12:11:00Z">
        <w:r w:rsidRPr="000246CC">
          <w:rPr>
            <w:lang w:val="en-US"/>
          </w:rPr>
          <w:t>RICHARD (V.O.)</w:t>
        </w:r>
      </w:ins>
    </w:p>
    <w:p w14:paraId="272A067F" w14:textId="03AEEC84" w:rsidR="000246CC" w:rsidDel="0063028F" w:rsidRDefault="000246CC">
      <w:pPr>
        <w:pStyle w:val="body"/>
        <w:rPr>
          <w:del w:id="8522" w:author="Copy Editor" w:date="2026-10-07T12:11:00Z" w16du:dateUtc="2026-10-07T09:11:00Z"/>
        </w:rPr>
      </w:pPr>
    </w:p>
    <w:p w14:paraId="0E7548BC" w14:textId="77777777" w:rsidR="0001659A" w:rsidRDefault="007C0FF3" w:rsidP="0063028F">
      <w:pPr>
        <w:pStyle w:val="bdialogue"/>
        <w:rPr>
          <w:ins w:id="8523" w:author="Copy Editor" w:date="2026-10-07T12:11:00Z" w16du:dateUtc="2026-10-07T09:11:00Z"/>
        </w:rPr>
      </w:pPr>
      <w:r>
        <w:t>In the morning I packed up, went to find out what time the bus was leaving, then had a couple of hours to wait so went to the Ranger Offices. </w:t>
      </w:r>
    </w:p>
    <w:p w14:paraId="796D1DCF" w14:textId="77777777" w:rsidR="0063028F" w:rsidRPr="0063028F" w:rsidRDefault="0063028F" w:rsidP="0063028F">
      <w:pPr>
        <w:pStyle w:val="body"/>
        <w:rPr>
          <w:ins w:id="8524" w:author="Copy Editor" w:date="2026-10-07T12:11:00Z"/>
          <w:b/>
          <w:bCs/>
          <w:lang w:val="en-US"/>
        </w:rPr>
      </w:pPr>
      <w:ins w:id="8525" w:author="Copy Editor" w:date="2026-10-07T12:11:00Z">
        <w:r w:rsidRPr="0063028F">
          <w:rPr>
            <w:b/>
            <w:bCs/>
            <w:lang w:val="en-US"/>
          </w:rPr>
          <w:t>INT. RANGER OFFICES – DAY</w:t>
        </w:r>
      </w:ins>
    </w:p>
    <w:p w14:paraId="6A1D81A9" w14:textId="77777777" w:rsidR="0063028F" w:rsidRPr="0063028F" w:rsidRDefault="0063028F" w:rsidP="0063028F">
      <w:pPr>
        <w:pStyle w:val="body"/>
        <w:rPr>
          <w:ins w:id="8526" w:author="Copy Editor" w:date="2026-10-07T12:11:00Z"/>
          <w:lang w:val="en-US"/>
        </w:rPr>
      </w:pPr>
      <w:ins w:id="8527" w:author="Copy Editor" w:date="2026-10-07T12:11:00Z">
        <w:r w:rsidRPr="0063028F">
          <w:rPr>
            <w:lang w:val="en-US"/>
          </w:rPr>
          <w:t>Richard approaches the counter.</w:t>
        </w:r>
      </w:ins>
    </w:p>
    <w:p w14:paraId="09042D27" w14:textId="77777777" w:rsidR="0063028F" w:rsidRPr="0063028F" w:rsidRDefault="0063028F" w:rsidP="0063028F">
      <w:pPr>
        <w:pStyle w:val="body"/>
        <w:rPr>
          <w:ins w:id="8528" w:author="Copy Editor" w:date="2026-10-07T12:11:00Z"/>
          <w:lang w:val="en-US"/>
        </w:rPr>
      </w:pPr>
      <w:ins w:id="8529" w:author="Copy Editor" w:date="2026-10-07T12:11:00Z">
        <w:r w:rsidRPr="0063028F">
          <w:rPr>
            <w:lang w:val="en-US"/>
          </w:rPr>
          <w:t>A YOUNG RANGER looks up.</w:t>
        </w:r>
      </w:ins>
    </w:p>
    <w:p w14:paraId="0044F535" w14:textId="77777777" w:rsidR="0063028F" w:rsidRPr="0063028F" w:rsidRDefault="0063028F">
      <w:pPr>
        <w:pStyle w:val="bCHARACTER"/>
        <w:rPr>
          <w:ins w:id="8530" w:author="Copy Editor" w:date="2026-10-07T12:11:00Z"/>
          <w:lang w:val="en-US"/>
        </w:rPr>
        <w:pPrChange w:id="8531" w:author="Copy Editor" w:date="2026-10-07T12:11:00Z" w16du:dateUtc="2026-10-07T09:11:00Z">
          <w:pPr>
            <w:pStyle w:val="body"/>
          </w:pPr>
        </w:pPrChange>
      </w:pPr>
      <w:ins w:id="8532" w:author="Copy Editor" w:date="2026-10-07T12:11:00Z">
        <w:r w:rsidRPr="0063028F">
          <w:rPr>
            <w:lang w:val="en-US"/>
          </w:rPr>
          <w:t>RICHARD</w:t>
        </w:r>
      </w:ins>
    </w:p>
    <w:p w14:paraId="4CBD3929" w14:textId="7F397A00" w:rsidR="0063028F" w:rsidDel="0063028F" w:rsidRDefault="0063028F">
      <w:pPr>
        <w:pStyle w:val="body"/>
        <w:rPr>
          <w:del w:id="8533" w:author="Copy Editor" w:date="2026-10-07T12:11:00Z" w16du:dateUtc="2026-10-07T09:11:00Z"/>
        </w:rPr>
      </w:pPr>
    </w:p>
    <w:p w14:paraId="6355F50F" w14:textId="5FC46754" w:rsidR="00FF6535" w:rsidRDefault="007C0FF3" w:rsidP="004B3D80">
      <w:pPr>
        <w:pStyle w:val="bdialogue"/>
      </w:pPr>
      <w:del w:id="8534" w:author="Copy Editor" w:date="2026-10-07T12:11:00Z" w16du:dateUtc="2026-10-07T09:11:00Z">
        <w:r w:rsidDel="0063028F">
          <w:delText>“</w:delText>
        </w:r>
      </w:del>
      <w:r>
        <w:t xml:space="preserve">Hello, my name’s Richard and apparently the Sheriff was thinking of speaking to me.  </w:t>
      </w:r>
    </w:p>
    <w:p w14:paraId="6E3228D6" w14:textId="6B804C05" w:rsidR="00FF6535" w:rsidRDefault="007C0FF3" w:rsidP="004B3D80">
      <w:pPr>
        <w:pStyle w:val="bdialogue"/>
      </w:pPr>
      <w:del w:id="8535" w:author="Copy Editor" w:date="2026-10-07T12:12:00Z" w16du:dateUtc="2026-10-07T09:12:00Z">
        <w:r w:rsidDel="0063028F">
          <w:delText>“</w:delText>
        </w:r>
      </w:del>
      <w:r>
        <w:t>I’ll be leaving soon so if he does want to speak to me may I suggest that it’s sooner rather than later?</w:t>
      </w:r>
      <w:del w:id="8536" w:author="Copy Editor" w:date="2026-10-07T12:12:00Z" w16du:dateUtc="2026-10-07T09:12:00Z">
        <w:r w:rsidDel="0063028F">
          <w:delText>” </w:delText>
        </w:r>
      </w:del>
      <w:r>
        <w:t xml:space="preserve"> </w:t>
      </w:r>
    </w:p>
    <w:p w14:paraId="4D7611D3" w14:textId="77777777" w:rsidR="0063028F" w:rsidRDefault="007C0FF3" w:rsidP="00B33299">
      <w:pPr>
        <w:pStyle w:val="body"/>
        <w:rPr>
          <w:ins w:id="8537" w:author="Copy Editor" w:date="2026-10-07T12:12:00Z" w16du:dateUtc="2026-10-07T09:12:00Z"/>
        </w:rPr>
      </w:pPr>
      <w:r>
        <w:t>The girl look</w:t>
      </w:r>
      <w:ins w:id="8538" w:author="Copy Editor" w:date="2026-10-07T12:12:00Z" w16du:dateUtc="2026-10-07T09:12:00Z">
        <w:r w:rsidR="0063028F">
          <w:t>s</w:t>
        </w:r>
      </w:ins>
      <w:del w:id="8539" w:author="Copy Editor" w:date="2026-10-07T12:12:00Z" w16du:dateUtc="2026-10-07T09:12:00Z">
        <w:r w:rsidDel="0063028F">
          <w:delText>ed</w:delText>
        </w:r>
      </w:del>
      <w:r>
        <w:t xml:space="preserve"> totally dumbfounded.</w:t>
      </w:r>
    </w:p>
    <w:p w14:paraId="77021358" w14:textId="6DC3042D" w:rsidR="00FF6535" w:rsidRDefault="0063028F">
      <w:pPr>
        <w:pStyle w:val="bCHARACTER"/>
        <w:pPrChange w:id="8540" w:author="Copy Editor" w:date="2026-10-07T12:12:00Z" w16du:dateUtc="2026-10-07T09:12:00Z">
          <w:pPr>
            <w:pStyle w:val="body"/>
          </w:pPr>
        </w:pPrChange>
      </w:pPr>
      <w:ins w:id="8541" w:author="Copy Editor" w:date="2026-10-07T12:12:00Z">
        <w:r w:rsidRPr="0063028F">
          <w:t>RICHARD</w:t>
        </w:r>
      </w:ins>
      <w:del w:id="8542" w:author="Copy Editor" w:date="2026-10-07T12:12:00Z" w16du:dateUtc="2026-10-07T09:12:00Z">
        <w:r w:rsidR="007C0FF3" w:rsidDel="0063028F">
          <w:delText> </w:delText>
        </w:r>
      </w:del>
      <w:r w:rsidR="007C0FF3">
        <w:t xml:space="preserve"> </w:t>
      </w:r>
    </w:p>
    <w:p w14:paraId="4367FADB" w14:textId="400A2DCD" w:rsidR="00FF6535" w:rsidRDefault="007C0FF3" w:rsidP="004B3D80">
      <w:pPr>
        <w:pStyle w:val="bdialogue"/>
      </w:pPr>
      <w:del w:id="8543" w:author="Copy Editor" w:date="2026-10-07T12:12:00Z" w16du:dateUtc="2026-10-07T09:12:00Z">
        <w:r w:rsidDel="0063028F">
          <w:delText>“</w:delText>
        </w:r>
      </w:del>
      <w:r>
        <w:t>I’m the person who found John Fountain</w:t>
      </w:r>
      <w:del w:id="8544" w:author="Copy Editor" w:date="2026-10-07T12:12:00Z" w16du:dateUtc="2026-10-07T09:12:00Z">
        <w:r w:rsidDel="0063028F">
          <w:delText>”</w:delText>
        </w:r>
      </w:del>
      <w:r>
        <w:t>.</w:t>
      </w:r>
    </w:p>
    <w:p w14:paraId="569FCC73" w14:textId="77777777" w:rsidR="00C57A43" w:rsidRDefault="007C0FF3" w:rsidP="00B33299">
      <w:pPr>
        <w:pStyle w:val="body"/>
        <w:rPr>
          <w:ins w:id="8545" w:author="Copy Editor" w:date="2026-10-07T12:13:00Z" w16du:dateUtc="2026-10-07T09:13:00Z"/>
        </w:rPr>
      </w:pPr>
      <w:r>
        <w:t xml:space="preserve">She still </w:t>
      </w:r>
      <w:ins w:id="8546" w:author="Copy Editor" w:date="2026-10-07T12:12:00Z" w16du:dateUtc="2026-10-07T09:12:00Z">
        <w:r w:rsidR="0063028F">
          <w:t xml:space="preserve">isn’t </w:t>
        </w:r>
      </w:ins>
      <w:del w:id="8547" w:author="Copy Editor" w:date="2026-10-07T12:12:00Z" w16du:dateUtc="2026-10-07T09:12:00Z">
        <w:r w:rsidDel="0063028F">
          <w:delText xml:space="preserve">wasn’t </w:delText>
        </w:r>
      </w:del>
      <w:r>
        <w:t>interested. </w:t>
      </w:r>
    </w:p>
    <w:p w14:paraId="7B6DEB69" w14:textId="3EEB35D5" w:rsidR="00FF6535" w:rsidRDefault="00C57A43">
      <w:pPr>
        <w:pStyle w:val="bCHARACTER"/>
        <w:pPrChange w:id="8548" w:author="Copy Editor" w:date="2026-10-07T12:13:00Z" w16du:dateUtc="2026-10-07T09:13:00Z">
          <w:pPr>
            <w:pStyle w:val="body"/>
          </w:pPr>
        </w:pPrChange>
      </w:pPr>
      <w:ins w:id="8549" w:author="Copy Editor" w:date="2026-10-07T12:13:00Z">
        <w:r w:rsidRPr="00C57A43">
          <w:t>RANGER</w:t>
        </w:r>
      </w:ins>
      <w:r w:rsidR="007C0FF3">
        <w:t xml:space="preserve"> </w:t>
      </w:r>
    </w:p>
    <w:p w14:paraId="1842D667" w14:textId="77777777" w:rsidR="00FF6535" w:rsidRDefault="007C0FF3" w:rsidP="004B3D80">
      <w:pPr>
        <w:pStyle w:val="bdialogue"/>
      </w:pPr>
      <w:r>
        <w:t>“Oh, OK, I’ll ring him.” </w:t>
      </w:r>
    </w:p>
    <w:p w14:paraId="5E4BDD6B" w14:textId="327D639D" w:rsidR="003439BF" w:rsidRDefault="007C0FF3" w:rsidP="00B33299">
      <w:pPr>
        <w:pStyle w:val="body"/>
      </w:pPr>
      <w:r>
        <w:t>She shuffl</w:t>
      </w:r>
      <w:ins w:id="8550" w:author="Copy Editor" w:date="2026-10-07T12:13:00Z" w16du:dateUtc="2026-10-07T09:13:00Z">
        <w:r w:rsidR="00C57A43">
          <w:t>es</w:t>
        </w:r>
      </w:ins>
      <w:del w:id="8551" w:author="Copy Editor" w:date="2026-10-07T12:13:00Z" w16du:dateUtc="2026-10-07T09:13:00Z">
        <w:r w:rsidDel="00C57A43">
          <w:delText>ed</w:delText>
        </w:r>
      </w:del>
      <w:r>
        <w:t xml:space="preserve"> off.  </w:t>
      </w:r>
    </w:p>
    <w:p w14:paraId="246701A7" w14:textId="65622462" w:rsidR="00FF6535" w:rsidRDefault="007C0FF3" w:rsidP="00B33299">
      <w:pPr>
        <w:pStyle w:val="body"/>
      </w:pPr>
      <w:del w:id="8552" w:author="Copy Editor" w:date="2026-10-07T12:13:00Z" w16du:dateUtc="2026-10-07T09:13:00Z">
        <w:r w:rsidDel="00C57A43">
          <w:delText xml:space="preserve">When she got back </w:delText>
        </w:r>
      </w:del>
      <w:ins w:id="8553" w:author="Copy Editor" w:date="2026-10-07T12:13:00Z" w16du:dateUtc="2026-10-07T09:13:00Z">
        <w:r w:rsidR="00C57A43">
          <w:t>The RANGER returns.</w:t>
        </w:r>
      </w:ins>
    </w:p>
    <w:p w14:paraId="4C486854" w14:textId="19738810" w:rsidR="00C57A43" w:rsidRDefault="00C57A43">
      <w:pPr>
        <w:pStyle w:val="bCHARACTER"/>
        <w:rPr>
          <w:ins w:id="8554" w:author="Copy Editor" w:date="2026-10-07T12:13:00Z" w16du:dateUtc="2026-10-07T09:13:00Z"/>
        </w:rPr>
        <w:pPrChange w:id="8555" w:author="Copy Editor" w:date="2026-10-07T12:13:00Z" w16du:dateUtc="2026-10-07T09:13:00Z">
          <w:pPr>
            <w:pStyle w:val="bdialogue"/>
          </w:pPr>
        </w:pPrChange>
      </w:pPr>
      <w:ins w:id="8556" w:author="Copy Editor" w:date="2026-10-07T12:13:00Z" w16du:dateUtc="2026-10-07T09:13:00Z">
        <w:r>
          <w:lastRenderedPageBreak/>
          <w:t>RANGER</w:t>
        </w:r>
      </w:ins>
    </w:p>
    <w:p w14:paraId="71B4E6F7" w14:textId="75AB0A6A" w:rsidR="00FF6535" w:rsidRDefault="007C0FF3" w:rsidP="004B3D80">
      <w:pPr>
        <w:pStyle w:val="bdialogue"/>
      </w:pPr>
      <w:del w:id="8557" w:author="Copy Editor" w:date="2026-10-07T12:13:00Z" w16du:dateUtc="2026-10-07T09:13:00Z">
        <w:r w:rsidDel="00C57A43">
          <w:delText>“</w:delText>
        </w:r>
      </w:del>
      <w:r>
        <w:t>I couldn’t get hold of him but apparently he’ll be back in an hour, you can call in then if you wish</w:t>
      </w:r>
      <w:del w:id="8558" w:author="Copy Editor" w:date="2026-10-07T12:13:00Z" w16du:dateUtc="2026-10-07T09:13:00Z">
        <w:r w:rsidDel="00C57A43">
          <w:delText>”</w:delText>
        </w:r>
      </w:del>
      <w:r>
        <w:t xml:space="preserve">.  </w:t>
      </w:r>
    </w:p>
    <w:p w14:paraId="25FB7004" w14:textId="77777777" w:rsidR="00E60546" w:rsidRPr="00E60546" w:rsidRDefault="00E60546">
      <w:pPr>
        <w:pStyle w:val="aSCENEHEAD"/>
        <w:rPr>
          <w:ins w:id="8559" w:author="Copy Editor" w:date="2026-10-07T12:14:00Z"/>
          <w:lang w:val="en-US"/>
        </w:rPr>
        <w:pPrChange w:id="8560" w:author="Copy Editor" w:date="2026-10-07T12:14:00Z" w16du:dateUtc="2026-10-07T09:14:00Z">
          <w:pPr>
            <w:pStyle w:val="bdialogue"/>
          </w:pPr>
        </w:pPrChange>
      </w:pPr>
      <w:ins w:id="8561" w:author="Copy Editor" w:date="2026-10-07T12:14:00Z">
        <w:r w:rsidRPr="00E60546">
          <w:rPr>
            <w:lang w:val="en-US"/>
          </w:rPr>
          <w:t>INT. RANGER OFFICES – ONE HOUR LATER</w:t>
        </w:r>
      </w:ins>
    </w:p>
    <w:p w14:paraId="3A0504A6" w14:textId="77777777" w:rsidR="00E60546" w:rsidRPr="00E60546" w:rsidRDefault="00E60546">
      <w:pPr>
        <w:pStyle w:val="body"/>
        <w:rPr>
          <w:ins w:id="8562" w:author="Copy Editor" w:date="2026-10-07T12:14:00Z"/>
          <w:lang w:val="en-US"/>
        </w:rPr>
        <w:pPrChange w:id="8563" w:author="Copy Editor" w:date="2026-10-07T12:14:00Z" w16du:dateUtc="2026-10-07T09:14:00Z">
          <w:pPr>
            <w:pStyle w:val="bdialogue"/>
          </w:pPr>
        </w:pPrChange>
      </w:pPr>
      <w:ins w:id="8564" w:author="Copy Editor" w:date="2026-10-07T12:14:00Z">
        <w:r w:rsidRPr="00E60546">
          <w:rPr>
            <w:lang w:val="en-US"/>
          </w:rPr>
          <w:t>Richard returns.</w:t>
        </w:r>
      </w:ins>
    </w:p>
    <w:p w14:paraId="6D901ACF" w14:textId="77777777" w:rsidR="00E60546" w:rsidRPr="00E60546" w:rsidRDefault="00E60546">
      <w:pPr>
        <w:pStyle w:val="body"/>
        <w:rPr>
          <w:ins w:id="8565" w:author="Copy Editor" w:date="2026-10-07T12:14:00Z"/>
          <w:lang w:val="en-US"/>
        </w:rPr>
        <w:pPrChange w:id="8566" w:author="Copy Editor" w:date="2026-10-07T12:14:00Z" w16du:dateUtc="2026-10-07T09:14:00Z">
          <w:pPr>
            <w:pStyle w:val="bdialogue"/>
          </w:pPr>
        </w:pPrChange>
      </w:pPr>
      <w:ins w:id="8567" w:author="Copy Editor" w:date="2026-10-07T12:14:00Z">
        <w:r w:rsidRPr="00E60546">
          <w:rPr>
            <w:lang w:val="en-US"/>
          </w:rPr>
          <w:t>The moment the girl sees him, she shoots around the counter.</w:t>
        </w:r>
      </w:ins>
    </w:p>
    <w:p w14:paraId="4C61747B" w14:textId="77777777" w:rsidR="00E60546" w:rsidRPr="00E60546" w:rsidRDefault="00E60546">
      <w:pPr>
        <w:pStyle w:val="body"/>
        <w:rPr>
          <w:ins w:id="8568" w:author="Copy Editor" w:date="2026-10-07T12:14:00Z"/>
          <w:lang w:val="en-US"/>
        </w:rPr>
        <w:pPrChange w:id="8569" w:author="Copy Editor" w:date="2026-10-07T12:14:00Z" w16du:dateUtc="2026-10-07T09:14:00Z">
          <w:pPr>
            <w:pStyle w:val="bdialogue"/>
          </w:pPr>
        </w:pPrChange>
      </w:pPr>
      <w:ins w:id="8570" w:author="Copy Editor" w:date="2026-10-07T12:14:00Z">
        <w:r w:rsidRPr="00E60546">
          <w:rPr>
            <w:lang w:val="en-US"/>
          </w:rPr>
          <w:t>She takes Richard by the arm and guides him to an easy chair, then sits beside him.</w:t>
        </w:r>
      </w:ins>
    </w:p>
    <w:p w14:paraId="51BE6122" w14:textId="77777777" w:rsidR="00E60546" w:rsidRPr="00E60546" w:rsidRDefault="00E60546">
      <w:pPr>
        <w:pStyle w:val="bCHARACTER"/>
        <w:rPr>
          <w:ins w:id="8571" w:author="Copy Editor" w:date="2026-10-07T12:14:00Z"/>
          <w:lang w:val="en-US"/>
        </w:rPr>
        <w:pPrChange w:id="8572" w:author="Copy Editor" w:date="2026-10-07T12:14:00Z" w16du:dateUtc="2026-10-07T09:14:00Z">
          <w:pPr>
            <w:pStyle w:val="bdialogue"/>
          </w:pPr>
        </w:pPrChange>
      </w:pPr>
      <w:ins w:id="8573" w:author="Copy Editor" w:date="2026-10-07T12:14:00Z">
        <w:r w:rsidRPr="00E60546">
          <w:rPr>
            <w:lang w:val="en-US"/>
          </w:rPr>
          <w:t>RANGER</w:t>
        </w:r>
      </w:ins>
    </w:p>
    <w:p w14:paraId="311A750A" w14:textId="4D613A03" w:rsidR="00FF6535" w:rsidDel="00E60546" w:rsidRDefault="007C0FF3" w:rsidP="00B33299">
      <w:pPr>
        <w:pStyle w:val="body"/>
        <w:rPr>
          <w:del w:id="8574" w:author="Copy Editor" w:date="2026-10-07T12:14:00Z" w16du:dateUtc="2026-10-07T09:14:00Z"/>
        </w:rPr>
      </w:pPr>
      <w:del w:id="8575" w:author="Copy Editor" w:date="2026-10-07T12:14:00Z" w16du:dateUtc="2026-10-07T09:14:00Z">
        <w:r w:rsidDel="00E60546">
          <w:delText xml:space="preserve">An hour later I called back, when the girl saw </w:delText>
        </w:r>
        <w:r w:rsidR="0001659A" w:rsidDel="00E60546">
          <w:delText>me,</w:delText>
        </w:r>
        <w:r w:rsidDel="00E60546">
          <w:delText xml:space="preserve"> she shot round the counter.  She took my arm and guided me to an easy chair, sat beside me. </w:delText>
        </w:r>
      </w:del>
    </w:p>
    <w:p w14:paraId="2A2EAB78" w14:textId="09475AE0" w:rsidR="00FF6535" w:rsidRDefault="007C0FF3">
      <w:pPr>
        <w:pStyle w:val="bbodybeforebeat"/>
        <w:rPr>
          <w:ins w:id="8576" w:author="Copy Editor" w:date="2026-10-07T12:14:00Z" w16du:dateUtc="2026-10-07T09:14:00Z"/>
        </w:rPr>
        <w:pPrChange w:id="8577" w:author="Copy Editor" w:date="2026-10-07T12:14:00Z" w16du:dateUtc="2026-10-07T09:14:00Z">
          <w:pPr>
            <w:pStyle w:val="bdialogue"/>
          </w:pPr>
        </w:pPrChange>
      </w:pPr>
      <w:del w:id="8578" w:author="Copy Editor" w:date="2026-10-07T12:14:00Z" w16du:dateUtc="2026-10-07T09:14:00Z">
        <w:r w:rsidDel="00E60546">
          <w:delText>“</w:delText>
        </w:r>
      </w:del>
      <w:r>
        <w:t xml:space="preserve">Thank you so much for calling back, if it’s OK with </w:t>
      </w:r>
      <w:r w:rsidR="00FF6535">
        <w:t>you,</w:t>
      </w:r>
      <w:r>
        <w:t xml:space="preserve"> I’ll just go and phone the Sheriff now.  </w:t>
      </w:r>
    </w:p>
    <w:p w14:paraId="1803F02B" w14:textId="5FA82A8D" w:rsidR="00E60546" w:rsidRDefault="00E60546">
      <w:pPr>
        <w:pStyle w:val="baparenthisis"/>
        <w:pPrChange w:id="8579" w:author="Copy Editor" w:date="2026-10-07T12:14:00Z" w16du:dateUtc="2026-10-07T09:14:00Z">
          <w:pPr>
            <w:pStyle w:val="bdialogue"/>
          </w:pPr>
        </w:pPrChange>
      </w:pPr>
      <w:ins w:id="8580" w:author="Copy Editor" w:date="2026-10-07T12:14:00Z" w16du:dateUtc="2026-10-07T09:14:00Z">
        <w:r>
          <w:t>(A beat.)</w:t>
        </w:r>
      </w:ins>
    </w:p>
    <w:p w14:paraId="7CEE8076" w14:textId="77777777" w:rsidR="00BD308C" w:rsidRDefault="007C0FF3" w:rsidP="004B3D80">
      <w:pPr>
        <w:pStyle w:val="bdialogue"/>
        <w:rPr>
          <w:ins w:id="8581" w:author="Copy Editor" w:date="2026-10-07T12:15:00Z" w16du:dateUtc="2026-10-07T09:15:00Z"/>
        </w:rPr>
      </w:pPr>
      <w:del w:id="8582" w:author="Copy Editor" w:date="2026-10-07T12:14:00Z" w16du:dateUtc="2026-10-07T09:14:00Z">
        <w:r w:rsidDel="00E60546">
          <w:delText>“</w:delText>
        </w:r>
      </w:del>
      <w:r>
        <w:t xml:space="preserve">You won’t go </w:t>
      </w:r>
      <w:r w:rsidR="00FF6535">
        <w:t>away,</w:t>
      </w:r>
      <w:r>
        <w:t xml:space="preserve"> will you?</w:t>
      </w:r>
      <w:del w:id="8583" w:author="Copy Editor" w:date="2026-10-07T12:14:00Z" w16du:dateUtc="2026-10-07T09:14:00Z">
        <w:r w:rsidDel="00E60546">
          <w:delText>”</w:delText>
        </w:r>
      </w:del>
      <w:r>
        <w:t> </w:t>
      </w:r>
    </w:p>
    <w:p w14:paraId="199D4107" w14:textId="77777777" w:rsidR="00BD308C" w:rsidRPr="00BD308C" w:rsidRDefault="00BD308C" w:rsidP="00BD308C">
      <w:pPr>
        <w:pStyle w:val="body"/>
        <w:rPr>
          <w:ins w:id="8584" w:author="Copy Editor" w:date="2026-10-07T12:15:00Z"/>
          <w:lang w:val="en-US"/>
        </w:rPr>
      </w:pPr>
      <w:ins w:id="8585" w:author="Copy Editor" w:date="2026-10-07T12:15:00Z">
        <w:r w:rsidRPr="00BD308C">
          <w:rPr>
            <w:lang w:val="en-US"/>
          </w:rPr>
          <w:t>Richard waits.</w:t>
        </w:r>
      </w:ins>
    </w:p>
    <w:p w14:paraId="40D47A04" w14:textId="77777777" w:rsidR="00BD308C" w:rsidRPr="00BD308C" w:rsidRDefault="00BD308C" w:rsidP="00BD308C">
      <w:pPr>
        <w:pStyle w:val="body"/>
        <w:rPr>
          <w:ins w:id="8586" w:author="Copy Editor" w:date="2026-10-07T12:15:00Z"/>
          <w:lang w:val="en-US"/>
        </w:rPr>
      </w:pPr>
      <w:ins w:id="8587" w:author="Copy Editor" w:date="2026-10-07T12:15:00Z">
        <w:r w:rsidRPr="00BD308C">
          <w:rPr>
            <w:lang w:val="en-US"/>
          </w:rPr>
          <w:t>The Ranger quickly returns and sits with him, despite the long queue waiting to be served.</w:t>
        </w:r>
      </w:ins>
    </w:p>
    <w:p w14:paraId="6E53CC6D" w14:textId="58D72E6E" w:rsidR="00FF6535" w:rsidRDefault="00BD308C">
      <w:pPr>
        <w:pStyle w:val="bCHARACTER"/>
        <w:pPrChange w:id="8588" w:author="Copy Editor" w:date="2026-10-07T12:15:00Z" w16du:dateUtc="2026-10-07T09:15:00Z">
          <w:pPr>
            <w:pStyle w:val="bdialogue"/>
          </w:pPr>
        </w:pPrChange>
      </w:pPr>
      <w:ins w:id="8589" w:author="Copy Editor" w:date="2026-10-07T12:15:00Z" w16du:dateUtc="2026-10-07T09:15:00Z">
        <w:r>
          <w:t>RICHARD(V.O.)</w:t>
        </w:r>
      </w:ins>
      <w:r w:rsidR="007C0FF3">
        <w:t xml:space="preserve"> </w:t>
      </w:r>
    </w:p>
    <w:p w14:paraId="5E4BDD6C" w14:textId="5F08C3FE" w:rsidR="003439BF" w:rsidRDefault="007C0FF3" w:rsidP="00E60546">
      <w:pPr>
        <w:pStyle w:val="bdialogue"/>
        <w:rPr>
          <w:ins w:id="8590" w:author="Copy Editor" w:date="2026-10-07T12:15:00Z" w16du:dateUtc="2026-10-07T09:15:00Z"/>
        </w:rPr>
      </w:pPr>
      <w:r>
        <w:t>She quickly came back and sat with me, despite the long queue to be served, until the sheriff arrived.  </w:t>
      </w:r>
    </w:p>
    <w:p w14:paraId="42CF6F9D" w14:textId="77777777" w:rsidR="00BD308C" w:rsidRPr="00BD308C" w:rsidRDefault="00BD308C" w:rsidP="00BD308C">
      <w:pPr>
        <w:pStyle w:val="body"/>
        <w:rPr>
          <w:ins w:id="8591" w:author="Copy Editor" w:date="2026-10-07T12:15:00Z"/>
          <w:b/>
          <w:bCs/>
          <w:lang w:val="en-US"/>
        </w:rPr>
      </w:pPr>
      <w:ins w:id="8592" w:author="Copy Editor" w:date="2026-10-07T12:15:00Z">
        <w:r w:rsidRPr="00BD308C">
          <w:rPr>
            <w:b/>
            <w:bCs/>
            <w:lang w:val="en-US"/>
          </w:rPr>
          <w:t>INT. SHERIFF’S OFFICE – INTERVIEW ROOM – DAY</w:t>
        </w:r>
      </w:ins>
    </w:p>
    <w:p w14:paraId="2AF9ADBB" w14:textId="77777777" w:rsidR="00BD308C" w:rsidRPr="00BD308C" w:rsidRDefault="00BD308C" w:rsidP="00BD308C">
      <w:pPr>
        <w:pStyle w:val="body"/>
        <w:rPr>
          <w:ins w:id="8593" w:author="Copy Editor" w:date="2026-10-07T12:15:00Z"/>
          <w:lang w:val="en-US"/>
        </w:rPr>
      </w:pPr>
      <w:ins w:id="8594" w:author="Copy Editor" w:date="2026-10-07T12:15:00Z">
        <w:r w:rsidRPr="00BD308C">
          <w:rPr>
            <w:lang w:val="en-US"/>
          </w:rPr>
          <w:t>Richard and the SHERIFF sit together.</w:t>
        </w:r>
      </w:ins>
    </w:p>
    <w:p w14:paraId="478AB4A7" w14:textId="77777777" w:rsidR="00BD308C" w:rsidRPr="00BD308C" w:rsidRDefault="00BD308C" w:rsidP="00BD308C">
      <w:pPr>
        <w:pStyle w:val="body"/>
        <w:rPr>
          <w:ins w:id="8595" w:author="Copy Editor" w:date="2026-10-07T12:15:00Z"/>
          <w:lang w:val="en-US"/>
        </w:rPr>
      </w:pPr>
      <w:ins w:id="8596" w:author="Copy Editor" w:date="2026-10-07T12:15:00Z">
        <w:r w:rsidRPr="00BD308C">
          <w:rPr>
            <w:lang w:val="en-US"/>
          </w:rPr>
          <w:t>This is a calm conversation.</w:t>
        </w:r>
      </w:ins>
    </w:p>
    <w:p w14:paraId="2F413CB7" w14:textId="77777777" w:rsidR="00BD308C" w:rsidRPr="00BD308C" w:rsidRDefault="00BD308C">
      <w:pPr>
        <w:pStyle w:val="bCHARACTER"/>
        <w:rPr>
          <w:ins w:id="8597" w:author="Copy Editor" w:date="2026-10-07T12:15:00Z"/>
          <w:lang w:val="en-US"/>
        </w:rPr>
        <w:pPrChange w:id="8598" w:author="Copy Editor" w:date="2026-10-07T12:15:00Z" w16du:dateUtc="2026-10-07T09:15:00Z">
          <w:pPr>
            <w:pStyle w:val="body"/>
          </w:pPr>
        </w:pPrChange>
      </w:pPr>
      <w:ins w:id="8599" w:author="Copy Editor" w:date="2026-10-07T12:15:00Z">
        <w:r w:rsidRPr="00BD308C">
          <w:rPr>
            <w:lang w:val="en-US"/>
          </w:rPr>
          <w:t>RICHARD (V.O.)</w:t>
        </w:r>
      </w:ins>
    </w:p>
    <w:p w14:paraId="17394A9F" w14:textId="033B0E69" w:rsidR="00BD308C" w:rsidDel="004722F0" w:rsidRDefault="00BD308C">
      <w:pPr>
        <w:pStyle w:val="body"/>
        <w:rPr>
          <w:del w:id="8600" w:author="Copy Editor" w:date="2026-10-07T12:15:00Z" w16du:dateUtc="2026-10-07T09:15:00Z"/>
        </w:rPr>
      </w:pPr>
    </w:p>
    <w:p w14:paraId="791AAD1A" w14:textId="77777777" w:rsidR="004722F0" w:rsidRDefault="007C0FF3" w:rsidP="004722F0">
      <w:pPr>
        <w:pStyle w:val="bdialogue"/>
        <w:rPr>
          <w:ins w:id="8601" w:author="Copy Editor" w:date="2026-10-07T12:15:00Z" w16du:dateUtc="2026-10-07T09:15:00Z"/>
        </w:rPr>
      </w:pPr>
      <w:r>
        <w:t xml:space="preserve">We sat in an interview room and chatted.  This wasn’t an aggressive interview like the one three days earlier.  </w:t>
      </w:r>
    </w:p>
    <w:p w14:paraId="33E2DC4B" w14:textId="77777777" w:rsidR="004722F0" w:rsidRDefault="007C0FF3" w:rsidP="004722F0">
      <w:pPr>
        <w:pStyle w:val="bdialogue"/>
        <w:rPr>
          <w:ins w:id="8602" w:author="Copy Editor" w:date="2026-10-07T12:16:00Z" w16du:dateUtc="2026-10-07T09:16:00Z"/>
        </w:rPr>
      </w:pPr>
      <w:r>
        <w:t xml:space="preserve">It wasn’t the Sheriff’s search and rescue plan that had been shown woefully inadequate by a </w:t>
      </w:r>
      <w:r>
        <w:lastRenderedPageBreak/>
        <w:t xml:space="preserve">foreigner who had camped illegally the previous night.  </w:t>
      </w:r>
    </w:p>
    <w:p w14:paraId="2DD40EE7" w14:textId="77777777" w:rsidR="004722F0" w:rsidRDefault="007C0FF3" w:rsidP="004722F0">
      <w:pPr>
        <w:pStyle w:val="bdialogue"/>
        <w:rPr>
          <w:ins w:id="8603" w:author="Copy Editor" w:date="2026-10-07T12:16:00Z" w16du:dateUtc="2026-10-07T09:16:00Z"/>
        </w:rPr>
      </w:pPr>
      <w:r>
        <w:t xml:space="preserve">He explained that there was a problem.  </w:t>
      </w:r>
    </w:p>
    <w:p w14:paraId="635F797A" w14:textId="77777777" w:rsidR="004722F0" w:rsidRDefault="007C0FF3" w:rsidP="004722F0">
      <w:pPr>
        <w:pStyle w:val="bdialogue"/>
        <w:rPr>
          <w:ins w:id="8604" w:author="Copy Editor" w:date="2026-10-07T12:16:00Z" w16du:dateUtc="2026-10-07T09:16:00Z"/>
        </w:rPr>
      </w:pPr>
      <w:r>
        <w:t xml:space="preserve">John had come out the Canyon in remarkably good condition, sometimes people go hiking, meet a girl, wander off with her for a couple of days then discover they have been missed so they go back down the Canyon and arrange to be found.  </w:t>
      </w:r>
    </w:p>
    <w:p w14:paraId="6A7F663F" w14:textId="77777777" w:rsidR="00A37AE6" w:rsidRDefault="007C0FF3" w:rsidP="004722F0">
      <w:pPr>
        <w:pStyle w:val="bdialogue"/>
        <w:rPr>
          <w:ins w:id="8605" w:author="Copy Editor" w:date="2026-10-07T12:17:00Z" w16du:dateUtc="2026-10-07T09:17:00Z"/>
        </w:rPr>
      </w:pPr>
      <w:r>
        <w:t xml:space="preserve">I didn’t think that was the case with John and said so, the Sheriff accepted what I said and we parted amicably.  </w:t>
      </w:r>
    </w:p>
    <w:p w14:paraId="22D859C8" w14:textId="77777777" w:rsidR="00A37AE6" w:rsidRPr="00A37AE6" w:rsidRDefault="00A37AE6" w:rsidP="00A37AE6">
      <w:pPr>
        <w:pStyle w:val="body"/>
        <w:rPr>
          <w:ins w:id="8606" w:author="Copy Editor" w:date="2026-10-07T12:17:00Z"/>
          <w:b/>
          <w:bCs/>
          <w:lang w:val="en-US"/>
        </w:rPr>
      </w:pPr>
      <w:ins w:id="8607" w:author="Copy Editor" w:date="2026-10-07T12:17:00Z">
        <w:r w:rsidRPr="00A37AE6">
          <w:rPr>
            <w:b/>
            <w:bCs/>
            <w:lang w:val="en-US"/>
          </w:rPr>
          <w:t>EXT. SOUTH RIM – DAY</w:t>
        </w:r>
      </w:ins>
    </w:p>
    <w:p w14:paraId="60F90759" w14:textId="77777777" w:rsidR="00A37AE6" w:rsidRPr="00A37AE6" w:rsidRDefault="00A37AE6" w:rsidP="00A37AE6">
      <w:pPr>
        <w:pStyle w:val="body"/>
        <w:rPr>
          <w:ins w:id="8608" w:author="Copy Editor" w:date="2026-10-07T12:17:00Z"/>
          <w:lang w:val="en-US"/>
        </w:rPr>
      </w:pPr>
      <w:ins w:id="8609" w:author="Copy Editor" w:date="2026-10-07T12:17:00Z">
        <w:r w:rsidRPr="00A37AE6">
          <w:rPr>
            <w:lang w:val="en-US"/>
          </w:rPr>
          <w:t>Richard checks the time.</w:t>
        </w:r>
      </w:ins>
    </w:p>
    <w:p w14:paraId="4C9BDC4A" w14:textId="77777777" w:rsidR="00A37AE6" w:rsidRPr="00A37AE6" w:rsidRDefault="00A37AE6">
      <w:pPr>
        <w:pStyle w:val="bCHARACTER"/>
        <w:rPr>
          <w:ins w:id="8610" w:author="Copy Editor" w:date="2026-10-07T12:17:00Z"/>
          <w:lang w:val="en-US"/>
        </w:rPr>
        <w:pPrChange w:id="8611" w:author="Copy Editor" w:date="2026-10-07T12:17:00Z" w16du:dateUtc="2026-10-07T09:17:00Z">
          <w:pPr>
            <w:pStyle w:val="body"/>
          </w:pPr>
        </w:pPrChange>
      </w:pPr>
      <w:ins w:id="8612" w:author="Copy Editor" w:date="2026-10-07T12:17:00Z">
        <w:r w:rsidRPr="00A37AE6">
          <w:rPr>
            <w:lang w:val="en-US"/>
          </w:rPr>
          <w:t>RICHARD (V.O.)</w:t>
        </w:r>
      </w:ins>
    </w:p>
    <w:p w14:paraId="5E4BDD6D" w14:textId="2C632181" w:rsidR="003439BF" w:rsidRDefault="007C0FF3">
      <w:pPr>
        <w:pStyle w:val="bdialogue"/>
        <w:pPrChange w:id="8613" w:author="Copy Editor" w:date="2026-10-07T12:15:00Z" w16du:dateUtc="2026-10-07T09:15:00Z">
          <w:pPr>
            <w:pStyle w:val="body"/>
          </w:pPr>
        </w:pPrChange>
      </w:pPr>
      <w:r>
        <w:t xml:space="preserve">By now I had missed my </w:t>
      </w:r>
      <w:r w:rsidR="00AE47F3">
        <w:t>bus,</w:t>
      </w:r>
      <w:r>
        <w:t xml:space="preserve"> so I had lunch while I waited for the next one.</w:t>
      </w:r>
    </w:p>
    <w:p w14:paraId="7C06626F" w14:textId="77777777" w:rsidR="00C61CEB" w:rsidRPr="00C61CEB" w:rsidRDefault="00C61CEB" w:rsidP="00C61CEB">
      <w:pPr>
        <w:pStyle w:val="body"/>
        <w:rPr>
          <w:ins w:id="8614" w:author="Copy Editor" w:date="2026-10-07T12:17:00Z"/>
          <w:lang w:val="en-US"/>
        </w:rPr>
      </w:pPr>
      <w:ins w:id="8615" w:author="Copy Editor" w:date="2026-10-07T12:17:00Z">
        <w:r w:rsidRPr="00C61CEB">
          <w:rPr>
            <w:lang w:val="en-US"/>
          </w:rPr>
          <w:t>Richard sits quietly, looking out across the Grand Canyon.</w:t>
        </w:r>
      </w:ins>
    </w:p>
    <w:p w14:paraId="1BFB2C58" w14:textId="77777777" w:rsidR="00C61CEB" w:rsidRPr="00C61CEB" w:rsidRDefault="00C61CEB" w:rsidP="00C61CEB">
      <w:pPr>
        <w:pStyle w:val="body"/>
        <w:rPr>
          <w:ins w:id="8616" w:author="Copy Editor" w:date="2026-10-07T12:17:00Z"/>
          <w:b/>
          <w:bCs/>
          <w:lang w:val="en-US"/>
        </w:rPr>
      </w:pPr>
      <w:ins w:id="8617" w:author="Copy Editor" w:date="2026-10-07T12:17:00Z">
        <w:r w:rsidRPr="00C61CEB">
          <w:rPr>
            <w:b/>
            <w:bCs/>
            <w:lang w:val="en-US"/>
          </w:rPr>
          <w:t>EXT. GRAND CANYON – WIDE – DAY</w:t>
        </w:r>
      </w:ins>
    </w:p>
    <w:p w14:paraId="0DE0F4BA" w14:textId="77777777" w:rsidR="00C61CEB" w:rsidRPr="00C61CEB" w:rsidRDefault="00C61CEB" w:rsidP="00C61CEB">
      <w:pPr>
        <w:pStyle w:val="body"/>
        <w:rPr>
          <w:ins w:id="8618" w:author="Copy Editor" w:date="2026-10-07T12:17:00Z"/>
          <w:lang w:val="en-US"/>
        </w:rPr>
      </w:pPr>
      <w:ins w:id="8619" w:author="Copy Editor" w:date="2026-10-07T12:17:00Z">
        <w:r w:rsidRPr="00C61CEB">
          <w:rPr>
            <w:lang w:val="en-US"/>
          </w:rPr>
          <w:t>The vast Canyon stretches into the distance.</w:t>
        </w:r>
      </w:ins>
    </w:p>
    <w:p w14:paraId="0A19455C" w14:textId="77777777" w:rsidR="00C61CEB" w:rsidRPr="00C61CEB" w:rsidRDefault="00C61CEB">
      <w:pPr>
        <w:pStyle w:val="bCHARACTER"/>
        <w:rPr>
          <w:ins w:id="8620" w:author="Copy Editor" w:date="2026-10-07T12:17:00Z"/>
          <w:lang w:val="en-US"/>
        </w:rPr>
        <w:pPrChange w:id="8621" w:author="Copy Editor" w:date="2026-10-07T12:17:00Z" w16du:dateUtc="2026-10-07T09:17:00Z">
          <w:pPr>
            <w:pStyle w:val="body"/>
          </w:pPr>
        </w:pPrChange>
      </w:pPr>
      <w:ins w:id="8622" w:author="Copy Editor" w:date="2026-10-07T12:17:00Z">
        <w:r w:rsidRPr="00C61CEB">
          <w:rPr>
            <w:lang w:val="en-US"/>
          </w:rPr>
          <w:t>RICHARD (V.O.)</w:t>
        </w:r>
      </w:ins>
    </w:p>
    <w:p w14:paraId="666ED05F" w14:textId="77777777" w:rsidR="00C61CEB" w:rsidRDefault="007C0FF3" w:rsidP="00C61CEB">
      <w:pPr>
        <w:pStyle w:val="bdialogue"/>
        <w:rPr>
          <w:ins w:id="8623" w:author="Copy Editor" w:date="2026-10-07T12:17:00Z" w16du:dateUtc="2026-10-07T09:17:00Z"/>
        </w:rPr>
      </w:pPr>
      <w:r>
        <w:t xml:space="preserve">Would I ever visit the canyon again?  </w:t>
      </w:r>
    </w:p>
    <w:p w14:paraId="5E4BDD6E" w14:textId="515935B9" w:rsidR="003439BF" w:rsidRDefault="007C0FF3">
      <w:pPr>
        <w:pStyle w:val="bdialogue"/>
        <w:pPrChange w:id="8624" w:author="Copy Editor" w:date="2026-10-07T12:17:00Z" w16du:dateUtc="2026-10-07T09:17:00Z">
          <w:pPr>
            <w:pStyle w:val="body"/>
          </w:pPr>
        </w:pPrChange>
      </w:pPr>
      <w:r>
        <w:t xml:space="preserve">Realistically the chances were </w:t>
      </w:r>
      <w:r w:rsidR="00AE47F3">
        <w:t>slim,</w:t>
      </w:r>
      <w:r>
        <w:t xml:space="preserve"> but I’d never forget my time there, that was for sure.</w:t>
      </w:r>
    </w:p>
    <w:p w14:paraId="5E4BDD70" w14:textId="108F69F4" w:rsidR="003439BF" w:rsidRDefault="00854B58" w:rsidP="00DB5909">
      <w:pPr>
        <w:pStyle w:val="aSCENEHEAD"/>
      </w:pPr>
      <w:r>
        <w:t>SCENE</w:t>
      </w:r>
      <w:r w:rsidR="006F6E46">
        <w:t xml:space="preserve"> 19:  ONE HUNDRED NOT OUT, BUT NEARLY!  1981</w:t>
      </w:r>
    </w:p>
    <w:p w14:paraId="2B2E5E17" w14:textId="77777777" w:rsidR="003A584E" w:rsidRPr="003A584E" w:rsidRDefault="003A584E" w:rsidP="003A584E">
      <w:pPr>
        <w:pStyle w:val="body"/>
        <w:rPr>
          <w:ins w:id="8625" w:author="Copy Editor" w:date="2026-10-07T12:19:00Z"/>
          <w:lang w:val="en-US"/>
        </w:rPr>
      </w:pPr>
      <w:ins w:id="8626" w:author="Copy Editor" w:date="2026-10-07T12:19:00Z">
        <w:r w:rsidRPr="003A584E">
          <w:rPr>
            <w:b/>
            <w:bCs/>
            <w:lang w:val="en-US"/>
          </w:rPr>
          <w:t>INT. MILITARY TRAINING BARRACKS – MORNING</w:t>
        </w:r>
      </w:ins>
    </w:p>
    <w:p w14:paraId="2CDC6BAD" w14:textId="77777777" w:rsidR="003A584E" w:rsidRPr="003A584E" w:rsidRDefault="003A584E">
      <w:pPr>
        <w:pStyle w:val="bCHARACTER"/>
        <w:rPr>
          <w:ins w:id="8627" w:author="Copy Editor" w:date="2026-10-07T12:19:00Z"/>
          <w:lang w:val="en-US"/>
        </w:rPr>
        <w:pPrChange w:id="8628" w:author="Copy Editor" w:date="2026-10-07T12:19:00Z" w16du:dateUtc="2026-10-07T09:19:00Z">
          <w:pPr>
            <w:pStyle w:val="body"/>
          </w:pPr>
        </w:pPrChange>
      </w:pPr>
      <w:ins w:id="8629" w:author="Copy Editor" w:date="2026-10-07T12:19:00Z">
        <w:r w:rsidRPr="003A584E">
          <w:rPr>
            <w:lang w:val="en-US"/>
          </w:rPr>
          <w:t>RICHARD (V.O.)</w:t>
        </w:r>
      </w:ins>
    </w:p>
    <w:p w14:paraId="01395A90" w14:textId="77777777" w:rsidR="003A584E" w:rsidRDefault="003A584E" w:rsidP="00B33299">
      <w:pPr>
        <w:pStyle w:val="body"/>
        <w:rPr>
          <w:ins w:id="8630" w:author="Copy Editor" w:date="2026-10-07T12:19:00Z" w16du:dateUtc="2026-10-07T09:19:00Z"/>
        </w:rPr>
      </w:pPr>
    </w:p>
    <w:p w14:paraId="5B9F16FA" w14:textId="77777777" w:rsidR="00CC5FD4" w:rsidRDefault="007C0FF3" w:rsidP="00CC5FD4">
      <w:pPr>
        <w:pStyle w:val="bdialogue"/>
        <w:rPr>
          <w:ins w:id="8631" w:author="Copy Editor" w:date="2026-10-07T12:20:00Z" w16du:dateUtc="2026-10-07T09:20:00Z"/>
        </w:rPr>
      </w:pPr>
      <w:r>
        <w:lastRenderedPageBreak/>
        <w:t xml:space="preserve">I had volunteered for a Physical Training Instructor’s Course, I thought I was pretty fit but I discovered that a good instructor </w:t>
      </w:r>
      <w:r w:rsidR="00AE47F3">
        <w:t>could</w:t>
      </w:r>
      <w:r>
        <w:t xml:space="preserve"> work anyone to a complete frazzle if they go about it the right way, and our instructor knew the right way without a doubt.</w:t>
      </w:r>
    </w:p>
    <w:p w14:paraId="619D5EAA" w14:textId="77777777" w:rsidR="00CC5FD4" w:rsidRPr="00CC5FD4" w:rsidRDefault="00CC5FD4">
      <w:pPr>
        <w:pStyle w:val="body"/>
        <w:rPr>
          <w:ins w:id="8632" w:author="Copy Editor" w:date="2026-10-07T12:20:00Z"/>
          <w:lang w:val="en-US"/>
        </w:rPr>
        <w:pPrChange w:id="8633" w:author="Copy Editor" w:date="2026-10-07T12:20:00Z" w16du:dateUtc="2026-10-07T09:20:00Z">
          <w:pPr>
            <w:pStyle w:val="bdialogue"/>
          </w:pPr>
        </w:pPrChange>
      </w:pPr>
      <w:ins w:id="8634" w:author="Copy Editor" w:date="2026-10-07T12:20:00Z">
        <w:r w:rsidRPr="00CC5FD4">
          <w:rPr>
            <w:lang w:val="en-US"/>
          </w:rPr>
          <w:t>Recruits lie exhausted in their beds.</w:t>
        </w:r>
      </w:ins>
    </w:p>
    <w:p w14:paraId="6D459910" w14:textId="77777777" w:rsidR="00CC5FD4" w:rsidRPr="00CC5FD4" w:rsidRDefault="00CC5FD4">
      <w:pPr>
        <w:pStyle w:val="bCHARACTER"/>
        <w:rPr>
          <w:ins w:id="8635" w:author="Copy Editor" w:date="2026-10-07T12:20:00Z"/>
          <w:lang w:val="en-US"/>
        </w:rPr>
        <w:pPrChange w:id="8636" w:author="Copy Editor" w:date="2026-10-07T12:20:00Z" w16du:dateUtc="2026-10-07T09:20:00Z">
          <w:pPr>
            <w:pStyle w:val="bdialogue"/>
          </w:pPr>
        </w:pPrChange>
      </w:pPr>
      <w:ins w:id="8637" w:author="Copy Editor" w:date="2026-10-07T12:20:00Z">
        <w:r w:rsidRPr="00CC5FD4">
          <w:rPr>
            <w:lang w:val="en-US"/>
          </w:rPr>
          <w:t>RICHARD (V.O.)</w:t>
        </w:r>
      </w:ins>
    </w:p>
    <w:p w14:paraId="36B48FDC" w14:textId="77777777" w:rsidR="00CC5FD4" w:rsidRDefault="007C0FF3" w:rsidP="00CC5FD4">
      <w:pPr>
        <w:pStyle w:val="bdialogue"/>
        <w:rPr>
          <w:ins w:id="8638" w:author="Copy Editor" w:date="2026-10-07T12:20:00Z" w16du:dateUtc="2026-10-07T09:20:00Z"/>
        </w:rPr>
      </w:pPr>
      <w:del w:id="8639" w:author="Copy Editor" w:date="2026-10-07T12:20:00Z" w16du:dateUtc="2026-10-07T09:20:00Z">
        <w:r w:rsidDel="00CC5FD4">
          <w:delText xml:space="preserve">  </w:delText>
        </w:r>
      </w:del>
      <w:r>
        <w:t xml:space="preserve">We would wake up every morning, aching in every muscle.  Someone would manage to roll onto their front, lift one leg out of bed, gingerly lift out the other, push themselves up on their arms and stand up. </w:t>
      </w:r>
    </w:p>
    <w:p w14:paraId="2BE2099D" w14:textId="77777777" w:rsidR="00CC5FD4" w:rsidRPr="00CC5FD4" w:rsidRDefault="00CC5FD4" w:rsidP="00CC5FD4">
      <w:pPr>
        <w:pStyle w:val="body"/>
        <w:rPr>
          <w:ins w:id="8640" w:author="Copy Editor" w:date="2026-10-07T12:20:00Z"/>
          <w:lang w:val="en-US"/>
        </w:rPr>
      </w:pPr>
      <w:ins w:id="8641" w:author="Copy Editor" w:date="2026-10-07T12:20:00Z">
        <w:r w:rsidRPr="00CC5FD4">
          <w:rPr>
            <w:lang w:val="en-US"/>
          </w:rPr>
          <w:t>One recruit manages to get upright.</w:t>
        </w:r>
      </w:ins>
    </w:p>
    <w:p w14:paraId="1997856F" w14:textId="77777777" w:rsidR="00CC5FD4" w:rsidRPr="00CC5FD4" w:rsidRDefault="00CC5FD4">
      <w:pPr>
        <w:pStyle w:val="bCHARACTER"/>
        <w:rPr>
          <w:ins w:id="8642" w:author="Copy Editor" w:date="2026-10-07T12:20:00Z"/>
          <w:lang w:val="en-US"/>
        </w:rPr>
        <w:pPrChange w:id="8643" w:author="Copy Editor" w:date="2026-10-07T12:20:00Z" w16du:dateUtc="2026-10-07T09:20:00Z">
          <w:pPr>
            <w:pStyle w:val="body"/>
          </w:pPr>
        </w:pPrChange>
      </w:pPr>
      <w:ins w:id="8644" w:author="Copy Editor" w:date="2026-10-07T12:20:00Z">
        <w:r w:rsidRPr="00CC5FD4">
          <w:rPr>
            <w:lang w:val="en-US"/>
          </w:rPr>
          <w:t>RICHARD (V.O.)</w:t>
        </w:r>
      </w:ins>
    </w:p>
    <w:p w14:paraId="31D88850" w14:textId="77777777" w:rsidR="001326D2" w:rsidRDefault="007C0FF3" w:rsidP="001326D2">
      <w:pPr>
        <w:pStyle w:val="bdialogue"/>
        <w:rPr>
          <w:ins w:id="8645" w:author="Copy Editor" w:date="2026-10-07T12:21:00Z" w16du:dateUtc="2026-10-07T09:21:00Z"/>
        </w:rPr>
      </w:pPr>
      <w:del w:id="8646" w:author="Copy Editor" w:date="2026-10-07T12:21:00Z" w16du:dateUtc="2026-10-07T09:21:00Z">
        <w:r w:rsidDel="001326D2">
          <w:delText xml:space="preserve"> </w:delText>
        </w:r>
      </w:del>
      <w:r>
        <w:t xml:space="preserve">They would then go round and help everyone else out of bed.  </w:t>
      </w:r>
    </w:p>
    <w:p w14:paraId="5AA23F4B" w14:textId="77777777" w:rsidR="001326D2" w:rsidRPr="001326D2" w:rsidRDefault="001326D2" w:rsidP="001326D2">
      <w:pPr>
        <w:pStyle w:val="body"/>
        <w:rPr>
          <w:ins w:id="8647" w:author="Copy Editor" w:date="2026-10-07T12:21:00Z"/>
          <w:lang w:val="en-US"/>
        </w:rPr>
      </w:pPr>
      <w:ins w:id="8648" w:author="Copy Editor" w:date="2026-10-07T12:21:00Z">
        <w:r w:rsidRPr="001326D2">
          <w:rPr>
            <w:lang w:val="en-US"/>
          </w:rPr>
          <w:t>The recruits hobble toward the cookhouse.</w:t>
        </w:r>
      </w:ins>
    </w:p>
    <w:p w14:paraId="1D6315E3" w14:textId="77777777" w:rsidR="001326D2" w:rsidRPr="001326D2" w:rsidRDefault="001326D2">
      <w:pPr>
        <w:pStyle w:val="bCHARACTER"/>
        <w:rPr>
          <w:ins w:id="8649" w:author="Copy Editor" w:date="2026-10-07T12:21:00Z"/>
          <w:lang w:val="en-US"/>
        </w:rPr>
        <w:pPrChange w:id="8650" w:author="Copy Editor" w:date="2026-10-07T12:21:00Z" w16du:dateUtc="2026-10-07T09:21:00Z">
          <w:pPr>
            <w:pStyle w:val="body"/>
          </w:pPr>
        </w:pPrChange>
      </w:pPr>
      <w:ins w:id="8651" w:author="Copy Editor" w:date="2026-10-07T12:21:00Z">
        <w:r w:rsidRPr="001326D2">
          <w:rPr>
            <w:lang w:val="en-US"/>
          </w:rPr>
          <w:t>RICHARD (V.O.)</w:t>
        </w:r>
      </w:ins>
    </w:p>
    <w:p w14:paraId="5E4BDD71" w14:textId="072F04D1" w:rsidR="003439BF" w:rsidRDefault="007C0FF3">
      <w:pPr>
        <w:pStyle w:val="bdialogue"/>
        <w:pPrChange w:id="8652" w:author="Copy Editor" w:date="2026-10-07T12:21:00Z" w16du:dateUtc="2026-10-07T09:21:00Z">
          <w:pPr>
            <w:pStyle w:val="body"/>
          </w:pPr>
        </w:pPrChange>
      </w:pPr>
      <w:r>
        <w:t>We would hobble over to the cookhouse, have a light breakfast because we had a fair idea what the day would bring, then march ourselves up to the Gym.</w:t>
      </w:r>
    </w:p>
    <w:p w14:paraId="167548EE" w14:textId="77777777" w:rsidR="005E536F" w:rsidRPr="005E536F" w:rsidRDefault="005E536F">
      <w:pPr>
        <w:pStyle w:val="aSCENEHEAD"/>
        <w:rPr>
          <w:ins w:id="8653" w:author="Copy Editor" w:date="2026-10-07T12:22:00Z"/>
          <w:lang w:val="en-US"/>
        </w:rPr>
        <w:pPrChange w:id="8654" w:author="Copy Editor" w:date="2026-10-07T12:22:00Z" w16du:dateUtc="2026-10-07T09:22:00Z">
          <w:pPr>
            <w:pStyle w:val="bdialogue"/>
          </w:pPr>
        </w:pPrChange>
      </w:pPr>
      <w:ins w:id="8655" w:author="Copy Editor" w:date="2026-10-07T12:22:00Z">
        <w:r w:rsidRPr="005E536F">
          <w:rPr>
            <w:lang w:val="en-US"/>
          </w:rPr>
          <w:t>INT. GYM – MORNING</w:t>
        </w:r>
      </w:ins>
    </w:p>
    <w:p w14:paraId="2C7B9DD7" w14:textId="77777777" w:rsidR="005E536F" w:rsidRPr="005E536F" w:rsidRDefault="005E536F">
      <w:pPr>
        <w:pStyle w:val="body"/>
        <w:rPr>
          <w:ins w:id="8656" w:author="Copy Editor" w:date="2026-10-07T12:22:00Z"/>
          <w:lang w:val="en-US"/>
        </w:rPr>
        <w:pPrChange w:id="8657" w:author="Copy Editor" w:date="2026-10-07T12:22:00Z" w16du:dateUtc="2026-10-07T09:22:00Z">
          <w:pPr>
            <w:pStyle w:val="bdialogue"/>
          </w:pPr>
        </w:pPrChange>
      </w:pPr>
      <w:ins w:id="8658" w:author="Copy Editor" w:date="2026-10-07T12:22:00Z">
        <w:r w:rsidRPr="005E536F">
          <w:rPr>
            <w:lang w:val="en-US"/>
          </w:rPr>
          <w:t>The instructor breezes in.</w:t>
        </w:r>
      </w:ins>
    </w:p>
    <w:p w14:paraId="1D63109B" w14:textId="77777777" w:rsidR="005E536F" w:rsidRPr="005E536F" w:rsidRDefault="005E536F">
      <w:pPr>
        <w:pStyle w:val="bCHARACTER"/>
        <w:rPr>
          <w:ins w:id="8659" w:author="Copy Editor" w:date="2026-10-07T12:22:00Z"/>
          <w:lang w:val="en-US"/>
        </w:rPr>
        <w:pPrChange w:id="8660" w:author="Copy Editor" w:date="2026-10-07T12:22:00Z" w16du:dateUtc="2026-10-07T09:22:00Z">
          <w:pPr>
            <w:pStyle w:val="bdialogue"/>
          </w:pPr>
        </w:pPrChange>
      </w:pPr>
      <w:ins w:id="8661" w:author="Copy Editor" w:date="2026-10-07T12:22:00Z">
        <w:r w:rsidRPr="005E536F">
          <w:rPr>
            <w:lang w:val="en-US"/>
          </w:rPr>
          <w:t>INSTRUCTOR</w:t>
        </w:r>
      </w:ins>
    </w:p>
    <w:p w14:paraId="7573E4B2" w14:textId="011D391D" w:rsidR="003B71DB" w:rsidDel="005E536F" w:rsidRDefault="007C0FF3" w:rsidP="00B33299">
      <w:pPr>
        <w:pStyle w:val="body"/>
        <w:rPr>
          <w:del w:id="8662" w:author="Copy Editor" w:date="2026-10-07T12:22:00Z" w16du:dateUtc="2026-10-07T09:22:00Z"/>
        </w:rPr>
      </w:pPr>
      <w:del w:id="8663" w:author="Copy Editor" w:date="2026-10-07T12:22:00Z" w16du:dateUtc="2026-10-07T09:22:00Z">
        <w:r w:rsidDel="005E536F">
          <w:delText xml:space="preserve">The instructor would breeze in </w:delText>
        </w:r>
      </w:del>
    </w:p>
    <w:p w14:paraId="3E778192" w14:textId="39A36799" w:rsidR="003B71DB" w:rsidRDefault="007C0FF3" w:rsidP="00285976">
      <w:pPr>
        <w:pStyle w:val="bdialogue"/>
      </w:pPr>
      <w:del w:id="8664" w:author="Copy Editor" w:date="2026-10-07T12:22:00Z" w16du:dateUtc="2026-10-07T09:22:00Z">
        <w:r w:rsidDel="005E536F">
          <w:delText>“</w:delText>
        </w:r>
      </w:del>
      <w:r>
        <w:t>Morning Chaps, just a few warming up exercises.</w:t>
      </w:r>
      <w:del w:id="8665" w:author="Copy Editor" w:date="2026-10-07T12:22:00Z" w16du:dateUtc="2026-10-07T09:22:00Z">
        <w:r w:rsidDel="005E536F">
          <w:delText xml:space="preserve">” </w:delText>
        </w:r>
      </w:del>
    </w:p>
    <w:p w14:paraId="3F1F88F9" w14:textId="77777777" w:rsidR="00ED5A53" w:rsidRPr="00ED5A53" w:rsidRDefault="00ED5A53" w:rsidP="00ED5A53">
      <w:pPr>
        <w:pStyle w:val="body"/>
        <w:rPr>
          <w:ins w:id="8666" w:author="Copy Editor" w:date="2026-10-07T12:22:00Z"/>
          <w:lang w:val="en-US"/>
        </w:rPr>
      </w:pPr>
      <w:ins w:id="8667" w:author="Copy Editor" w:date="2026-10-07T12:22:00Z">
        <w:r w:rsidRPr="00ED5A53">
          <w:rPr>
            <w:lang w:val="en-US"/>
          </w:rPr>
          <w:t>The recruits exchange weary looks.</w:t>
        </w:r>
      </w:ins>
    </w:p>
    <w:p w14:paraId="37D69691" w14:textId="77777777" w:rsidR="00ED5A53" w:rsidRPr="00ED5A53" w:rsidRDefault="00ED5A53">
      <w:pPr>
        <w:pStyle w:val="bCHARACTER"/>
        <w:rPr>
          <w:ins w:id="8668" w:author="Copy Editor" w:date="2026-10-07T12:22:00Z"/>
          <w:lang w:val="en-US"/>
        </w:rPr>
        <w:pPrChange w:id="8669" w:author="Copy Editor" w:date="2026-10-07T12:22:00Z" w16du:dateUtc="2026-10-07T09:22:00Z">
          <w:pPr>
            <w:pStyle w:val="body"/>
          </w:pPr>
        </w:pPrChange>
      </w:pPr>
      <w:ins w:id="8670" w:author="Copy Editor" w:date="2026-10-07T12:22:00Z">
        <w:r w:rsidRPr="00ED5A53">
          <w:rPr>
            <w:lang w:val="en-US"/>
          </w:rPr>
          <w:t>RICHARD (V.O.)</w:t>
        </w:r>
      </w:ins>
    </w:p>
    <w:p w14:paraId="33433FAA" w14:textId="77777777" w:rsidR="00ED5A53" w:rsidRDefault="007C0FF3" w:rsidP="00ED5A53">
      <w:pPr>
        <w:pStyle w:val="bdialogue"/>
        <w:rPr>
          <w:ins w:id="8671" w:author="Copy Editor" w:date="2026-10-07T12:22:00Z" w16du:dateUtc="2026-10-07T09:22:00Z"/>
        </w:rPr>
      </w:pPr>
      <w:del w:id="8672" w:author="Copy Editor" w:date="2026-10-07T12:22:00Z" w16du:dateUtc="2026-10-07T09:22:00Z">
        <w:r w:rsidDel="00ED5A53">
          <w:lastRenderedPageBreak/>
          <w:delText>a</w:delText>
        </w:r>
      </w:del>
      <w:ins w:id="8673" w:author="Copy Editor" w:date="2026-10-07T12:22:00Z" w16du:dateUtc="2026-10-07T09:22:00Z">
        <w:r w:rsidR="00ED5A53">
          <w:t>A</w:t>
        </w:r>
      </w:ins>
      <w:r>
        <w:t xml:space="preserve">nd we’d get stuck into about three or </w:t>
      </w:r>
      <w:r w:rsidR="003B71DB">
        <w:t>four periods</w:t>
      </w:r>
      <w:r>
        <w:t xml:space="preserve"> of PT that constituted our morning’s work.  </w:t>
      </w:r>
    </w:p>
    <w:p w14:paraId="1CFC805E" w14:textId="77777777" w:rsidR="00ED5A53" w:rsidRDefault="007C0FF3" w:rsidP="00ED5A53">
      <w:pPr>
        <w:pStyle w:val="bdialogue"/>
        <w:rPr>
          <w:ins w:id="8674" w:author="Copy Editor" w:date="2026-10-07T12:23:00Z" w16du:dateUtc="2026-10-07T09:23:00Z"/>
        </w:rPr>
      </w:pPr>
      <w:r>
        <w:t xml:space="preserve">We would take it in turns to play the role of instructor. </w:t>
      </w:r>
    </w:p>
    <w:p w14:paraId="3315D5FE" w14:textId="77777777" w:rsidR="00ED5A53" w:rsidRPr="00ED5A53" w:rsidRDefault="00ED5A53" w:rsidP="00ED5A53">
      <w:pPr>
        <w:pStyle w:val="body"/>
        <w:rPr>
          <w:ins w:id="8675" w:author="Copy Editor" w:date="2026-10-07T12:23:00Z"/>
          <w:b/>
          <w:bCs/>
          <w:lang w:val="en-US"/>
        </w:rPr>
      </w:pPr>
      <w:ins w:id="8676" w:author="Copy Editor" w:date="2026-10-07T12:23:00Z">
        <w:r w:rsidRPr="00ED5A53">
          <w:rPr>
            <w:b/>
            <w:bCs/>
            <w:lang w:val="en-US"/>
          </w:rPr>
          <w:t>INT. COOKHOUSE – DAY</w:t>
        </w:r>
      </w:ins>
    </w:p>
    <w:p w14:paraId="67BF3010" w14:textId="77777777" w:rsidR="00ED5A53" w:rsidRPr="00ED5A53" w:rsidRDefault="00ED5A53" w:rsidP="00ED5A53">
      <w:pPr>
        <w:pStyle w:val="body"/>
        <w:rPr>
          <w:ins w:id="8677" w:author="Copy Editor" w:date="2026-10-07T12:23:00Z"/>
          <w:lang w:val="en-US"/>
        </w:rPr>
      </w:pPr>
      <w:ins w:id="8678" w:author="Copy Editor" w:date="2026-10-07T12:23:00Z">
        <w:r w:rsidRPr="00ED5A53">
          <w:rPr>
            <w:lang w:val="en-US"/>
          </w:rPr>
          <w:t>The recruits eat another light meal.</w:t>
        </w:r>
      </w:ins>
    </w:p>
    <w:p w14:paraId="18E98E58" w14:textId="0FB5CC58" w:rsidR="00ED5A53" w:rsidRPr="0044112C" w:rsidRDefault="00ED5A53">
      <w:pPr>
        <w:pStyle w:val="bCHARACTER"/>
        <w:rPr>
          <w:ins w:id="8679" w:author="Copy Editor" w:date="2026-10-07T12:23:00Z" w16du:dateUtc="2026-10-07T09:23:00Z"/>
          <w:lang w:val="en-US"/>
          <w:rPrChange w:id="8680" w:author="Copy Editor" w:date="2026-10-07T12:23:00Z" w16du:dateUtc="2026-10-07T09:23:00Z">
            <w:rPr>
              <w:ins w:id="8681" w:author="Copy Editor" w:date="2026-10-07T12:23:00Z" w16du:dateUtc="2026-10-07T09:23:00Z"/>
            </w:rPr>
          </w:rPrChange>
        </w:rPr>
        <w:pPrChange w:id="8682" w:author="Copy Editor" w:date="2026-10-07T12:23:00Z" w16du:dateUtc="2026-10-07T09:23:00Z">
          <w:pPr>
            <w:pStyle w:val="bdialogue"/>
          </w:pPr>
        </w:pPrChange>
      </w:pPr>
      <w:ins w:id="8683" w:author="Copy Editor" w:date="2026-10-07T12:23:00Z">
        <w:r w:rsidRPr="00ED5A53">
          <w:rPr>
            <w:lang w:val="en-US"/>
          </w:rPr>
          <w:t>RICHARD (V.O.)</w:t>
        </w:r>
      </w:ins>
      <w:del w:id="8684" w:author="Copy Editor" w:date="2026-10-07T12:23:00Z" w16du:dateUtc="2026-10-07T09:23:00Z">
        <w:r w:rsidR="007C0FF3" w:rsidDel="0044112C">
          <w:delText xml:space="preserve"> </w:delText>
        </w:r>
      </w:del>
    </w:p>
    <w:p w14:paraId="5E4BDD72" w14:textId="749BD28E" w:rsidR="003439BF" w:rsidRDefault="007C0FF3" w:rsidP="00ED5A53">
      <w:pPr>
        <w:pStyle w:val="bdialogue"/>
        <w:rPr>
          <w:ins w:id="8685" w:author="Copy Editor" w:date="2026-10-07T12:23:00Z" w16du:dateUtc="2026-10-07T09:23:00Z"/>
        </w:rPr>
      </w:pPr>
      <w:r>
        <w:t>Lunch was an equally light affair as we couldn’t take the risk of overloading our systems then back to the Gym for a full afternoon of PT.</w:t>
      </w:r>
    </w:p>
    <w:p w14:paraId="6FD8DF7D" w14:textId="77777777" w:rsidR="0044112C" w:rsidRPr="0044112C" w:rsidRDefault="0044112C" w:rsidP="0044112C">
      <w:pPr>
        <w:pStyle w:val="body"/>
        <w:rPr>
          <w:ins w:id="8686" w:author="Copy Editor" w:date="2026-10-07T12:23:00Z"/>
          <w:b/>
          <w:bCs/>
          <w:lang w:val="en-US"/>
        </w:rPr>
      </w:pPr>
      <w:ins w:id="8687" w:author="Copy Editor" w:date="2026-10-07T12:23:00Z">
        <w:r w:rsidRPr="0044112C">
          <w:rPr>
            <w:b/>
            <w:bCs/>
            <w:lang w:val="en-US"/>
          </w:rPr>
          <w:t>INT. MESS HALL – EVENING</w:t>
        </w:r>
      </w:ins>
    </w:p>
    <w:p w14:paraId="6E02B8C4" w14:textId="77777777" w:rsidR="0044112C" w:rsidRPr="0044112C" w:rsidRDefault="0044112C" w:rsidP="0044112C">
      <w:pPr>
        <w:pStyle w:val="body"/>
        <w:rPr>
          <w:ins w:id="8688" w:author="Copy Editor" w:date="2026-10-07T12:23:00Z"/>
          <w:lang w:val="en-US"/>
        </w:rPr>
      </w:pPr>
      <w:ins w:id="8689" w:author="Copy Editor" w:date="2026-10-07T12:23:00Z">
        <w:r w:rsidRPr="0044112C">
          <w:rPr>
            <w:lang w:val="en-US"/>
          </w:rPr>
          <w:t>Dinner is served.</w:t>
        </w:r>
      </w:ins>
    </w:p>
    <w:p w14:paraId="797728DE" w14:textId="77777777" w:rsidR="0044112C" w:rsidRDefault="0044112C" w:rsidP="0044112C">
      <w:pPr>
        <w:pStyle w:val="body"/>
        <w:rPr>
          <w:ins w:id="8690" w:author="Copy Editor" w:date="2026-10-07T12:24:00Z" w16du:dateUtc="2026-10-07T09:24:00Z"/>
          <w:lang w:val="en-US"/>
        </w:rPr>
      </w:pPr>
      <w:ins w:id="8691" w:author="Copy Editor" w:date="2026-10-07T12:23:00Z">
        <w:r w:rsidRPr="0044112C">
          <w:rPr>
            <w:lang w:val="en-US"/>
          </w:rPr>
          <w:t>Richard approaches the curry counter with a large, heavy china plate.</w:t>
        </w:r>
      </w:ins>
    </w:p>
    <w:p w14:paraId="52621B5C" w14:textId="06240DC4" w:rsidR="00285976" w:rsidRPr="0044112C" w:rsidRDefault="00285976">
      <w:pPr>
        <w:pStyle w:val="bCHARACTER"/>
        <w:rPr>
          <w:ins w:id="8692" w:author="Copy Editor" w:date="2026-10-07T12:23:00Z"/>
          <w:lang w:val="en-US"/>
        </w:rPr>
        <w:pPrChange w:id="8693" w:author="Copy Editor" w:date="2026-10-07T12:24:00Z" w16du:dateUtc="2026-10-07T09:24:00Z">
          <w:pPr>
            <w:pStyle w:val="body"/>
          </w:pPr>
        </w:pPrChange>
      </w:pPr>
      <w:ins w:id="8694" w:author="Copy Editor" w:date="2026-10-07T12:24:00Z">
        <w:r w:rsidRPr="00285976">
          <w:t>RICHARD (V.O.)</w:t>
        </w:r>
      </w:ins>
    </w:p>
    <w:p w14:paraId="2F41A1FD" w14:textId="44396AE1" w:rsidR="0044112C" w:rsidDel="00285976" w:rsidRDefault="0044112C">
      <w:pPr>
        <w:pStyle w:val="body"/>
        <w:rPr>
          <w:del w:id="8695" w:author="Copy Editor" w:date="2026-10-07T12:24:00Z" w16du:dateUtc="2026-10-07T09:24:00Z"/>
        </w:rPr>
      </w:pPr>
    </w:p>
    <w:p w14:paraId="72122F4D" w14:textId="77777777" w:rsidR="00285976" w:rsidRDefault="007C0FF3" w:rsidP="00285976">
      <w:pPr>
        <w:pStyle w:val="bdialogue"/>
        <w:rPr>
          <w:ins w:id="8696" w:author="Copy Editor" w:date="2026-10-07T12:24:00Z" w16du:dateUtc="2026-10-07T09:24:00Z"/>
        </w:rPr>
      </w:pPr>
      <w:r>
        <w:t>In the evening it was dinner.  Now bearing in mind that I’d only had two light meals so far, dinner was a delight.</w:t>
      </w:r>
    </w:p>
    <w:p w14:paraId="1DDDEE7F" w14:textId="77777777" w:rsidR="00285976" w:rsidRPr="00285976" w:rsidRDefault="00285976" w:rsidP="00285976">
      <w:pPr>
        <w:pStyle w:val="body"/>
        <w:rPr>
          <w:ins w:id="8697" w:author="Copy Editor" w:date="2026-10-07T12:24:00Z"/>
          <w:lang w:val="en-US"/>
        </w:rPr>
      </w:pPr>
      <w:ins w:id="8698" w:author="Copy Editor" w:date="2026-10-07T12:24:00Z">
        <w:r w:rsidRPr="00285976">
          <w:rPr>
            <w:lang w:val="en-US"/>
          </w:rPr>
          <w:t>Richard builds an enormous meal.</w:t>
        </w:r>
      </w:ins>
    </w:p>
    <w:p w14:paraId="66133056" w14:textId="77777777" w:rsidR="00285976" w:rsidRPr="00285976" w:rsidRDefault="00285976" w:rsidP="00285976">
      <w:pPr>
        <w:pStyle w:val="body"/>
        <w:rPr>
          <w:ins w:id="8699" w:author="Copy Editor" w:date="2026-10-07T12:24:00Z"/>
          <w:lang w:val="en-US"/>
        </w:rPr>
      </w:pPr>
      <w:ins w:id="8700" w:author="Copy Editor" w:date="2026-10-07T12:24:00Z">
        <w:r w:rsidRPr="00285976">
          <w:rPr>
            <w:lang w:val="en-US"/>
          </w:rPr>
          <w:t>He creates a wall of rice around the edge of the plate, fills the centre with curry, then adds more rice and more curry.</w:t>
        </w:r>
      </w:ins>
    </w:p>
    <w:p w14:paraId="093247E9" w14:textId="77777777" w:rsidR="00285976" w:rsidRPr="00285976" w:rsidRDefault="00285976" w:rsidP="00285976">
      <w:pPr>
        <w:pStyle w:val="body"/>
        <w:rPr>
          <w:ins w:id="8701" w:author="Copy Editor" w:date="2026-10-07T12:24:00Z"/>
          <w:lang w:val="en-US"/>
        </w:rPr>
      </w:pPr>
      <w:ins w:id="8702" w:author="Copy Editor" w:date="2026-10-07T12:24:00Z">
        <w:r w:rsidRPr="00285976">
          <w:rPr>
            <w:lang w:val="en-US"/>
          </w:rPr>
          <w:t>Sultanas. Raisins. Banana. Desiccated coconut.</w:t>
        </w:r>
      </w:ins>
    </w:p>
    <w:p w14:paraId="68FD6200" w14:textId="77777777" w:rsidR="00285976" w:rsidRPr="00285976" w:rsidRDefault="00285976" w:rsidP="00285976">
      <w:pPr>
        <w:pStyle w:val="body"/>
        <w:rPr>
          <w:ins w:id="8703" w:author="Copy Editor" w:date="2026-10-07T12:24:00Z"/>
          <w:lang w:val="en-US"/>
        </w:rPr>
      </w:pPr>
      <w:ins w:id="8704" w:author="Copy Editor" w:date="2026-10-07T12:24:00Z">
        <w:r w:rsidRPr="00285976">
          <w:rPr>
            <w:lang w:val="en-US"/>
          </w:rPr>
          <w:t>Finally, he places two poppadums on top.</w:t>
        </w:r>
      </w:ins>
    </w:p>
    <w:p w14:paraId="5BA58838" w14:textId="77777777" w:rsidR="00285976" w:rsidRPr="00285976" w:rsidRDefault="00285976" w:rsidP="00285976">
      <w:pPr>
        <w:pStyle w:val="body"/>
        <w:rPr>
          <w:ins w:id="8705" w:author="Copy Editor" w:date="2026-10-07T12:24:00Z"/>
          <w:lang w:val="en-US"/>
        </w:rPr>
      </w:pPr>
      <w:ins w:id="8706" w:author="Copy Editor" w:date="2026-10-07T12:24:00Z">
        <w:r w:rsidRPr="00285976">
          <w:rPr>
            <w:lang w:val="en-US"/>
          </w:rPr>
          <w:t>The cooks stare at the enormous plate.</w:t>
        </w:r>
      </w:ins>
    </w:p>
    <w:p w14:paraId="15AACDFE" w14:textId="14635DAA" w:rsidR="00285976" w:rsidRPr="00032E25" w:rsidRDefault="00285976">
      <w:pPr>
        <w:pStyle w:val="bCHARACTER"/>
        <w:rPr>
          <w:ins w:id="8707" w:author="Copy Editor" w:date="2026-10-07T12:24:00Z" w16du:dateUtc="2026-10-07T09:24:00Z"/>
          <w:lang w:val="en-US"/>
          <w:rPrChange w:id="8708" w:author="Copy Editor" w:date="2026-10-07T12:24:00Z" w16du:dateUtc="2026-10-07T09:24:00Z">
            <w:rPr>
              <w:ins w:id="8709" w:author="Copy Editor" w:date="2026-10-07T12:24:00Z" w16du:dateUtc="2026-10-07T09:24:00Z"/>
            </w:rPr>
          </w:rPrChange>
        </w:rPr>
        <w:pPrChange w:id="8710" w:author="Copy Editor" w:date="2026-10-07T12:24:00Z" w16du:dateUtc="2026-10-07T09:24:00Z">
          <w:pPr>
            <w:pStyle w:val="bdialogue"/>
          </w:pPr>
        </w:pPrChange>
      </w:pPr>
      <w:ins w:id="8711" w:author="Copy Editor" w:date="2026-10-07T12:24:00Z">
        <w:r w:rsidRPr="00285976">
          <w:rPr>
            <w:lang w:val="en-US"/>
          </w:rPr>
          <w:t>RICHARD (V.O.)</w:t>
        </w:r>
      </w:ins>
      <w:del w:id="8712" w:author="Copy Editor" w:date="2026-10-07T12:24:00Z" w16du:dateUtc="2026-10-07T09:24:00Z">
        <w:r w:rsidR="007C0FF3" w:rsidDel="00032E25">
          <w:delText xml:space="preserve">  </w:delText>
        </w:r>
      </w:del>
    </w:p>
    <w:p w14:paraId="7F0C74FA" w14:textId="77777777" w:rsidR="00032E25" w:rsidRDefault="007C0FF3" w:rsidP="00285976">
      <w:pPr>
        <w:pStyle w:val="bdialogue"/>
        <w:rPr>
          <w:ins w:id="8713" w:author="Copy Editor" w:date="2026-10-07T12:24:00Z" w16du:dateUtc="2026-10-07T09:24:00Z"/>
        </w:rPr>
      </w:pPr>
      <w:r>
        <w:t xml:space="preserve">I got a big heavy </w:t>
      </w:r>
      <w:r w:rsidR="003B71DB">
        <w:t>China</w:t>
      </w:r>
      <w:r>
        <w:t xml:space="preserve"> plate and went to the curry counter, built a wall of rice round the outside of the plate, filled the centre with curry, added more rice, more curry, then </w:t>
      </w:r>
      <w:r>
        <w:lastRenderedPageBreak/>
        <w:t xml:space="preserve">sultanas, raisins, banana, </w:t>
      </w:r>
      <w:r w:rsidR="003B71DB">
        <w:t>desiccated</w:t>
      </w:r>
      <w:r>
        <w:t xml:space="preserve"> coconut, until I couldn’t get another morsel on, then placed two poppadums on top. </w:t>
      </w:r>
    </w:p>
    <w:p w14:paraId="48B8241A" w14:textId="77777777" w:rsidR="00C20262" w:rsidRDefault="007C0FF3" w:rsidP="00285976">
      <w:pPr>
        <w:pStyle w:val="bdialogue"/>
        <w:rPr>
          <w:ins w:id="8714" w:author="Copy Editor" w:date="2026-10-07T12:25:00Z" w16du:dateUtc="2026-10-07T09:25:00Z"/>
        </w:rPr>
      </w:pPr>
      <w:del w:id="8715" w:author="Copy Editor" w:date="2026-10-07T12:24:00Z" w16du:dateUtc="2026-10-07T09:24:00Z">
        <w:r w:rsidDel="00032E25">
          <w:delText xml:space="preserve"> </w:delText>
        </w:r>
      </w:del>
      <w:r>
        <w:t xml:space="preserve">The cooks didn’t look very impressed, I think they thought most of it would end up in the pig swill. </w:t>
      </w:r>
    </w:p>
    <w:p w14:paraId="321CAE9D" w14:textId="77777777" w:rsidR="00C20262" w:rsidRPr="00C20262" w:rsidRDefault="00C20262" w:rsidP="00C20262">
      <w:pPr>
        <w:pStyle w:val="body"/>
        <w:rPr>
          <w:ins w:id="8716" w:author="Copy Editor" w:date="2026-10-07T12:25:00Z"/>
          <w:lang w:val="en-US"/>
        </w:rPr>
      </w:pPr>
      <w:ins w:id="8717" w:author="Copy Editor" w:date="2026-10-07T12:25:00Z">
        <w:r w:rsidRPr="00C20262">
          <w:rPr>
            <w:lang w:val="en-US"/>
          </w:rPr>
          <w:t>Richard sits down.</w:t>
        </w:r>
      </w:ins>
    </w:p>
    <w:p w14:paraId="11638724" w14:textId="609F7DF7" w:rsidR="00C20262" w:rsidRPr="00C20262" w:rsidRDefault="00C20262" w:rsidP="00C20262">
      <w:pPr>
        <w:pStyle w:val="body"/>
        <w:rPr>
          <w:ins w:id="8718" w:author="Copy Editor" w:date="2026-10-07T12:25:00Z"/>
          <w:lang w:val="en-US"/>
        </w:rPr>
      </w:pPr>
      <w:ins w:id="8719" w:author="Copy Editor" w:date="2026-10-07T12:25:00Z">
        <w:r w:rsidRPr="00C20262">
          <w:rPr>
            <w:lang w:val="en-US"/>
          </w:rPr>
          <w:t>He picks up his knife and fork like a navy picking up his tools.</w:t>
        </w:r>
      </w:ins>
    </w:p>
    <w:p w14:paraId="267AE38C" w14:textId="51BA4548" w:rsidR="00032E25" w:rsidRPr="00C20262" w:rsidRDefault="00C20262">
      <w:pPr>
        <w:pStyle w:val="bCHARACTER"/>
        <w:rPr>
          <w:ins w:id="8720" w:author="Copy Editor" w:date="2026-10-07T12:25:00Z" w16du:dateUtc="2026-10-07T09:25:00Z"/>
          <w:lang w:val="en-US"/>
          <w:rPrChange w:id="8721" w:author="Copy Editor" w:date="2026-10-07T12:25:00Z" w16du:dateUtc="2026-10-07T09:25:00Z">
            <w:rPr>
              <w:ins w:id="8722" w:author="Copy Editor" w:date="2026-10-07T12:25:00Z" w16du:dateUtc="2026-10-07T09:25:00Z"/>
            </w:rPr>
          </w:rPrChange>
        </w:rPr>
        <w:pPrChange w:id="8723" w:author="Copy Editor" w:date="2026-10-07T12:25:00Z" w16du:dateUtc="2026-10-07T09:25:00Z">
          <w:pPr>
            <w:pStyle w:val="bdialogue"/>
          </w:pPr>
        </w:pPrChange>
      </w:pPr>
      <w:ins w:id="8724" w:author="Copy Editor" w:date="2026-10-07T12:25:00Z">
        <w:r w:rsidRPr="00C20262">
          <w:rPr>
            <w:lang w:val="en-US"/>
          </w:rPr>
          <w:t>RICHARD (V.O.)</w:t>
        </w:r>
      </w:ins>
      <w:r w:rsidR="007C0FF3">
        <w:t xml:space="preserve"> </w:t>
      </w:r>
    </w:p>
    <w:p w14:paraId="4BF4FF02" w14:textId="77777777" w:rsidR="00C20262" w:rsidRDefault="007C0FF3" w:rsidP="00285976">
      <w:pPr>
        <w:pStyle w:val="bdialogue"/>
        <w:rPr>
          <w:ins w:id="8725" w:author="Copy Editor" w:date="2026-10-07T12:25:00Z" w16du:dateUtc="2026-10-07T09:25:00Z"/>
        </w:rPr>
      </w:pPr>
      <w:r>
        <w:t xml:space="preserve">I sat down, picked up my knife and fork, like a navvy picking up his tools and went to work.  </w:t>
      </w:r>
    </w:p>
    <w:p w14:paraId="61D34503" w14:textId="77777777" w:rsidR="00312CB0" w:rsidRPr="00312CB0" w:rsidRDefault="00312CB0" w:rsidP="00312CB0">
      <w:pPr>
        <w:pStyle w:val="body"/>
        <w:rPr>
          <w:ins w:id="8726" w:author="Copy Editor" w:date="2026-10-07T12:26:00Z"/>
          <w:lang w:val="en-US"/>
        </w:rPr>
      </w:pPr>
      <w:ins w:id="8727" w:author="Copy Editor" w:date="2026-10-07T12:26:00Z">
        <w:r w:rsidRPr="00312CB0">
          <w:rPr>
            <w:lang w:val="en-US"/>
          </w:rPr>
          <w:t>Richard attacks the mountain of food.</w:t>
        </w:r>
      </w:ins>
    </w:p>
    <w:p w14:paraId="010B6E58" w14:textId="77777777" w:rsidR="00312CB0" w:rsidRPr="00312CB0" w:rsidRDefault="00312CB0">
      <w:pPr>
        <w:pStyle w:val="bCHARACTER"/>
        <w:rPr>
          <w:ins w:id="8728" w:author="Copy Editor" w:date="2026-10-07T12:26:00Z"/>
          <w:lang w:val="en-US"/>
        </w:rPr>
        <w:pPrChange w:id="8729" w:author="Copy Editor" w:date="2026-10-07T12:26:00Z" w16du:dateUtc="2026-10-07T09:26:00Z">
          <w:pPr>
            <w:pStyle w:val="body"/>
          </w:pPr>
        </w:pPrChange>
      </w:pPr>
      <w:ins w:id="8730" w:author="Copy Editor" w:date="2026-10-07T12:26:00Z">
        <w:r w:rsidRPr="00312CB0">
          <w:rPr>
            <w:lang w:val="en-US"/>
          </w:rPr>
          <w:t>RICHARD (V.O.)</w:t>
        </w:r>
      </w:ins>
    </w:p>
    <w:p w14:paraId="058EC44F" w14:textId="635D22C4" w:rsidR="00C20262" w:rsidRDefault="007C0FF3" w:rsidP="00285976">
      <w:pPr>
        <w:pStyle w:val="bdialogue"/>
        <w:rPr>
          <w:ins w:id="8731" w:author="Copy Editor" w:date="2026-10-07T12:25:00Z" w16du:dateUtc="2026-10-07T09:25:00Z"/>
        </w:rPr>
      </w:pPr>
      <w:r>
        <w:t>I started on one side of the plate and worked my across and out the other side</w:t>
      </w:r>
      <w:ins w:id="8732" w:author="Copy Editor" w:date="2026-10-07T12:25:00Z" w16du:dateUtc="2026-10-07T09:25:00Z">
        <w:r w:rsidR="00C20262">
          <w:t>.</w:t>
        </w:r>
      </w:ins>
    </w:p>
    <w:p w14:paraId="02751DF1" w14:textId="77777777" w:rsidR="00312CB0" w:rsidRDefault="007C0FF3" w:rsidP="00285976">
      <w:pPr>
        <w:pStyle w:val="bdialogue"/>
        <w:rPr>
          <w:ins w:id="8733" w:author="Copy Editor" w:date="2026-10-07T12:26:00Z" w16du:dateUtc="2026-10-07T09:26:00Z"/>
        </w:rPr>
      </w:pPr>
      <w:del w:id="8734" w:author="Copy Editor" w:date="2026-10-07T12:25:00Z" w16du:dateUtc="2026-10-07T09:25:00Z">
        <w:r w:rsidDel="00C20262">
          <w:delText xml:space="preserve">, </w:delText>
        </w:r>
      </w:del>
      <w:r>
        <w:t xml:space="preserve">I ate every scrap.  </w:t>
      </w:r>
    </w:p>
    <w:p w14:paraId="5863F4BC" w14:textId="77777777" w:rsidR="00AF5CA2" w:rsidRDefault="007C0FF3" w:rsidP="00285976">
      <w:pPr>
        <w:pStyle w:val="bdialogue"/>
        <w:rPr>
          <w:ins w:id="8735" w:author="Copy Editor" w:date="2026-10-07T12:26:00Z" w16du:dateUtc="2026-10-07T09:26:00Z"/>
        </w:rPr>
      </w:pPr>
      <w:r>
        <w:t xml:space="preserve">I then returned to the curry counter and reloaded my plate with every bit as much food as before, sat down and consumed the lot. </w:t>
      </w:r>
    </w:p>
    <w:p w14:paraId="154AA45D" w14:textId="77777777" w:rsidR="00AF5CA2" w:rsidRPr="00AF5CA2" w:rsidRDefault="00AF5CA2" w:rsidP="00AF5CA2">
      <w:pPr>
        <w:pStyle w:val="body"/>
        <w:rPr>
          <w:ins w:id="8736" w:author="Copy Editor" w:date="2026-10-07T12:26:00Z"/>
          <w:lang w:val="en-US"/>
        </w:rPr>
      </w:pPr>
      <w:ins w:id="8737" w:author="Copy Editor" w:date="2026-10-07T12:26:00Z">
        <w:r w:rsidRPr="00AF5CA2">
          <w:rPr>
            <w:lang w:val="en-US"/>
          </w:rPr>
          <w:t>Richard finishes.</w:t>
        </w:r>
      </w:ins>
    </w:p>
    <w:p w14:paraId="6B902E7E" w14:textId="77777777" w:rsidR="00AF5CA2" w:rsidRPr="00AF5CA2" w:rsidRDefault="00AF5CA2" w:rsidP="00AF5CA2">
      <w:pPr>
        <w:pStyle w:val="body"/>
        <w:rPr>
          <w:ins w:id="8738" w:author="Copy Editor" w:date="2026-10-07T12:26:00Z"/>
          <w:lang w:val="en-US"/>
        </w:rPr>
      </w:pPr>
      <w:ins w:id="8739" w:author="Copy Editor" w:date="2026-10-07T12:26:00Z">
        <w:r w:rsidRPr="00AF5CA2">
          <w:rPr>
            <w:lang w:val="en-US"/>
          </w:rPr>
          <w:t>A pudding is placed in front of him.</w:t>
        </w:r>
      </w:ins>
    </w:p>
    <w:p w14:paraId="4EC60E55" w14:textId="7D67583E" w:rsidR="00312CB0" w:rsidRPr="00AF5CA2" w:rsidRDefault="00AF5CA2">
      <w:pPr>
        <w:pStyle w:val="bCHARACTER"/>
        <w:rPr>
          <w:ins w:id="8740" w:author="Copy Editor" w:date="2026-10-07T12:26:00Z" w16du:dateUtc="2026-10-07T09:26:00Z"/>
          <w:lang w:val="en-US"/>
          <w:rPrChange w:id="8741" w:author="Copy Editor" w:date="2026-10-07T12:27:00Z" w16du:dateUtc="2026-10-07T09:27:00Z">
            <w:rPr>
              <w:ins w:id="8742" w:author="Copy Editor" w:date="2026-10-07T12:26:00Z" w16du:dateUtc="2026-10-07T09:26:00Z"/>
            </w:rPr>
          </w:rPrChange>
        </w:rPr>
        <w:pPrChange w:id="8743" w:author="Copy Editor" w:date="2026-10-07T12:27:00Z" w16du:dateUtc="2026-10-07T09:27:00Z">
          <w:pPr>
            <w:pStyle w:val="bdialogue"/>
          </w:pPr>
        </w:pPrChange>
      </w:pPr>
      <w:ins w:id="8744" w:author="Copy Editor" w:date="2026-10-07T12:26:00Z">
        <w:r w:rsidRPr="00AF5CA2">
          <w:rPr>
            <w:lang w:val="en-US"/>
          </w:rPr>
          <w:t>RICHARD (V.O.)</w:t>
        </w:r>
      </w:ins>
      <w:del w:id="8745" w:author="Copy Editor" w:date="2026-10-07T12:27:00Z" w16du:dateUtc="2026-10-07T09:27:00Z">
        <w:r w:rsidR="007C0FF3" w:rsidDel="00AF5CA2">
          <w:delText xml:space="preserve"> </w:delText>
        </w:r>
      </w:del>
    </w:p>
    <w:p w14:paraId="5E4BDD73" w14:textId="1FD879D1" w:rsidR="003439BF" w:rsidRDefault="003B71DB">
      <w:pPr>
        <w:pStyle w:val="bdialogue"/>
        <w:pPrChange w:id="8746" w:author="Copy Editor" w:date="2026-10-07T12:24:00Z" w16du:dateUtc="2026-10-07T09:24:00Z">
          <w:pPr>
            <w:pStyle w:val="body"/>
          </w:pPr>
        </w:pPrChange>
      </w:pPr>
      <w:r>
        <w:t>Finally,</w:t>
      </w:r>
      <w:r w:rsidR="007C0FF3">
        <w:t xml:space="preserve"> I had a pudding, I thought of having a second helping but that would have been gluttony.  </w:t>
      </w:r>
    </w:p>
    <w:p w14:paraId="5E4BDD74" w14:textId="26BDA410" w:rsidR="003439BF" w:rsidRDefault="007C0FF3" w:rsidP="00AF5CA2">
      <w:pPr>
        <w:pStyle w:val="bdialogue"/>
        <w:rPr>
          <w:ins w:id="8747" w:author="Copy Editor" w:date="2026-10-07T12:27:00Z" w16du:dateUtc="2026-10-07T09:27:00Z"/>
        </w:rPr>
      </w:pPr>
      <w:r>
        <w:t xml:space="preserve">Have you ever seen a puppy when it’s just finished </w:t>
      </w:r>
      <w:r w:rsidR="00AE47F3">
        <w:t>its</w:t>
      </w:r>
      <w:r>
        <w:t xml:space="preserve"> dinner?  It wobbles along with an extended stomach.  When I got up from the </w:t>
      </w:r>
      <w:r w:rsidR="00AE47F3">
        <w:t>table,</w:t>
      </w:r>
      <w:r>
        <w:t xml:space="preserve"> I was </w:t>
      </w:r>
      <w:r>
        <w:lastRenderedPageBreak/>
        <w:t>like that, probably looked pregnant, but boy it was good!</w:t>
      </w:r>
    </w:p>
    <w:p w14:paraId="2B633561" w14:textId="77777777" w:rsidR="00FF0FB4" w:rsidRPr="00FF0FB4" w:rsidRDefault="00FF0FB4" w:rsidP="00FF0FB4">
      <w:pPr>
        <w:pStyle w:val="body"/>
        <w:rPr>
          <w:ins w:id="8748" w:author="Copy Editor" w:date="2026-10-07T12:27:00Z"/>
          <w:b/>
          <w:bCs/>
          <w:lang w:val="en-US"/>
        </w:rPr>
      </w:pPr>
      <w:ins w:id="8749" w:author="Copy Editor" w:date="2026-10-07T12:27:00Z">
        <w:r w:rsidRPr="00FF0FB4">
          <w:rPr>
            <w:b/>
            <w:bCs/>
            <w:lang w:val="en-US"/>
          </w:rPr>
          <w:t>INT. SWIMMING POOL – DAY</w:t>
        </w:r>
      </w:ins>
    </w:p>
    <w:p w14:paraId="180394C2" w14:textId="77777777" w:rsidR="00FF0FB4" w:rsidRPr="00FF0FB4" w:rsidRDefault="00FF0FB4" w:rsidP="00FF0FB4">
      <w:pPr>
        <w:pStyle w:val="body"/>
        <w:rPr>
          <w:ins w:id="8750" w:author="Copy Editor" w:date="2026-10-07T12:27:00Z"/>
          <w:lang w:val="en-US"/>
        </w:rPr>
      </w:pPr>
      <w:ins w:id="8751" w:author="Copy Editor" w:date="2026-10-07T12:27:00Z">
        <w:r w:rsidRPr="00FF0FB4">
          <w:rPr>
            <w:lang w:val="en-US"/>
          </w:rPr>
          <w:t>Richard dives into the pool.</w:t>
        </w:r>
      </w:ins>
    </w:p>
    <w:p w14:paraId="5C6E8F62" w14:textId="77777777" w:rsidR="00FF0FB4" w:rsidRPr="00FF0FB4" w:rsidRDefault="00FF0FB4">
      <w:pPr>
        <w:pStyle w:val="bCHARACTER"/>
        <w:rPr>
          <w:ins w:id="8752" w:author="Copy Editor" w:date="2026-10-07T12:27:00Z"/>
          <w:lang w:val="en-US"/>
        </w:rPr>
        <w:pPrChange w:id="8753" w:author="Copy Editor" w:date="2026-10-07T12:27:00Z" w16du:dateUtc="2026-10-07T09:27:00Z">
          <w:pPr>
            <w:pStyle w:val="body"/>
          </w:pPr>
        </w:pPrChange>
      </w:pPr>
      <w:ins w:id="8754" w:author="Copy Editor" w:date="2026-10-07T12:27:00Z">
        <w:r w:rsidRPr="00FF0FB4">
          <w:rPr>
            <w:lang w:val="en-US"/>
          </w:rPr>
          <w:t>RICHARD (V.O.)</w:t>
        </w:r>
      </w:ins>
    </w:p>
    <w:p w14:paraId="0C1B6F98" w14:textId="6DA12FB0" w:rsidR="00FF0FB4" w:rsidDel="00FF0FB4" w:rsidRDefault="00FF0FB4">
      <w:pPr>
        <w:pStyle w:val="body"/>
        <w:rPr>
          <w:del w:id="8755" w:author="Copy Editor" w:date="2026-10-07T12:27:00Z" w16du:dateUtc="2026-10-07T09:27:00Z"/>
        </w:rPr>
      </w:pPr>
    </w:p>
    <w:p w14:paraId="036D1790" w14:textId="77777777" w:rsidR="00FF0FB4" w:rsidRDefault="007C0FF3" w:rsidP="00FF0FB4">
      <w:pPr>
        <w:pStyle w:val="bdialogue"/>
        <w:rPr>
          <w:ins w:id="8756" w:author="Copy Editor" w:date="2026-10-07T12:27:00Z" w16du:dateUtc="2026-10-07T09:27:00Z"/>
        </w:rPr>
      </w:pPr>
      <w:r>
        <w:t xml:space="preserve">Luxury of luxuries, one day we had a period in the swimming pool.  Now I like swimming, when I’d been at </w:t>
      </w:r>
      <w:r w:rsidR="00AE47F3">
        <w:t>school,</w:t>
      </w:r>
      <w:r>
        <w:t xml:space="preserve"> I’d sometimes go swimming after classes and the pool attendant would ask me, about 7:00pm, to go home because my Mum had phoned up and my dinner was going cold.  </w:t>
      </w:r>
    </w:p>
    <w:p w14:paraId="5E4BDD75" w14:textId="2C38359A" w:rsidR="003439BF" w:rsidRDefault="007C0FF3" w:rsidP="00FF0FB4">
      <w:pPr>
        <w:pStyle w:val="bdialogue"/>
        <w:rPr>
          <w:ins w:id="8757" w:author="Copy Editor" w:date="2026-10-07T12:28:00Z" w16du:dateUtc="2026-10-07T09:28:00Z"/>
        </w:rPr>
      </w:pPr>
      <w:r>
        <w:t xml:space="preserve">I wasn’t much good at diving though, I tried it off the </w:t>
      </w:r>
      <w:r w:rsidR="00AE47F3">
        <w:t>2-metre</w:t>
      </w:r>
      <w:r>
        <w:t xml:space="preserve"> board but didn’t take to it and the closest I ever got to going off the </w:t>
      </w:r>
      <w:r w:rsidR="00D86B4D">
        <w:t>four-metre</w:t>
      </w:r>
      <w:r>
        <w:t xml:space="preserve"> board was to crawl forward on my hands and knees and take a peep over the edge, then beat a hasty retreat.</w:t>
      </w:r>
    </w:p>
    <w:p w14:paraId="2ED5C0C8" w14:textId="77777777" w:rsidR="00A63E9E" w:rsidRPr="00A63E9E" w:rsidRDefault="00A63E9E" w:rsidP="00A63E9E">
      <w:pPr>
        <w:pStyle w:val="body"/>
        <w:rPr>
          <w:ins w:id="8758" w:author="Copy Editor" w:date="2026-10-07T12:28:00Z"/>
          <w:b/>
          <w:bCs/>
          <w:lang w:val="en-US"/>
        </w:rPr>
      </w:pPr>
      <w:ins w:id="8759" w:author="Copy Editor" w:date="2026-10-07T12:28:00Z">
        <w:r w:rsidRPr="00A63E9E">
          <w:rPr>
            <w:b/>
            <w:bCs/>
            <w:lang w:val="en-US"/>
          </w:rPr>
          <w:t>LATER</w:t>
        </w:r>
      </w:ins>
    </w:p>
    <w:p w14:paraId="59518FDF" w14:textId="77777777" w:rsidR="00A63E9E" w:rsidRPr="00A63E9E" w:rsidRDefault="00A63E9E" w:rsidP="00A63E9E">
      <w:pPr>
        <w:pStyle w:val="body"/>
        <w:rPr>
          <w:ins w:id="8760" w:author="Copy Editor" w:date="2026-10-07T12:28:00Z"/>
          <w:lang w:val="en-US"/>
        </w:rPr>
      </w:pPr>
      <w:ins w:id="8761" w:author="Copy Editor" w:date="2026-10-07T12:28:00Z">
        <w:r w:rsidRPr="00A63E9E">
          <w:rPr>
            <w:lang w:val="en-US"/>
          </w:rPr>
          <w:t>Richard gets changed quickly and runs toward the pool.</w:t>
        </w:r>
      </w:ins>
    </w:p>
    <w:p w14:paraId="225A2A9B" w14:textId="5212657E" w:rsidR="00A63E9E" w:rsidRDefault="00A63E9E">
      <w:pPr>
        <w:pStyle w:val="bCHARACTER"/>
        <w:pPrChange w:id="8762" w:author="Copy Editor" w:date="2026-10-07T12:28:00Z" w16du:dateUtc="2026-10-07T09:28:00Z">
          <w:pPr>
            <w:pStyle w:val="body"/>
          </w:pPr>
        </w:pPrChange>
      </w:pPr>
      <w:ins w:id="8763" w:author="Copy Editor" w:date="2026-10-07T12:28:00Z">
        <w:r w:rsidRPr="00A63E9E">
          <w:t>RICHARD (V.O.)</w:t>
        </w:r>
      </w:ins>
    </w:p>
    <w:p w14:paraId="310C4781" w14:textId="77777777" w:rsidR="00EC2C67" w:rsidRDefault="007C0FF3" w:rsidP="00A63E9E">
      <w:pPr>
        <w:pStyle w:val="bdialogue"/>
        <w:rPr>
          <w:ins w:id="8764" w:author="Copy Editor" w:date="2026-10-07T12:29:00Z" w16du:dateUtc="2026-10-07T09:29:00Z"/>
        </w:rPr>
      </w:pPr>
      <w:r>
        <w:t xml:space="preserve">I got changed quickly, ran to the pool and dived in.  I was the second person in. </w:t>
      </w:r>
    </w:p>
    <w:p w14:paraId="0562710C" w14:textId="77777777" w:rsidR="00EC2C67" w:rsidRDefault="007C0FF3" w:rsidP="00EC2C67">
      <w:pPr>
        <w:pStyle w:val="body"/>
        <w:rPr>
          <w:ins w:id="8765" w:author="Copy Editor" w:date="2026-10-07T12:29:00Z" w16du:dateUtc="2026-10-07T09:29:00Z"/>
        </w:rPr>
      </w:pPr>
      <w:del w:id="8766" w:author="Copy Editor" w:date="2026-10-07T12:29:00Z" w16du:dateUtc="2026-10-07T09:29:00Z">
        <w:r w:rsidDel="00EC2C67">
          <w:delText xml:space="preserve"> </w:delText>
        </w:r>
      </w:del>
      <w:r>
        <w:t xml:space="preserve">The instructor </w:t>
      </w:r>
      <w:ins w:id="8767" w:author="Copy Editor" w:date="2026-10-07T12:29:00Z" w16du:dateUtc="2026-10-07T09:29:00Z">
        <w:r w:rsidR="00EC2C67">
          <w:t>appears</w:t>
        </w:r>
      </w:ins>
      <w:del w:id="8768" w:author="Copy Editor" w:date="2026-10-07T12:29:00Z" w16du:dateUtc="2026-10-07T09:29:00Z">
        <w:r w:rsidDel="00EC2C67">
          <w:delText>then appeared</w:delText>
        </w:r>
      </w:del>
      <w:r>
        <w:t xml:space="preserve"> and </w:t>
      </w:r>
      <w:del w:id="8769" w:author="Copy Editor" w:date="2026-10-07T12:29:00Z" w16du:dateUtc="2026-10-07T09:29:00Z">
        <w:r w:rsidDel="00EC2C67">
          <w:delText>a</w:delText>
        </w:r>
      </w:del>
      <w:r>
        <w:t>wait</w:t>
      </w:r>
      <w:ins w:id="8770" w:author="Copy Editor" w:date="2026-10-07T12:29:00Z" w16du:dateUtc="2026-10-07T09:29:00Z">
        <w:r w:rsidR="00EC2C67">
          <w:t>s</w:t>
        </w:r>
      </w:ins>
      <w:del w:id="8771" w:author="Copy Editor" w:date="2026-10-07T12:29:00Z" w16du:dateUtc="2026-10-07T09:29:00Z">
        <w:r w:rsidDel="00EC2C67">
          <w:delText>ed</w:delText>
        </w:r>
      </w:del>
      <w:r>
        <w:t xml:space="preserve"> the next arrival.  </w:t>
      </w:r>
    </w:p>
    <w:p w14:paraId="2FA51414" w14:textId="2994E995" w:rsidR="00967EFB" w:rsidRDefault="007C0FF3" w:rsidP="00967EFB">
      <w:pPr>
        <w:pStyle w:val="body"/>
        <w:rPr>
          <w:ins w:id="8772" w:author="Copy Editor" w:date="2026-10-07T12:29:00Z" w16du:dateUtc="2026-10-07T09:29:00Z"/>
        </w:rPr>
      </w:pPr>
      <w:r>
        <w:t>One of the lads walk</w:t>
      </w:r>
      <w:ins w:id="8773" w:author="Copy Editor" w:date="2026-10-07T12:29:00Z" w16du:dateUtc="2026-10-07T09:29:00Z">
        <w:r w:rsidR="00EC2C67">
          <w:t>s</w:t>
        </w:r>
      </w:ins>
      <w:del w:id="8774" w:author="Copy Editor" w:date="2026-10-07T12:29:00Z" w16du:dateUtc="2026-10-07T09:29:00Z">
        <w:r w:rsidDel="00EC2C67">
          <w:delText>ed</w:delText>
        </w:r>
      </w:del>
      <w:r>
        <w:t xml:space="preserve"> in</w:t>
      </w:r>
      <w:ins w:id="8775" w:author="Copy Editor" w:date="2026-10-07T12:29:00Z" w16du:dateUtc="2026-10-07T09:29:00Z">
        <w:r w:rsidR="00967EFB">
          <w:t>.</w:t>
        </w:r>
      </w:ins>
      <w:del w:id="8776" w:author="Copy Editor" w:date="2026-10-07T12:29:00Z" w16du:dateUtc="2026-10-07T09:29:00Z">
        <w:r w:rsidDel="00967EFB">
          <w:delText xml:space="preserve"> </w:delText>
        </w:r>
      </w:del>
    </w:p>
    <w:p w14:paraId="169AD179" w14:textId="1F17AE87" w:rsidR="00967EFB" w:rsidRDefault="00967EFB">
      <w:pPr>
        <w:pStyle w:val="bCHARACTER"/>
        <w:pPrChange w:id="8777" w:author="Copy Editor" w:date="2026-10-07T12:29:00Z" w16du:dateUtc="2026-10-07T09:29:00Z">
          <w:pPr>
            <w:pStyle w:val="body"/>
          </w:pPr>
        </w:pPrChange>
      </w:pPr>
      <w:ins w:id="8778" w:author="Copy Editor" w:date="2026-10-07T12:29:00Z">
        <w:r w:rsidRPr="00967EFB">
          <w:t>INSTRUCTOR</w:t>
        </w:r>
      </w:ins>
    </w:p>
    <w:p w14:paraId="6FA8E2B0" w14:textId="77777777" w:rsidR="003B71DB" w:rsidRDefault="007C0FF3" w:rsidP="004B3D80">
      <w:pPr>
        <w:pStyle w:val="bdialogue"/>
      </w:pPr>
      <w:del w:id="8779" w:author="Copy Editor" w:date="2026-10-07T12:29:00Z" w16du:dateUtc="2026-10-07T09:29:00Z">
        <w:r w:rsidDel="00967EFB">
          <w:delText>“</w:delText>
        </w:r>
      </w:del>
      <w:r>
        <w:t>Off the top board, that’s how you get in.</w:t>
      </w:r>
      <w:del w:id="8780" w:author="Copy Editor" w:date="2026-10-07T12:29:00Z" w16du:dateUtc="2026-10-07T09:29:00Z">
        <w:r w:rsidDel="00967EFB">
          <w:delText>”</w:delText>
        </w:r>
      </w:del>
      <w:r>
        <w:t xml:space="preserve">  </w:t>
      </w:r>
    </w:p>
    <w:p w14:paraId="690DAA9B" w14:textId="77777777" w:rsidR="00967EFB" w:rsidRDefault="007C0FF3" w:rsidP="00B33299">
      <w:pPr>
        <w:pStyle w:val="body"/>
        <w:rPr>
          <w:ins w:id="8781" w:author="Copy Editor" w:date="2026-10-07T12:30:00Z" w16du:dateUtc="2026-10-07T09:30:00Z"/>
        </w:rPr>
      </w:pPr>
      <w:r>
        <w:t>He loo</w:t>
      </w:r>
      <w:ins w:id="8782" w:author="Copy Editor" w:date="2026-10-07T12:29:00Z" w16du:dateUtc="2026-10-07T09:29:00Z">
        <w:r w:rsidR="00967EFB">
          <w:t>ks</w:t>
        </w:r>
      </w:ins>
      <w:del w:id="8783" w:author="Copy Editor" w:date="2026-10-07T12:29:00Z" w16du:dateUtc="2026-10-07T09:29:00Z">
        <w:r w:rsidDel="00967EFB">
          <w:delText>ked</w:delText>
        </w:r>
      </w:del>
      <w:r>
        <w:t xml:space="preserve"> askance,</w:t>
      </w:r>
    </w:p>
    <w:p w14:paraId="47139EAF" w14:textId="4B7776AE" w:rsidR="003B71DB" w:rsidRDefault="00967EFB">
      <w:pPr>
        <w:pStyle w:val="bCHARACTER"/>
        <w:pPrChange w:id="8784" w:author="Copy Editor" w:date="2026-10-07T12:30:00Z" w16du:dateUtc="2026-10-07T09:30:00Z">
          <w:pPr>
            <w:pStyle w:val="body"/>
          </w:pPr>
        </w:pPrChange>
      </w:pPr>
      <w:ins w:id="8785" w:author="Copy Editor" w:date="2026-10-07T12:30:00Z">
        <w:r w:rsidRPr="00967EFB">
          <w:t>RICHARD</w:t>
        </w:r>
      </w:ins>
      <w:r w:rsidR="007C0FF3">
        <w:t xml:space="preserve"> </w:t>
      </w:r>
    </w:p>
    <w:p w14:paraId="5BA6691D" w14:textId="7F70AD63" w:rsidR="003B71DB" w:rsidRDefault="007C0FF3" w:rsidP="004B3D80">
      <w:pPr>
        <w:pStyle w:val="bdialogue"/>
      </w:pPr>
      <w:del w:id="8786" w:author="Copy Editor" w:date="2026-10-07T12:30:00Z" w16du:dateUtc="2026-10-07T09:30:00Z">
        <w:r w:rsidDel="00967EFB">
          <w:delText>“</w:delText>
        </w:r>
      </w:del>
      <w:r>
        <w:t>That’s what we had to do</w:t>
      </w:r>
      <w:ins w:id="8787" w:author="Copy Editor" w:date="2026-10-07T12:30:00Z" w16du:dateUtc="2026-10-07T09:30:00Z">
        <w:r w:rsidR="00967EFB">
          <w:t>!</w:t>
        </w:r>
      </w:ins>
      <w:del w:id="8788" w:author="Copy Editor" w:date="2026-10-07T12:30:00Z" w16du:dateUtc="2026-10-07T09:30:00Z">
        <w:r w:rsidDel="00967EFB">
          <w:delText>”</w:delText>
        </w:r>
      </w:del>
      <w:r>
        <w:t xml:space="preserve"> </w:t>
      </w:r>
    </w:p>
    <w:p w14:paraId="61F35991" w14:textId="77777777" w:rsidR="002651F3" w:rsidRDefault="007C0FF3" w:rsidP="00B33299">
      <w:pPr>
        <w:pStyle w:val="body"/>
        <w:rPr>
          <w:ins w:id="8789" w:author="Copy Editor" w:date="2026-10-07T12:30:00Z" w16du:dateUtc="2026-10-07T09:30:00Z"/>
        </w:rPr>
      </w:pPr>
      <w:del w:id="8790" w:author="Copy Editor" w:date="2026-10-07T12:30:00Z" w16du:dateUtc="2026-10-07T09:30:00Z">
        <w:r w:rsidDel="00967EFB">
          <w:lastRenderedPageBreak/>
          <w:delText xml:space="preserve">I shouted.  </w:delText>
        </w:r>
      </w:del>
      <w:r>
        <w:t>The instructor look</w:t>
      </w:r>
      <w:ins w:id="8791" w:author="Copy Editor" w:date="2026-10-07T12:30:00Z" w16du:dateUtc="2026-10-07T09:30:00Z">
        <w:r w:rsidR="00967EFB">
          <w:t>s</w:t>
        </w:r>
      </w:ins>
      <w:del w:id="8792" w:author="Copy Editor" w:date="2026-10-07T12:30:00Z" w16du:dateUtc="2026-10-07T09:30:00Z">
        <w:r w:rsidDel="00967EFB">
          <w:delText>ed</w:delText>
        </w:r>
      </w:del>
      <w:r>
        <w:t xml:space="preserve"> at </w:t>
      </w:r>
      <w:ins w:id="8793" w:author="Copy Editor" w:date="2026-10-07T12:30:00Z" w16du:dateUtc="2026-10-07T09:30:00Z">
        <w:r w:rsidR="00967EFB">
          <w:t>Richard</w:t>
        </w:r>
      </w:ins>
      <w:del w:id="8794" w:author="Copy Editor" w:date="2026-10-07T12:30:00Z" w16du:dateUtc="2026-10-07T09:30:00Z">
        <w:r w:rsidDel="00967EFB">
          <w:delText>me,</w:delText>
        </w:r>
      </w:del>
      <w:ins w:id="8795" w:author="Copy Editor" w:date="2026-10-07T12:30:00Z" w16du:dateUtc="2026-10-07T09:30:00Z">
        <w:r w:rsidR="00967EFB">
          <w:t>.</w:t>
        </w:r>
      </w:ins>
    </w:p>
    <w:p w14:paraId="330EEC6C" w14:textId="5785BF74" w:rsidR="003B71DB" w:rsidRDefault="002651F3">
      <w:pPr>
        <w:pStyle w:val="bCHARACTER"/>
        <w:pPrChange w:id="8796" w:author="Copy Editor" w:date="2026-10-07T12:30:00Z" w16du:dateUtc="2026-10-07T09:30:00Z">
          <w:pPr>
            <w:pStyle w:val="body"/>
          </w:pPr>
        </w:pPrChange>
      </w:pPr>
      <w:ins w:id="8797" w:author="Copy Editor" w:date="2026-10-07T12:30:00Z">
        <w:r w:rsidRPr="002651F3">
          <w:t>INSTRUCTOR</w:t>
        </w:r>
      </w:ins>
      <w:r w:rsidR="007C0FF3">
        <w:t xml:space="preserve"> </w:t>
      </w:r>
    </w:p>
    <w:p w14:paraId="5E4BDD76" w14:textId="22A52B5C" w:rsidR="003439BF" w:rsidRDefault="007C0FF3" w:rsidP="004B3D80">
      <w:pPr>
        <w:pStyle w:val="bdialogue"/>
      </w:pPr>
      <w:del w:id="8798" w:author="Copy Editor" w:date="2026-10-07T12:30:00Z" w16du:dateUtc="2026-10-07T09:30:00Z">
        <w:r w:rsidDel="002651F3">
          <w:delText>“</w:delText>
        </w:r>
      </w:del>
      <w:r>
        <w:t>You know what that means don’t you</w:t>
      </w:r>
      <w:del w:id="8799" w:author="Copy Editor" w:date="2026-10-07T12:30:00Z" w16du:dateUtc="2026-10-07T09:30:00Z">
        <w:r w:rsidDel="002651F3">
          <w:delText>”</w:delText>
        </w:r>
      </w:del>
      <w:r>
        <w:t xml:space="preserve">.  </w:t>
      </w:r>
    </w:p>
    <w:p w14:paraId="59806F95" w14:textId="77777777" w:rsidR="002651F3" w:rsidRPr="002651F3" w:rsidRDefault="002651F3">
      <w:pPr>
        <w:pStyle w:val="body"/>
        <w:rPr>
          <w:ins w:id="8800" w:author="Copy Editor" w:date="2026-10-07T12:31:00Z"/>
          <w:lang w:val="en-US"/>
        </w:rPr>
        <w:pPrChange w:id="8801" w:author="Copy Editor" w:date="2026-10-07T12:31:00Z" w16du:dateUtc="2026-10-07T09:31:00Z">
          <w:pPr>
            <w:pStyle w:val="bdialogue"/>
          </w:pPr>
        </w:pPrChange>
      </w:pPr>
      <w:ins w:id="8802" w:author="Copy Editor" w:date="2026-10-07T12:31:00Z">
        <w:r w:rsidRPr="002651F3">
          <w:rPr>
            <w:lang w:val="en-US"/>
          </w:rPr>
          <w:t>Richard gets out of the pool.</w:t>
        </w:r>
      </w:ins>
    </w:p>
    <w:p w14:paraId="2F4580E5" w14:textId="77777777" w:rsidR="002651F3" w:rsidRPr="002651F3" w:rsidRDefault="002651F3">
      <w:pPr>
        <w:pStyle w:val="body"/>
        <w:rPr>
          <w:ins w:id="8803" w:author="Copy Editor" w:date="2026-10-07T12:31:00Z"/>
          <w:lang w:val="en-US"/>
        </w:rPr>
        <w:pPrChange w:id="8804" w:author="Copy Editor" w:date="2026-10-07T12:31:00Z" w16du:dateUtc="2026-10-07T09:31:00Z">
          <w:pPr>
            <w:pStyle w:val="bdialogue"/>
          </w:pPr>
        </w:pPrChange>
      </w:pPr>
      <w:ins w:id="8805" w:author="Copy Editor" w:date="2026-10-07T12:31:00Z">
        <w:r w:rsidRPr="002651F3">
          <w:rPr>
            <w:lang w:val="en-US"/>
          </w:rPr>
          <w:t>He climbs the diving board.</w:t>
        </w:r>
      </w:ins>
    </w:p>
    <w:p w14:paraId="3CBD79A3" w14:textId="531174BF" w:rsidR="002651F3" w:rsidRDefault="00386344">
      <w:pPr>
        <w:pStyle w:val="bCHARACTER"/>
        <w:rPr>
          <w:ins w:id="8806" w:author="Copy Editor" w:date="2026-10-07T12:31:00Z" w16du:dateUtc="2026-10-07T09:31:00Z"/>
        </w:rPr>
        <w:pPrChange w:id="8807" w:author="Copy Editor" w:date="2026-10-07T12:31:00Z" w16du:dateUtc="2026-10-07T09:31:00Z">
          <w:pPr>
            <w:pStyle w:val="bdialogue"/>
          </w:pPr>
        </w:pPrChange>
      </w:pPr>
      <w:ins w:id="8808" w:author="Copy Editor" w:date="2026-10-07T12:31:00Z">
        <w:r w:rsidRPr="00386344">
          <w:t>RICHARD (V.O.)</w:t>
        </w:r>
        <w:r w:rsidRPr="00386344" w:rsidDel="002651F3">
          <w:t xml:space="preserve"> </w:t>
        </w:r>
      </w:ins>
      <w:del w:id="8809" w:author="Copy Editor" w:date="2026-10-07T12:31:00Z" w16du:dateUtc="2026-10-07T09:31:00Z">
        <w:r w:rsidR="007C0FF3" w:rsidDel="002651F3">
          <w:delText xml:space="preserve">I got out of the pool and climbed the diving board.  </w:delText>
        </w:r>
      </w:del>
    </w:p>
    <w:p w14:paraId="2A192334" w14:textId="25EA6083" w:rsidR="003B71DB" w:rsidRDefault="007C0FF3" w:rsidP="002651F3">
      <w:pPr>
        <w:pStyle w:val="bdialogue"/>
        <w:rPr>
          <w:ins w:id="8810" w:author="Copy Editor" w:date="2026-10-07T12:32:00Z" w16du:dateUtc="2026-10-07T09:32:00Z"/>
        </w:rPr>
      </w:pPr>
      <w:del w:id="8811" w:author="Copy Editor" w:date="2026-10-07T12:31:00Z" w16du:dateUtc="2026-10-07T09:31:00Z">
        <w:r w:rsidDel="002651F3">
          <w:delText xml:space="preserve">Now, </w:delText>
        </w:r>
      </w:del>
      <w:r>
        <w:t>I’ve always said to lads starting out</w:t>
      </w:r>
      <w:ins w:id="8812" w:author="Copy Editor" w:date="2026-10-07T12:31:00Z" w16du:dateUtc="2026-10-07T09:31:00Z">
        <w:r w:rsidR="00386344">
          <w:t>-</w:t>
        </w:r>
      </w:ins>
      <w:del w:id="8813" w:author="Copy Editor" w:date="2026-10-07T12:31:00Z" w16du:dateUtc="2026-10-07T09:31:00Z">
        <w:r w:rsidDel="00386344">
          <w:delText xml:space="preserve">, </w:delText>
        </w:r>
      </w:del>
    </w:p>
    <w:p w14:paraId="52014BF2" w14:textId="5F34475D" w:rsidR="00386344" w:rsidRDefault="00386344">
      <w:pPr>
        <w:pStyle w:val="body"/>
        <w:rPr>
          <w:ins w:id="8814" w:author="Copy Editor" w:date="2026-10-07T12:32:00Z" w16du:dateUtc="2026-10-07T09:32:00Z"/>
        </w:rPr>
        <w:pPrChange w:id="8815" w:author="Copy Editor" w:date="2026-10-07T12:32:00Z" w16du:dateUtc="2026-10-07T09:32:00Z">
          <w:pPr>
            <w:pStyle w:val="bdialogue"/>
          </w:pPr>
        </w:pPrChange>
      </w:pPr>
      <w:ins w:id="8816" w:author="Copy Editor" w:date="2026-10-07T12:32:00Z">
        <w:r w:rsidRPr="00386344">
          <w:t>Richard walks toward the edge.</w:t>
        </w:r>
      </w:ins>
    </w:p>
    <w:p w14:paraId="758A0EB0" w14:textId="2E8D1639" w:rsidR="00386344" w:rsidRPr="00386344" w:rsidRDefault="00386344">
      <w:pPr>
        <w:pStyle w:val="bCHARACTER"/>
        <w:pPrChange w:id="8817" w:author="Copy Editor" w:date="2026-10-07T12:32:00Z" w16du:dateUtc="2026-10-07T09:32:00Z">
          <w:pPr>
            <w:pStyle w:val="body"/>
          </w:pPr>
        </w:pPrChange>
      </w:pPr>
      <w:ins w:id="8818" w:author="Copy Editor" w:date="2026-10-07T12:32:00Z">
        <w:r w:rsidRPr="00386344">
          <w:t>RICHARD (V.O.)</w:t>
        </w:r>
      </w:ins>
    </w:p>
    <w:p w14:paraId="1A6F411F" w14:textId="66830917" w:rsidR="003B71DB" w:rsidRDefault="007C0FF3" w:rsidP="004B3D80">
      <w:pPr>
        <w:pStyle w:val="bdialogue"/>
      </w:pPr>
      <w:del w:id="8819" w:author="Copy Editor" w:date="2026-10-07T12:32:00Z" w16du:dateUtc="2026-10-07T09:32:00Z">
        <w:r w:rsidDel="00386344">
          <w:delText>“</w:delText>
        </w:r>
      </w:del>
      <w:r>
        <w:t>You are allowed to be afraid, you are allowed to be very afraid, but you are not allowed to let your fear get the better of you.</w:t>
      </w:r>
      <w:del w:id="8820" w:author="Copy Editor" w:date="2026-10-07T12:32:00Z" w16du:dateUtc="2026-10-07T09:32:00Z">
        <w:r w:rsidDel="00386344">
          <w:delText xml:space="preserve">” </w:delText>
        </w:r>
      </w:del>
    </w:p>
    <w:p w14:paraId="0CE5E705" w14:textId="77777777" w:rsidR="00981EEC" w:rsidRPr="00981EEC" w:rsidRDefault="00981EEC">
      <w:pPr>
        <w:pStyle w:val="body"/>
        <w:rPr>
          <w:ins w:id="8821" w:author="Copy Editor" w:date="2026-10-07T12:33:00Z"/>
          <w:rPrChange w:id="8822" w:author="Copy Editor" w:date="2026-10-07T12:33:00Z" w16du:dateUtc="2026-10-07T09:33:00Z">
            <w:rPr>
              <w:ins w:id="8823" w:author="Copy Editor" w:date="2026-10-07T12:33:00Z"/>
              <w:lang w:val="en-US"/>
            </w:rPr>
          </w:rPrChange>
        </w:rPr>
        <w:pPrChange w:id="8824" w:author="Copy Editor" w:date="2026-10-07T12:33:00Z" w16du:dateUtc="2026-10-07T09:33:00Z">
          <w:pPr>
            <w:pStyle w:val="bdialogue"/>
          </w:pPr>
        </w:pPrChange>
      </w:pPr>
      <w:ins w:id="8825" w:author="Copy Editor" w:date="2026-10-07T12:33:00Z">
        <w:r w:rsidRPr="00981EEC">
          <w:rPr>
            <w:rPrChange w:id="8826" w:author="Copy Editor" w:date="2026-10-07T12:33:00Z" w16du:dateUtc="2026-10-07T09:33:00Z">
              <w:rPr>
                <w:lang w:val="en-US"/>
              </w:rPr>
            </w:rPrChange>
          </w:rPr>
          <w:t>Richard reaches the edge of the board.</w:t>
        </w:r>
      </w:ins>
    </w:p>
    <w:p w14:paraId="6ADC72AC" w14:textId="77777777" w:rsidR="00981EEC" w:rsidRPr="00981EEC" w:rsidRDefault="00981EEC">
      <w:pPr>
        <w:pStyle w:val="body"/>
        <w:rPr>
          <w:ins w:id="8827" w:author="Copy Editor" w:date="2026-10-07T12:33:00Z"/>
          <w:rPrChange w:id="8828" w:author="Copy Editor" w:date="2026-10-07T12:33:00Z" w16du:dateUtc="2026-10-07T09:33:00Z">
            <w:rPr>
              <w:ins w:id="8829" w:author="Copy Editor" w:date="2026-10-07T12:33:00Z"/>
              <w:lang w:val="en-US"/>
            </w:rPr>
          </w:rPrChange>
        </w:rPr>
        <w:pPrChange w:id="8830" w:author="Copy Editor" w:date="2026-10-07T12:33:00Z" w16du:dateUtc="2026-10-07T09:33:00Z">
          <w:pPr>
            <w:pStyle w:val="bdialogue"/>
          </w:pPr>
        </w:pPrChange>
      </w:pPr>
      <w:ins w:id="8831" w:author="Copy Editor" w:date="2026-10-07T12:33:00Z">
        <w:r w:rsidRPr="00981EEC">
          <w:rPr>
            <w:rPrChange w:id="8832" w:author="Copy Editor" w:date="2026-10-07T12:33:00Z" w16du:dateUtc="2026-10-07T09:33:00Z">
              <w:rPr>
                <w:lang w:val="en-US"/>
              </w:rPr>
            </w:rPrChange>
          </w:rPr>
          <w:t>He looks down.</w:t>
        </w:r>
      </w:ins>
    </w:p>
    <w:p w14:paraId="262811BE" w14:textId="77777777" w:rsidR="00981EEC" w:rsidRPr="00981EEC" w:rsidRDefault="00981EEC">
      <w:pPr>
        <w:pStyle w:val="body"/>
        <w:rPr>
          <w:ins w:id="8833" w:author="Copy Editor" w:date="2026-10-07T12:33:00Z"/>
          <w:rPrChange w:id="8834" w:author="Copy Editor" w:date="2026-10-07T12:33:00Z" w16du:dateUtc="2026-10-07T09:33:00Z">
            <w:rPr>
              <w:ins w:id="8835" w:author="Copy Editor" w:date="2026-10-07T12:33:00Z"/>
              <w:lang w:val="en-US"/>
            </w:rPr>
          </w:rPrChange>
        </w:rPr>
        <w:pPrChange w:id="8836" w:author="Copy Editor" w:date="2026-10-07T12:33:00Z" w16du:dateUtc="2026-10-07T09:33:00Z">
          <w:pPr>
            <w:pStyle w:val="bdialogue"/>
          </w:pPr>
        </w:pPrChange>
      </w:pPr>
      <w:ins w:id="8837" w:author="Copy Editor" w:date="2026-10-07T12:33:00Z">
        <w:r w:rsidRPr="00981EEC">
          <w:rPr>
            <w:rPrChange w:id="8838" w:author="Copy Editor" w:date="2026-10-07T12:33:00Z" w16du:dateUtc="2026-10-07T09:33:00Z">
              <w:rPr>
                <w:lang w:val="en-US"/>
              </w:rPr>
            </w:rPrChange>
          </w:rPr>
          <w:t>The pool seems very small below him.</w:t>
        </w:r>
      </w:ins>
    </w:p>
    <w:p w14:paraId="6A3D772B" w14:textId="77777777" w:rsidR="00981EEC" w:rsidRPr="00981EEC" w:rsidRDefault="00981EEC">
      <w:pPr>
        <w:pStyle w:val="body"/>
        <w:rPr>
          <w:ins w:id="8839" w:author="Copy Editor" w:date="2026-10-07T12:33:00Z"/>
          <w:rPrChange w:id="8840" w:author="Copy Editor" w:date="2026-10-07T12:33:00Z" w16du:dateUtc="2026-10-07T09:33:00Z">
            <w:rPr>
              <w:ins w:id="8841" w:author="Copy Editor" w:date="2026-10-07T12:33:00Z"/>
              <w:lang w:val="en-US"/>
            </w:rPr>
          </w:rPrChange>
        </w:rPr>
        <w:pPrChange w:id="8842" w:author="Copy Editor" w:date="2026-10-07T12:33:00Z" w16du:dateUtc="2026-10-07T09:33:00Z">
          <w:pPr>
            <w:pStyle w:val="bdialogue"/>
          </w:pPr>
        </w:pPrChange>
      </w:pPr>
      <w:ins w:id="8843" w:author="Copy Editor" w:date="2026-10-07T12:33:00Z">
        <w:r w:rsidRPr="00981EEC">
          <w:rPr>
            <w:rPrChange w:id="8844" w:author="Copy Editor" w:date="2026-10-07T12:33:00Z" w16du:dateUtc="2026-10-07T09:33:00Z">
              <w:rPr>
                <w:lang w:val="en-US"/>
              </w:rPr>
            </w:rPrChange>
          </w:rPr>
          <w:t>Richard steps off.</w:t>
        </w:r>
      </w:ins>
    </w:p>
    <w:p w14:paraId="5311A1F5" w14:textId="77777777" w:rsidR="00981EEC" w:rsidRPr="00981EEC" w:rsidRDefault="00981EEC">
      <w:pPr>
        <w:pStyle w:val="body"/>
        <w:rPr>
          <w:ins w:id="8845" w:author="Copy Editor" w:date="2026-10-07T12:33:00Z"/>
          <w:lang w:val="en-US"/>
        </w:rPr>
        <w:pPrChange w:id="8846" w:author="Copy Editor" w:date="2026-10-07T12:33:00Z" w16du:dateUtc="2026-10-07T09:33:00Z">
          <w:pPr>
            <w:pStyle w:val="bdialogue"/>
          </w:pPr>
        </w:pPrChange>
      </w:pPr>
      <w:ins w:id="8847" w:author="Copy Editor" w:date="2026-10-07T12:33:00Z">
        <w:r w:rsidRPr="00981EEC">
          <w:rPr>
            <w:rPrChange w:id="8848" w:author="Copy Editor" w:date="2026-10-07T12:33:00Z" w16du:dateUtc="2026-10-07T09:33:00Z">
              <w:rPr>
                <w:lang w:val="en-US"/>
              </w:rPr>
            </w:rPrChange>
          </w:rPr>
          <w:t>He hits the water</w:t>
        </w:r>
        <w:r w:rsidRPr="00981EEC">
          <w:rPr>
            <w:lang w:val="en-US"/>
          </w:rPr>
          <w:t>.</w:t>
        </w:r>
      </w:ins>
    </w:p>
    <w:p w14:paraId="667F1F13" w14:textId="77777777" w:rsidR="00981EEC" w:rsidRPr="00981EEC" w:rsidRDefault="00981EEC">
      <w:pPr>
        <w:pStyle w:val="bCHARACTER"/>
        <w:rPr>
          <w:ins w:id="8849" w:author="Copy Editor" w:date="2026-10-07T12:33:00Z"/>
          <w:lang w:val="en-US"/>
        </w:rPr>
        <w:pPrChange w:id="8850" w:author="Copy Editor" w:date="2026-10-07T12:33:00Z" w16du:dateUtc="2026-10-07T09:33:00Z">
          <w:pPr>
            <w:pStyle w:val="bdialogue"/>
          </w:pPr>
        </w:pPrChange>
      </w:pPr>
      <w:ins w:id="8851" w:author="Copy Editor" w:date="2026-10-07T12:33:00Z">
        <w:r w:rsidRPr="00981EEC">
          <w:rPr>
            <w:lang w:val="en-US"/>
          </w:rPr>
          <w:t>RICHARD (V.O.)</w:t>
        </w:r>
      </w:ins>
    </w:p>
    <w:p w14:paraId="19BB8E6D" w14:textId="77777777" w:rsidR="00981EEC" w:rsidRDefault="007C0FF3" w:rsidP="00981EEC">
      <w:pPr>
        <w:pStyle w:val="bdialogue"/>
        <w:rPr>
          <w:ins w:id="8852" w:author="Copy Editor" w:date="2026-10-07T12:33:00Z" w16du:dateUtc="2026-10-07T09:33:00Z"/>
        </w:rPr>
      </w:pPr>
      <w:del w:id="8853" w:author="Copy Editor" w:date="2026-10-07T12:33:00Z" w16du:dateUtc="2026-10-07T09:33:00Z">
        <w:r w:rsidRPr="00981EEC" w:rsidDel="00981EEC">
          <w:delText xml:space="preserve">I walked to the edge of the board, looked down, the pool looked awfully small down there.  Then I stepped off.  </w:delText>
        </w:r>
      </w:del>
      <w:r>
        <w:t>Nothing like as fearsome as ballooning, didn’t enjoy it but it wasn’t that hard either</w:t>
      </w:r>
      <w:ins w:id="8854" w:author="Copy Editor" w:date="2026-10-07T12:33:00Z" w16du:dateUtc="2026-10-07T09:33:00Z">
        <w:r w:rsidR="00981EEC">
          <w:t>.</w:t>
        </w:r>
      </w:ins>
    </w:p>
    <w:p w14:paraId="5E4BDD77" w14:textId="7BB3E5AF" w:rsidR="003439BF" w:rsidRDefault="007C0FF3" w:rsidP="00981EEC">
      <w:pPr>
        <w:pStyle w:val="bdialogue"/>
        <w:rPr>
          <w:ins w:id="8855" w:author="Copy Editor" w:date="2026-10-07T12:33:00Z" w16du:dateUtc="2026-10-07T09:33:00Z"/>
        </w:rPr>
      </w:pPr>
      <w:del w:id="8856" w:author="Copy Editor" w:date="2026-10-07T12:33:00Z" w16du:dateUtc="2026-10-07T09:33:00Z">
        <w:r w:rsidDel="00981EEC">
          <w:delText>, b</w:delText>
        </w:r>
      </w:del>
      <w:ins w:id="8857" w:author="Copy Editor" w:date="2026-10-07T12:33:00Z" w16du:dateUtc="2026-10-07T09:33:00Z">
        <w:r w:rsidR="00981EEC">
          <w:t>B</w:t>
        </w:r>
      </w:ins>
      <w:r>
        <w:t>ut I did earn the respect of the instructor.</w:t>
      </w:r>
    </w:p>
    <w:p w14:paraId="51C67E5E" w14:textId="77777777" w:rsidR="00A63BA7" w:rsidRPr="00A63BA7" w:rsidRDefault="00A63BA7" w:rsidP="00A63BA7">
      <w:pPr>
        <w:pStyle w:val="body"/>
        <w:rPr>
          <w:ins w:id="8858" w:author="Copy Editor" w:date="2026-10-07T12:33:00Z"/>
          <w:b/>
          <w:bCs/>
          <w:lang w:val="en-US"/>
        </w:rPr>
      </w:pPr>
      <w:ins w:id="8859" w:author="Copy Editor" w:date="2026-10-07T12:33:00Z">
        <w:r w:rsidRPr="00A63BA7">
          <w:rPr>
            <w:b/>
            <w:bCs/>
            <w:lang w:val="en-US"/>
          </w:rPr>
          <w:t>EXT. MILITARY CAMP – FRIDAY – DAY</w:t>
        </w:r>
      </w:ins>
    </w:p>
    <w:p w14:paraId="46EAC98B" w14:textId="77777777" w:rsidR="00A63BA7" w:rsidRPr="00A63BA7" w:rsidRDefault="00A63BA7" w:rsidP="00A63BA7">
      <w:pPr>
        <w:pStyle w:val="body"/>
        <w:rPr>
          <w:ins w:id="8860" w:author="Copy Editor" w:date="2026-10-07T12:33:00Z"/>
          <w:lang w:val="en-US"/>
        </w:rPr>
      </w:pPr>
      <w:ins w:id="8861" w:author="Copy Editor" w:date="2026-10-07T12:33:00Z">
        <w:r w:rsidRPr="00A63BA7">
          <w:rPr>
            <w:lang w:val="en-US"/>
          </w:rPr>
          <w:t>The course participants finish the first week.</w:t>
        </w:r>
      </w:ins>
    </w:p>
    <w:p w14:paraId="3842BAD4" w14:textId="77777777" w:rsidR="00A63BA7" w:rsidRPr="00A63BA7" w:rsidRDefault="00A63BA7">
      <w:pPr>
        <w:pStyle w:val="bCHARACTER"/>
        <w:rPr>
          <w:ins w:id="8862" w:author="Copy Editor" w:date="2026-10-07T12:33:00Z"/>
          <w:lang w:val="en-US"/>
        </w:rPr>
        <w:pPrChange w:id="8863" w:author="Copy Editor" w:date="2026-10-07T12:33:00Z" w16du:dateUtc="2026-10-07T09:33:00Z">
          <w:pPr>
            <w:pStyle w:val="body"/>
          </w:pPr>
        </w:pPrChange>
      </w:pPr>
      <w:ins w:id="8864" w:author="Copy Editor" w:date="2026-10-07T12:33:00Z">
        <w:r w:rsidRPr="00A63BA7">
          <w:rPr>
            <w:lang w:val="en-US"/>
          </w:rPr>
          <w:t>RICHARD (V.O.)</w:t>
        </w:r>
      </w:ins>
    </w:p>
    <w:p w14:paraId="46CD38C4" w14:textId="3924BD85" w:rsidR="00A63BA7" w:rsidDel="00A63BA7" w:rsidRDefault="00A63BA7">
      <w:pPr>
        <w:pStyle w:val="body"/>
        <w:rPr>
          <w:del w:id="8865" w:author="Copy Editor" w:date="2026-10-07T12:34:00Z" w16du:dateUtc="2026-10-07T09:34:00Z"/>
        </w:rPr>
      </w:pPr>
    </w:p>
    <w:p w14:paraId="00310E06" w14:textId="77777777" w:rsidR="00A63BA7" w:rsidRDefault="007C0FF3" w:rsidP="00A63BA7">
      <w:pPr>
        <w:pStyle w:val="bdialogue"/>
        <w:rPr>
          <w:ins w:id="8866" w:author="Copy Editor" w:date="2026-10-07T12:34:00Z" w16du:dateUtc="2026-10-07T09:34:00Z"/>
        </w:rPr>
      </w:pPr>
      <w:r>
        <w:t xml:space="preserve">Friday was the end of the first week and everyone was looking forward to two </w:t>
      </w:r>
      <w:r w:rsidR="003B71DB">
        <w:t>days’</w:t>
      </w:r>
      <w:r>
        <w:t xml:space="preserve"> </w:t>
      </w:r>
      <w:r w:rsidR="00AE47F3">
        <w:t>rest</w:t>
      </w:r>
      <w:ins w:id="8867" w:author="Copy Editor" w:date="2026-10-07T12:34:00Z" w16du:dateUtc="2026-10-07T09:34:00Z">
        <w:r w:rsidR="00A63BA7">
          <w:t>.</w:t>
        </w:r>
      </w:ins>
    </w:p>
    <w:p w14:paraId="162B92D5" w14:textId="77777777" w:rsidR="00A63BA7" w:rsidRDefault="00AE47F3" w:rsidP="00A63BA7">
      <w:pPr>
        <w:pStyle w:val="bdialogue"/>
        <w:rPr>
          <w:ins w:id="8868" w:author="Copy Editor" w:date="2026-10-07T12:34:00Z" w16du:dateUtc="2026-10-07T09:34:00Z"/>
        </w:rPr>
      </w:pPr>
      <w:del w:id="8869" w:author="Copy Editor" w:date="2026-10-07T12:34:00Z" w16du:dateUtc="2026-10-07T09:34:00Z">
        <w:r w:rsidDel="00A63BA7">
          <w:lastRenderedPageBreak/>
          <w:delText>,</w:delText>
        </w:r>
        <w:r w:rsidR="007C0FF3" w:rsidDel="00A63BA7">
          <w:delText xml:space="preserve"> b</w:delText>
        </w:r>
      </w:del>
      <w:ins w:id="8870" w:author="Copy Editor" w:date="2026-10-07T12:34:00Z" w16du:dateUtc="2026-10-07T09:34:00Z">
        <w:r w:rsidR="00A63BA7">
          <w:t>B</w:t>
        </w:r>
      </w:ins>
      <w:r w:rsidR="007C0FF3">
        <w:t xml:space="preserve">ut I had other ideas.  </w:t>
      </w:r>
    </w:p>
    <w:p w14:paraId="0068E9A1" w14:textId="77777777" w:rsidR="00A63BA7" w:rsidRDefault="007C0FF3" w:rsidP="00A63BA7">
      <w:pPr>
        <w:pStyle w:val="bdialogue"/>
        <w:rPr>
          <w:ins w:id="8871" w:author="Copy Editor" w:date="2026-10-07T12:34:00Z" w16du:dateUtc="2026-10-07T09:34:00Z"/>
        </w:rPr>
      </w:pPr>
      <w:r>
        <w:t xml:space="preserve">I’d already done 98 </w:t>
      </w:r>
      <w:r w:rsidR="003B71DB">
        <w:t>jumps,</w:t>
      </w:r>
      <w:r>
        <w:t xml:space="preserve"> and my unit had an aircraft booked for three. </w:t>
      </w:r>
    </w:p>
    <w:p w14:paraId="1BDC0E3C" w14:textId="77777777" w:rsidR="00A63BA7" w:rsidRDefault="007C0FF3" w:rsidP="00A63BA7">
      <w:pPr>
        <w:pStyle w:val="bdialogue"/>
        <w:rPr>
          <w:ins w:id="8872" w:author="Copy Editor" w:date="2026-10-07T12:34:00Z" w16du:dateUtc="2026-10-07T09:34:00Z"/>
        </w:rPr>
      </w:pPr>
      <w:del w:id="8873" w:author="Copy Editor" w:date="2026-10-07T12:34:00Z" w16du:dateUtc="2026-10-07T09:34:00Z">
        <w:r w:rsidDel="00A63BA7">
          <w:delText xml:space="preserve"> </w:delText>
        </w:r>
      </w:del>
      <w:r>
        <w:t xml:space="preserve">Was I going to miss a chance to do my century?  </w:t>
      </w:r>
    </w:p>
    <w:p w14:paraId="0417D627" w14:textId="77777777" w:rsidR="00A63BA7" w:rsidRDefault="007C0FF3" w:rsidP="00A63BA7">
      <w:pPr>
        <w:pStyle w:val="bdialogue"/>
        <w:rPr>
          <w:ins w:id="8874" w:author="Copy Editor" w:date="2026-10-07T12:34:00Z" w16du:dateUtc="2026-10-07T09:34:00Z"/>
        </w:rPr>
      </w:pPr>
      <w:r>
        <w:t>Not flipping likely.  I jumped into my car and drove down to Southampton</w:t>
      </w:r>
      <w:ins w:id="8875" w:author="Copy Editor" w:date="2026-10-07T12:34:00Z" w16du:dateUtc="2026-10-07T09:34:00Z">
        <w:r w:rsidR="00A63BA7">
          <w:t>.</w:t>
        </w:r>
      </w:ins>
    </w:p>
    <w:p w14:paraId="26A75B26" w14:textId="77777777" w:rsidR="00EE1198" w:rsidRPr="00EE1198" w:rsidRDefault="00EE1198" w:rsidP="00EE1198">
      <w:pPr>
        <w:pStyle w:val="body"/>
        <w:rPr>
          <w:ins w:id="8876" w:author="Copy Editor" w:date="2026-10-07T12:35:00Z"/>
          <w:b/>
          <w:bCs/>
          <w:lang w:val="en-US"/>
        </w:rPr>
      </w:pPr>
      <w:ins w:id="8877" w:author="Copy Editor" w:date="2026-10-07T12:35:00Z">
        <w:r w:rsidRPr="00EE1198">
          <w:rPr>
            <w:b/>
            <w:bCs/>
            <w:lang w:val="en-US"/>
          </w:rPr>
          <w:t>EXT. SOUTHAMPTON – DAY</w:t>
        </w:r>
      </w:ins>
    </w:p>
    <w:p w14:paraId="7D607AF2" w14:textId="77777777" w:rsidR="00EE1198" w:rsidRPr="00EE1198" w:rsidRDefault="00EE1198" w:rsidP="00EE1198">
      <w:pPr>
        <w:pStyle w:val="body"/>
        <w:rPr>
          <w:ins w:id="8878" w:author="Copy Editor" w:date="2026-10-07T12:35:00Z"/>
          <w:lang w:val="en-US"/>
        </w:rPr>
      </w:pPr>
      <w:ins w:id="8879" w:author="Copy Editor" w:date="2026-10-07T12:35:00Z">
        <w:r w:rsidRPr="00EE1198">
          <w:rPr>
            <w:lang w:val="en-US"/>
          </w:rPr>
          <w:t>Richard arrives and joins the other parachutists.</w:t>
        </w:r>
      </w:ins>
    </w:p>
    <w:p w14:paraId="79599451" w14:textId="77777777" w:rsidR="00EE1198" w:rsidRPr="00EE1198" w:rsidRDefault="00EE1198" w:rsidP="00EE1198">
      <w:pPr>
        <w:pStyle w:val="body"/>
        <w:rPr>
          <w:ins w:id="8880" w:author="Copy Editor" w:date="2026-10-07T12:35:00Z"/>
          <w:b/>
          <w:bCs/>
          <w:lang w:val="en-US"/>
        </w:rPr>
      </w:pPr>
      <w:ins w:id="8881" w:author="Copy Editor" w:date="2026-10-07T12:35:00Z">
        <w:r w:rsidRPr="00EE1198">
          <w:rPr>
            <w:b/>
            <w:bCs/>
            <w:lang w:val="en-US"/>
          </w:rPr>
          <w:t>INT. TRAINING AREA – DAY</w:t>
        </w:r>
      </w:ins>
    </w:p>
    <w:p w14:paraId="7C9BD1BF" w14:textId="77777777" w:rsidR="00EE1198" w:rsidRPr="00EE1198" w:rsidRDefault="00EE1198" w:rsidP="00EE1198">
      <w:pPr>
        <w:pStyle w:val="body"/>
        <w:rPr>
          <w:ins w:id="8882" w:author="Copy Editor" w:date="2026-10-07T12:35:00Z"/>
          <w:lang w:val="en-US"/>
        </w:rPr>
      </w:pPr>
      <w:ins w:id="8883" w:author="Copy Editor" w:date="2026-10-07T12:35:00Z">
        <w:r w:rsidRPr="00EE1198">
          <w:rPr>
            <w:lang w:val="en-US"/>
          </w:rPr>
          <w:t>The group completes ground training.</w:t>
        </w:r>
      </w:ins>
    </w:p>
    <w:p w14:paraId="00CA8301" w14:textId="77777777" w:rsidR="00EE1198" w:rsidRPr="00EE1198" w:rsidRDefault="00EE1198">
      <w:pPr>
        <w:pStyle w:val="bCHARACTER"/>
        <w:rPr>
          <w:ins w:id="8884" w:author="Copy Editor" w:date="2026-10-07T12:35:00Z"/>
          <w:lang w:val="en-US"/>
        </w:rPr>
        <w:pPrChange w:id="8885" w:author="Copy Editor" w:date="2026-10-07T12:35:00Z" w16du:dateUtc="2026-10-07T09:35:00Z">
          <w:pPr>
            <w:pStyle w:val="body"/>
          </w:pPr>
        </w:pPrChange>
      </w:pPr>
      <w:ins w:id="8886" w:author="Copy Editor" w:date="2026-10-07T12:35:00Z">
        <w:r w:rsidRPr="00EE1198">
          <w:rPr>
            <w:lang w:val="en-US"/>
          </w:rPr>
          <w:t>RICHARD (V.O.)</w:t>
        </w:r>
      </w:ins>
    </w:p>
    <w:p w14:paraId="5A4FC9F1" w14:textId="3598D599" w:rsidR="00324A6F" w:rsidRDefault="00A63BA7">
      <w:pPr>
        <w:pStyle w:val="bdialogue"/>
        <w:pPrChange w:id="8887" w:author="Copy Editor" w:date="2026-10-07T12:33:00Z" w16du:dateUtc="2026-10-07T09:33:00Z">
          <w:pPr>
            <w:pStyle w:val="body"/>
          </w:pPr>
        </w:pPrChange>
      </w:pPr>
      <w:ins w:id="8888" w:author="Copy Editor" w:date="2026-10-07T12:34:00Z" w16du:dateUtc="2026-10-07T09:34:00Z">
        <w:r>
          <w:t>I</w:t>
        </w:r>
      </w:ins>
      <w:del w:id="8889" w:author="Copy Editor" w:date="2026-10-07T12:34:00Z" w16du:dateUtc="2026-10-07T09:34:00Z">
        <w:r w:rsidR="007C0FF3" w:rsidDel="00A63BA7">
          <w:delText>,</w:delText>
        </w:r>
      </w:del>
      <w:r w:rsidR="007C0FF3">
        <w:t xml:space="preserve"> joined the rest of the lads for ground training </w:t>
      </w:r>
    </w:p>
    <w:p w14:paraId="2B1D7423" w14:textId="6D4980A0" w:rsidR="00324A6F" w:rsidRDefault="007C0FF3" w:rsidP="00EE1198">
      <w:pPr>
        <w:pStyle w:val="bdialogue"/>
        <w:rPr>
          <w:ins w:id="8890" w:author="Copy Editor" w:date="2026-10-07T12:35:00Z" w16du:dateUtc="2026-10-07T09:35:00Z"/>
        </w:rPr>
      </w:pPr>
      <w:del w:id="8891" w:author="Copy Editor" w:date="2026-10-07T12:35:00Z" w16du:dateUtc="2026-10-07T09:35:00Z">
        <w:r w:rsidDel="00EE1198">
          <w:delText>(y</w:delText>
        </w:r>
      </w:del>
      <w:ins w:id="8892" w:author="Copy Editor" w:date="2026-10-07T12:35:00Z" w16du:dateUtc="2026-10-07T09:35:00Z">
        <w:r w:rsidR="00EE1198">
          <w:t>Y</w:t>
        </w:r>
      </w:ins>
      <w:r>
        <w:t>ou had to do refresher training before each jump unless you had already jumped within the last three weeks</w:t>
      </w:r>
      <w:ins w:id="8893" w:author="Copy Editor" w:date="2026-10-07T12:35:00Z" w16du:dateUtc="2026-10-07T09:35:00Z">
        <w:r w:rsidR="00EE1198">
          <w:t>.</w:t>
        </w:r>
      </w:ins>
      <w:del w:id="8894" w:author="Copy Editor" w:date="2026-10-07T12:35:00Z" w16du:dateUtc="2026-10-07T09:35:00Z">
        <w:r w:rsidDel="00EE1198">
          <w:delText>)</w:delText>
        </w:r>
      </w:del>
    </w:p>
    <w:p w14:paraId="5EB794D6" w14:textId="77777777" w:rsidR="00EE1198" w:rsidRPr="00EE1198" w:rsidRDefault="00EE1198" w:rsidP="00EE1198">
      <w:pPr>
        <w:pStyle w:val="body"/>
        <w:rPr>
          <w:ins w:id="8895" w:author="Copy Editor" w:date="2026-10-07T12:35:00Z"/>
          <w:b/>
          <w:bCs/>
          <w:lang w:val="en-US"/>
        </w:rPr>
      </w:pPr>
      <w:ins w:id="8896" w:author="Copy Editor" w:date="2026-10-07T12:35:00Z">
        <w:r w:rsidRPr="00EE1198">
          <w:rPr>
            <w:b/>
            <w:bCs/>
            <w:lang w:val="en-US"/>
          </w:rPr>
          <w:t>INT. BAR – EVENING</w:t>
        </w:r>
      </w:ins>
    </w:p>
    <w:p w14:paraId="43D5AEC2" w14:textId="77777777" w:rsidR="00EE1198" w:rsidRPr="00EE1198" w:rsidRDefault="00EE1198" w:rsidP="00EE1198">
      <w:pPr>
        <w:pStyle w:val="body"/>
        <w:rPr>
          <w:ins w:id="8897" w:author="Copy Editor" w:date="2026-10-07T12:35:00Z"/>
          <w:lang w:val="en-US"/>
        </w:rPr>
      </w:pPr>
      <w:ins w:id="8898" w:author="Copy Editor" w:date="2026-10-07T12:35:00Z">
        <w:r w:rsidRPr="00EE1198">
          <w:rPr>
            <w:lang w:val="en-US"/>
          </w:rPr>
          <w:t>The men drink.</w:t>
        </w:r>
      </w:ins>
    </w:p>
    <w:p w14:paraId="779E1A38" w14:textId="74EDA322" w:rsidR="00EE1198" w:rsidRPr="00EE1198" w:rsidRDefault="00EE1198" w:rsidP="00EE1198">
      <w:pPr>
        <w:pStyle w:val="body"/>
        <w:rPr>
          <w:ins w:id="8899" w:author="Copy Editor" w:date="2026-10-07T12:35:00Z"/>
          <w:lang w:val="en-US"/>
        </w:rPr>
      </w:pPr>
      <w:ins w:id="8900" w:author="Copy Editor" w:date="2026-10-07T12:35:00Z">
        <w:r w:rsidRPr="00EE1198">
          <w:rPr>
            <w:lang w:val="en-US"/>
          </w:rPr>
          <w:t xml:space="preserve">Richard has a couple of </w:t>
        </w:r>
      </w:ins>
      <w:ins w:id="8901" w:author="Copy Editor" w:date="2026-10-07T12:35:00Z" w16du:dateUtc="2026-10-07T09:35:00Z">
        <w:r w:rsidR="00BC3493" w:rsidRPr="00EE1198">
          <w:rPr>
            <w:lang w:val="en-US"/>
          </w:rPr>
          <w:t>points</w:t>
        </w:r>
      </w:ins>
      <w:ins w:id="8902" w:author="Copy Editor" w:date="2026-10-07T12:35:00Z">
        <w:r w:rsidRPr="00EE1198">
          <w:rPr>
            <w:lang w:val="en-US"/>
          </w:rPr>
          <w:t>.</w:t>
        </w:r>
      </w:ins>
    </w:p>
    <w:p w14:paraId="0760DD12" w14:textId="77777777" w:rsidR="00EE1198" w:rsidRPr="00EE1198" w:rsidRDefault="00EE1198">
      <w:pPr>
        <w:pStyle w:val="bCHARACTER"/>
        <w:rPr>
          <w:ins w:id="8903" w:author="Copy Editor" w:date="2026-10-07T12:35:00Z"/>
          <w:lang w:val="en-US"/>
        </w:rPr>
        <w:pPrChange w:id="8904" w:author="Copy Editor" w:date="2026-10-07T12:35:00Z" w16du:dateUtc="2026-10-07T09:35:00Z">
          <w:pPr>
            <w:pStyle w:val="body"/>
          </w:pPr>
        </w:pPrChange>
      </w:pPr>
      <w:ins w:id="8905" w:author="Copy Editor" w:date="2026-10-07T12:35:00Z">
        <w:r w:rsidRPr="00EE1198">
          <w:rPr>
            <w:lang w:val="en-US"/>
          </w:rPr>
          <w:t>RICHARD (V.O.)</w:t>
        </w:r>
      </w:ins>
    </w:p>
    <w:p w14:paraId="6FBE66FB" w14:textId="1A4BEF49" w:rsidR="00EE1198" w:rsidDel="00BC3493" w:rsidRDefault="00EE1198">
      <w:pPr>
        <w:pStyle w:val="body"/>
        <w:rPr>
          <w:del w:id="8906" w:author="Copy Editor" w:date="2026-10-07T12:35:00Z" w16du:dateUtc="2026-10-07T09:35:00Z"/>
        </w:rPr>
        <w:pPrChange w:id="8907" w:author="Copy Editor" w:date="2026-10-07T12:35:00Z" w16du:dateUtc="2026-10-07T09:35:00Z">
          <w:pPr>
            <w:pStyle w:val="baparenthisis"/>
          </w:pPr>
        </w:pPrChange>
      </w:pPr>
    </w:p>
    <w:p w14:paraId="4B01CC98" w14:textId="77777777" w:rsidR="00BC3493" w:rsidRDefault="007C0FF3" w:rsidP="00BC3493">
      <w:pPr>
        <w:pStyle w:val="bdialogue"/>
        <w:rPr>
          <w:ins w:id="8908" w:author="Copy Editor" w:date="2026-10-07T12:36:00Z" w16du:dateUtc="2026-10-07T09:36:00Z"/>
        </w:rPr>
      </w:pPr>
      <w:del w:id="8909" w:author="Copy Editor" w:date="2026-10-07T12:35:00Z" w16du:dateUtc="2026-10-07T09:35:00Z">
        <w:r w:rsidDel="00BC3493">
          <w:delText>t</w:delText>
        </w:r>
      </w:del>
      <w:ins w:id="8910" w:author="Copy Editor" w:date="2026-10-07T12:36:00Z" w16du:dateUtc="2026-10-07T09:36:00Z">
        <w:r w:rsidR="00BC3493">
          <w:t>T</w:t>
        </w:r>
      </w:ins>
      <w:r>
        <w:t xml:space="preserve">hen went to the bar.  Now, I was physically exhausted, never was a great boozer, so after a couple of pints headed off to bed.  </w:t>
      </w:r>
    </w:p>
    <w:p w14:paraId="75AECBE5" w14:textId="77777777" w:rsidR="00BC3493" w:rsidRPr="00BC3493" w:rsidRDefault="00BC3493" w:rsidP="00BC3493">
      <w:pPr>
        <w:pStyle w:val="body"/>
        <w:rPr>
          <w:ins w:id="8911" w:author="Copy Editor" w:date="2026-10-07T12:36:00Z"/>
          <w:b/>
          <w:bCs/>
          <w:lang w:val="en-US"/>
        </w:rPr>
      </w:pPr>
      <w:ins w:id="8912" w:author="Copy Editor" w:date="2026-10-07T12:36:00Z">
        <w:r w:rsidRPr="00BC3493">
          <w:rPr>
            <w:b/>
            <w:bCs/>
            <w:lang w:val="en-US"/>
          </w:rPr>
          <w:t>INT. BARRACKS – NIGHT</w:t>
        </w:r>
      </w:ins>
    </w:p>
    <w:p w14:paraId="4DD0F771" w14:textId="77777777" w:rsidR="00BC3493" w:rsidRPr="00BC3493" w:rsidRDefault="00BC3493" w:rsidP="00BC3493">
      <w:pPr>
        <w:pStyle w:val="body"/>
        <w:rPr>
          <w:ins w:id="8913" w:author="Copy Editor" w:date="2026-10-07T12:36:00Z"/>
          <w:lang w:val="en-US"/>
        </w:rPr>
      </w:pPr>
      <w:ins w:id="8914" w:author="Copy Editor" w:date="2026-10-07T12:36:00Z">
        <w:r w:rsidRPr="00BC3493">
          <w:rPr>
            <w:lang w:val="en-US"/>
          </w:rPr>
          <w:t>Richard enters.</w:t>
        </w:r>
      </w:ins>
    </w:p>
    <w:p w14:paraId="64B18F94" w14:textId="77777777" w:rsidR="00BC3493" w:rsidRPr="00BC3493" w:rsidRDefault="00BC3493" w:rsidP="00BC3493">
      <w:pPr>
        <w:pStyle w:val="body"/>
        <w:rPr>
          <w:ins w:id="8915" w:author="Copy Editor" w:date="2026-10-07T12:36:00Z"/>
          <w:lang w:val="en-US"/>
        </w:rPr>
      </w:pPr>
      <w:ins w:id="8916" w:author="Copy Editor" w:date="2026-10-07T12:36:00Z">
        <w:r w:rsidRPr="00BC3493">
          <w:rPr>
            <w:lang w:val="en-US"/>
          </w:rPr>
          <w:t>He finds the only available bed.</w:t>
        </w:r>
      </w:ins>
    </w:p>
    <w:p w14:paraId="0ADDFF54" w14:textId="77777777" w:rsidR="00BC3493" w:rsidRPr="00BC3493" w:rsidRDefault="00BC3493">
      <w:pPr>
        <w:pStyle w:val="bCHARACTER"/>
        <w:rPr>
          <w:ins w:id="8917" w:author="Copy Editor" w:date="2026-10-07T12:36:00Z"/>
          <w:lang w:val="en-US"/>
        </w:rPr>
        <w:pPrChange w:id="8918" w:author="Copy Editor" w:date="2026-10-07T12:36:00Z" w16du:dateUtc="2026-10-07T09:36:00Z">
          <w:pPr>
            <w:pStyle w:val="body"/>
          </w:pPr>
        </w:pPrChange>
      </w:pPr>
      <w:ins w:id="8919" w:author="Copy Editor" w:date="2026-10-07T12:36:00Z">
        <w:r w:rsidRPr="00BC3493">
          <w:rPr>
            <w:lang w:val="en-US"/>
          </w:rPr>
          <w:t>RICHARD (V.O.)</w:t>
        </w:r>
      </w:ins>
    </w:p>
    <w:p w14:paraId="0525164C" w14:textId="77777777" w:rsidR="00A82BFD" w:rsidRDefault="007C0FF3" w:rsidP="00BC3493">
      <w:pPr>
        <w:pStyle w:val="bdialogue"/>
        <w:rPr>
          <w:ins w:id="8920" w:author="Copy Editor" w:date="2026-10-07T12:36:00Z" w16du:dateUtc="2026-10-07T09:36:00Z"/>
        </w:rPr>
      </w:pPr>
      <w:r>
        <w:t xml:space="preserve">I was the first </w:t>
      </w:r>
      <w:r w:rsidR="003B71DB">
        <w:t>one,</w:t>
      </w:r>
      <w:r>
        <w:t xml:space="preserve"> so I got the only bed there was.  </w:t>
      </w:r>
      <w:r>
        <w:lastRenderedPageBreak/>
        <w:t xml:space="preserve">Normally we’d sleep on the floor or if we were lucky on PT mats.  </w:t>
      </w:r>
    </w:p>
    <w:p w14:paraId="03BF8B99" w14:textId="77777777" w:rsidR="00A82BFD" w:rsidRDefault="007C0FF3" w:rsidP="00BC3493">
      <w:pPr>
        <w:pStyle w:val="bdialogue"/>
        <w:rPr>
          <w:ins w:id="8921" w:author="Copy Editor" w:date="2026-10-07T12:37:00Z" w16du:dateUtc="2026-10-07T09:37:00Z"/>
        </w:rPr>
      </w:pPr>
      <w:r>
        <w:t xml:space="preserve">Now, this bed was knackered, the mattress was worn out and saggy and the spring base was well past it’s best as </w:t>
      </w:r>
      <w:r w:rsidR="00AE47F3">
        <w:t>well</w:t>
      </w:r>
      <w:ins w:id="8922" w:author="Copy Editor" w:date="2026-10-07T12:36:00Z" w16du:dateUtc="2026-10-07T09:36:00Z">
        <w:r w:rsidR="00A82BFD">
          <w:t>.</w:t>
        </w:r>
      </w:ins>
    </w:p>
    <w:p w14:paraId="48372FB5" w14:textId="2B2D4A0E" w:rsidR="00A47385" w:rsidRDefault="00A47385" w:rsidP="00A47385">
      <w:pPr>
        <w:pStyle w:val="body"/>
        <w:rPr>
          <w:ins w:id="8923" w:author="Copy Editor" w:date="2026-10-07T12:37:00Z" w16du:dateUtc="2026-10-07T09:37:00Z"/>
        </w:rPr>
      </w:pPr>
      <w:ins w:id="8924" w:author="Copy Editor" w:date="2026-10-07T12:37:00Z">
        <w:r w:rsidRPr="00A47385">
          <w:t>Richard lies down.</w:t>
        </w:r>
      </w:ins>
    </w:p>
    <w:p w14:paraId="2C5EF185" w14:textId="69854E63" w:rsidR="00A47385" w:rsidRDefault="00A47385">
      <w:pPr>
        <w:pStyle w:val="bCHARACTER"/>
        <w:rPr>
          <w:ins w:id="8925" w:author="Copy Editor" w:date="2026-10-07T12:36:00Z" w16du:dateUtc="2026-10-07T09:36:00Z"/>
        </w:rPr>
        <w:pPrChange w:id="8926" w:author="Copy Editor" w:date="2026-10-07T12:37:00Z" w16du:dateUtc="2026-10-07T09:37:00Z">
          <w:pPr>
            <w:pStyle w:val="bdialogue"/>
          </w:pPr>
        </w:pPrChange>
      </w:pPr>
      <w:ins w:id="8927" w:author="Copy Editor" w:date="2026-10-07T12:37:00Z">
        <w:r w:rsidRPr="00A47385">
          <w:t>RICHARD (V.O.)</w:t>
        </w:r>
      </w:ins>
    </w:p>
    <w:p w14:paraId="12AA355C" w14:textId="77777777" w:rsidR="00943811" w:rsidRDefault="00AE47F3" w:rsidP="00BC3493">
      <w:pPr>
        <w:pStyle w:val="bdialogue"/>
        <w:rPr>
          <w:ins w:id="8928" w:author="Copy Editor" w:date="2026-10-07T12:37:00Z" w16du:dateUtc="2026-10-07T09:37:00Z"/>
        </w:rPr>
      </w:pPr>
      <w:del w:id="8929" w:author="Copy Editor" w:date="2026-10-07T12:36:00Z" w16du:dateUtc="2026-10-07T09:36:00Z">
        <w:r w:rsidDel="00A82BFD">
          <w:delText>;</w:delText>
        </w:r>
        <w:r w:rsidR="007C0FF3" w:rsidDel="00A82BFD">
          <w:delText xml:space="preserve"> i</w:delText>
        </w:r>
      </w:del>
      <w:ins w:id="8930" w:author="Copy Editor" w:date="2026-10-07T12:36:00Z" w16du:dateUtc="2026-10-07T09:36:00Z">
        <w:r w:rsidR="00A82BFD">
          <w:t>I</w:t>
        </w:r>
      </w:ins>
      <w:r w:rsidR="007C0FF3">
        <w:t>t was more like sleeping in a hammock.</w:t>
      </w:r>
    </w:p>
    <w:p w14:paraId="4DF66373" w14:textId="77777777" w:rsidR="00943811" w:rsidRPr="00943811" w:rsidRDefault="00943811" w:rsidP="00943811">
      <w:pPr>
        <w:pStyle w:val="body"/>
        <w:rPr>
          <w:ins w:id="8931" w:author="Copy Editor" w:date="2026-10-07T12:37:00Z"/>
          <w:b/>
          <w:bCs/>
          <w:lang w:val="en-US"/>
        </w:rPr>
      </w:pPr>
      <w:ins w:id="8932" w:author="Copy Editor" w:date="2026-10-07T12:37:00Z">
        <w:r w:rsidRPr="00943811">
          <w:rPr>
            <w:b/>
            <w:bCs/>
            <w:lang w:val="en-US"/>
          </w:rPr>
          <w:t>INT. BARRACKS – MORNING</w:t>
        </w:r>
      </w:ins>
    </w:p>
    <w:p w14:paraId="005200DB" w14:textId="77777777" w:rsidR="00943811" w:rsidRPr="00943811" w:rsidRDefault="00943811" w:rsidP="00943811">
      <w:pPr>
        <w:pStyle w:val="body"/>
        <w:rPr>
          <w:ins w:id="8933" w:author="Copy Editor" w:date="2026-10-07T12:37:00Z"/>
          <w:lang w:val="en-US"/>
        </w:rPr>
      </w:pPr>
      <w:ins w:id="8934" w:author="Copy Editor" w:date="2026-10-07T12:37:00Z">
        <w:r w:rsidRPr="00943811">
          <w:rPr>
            <w:lang w:val="en-US"/>
          </w:rPr>
          <w:t>Richard wakes.</w:t>
        </w:r>
      </w:ins>
    </w:p>
    <w:p w14:paraId="64F78F5F" w14:textId="77777777" w:rsidR="00943811" w:rsidRPr="00943811" w:rsidRDefault="00943811" w:rsidP="00943811">
      <w:pPr>
        <w:pStyle w:val="body"/>
        <w:rPr>
          <w:ins w:id="8935" w:author="Copy Editor" w:date="2026-10-07T12:37:00Z"/>
          <w:lang w:val="en-US"/>
        </w:rPr>
      </w:pPr>
      <w:ins w:id="8936" w:author="Copy Editor" w:date="2026-10-07T12:37:00Z">
        <w:r w:rsidRPr="00943811">
          <w:rPr>
            <w:lang w:val="en-US"/>
          </w:rPr>
          <w:t>He tries to sit up.</w:t>
        </w:r>
      </w:ins>
    </w:p>
    <w:p w14:paraId="08442A19" w14:textId="77777777" w:rsidR="00943811" w:rsidRPr="00943811" w:rsidRDefault="00943811" w:rsidP="00943811">
      <w:pPr>
        <w:pStyle w:val="body"/>
        <w:rPr>
          <w:ins w:id="8937" w:author="Copy Editor" w:date="2026-10-07T12:37:00Z"/>
          <w:lang w:val="en-US"/>
        </w:rPr>
      </w:pPr>
      <w:ins w:id="8938" w:author="Copy Editor" w:date="2026-10-07T12:37:00Z">
        <w:r w:rsidRPr="00943811">
          <w:rPr>
            <w:lang w:val="en-US"/>
          </w:rPr>
          <w:t>His back is seized.</w:t>
        </w:r>
      </w:ins>
    </w:p>
    <w:p w14:paraId="3A0FC93D" w14:textId="77777777" w:rsidR="00943811" w:rsidRPr="00943811" w:rsidRDefault="00943811" w:rsidP="00943811">
      <w:pPr>
        <w:pStyle w:val="body"/>
        <w:rPr>
          <w:ins w:id="8939" w:author="Copy Editor" w:date="2026-10-07T12:37:00Z"/>
          <w:lang w:val="en-US"/>
        </w:rPr>
      </w:pPr>
      <w:ins w:id="8940" w:author="Copy Editor" w:date="2026-10-07T12:37:00Z">
        <w:r w:rsidRPr="00943811">
          <w:rPr>
            <w:lang w:val="en-US"/>
          </w:rPr>
          <w:t>He struggles to stand.</w:t>
        </w:r>
      </w:ins>
    </w:p>
    <w:p w14:paraId="5E4BDD78" w14:textId="252F48DB" w:rsidR="003439BF" w:rsidRDefault="00943811">
      <w:pPr>
        <w:pStyle w:val="bCHARACTER"/>
        <w:pPrChange w:id="8941" w:author="Copy Editor" w:date="2026-10-07T12:38:00Z" w16du:dateUtc="2026-10-07T09:38:00Z">
          <w:pPr>
            <w:pStyle w:val="body"/>
            <w:spacing w:before="0"/>
          </w:pPr>
        </w:pPrChange>
      </w:pPr>
      <w:ins w:id="8942" w:author="Copy Editor" w:date="2026-10-07T12:38:00Z">
        <w:r w:rsidRPr="00943811">
          <w:t>RICHARD (V.O.)</w:t>
        </w:r>
      </w:ins>
      <w:r w:rsidR="007C0FF3">
        <w:t xml:space="preserve">  </w:t>
      </w:r>
    </w:p>
    <w:p w14:paraId="0D9E8518" w14:textId="77777777" w:rsidR="003331EC" w:rsidRDefault="007C0FF3" w:rsidP="00943811">
      <w:pPr>
        <w:pStyle w:val="bdialogue"/>
        <w:rPr>
          <w:ins w:id="8943" w:author="Copy Editor" w:date="2026-10-07T12:38:00Z" w16du:dateUtc="2026-10-07T09:38:00Z"/>
        </w:rPr>
      </w:pPr>
      <w:r>
        <w:t xml:space="preserve">In the morning my back had seized </w:t>
      </w:r>
      <w:r w:rsidR="00324A6F">
        <w:t>up,</w:t>
      </w:r>
      <w:r>
        <w:t xml:space="preserve"> and I couldn’t stand up straight.</w:t>
      </w:r>
    </w:p>
    <w:p w14:paraId="3B59B814" w14:textId="77777777" w:rsidR="003331EC" w:rsidRPr="003331EC" w:rsidRDefault="003331EC" w:rsidP="003331EC">
      <w:pPr>
        <w:pStyle w:val="body"/>
        <w:rPr>
          <w:ins w:id="8944" w:author="Copy Editor" w:date="2026-10-07T12:38:00Z"/>
          <w:lang w:val="en-US"/>
        </w:rPr>
      </w:pPr>
      <w:ins w:id="8945" w:author="Copy Editor" w:date="2026-10-07T12:38:00Z">
        <w:r w:rsidRPr="003331EC">
          <w:rPr>
            <w:lang w:val="en-US"/>
          </w:rPr>
          <w:t>Richard slowly gets dressed.</w:t>
        </w:r>
      </w:ins>
    </w:p>
    <w:p w14:paraId="7BF7A197" w14:textId="77777777" w:rsidR="003331EC" w:rsidRPr="003331EC" w:rsidRDefault="003331EC">
      <w:pPr>
        <w:pStyle w:val="bCHARACTER"/>
        <w:rPr>
          <w:ins w:id="8946" w:author="Copy Editor" w:date="2026-10-07T12:38:00Z"/>
          <w:lang w:val="en-US"/>
        </w:rPr>
        <w:pPrChange w:id="8947" w:author="Copy Editor" w:date="2026-10-07T12:38:00Z" w16du:dateUtc="2026-10-07T09:38:00Z">
          <w:pPr>
            <w:pStyle w:val="body"/>
          </w:pPr>
        </w:pPrChange>
      </w:pPr>
      <w:ins w:id="8948" w:author="Copy Editor" w:date="2026-10-07T12:38:00Z">
        <w:r w:rsidRPr="003331EC">
          <w:rPr>
            <w:lang w:val="en-US"/>
          </w:rPr>
          <w:t>RICHARD</w:t>
        </w:r>
      </w:ins>
    </w:p>
    <w:p w14:paraId="5E4BDD79" w14:textId="36B7D32B" w:rsidR="003439BF" w:rsidDel="003331EC" w:rsidRDefault="007C0FF3">
      <w:pPr>
        <w:pStyle w:val="body"/>
        <w:rPr>
          <w:del w:id="8949" w:author="Copy Editor" w:date="2026-10-07T12:38:00Z" w16du:dateUtc="2026-10-07T09:38:00Z"/>
        </w:rPr>
      </w:pPr>
      <w:del w:id="8950" w:author="Copy Editor" w:date="2026-10-07T12:38:00Z" w16du:dateUtc="2026-10-07T09:38:00Z">
        <w:r w:rsidDel="003331EC">
          <w:delText xml:space="preserve">  </w:delText>
        </w:r>
      </w:del>
    </w:p>
    <w:p w14:paraId="5E4BDD7A" w14:textId="4BD74AC4" w:rsidR="003439BF" w:rsidRDefault="007C0FF3" w:rsidP="003331EC">
      <w:pPr>
        <w:pStyle w:val="bdialogue"/>
        <w:rPr>
          <w:ins w:id="8951" w:author="Copy Editor" w:date="2026-10-07T12:38:00Z" w16du:dateUtc="2026-10-07T09:38:00Z"/>
        </w:rPr>
      </w:pPr>
      <w:del w:id="8952" w:author="Copy Editor" w:date="2026-10-07T12:38:00Z" w16du:dateUtc="2026-10-07T09:38:00Z">
        <w:r w:rsidDel="003331EC">
          <w:delText>“</w:delText>
        </w:r>
      </w:del>
      <w:r>
        <w:t>Oh well, I expect it will be OK by the time we get to Lyneham.</w:t>
      </w:r>
      <w:del w:id="8953" w:author="Copy Editor" w:date="2026-10-07T12:38:00Z" w16du:dateUtc="2026-10-07T09:38:00Z">
        <w:r w:rsidDel="003331EC">
          <w:delText xml:space="preserve">”  </w:delText>
        </w:r>
      </w:del>
    </w:p>
    <w:p w14:paraId="7E9394B6" w14:textId="77777777" w:rsidR="004246C5" w:rsidRPr="004246C5" w:rsidRDefault="004246C5" w:rsidP="004246C5">
      <w:pPr>
        <w:pStyle w:val="body"/>
        <w:rPr>
          <w:ins w:id="8954" w:author="Copy Editor" w:date="2026-10-07T12:38:00Z"/>
          <w:b/>
          <w:bCs/>
          <w:lang w:val="en-US"/>
        </w:rPr>
      </w:pPr>
      <w:ins w:id="8955" w:author="Copy Editor" w:date="2026-10-07T12:38:00Z">
        <w:r w:rsidRPr="004246C5">
          <w:rPr>
            <w:b/>
            <w:bCs/>
            <w:lang w:val="en-US"/>
          </w:rPr>
          <w:t>EXT. LYNEHAM – DAY</w:t>
        </w:r>
      </w:ins>
    </w:p>
    <w:p w14:paraId="7EBD0BBE" w14:textId="77777777" w:rsidR="004246C5" w:rsidRPr="004246C5" w:rsidRDefault="004246C5" w:rsidP="004246C5">
      <w:pPr>
        <w:pStyle w:val="body"/>
        <w:rPr>
          <w:ins w:id="8956" w:author="Copy Editor" w:date="2026-10-07T12:38:00Z"/>
          <w:lang w:val="en-US"/>
        </w:rPr>
      </w:pPr>
      <w:ins w:id="8957" w:author="Copy Editor" w:date="2026-10-07T12:38:00Z">
        <w:r w:rsidRPr="004246C5">
          <w:rPr>
            <w:lang w:val="en-US"/>
          </w:rPr>
          <w:t>Richard arrives with the other parachutists.</w:t>
        </w:r>
      </w:ins>
    </w:p>
    <w:p w14:paraId="35787215" w14:textId="77777777" w:rsidR="004246C5" w:rsidRPr="004246C5" w:rsidRDefault="004246C5">
      <w:pPr>
        <w:pStyle w:val="bCHARACTER"/>
        <w:rPr>
          <w:ins w:id="8958" w:author="Copy Editor" w:date="2026-10-07T12:38:00Z"/>
          <w:lang w:val="en-US"/>
        </w:rPr>
        <w:pPrChange w:id="8959" w:author="Copy Editor" w:date="2026-10-07T12:39:00Z" w16du:dateUtc="2026-10-07T09:39:00Z">
          <w:pPr>
            <w:pStyle w:val="body"/>
          </w:pPr>
        </w:pPrChange>
      </w:pPr>
      <w:ins w:id="8960" w:author="Copy Editor" w:date="2026-10-07T12:38:00Z">
        <w:r w:rsidRPr="004246C5">
          <w:rPr>
            <w:lang w:val="en-US"/>
          </w:rPr>
          <w:t>RICHARD (V.O.)</w:t>
        </w:r>
      </w:ins>
    </w:p>
    <w:p w14:paraId="5B147779" w14:textId="0AC13553" w:rsidR="004246C5" w:rsidDel="004246C5" w:rsidRDefault="004246C5">
      <w:pPr>
        <w:pStyle w:val="body"/>
        <w:rPr>
          <w:del w:id="8961" w:author="Copy Editor" w:date="2026-10-07T12:39:00Z" w16du:dateUtc="2026-10-07T09:39:00Z"/>
        </w:rPr>
        <w:pPrChange w:id="8962" w:author="Copy Editor" w:date="2026-10-07T12:38:00Z" w16du:dateUtc="2026-10-07T09:38:00Z">
          <w:pPr>
            <w:pStyle w:val="bdialogue"/>
          </w:pPr>
        </w:pPrChange>
      </w:pPr>
    </w:p>
    <w:p w14:paraId="5B107EC7" w14:textId="77777777" w:rsidR="004246C5" w:rsidRDefault="007C0FF3" w:rsidP="004246C5">
      <w:pPr>
        <w:pStyle w:val="bdialogue"/>
        <w:rPr>
          <w:ins w:id="8963" w:author="Copy Editor" w:date="2026-10-07T12:39:00Z" w16du:dateUtc="2026-10-07T09:39:00Z"/>
        </w:rPr>
      </w:pPr>
      <w:r>
        <w:t xml:space="preserve">It wasn’t. </w:t>
      </w:r>
    </w:p>
    <w:p w14:paraId="7C7B4528" w14:textId="77777777" w:rsidR="00F36199" w:rsidRPr="00F36199" w:rsidRDefault="00F36199" w:rsidP="00F36199">
      <w:pPr>
        <w:pStyle w:val="bdialogue"/>
        <w:rPr>
          <w:ins w:id="8964" w:author="Copy Editor" w:date="2026-10-07T12:39:00Z"/>
          <w:lang w:val="en-US"/>
        </w:rPr>
      </w:pPr>
      <w:ins w:id="8965" w:author="Copy Editor" w:date="2026-10-07T12:39:00Z">
        <w:r w:rsidRPr="00F36199">
          <w:rPr>
            <w:lang w:val="en-US"/>
          </w:rPr>
          <w:t>Richard draws his parachute.</w:t>
        </w:r>
      </w:ins>
    </w:p>
    <w:p w14:paraId="20190639" w14:textId="77777777" w:rsidR="00F36199" w:rsidRPr="00F36199" w:rsidRDefault="00F36199" w:rsidP="00F36199">
      <w:pPr>
        <w:pStyle w:val="bdialogue"/>
        <w:rPr>
          <w:ins w:id="8966" w:author="Copy Editor" w:date="2026-10-07T12:39:00Z"/>
          <w:lang w:val="en-US"/>
        </w:rPr>
      </w:pPr>
      <w:ins w:id="8967" w:author="Copy Editor" w:date="2026-10-07T12:39:00Z">
        <w:r w:rsidRPr="00F36199">
          <w:rPr>
            <w:lang w:val="en-US"/>
          </w:rPr>
          <w:t>He fits it and boards the aircraft carrying his weapons container.</w:t>
        </w:r>
      </w:ins>
    </w:p>
    <w:p w14:paraId="7B106CEE" w14:textId="77777777" w:rsidR="00F36199" w:rsidRPr="00F36199" w:rsidRDefault="00F36199">
      <w:pPr>
        <w:pStyle w:val="aSCENEHEAD"/>
        <w:rPr>
          <w:ins w:id="8968" w:author="Copy Editor" w:date="2026-10-07T12:39:00Z"/>
          <w:lang w:val="en-US"/>
        </w:rPr>
        <w:pPrChange w:id="8969" w:author="Copy Editor" w:date="2026-10-07T12:40:00Z" w16du:dateUtc="2026-10-07T09:40:00Z">
          <w:pPr>
            <w:pStyle w:val="bdialogue"/>
          </w:pPr>
        </w:pPrChange>
      </w:pPr>
      <w:ins w:id="8970" w:author="Copy Editor" w:date="2026-10-07T12:39:00Z">
        <w:r w:rsidRPr="00F36199">
          <w:rPr>
            <w:lang w:val="en-US"/>
          </w:rPr>
          <w:t>INT. AIRCRAFT – IN FLIGHT – DAY</w:t>
        </w:r>
      </w:ins>
    </w:p>
    <w:p w14:paraId="402FD774" w14:textId="77777777" w:rsidR="00F36199" w:rsidRPr="00F36199" w:rsidRDefault="00F36199">
      <w:pPr>
        <w:pStyle w:val="body"/>
        <w:rPr>
          <w:ins w:id="8971" w:author="Copy Editor" w:date="2026-10-07T12:39:00Z"/>
          <w:lang w:val="en-US"/>
        </w:rPr>
        <w:pPrChange w:id="8972" w:author="Copy Editor" w:date="2026-10-07T12:39:00Z" w16du:dateUtc="2026-10-07T09:39:00Z">
          <w:pPr>
            <w:pStyle w:val="bdialogue"/>
          </w:pPr>
        </w:pPrChange>
      </w:pPr>
      <w:ins w:id="8973" w:author="Copy Editor" w:date="2026-10-07T12:39:00Z">
        <w:r w:rsidRPr="00F36199">
          <w:rPr>
            <w:lang w:val="en-US"/>
          </w:rPr>
          <w:lastRenderedPageBreak/>
          <w:t>The aircraft approaches the drop zone.</w:t>
        </w:r>
      </w:ins>
    </w:p>
    <w:p w14:paraId="066953B0" w14:textId="77777777" w:rsidR="00F36199" w:rsidRPr="00F36199" w:rsidRDefault="00F36199">
      <w:pPr>
        <w:pStyle w:val="body"/>
        <w:rPr>
          <w:ins w:id="8974" w:author="Copy Editor" w:date="2026-10-07T12:39:00Z"/>
          <w:lang w:val="en-US"/>
        </w:rPr>
        <w:pPrChange w:id="8975" w:author="Copy Editor" w:date="2026-10-07T12:39:00Z" w16du:dateUtc="2026-10-07T09:39:00Z">
          <w:pPr>
            <w:pStyle w:val="bdialogue"/>
          </w:pPr>
        </w:pPrChange>
      </w:pPr>
      <w:ins w:id="8976" w:author="Copy Editor" w:date="2026-10-07T12:39:00Z">
        <w:r w:rsidRPr="00F36199">
          <w:rPr>
            <w:lang w:val="en-US"/>
          </w:rPr>
          <w:t>Richard tries to stand upright.</w:t>
        </w:r>
      </w:ins>
    </w:p>
    <w:p w14:paraId="11BC328D" w14:textId="77777777" w:rsidR="00F36199" w:rsidRPr="00F36199" w:rsidRDefault="00F36199">
      <w:pPr>
        <w:pStyle w:val="body"/>
        <w:rPr>
          <w:ins w:id="8977" w:author="Copy Editor" w:date="2026-10-07T12:39:00Z"/>
          <w:lang w:val="en-US"/>
        </w:rPr>
        <w:pPrChange w:id="8978" w:author="Copy Editor" w:date="2026-10-07T12:39:00Z" w16du:dateUtc="2026-10-07T09:39:00Z">
          <w:pPr>
            <w:pStyle w:val="bdialogue"/>
          </w:pPr>
        </w:pPrChange>
      </w:pPr>
      <w:ins w:id="8979" w:author="Copy Editor" w:date="2026-10-07T12:39:00Z">
        <w:r w:rsidRPr="00F36199">
          <w:rPr>
            <w:lang w:val="en-US"/>
          </w:rPr>
          <w:t>He cannot.</w:t>
        </w:r>
      </w:ins>
    </w:p>
    <w:p w14:paraId="7BEBF3C1" w14:textId="77777777" w:rsidR="00F36199" w:rsidRPr="00F36199" w:rsidRDefault="00F36199">
      <w:pPr>
        <w:pStyle w:val="bCHARACTER"/>
        <w:rPr>
          <w:ins w:id="8980" w:author="Copy Editor" w:date="2026-10-07T12:39:00Z"/>
          <w:lang w:val="en-US"/>
        </w:rPr>
        <w:pPrChange w:id="8981" w:author="Copy Editor" w:date="2026-10-07T12:40:00Z" w16du:dateUtc="2026-10-07T09:40:00Z">
          <w:pPr>
            <w:pStyle w:val="bdialogue"/>
          </w:pPr>
        </w:pPrChange>
      </w:pPr>
      <w:ins w:id="8982" w:author="Copy Editor" w:date="2026-10-07T12:39:00Z">
        <w:r w:rsidRPr="00F36199">
          <w:rPr>
            <w:lang w:val="en-US"/>
          </w:rPr>
          <w:t>RICHARD (V.O.)</w:t>
        </w:r>
      </w:ins>
    </w:p>
    <w:p w14:paraId="39CDB747" w14:textId="77777777" w:rsidR="00F36199" w:rsidRDefault="007C0FF3" w:rsidP="00F36199">
      <w:pPr>
        <w:pStyle w:val="bdialogue"/>
        <w:rPr>
          <w:ins w:id="8983" w:author="Copy Editor" w:date="2026-10-07T12:40:00Z" w16du:dateUtc="2026-10-07T09:40:00Z"/>
        </w:rPr>
      </w:pPr>
      <w:del w:id="8984" w:author="Copy Editor" w:date="2026-10-07T12:39:00Z" w16du:dateUtc="2026-10-07T09:39:00Z">
        <w:r w:rsidDel="004246C5">
          <w:delText xml:space="preserve"> </w:delText>
        </w:r>
        <w:r w:rsidDel="00F36199">
          <w:delText xml:space="preserve">I drew my ‘chute, fitted it, and boarded the aircraft with my weapons container.  </w:delText>
        </w:r>
      </w:del>
      <w:r>
        <w:t xml:space="preserve">As we approached the drop zone I tried and failed to stand upright.  </w:t>
      </w:r>
    </w:p>
    <w:p w14:paraId="28837028" w14:textId="77777777" w:rsidR="008A4108" w:rsidRDefault="007C0FF3" w:rsidP="00F36199">
      <w:pPr>
        <w:pStyle w:val="bdialogue"/>
        <w:rPr>
          <w:ins w:id="8985" w:author="Copy Editor" w:date="2026-10-07T12:40:00Z" w16du:dateUtc="2026-10-07T09:40:00Z"/>
        </w:rPr>
      </w:pPr>
      <w:r>
        <w:t xml:space="preserve">When the green light came </w:t>
      </w:r>
      <w:r w:rsidR="00324A6F">
        <w:t>on,</w:t>
      </w:r>
      <w:r>
        <w:t xml:space="preserve"> I was hunching down the aircraft, felt like I was dragging my knuckles on the deck</w:t>
      </w:r>
      <w:del w:id="8986" w:author="Copy Editor" w:date="2026-10-07T12:40:00Z" w16du:dateUtc="2026-10-07T09:40:00Z">
        <w:r w:rsidDel="008A4108">
          <w:delText>,</w:delText>
        </w:r>
      </w:del>
      <w:r>
        <w:t xml:space="preserve"> and leapt out.  </w:t>
      </w:r>
    </w:p>
    <w:p w14:paraId="3D42F28F" w14:textId="77777777" w:rsidR="008A4108" w:rsidRDefault="007C0FF3" w:rsidP="00F36199">
      <w:pPr>
        <w:pStyle w:val="bdialogue"/>
        <w:rPr>
          <w:ins w:id="8987" w:author="Copy Editor" w:date="2026-10-07T12:40:00Z" w16du:dateUtc="2026-10-07T09:40:00Z"/>
        </w:rPr>
      </w:pPr>
      <w:r>
        <w:t xml:space="preserve">Parachute deployed and I decelerated at about 2G.  Back didn’t like that.  </w:t>
      </w:r>
    </w:p>
    <w:p w14:paraId="17F25B38" w14:textId="77777777" w:rsidR="00F37FAB" w:rsidRDefault="007C0FF3" w:rsidP="00F36199">
      <w:pPr>
        <w:pStyle w:val="bdialogue"/>
        <w:rPr>
          <w:ins w:id="8988" w:author="Copy Editor" w:date="2026-10-07T12:41:00Z" w16du:dateUtc="2026-10-07T09:41:00Z"/>
        </w:rPr>
      </w:pPr>
      <w:r>
        <w:t xml:space="preserve">Lowered my weapons container on </w:t>
      </w:r>
      <w:r w:rsidR="00324A6F">
        <w:t>its</w:t>
      </w:r>
      <w:r>
        <w:t xml:space="preserve"> suspension rope and prepared for the landing.</w:t>
      </w:r>
    </w:p>
    <w:p w14:paraId="1EA49CA4" w14:textId="77777777" w:rsidR="00F37FAB" w:rsidRPr="00F37FAB" w:rsidRDefault="00F37FAB" w:rsidP="00F37FAB">
      <w:pPr>
        <w:pStyle w:val="body"/>
        <w:rPr>
          <w:ins w:id="8989" w:author="Copy Editor" w:date="2026-10-07T12:41:00Z"/>
          <w:b/>
          <w:bCs/>
          <w:lang w:val="en-US"/>
        </w:rPr>
      </w:pPr>
      <w:ins w:id="8990" w:author="Copy Editor" w:date="2026-10-07T12:41:00Z">
        <w:r w:rsidRPr="00F37FAB">
          <w:rPr>
            <w:b/>
            <w:bCs/>
            <w:lang w:val="en-US"/>
          </w:rPr>
          <w:t>EXT. DROP ZONE – CONTINUOUS</w:t>
        </w:r>
      </w:ins>
    </w:p>
    <w:p w14:paraId="2C1A0723" w14:textId="77777777" w:rsidR="00F37FAB" w:rsidRPr="00F37FAB" w:rsidRDefault="00F37FAB" w:rsidP="00F37FAB">
      <w:pPr>
        <w:pStyle w:val="body"/>
        <w:rPr>
          <w:ins w:id="8991" w:author="Copy Editor" w:date="2026-10-07T12:41:00Z"/>
          <w:lang w:val="en-US"/>
        </w:rPr>
      </w:pPr>
      <w:ins w:id="8992" w:author="Copy Editor" w:date="2026-10-07T12:41:00Z">
        <w:r w:rsidRPr="00F37FAB">
          <w:rPr>
            <w:lang w:val="en-US"/>
          </w:rPr>
          <w:t>The ground rushes toward Richard.</w:t>
        </w:r>
      </w:ins>
    </w:p>
    <w:p w14:paraId="7D85B665" w14:textId="5A07E2F9" w:rsidR="008A4108" w:rsidRDefault="00F37FAB">
      <w:pPr>
        <w:pStyle w:val="bCHARACTER"/>
        <w:rPr>
          <w:ins w:id="8993" w:author="Copy Editor" w:date="2026-10-07T12:41:00Z" w16du:dateUtc="2026-10-07T09:41:00Z"/>
        </w:rPr>
        <w:pPrChange w:id="8994" w:author="Copy Editor" w:date="2026-10-07T12:41:00Z" w16du:dateUtc="2026-10-07T09:41:00Z">
          <w:pPr>
            <w:pStyle w:val="bdialogue"/>
          </w:pPr>
        </w:pPrChange>
      </w:pPr>
      <w:ins w:id="8995" w:author="Copy Editor" w:date="2026-10-07T12:41:00Z">
        <w:r w:rsidRPr="00F37FAB">
          <w:t>RICHARD (V.O.)</w:t>
        </w:r>
      </w:ins>
      <w:r w:rsidR="007C0FF3">
        <w:t xml:space="preserve">  </w:t>
      </w:r>
    </w:p>
    <w:p w14:paraId="5E4BDD7B" w14:textId="77972C26" w:rsidR="003439BF" w:rsidRDefault="007C0FF3">
      <w:pPr>
        <w:pStyle w:val="bdialogue"/>
        <w:pPrChange w:id="8996" w:author="Copy Editor" w:date="2026-10-07T12:40:00Z" w16du:dateUtc="2026-10-07T09:40:00Z">
          <w:pPr>
            <w:pStyle w:val="body"/>
          </w:pPr>
        </w:pPrChange>
      </w:pPr>
      <w:r>
        <w:t>Gloucestershire came up and hit me when it was good and ready, another jolt to my back.  After that my back was even worse!</w:t>
      </w:r>
    </w:p>
    <w:p w14:paraId="3D90963B" w14:textId="77777777" w:rsidR="00824A89" w:rsidRPr="00824A89" w:rsidRDefault="00824A89" w:rsidP="00824A89">
      <w:pPr>
        <w:pStyle w:val="body"/>
        <w:rPr>
          <w:ins w:id="8997" w:author="Copy Editor" w:date="2026-10-07T12:42:00Z"/>
          <w:b/>
          <w:bCs/>
          <w:lang w:val="en-US"/>
        </w:rPr>
      </w:pPr>
      <w:ins w:id="8998" w:author="Copy Editor" w:date="2026-10-07T12:42:00Z">
        <w:r w:rsidRPr="00824A89">
          <w:rPr>
            <w:b/>
            <w:bCs/>
            <w:lang w:val="en-US"/>
          </w:rPr>
          <w:t>INT. LORRY – DAY</w:t>
        </w:r>
      </w:ins>
    </w:p>
    <w:p w14:paraId="6EE02C59" w14:textId="77777777" w:rsidR="00824A89" w:rsidRPr="00824A89" w:rsidRDefault="00824A89" w:rsidP="00824A89">
      <w:pPr>
        <w:pStyle w:val="body"/>
        <w:rPr>
          <w:ins w:id="8999" w:author="Copy Editor" w:date="2026-10-07T12:42:00Z"/>
          <w:lang w:val="en-US"/>
        </w:rPr>
      </w:pPr>
      <w:ins w:id="9000" w:author="Copy Editor" w:date="2026-10-07T12:42:00Z">
        <w:r w:rsidRPr="00824A89">
          <w:rPr>
            <w:lang w:val="en-US"/>
          </w:rPr>
          <w:t>Richard climbs into the lorry with the other parachutists.</w:t>
        </w:r>
      </w:ins>
    </w:p>
    <w:p w14:paraId="29124726" w14:textId="77777777" w:rsidR="00824A89" w:rsidRPr="00824A89" w:rsidRDefault="00824A89" w:rsidP="00824A89">
      <w:pPr>
        <w:pStyle w:val="body"/>
        <w:rPr>
          <w:ins w:id="9001" w:author="Copy Editor" w:date="2026-10-07T12:42:00Z"/>
          <w:b/>
          <w:bCs/>
          <w:lang w:val="en-US"/>
        </w:rPr>
      </w:pPr>
      <w:ins w:id="9002" w:author="Copy Editor" w:date="2026-10-07T12:42:00Z">
        <w:r w:rsidRPr="00824A89">
          <w:rPr>
            <w:b/>
            <w:bCs/>
            <w:lang w:val="en-US"/>
          </w:rPr>
          <w:t>EXT. LYNEHAM – LATER</w:t>
        </w:r>
      </w:ins>
    </w:p>
    <w:p w14:paraId="3D40372D" w14:textId="77777777" w:rsidR="00824A89" w:rsidRPr="00824A89" w:rsidRDefault="00824A89" w:rsidP="00824A89">
      <w:pPr>
        <w:pStyle w:val="body"/>
        <w:rPr>
          <w:ins w:id="9003" w:author="Copy Editor" w:date="2026-10-07T12:42:00Z"/>
          <w:lang w:val="en-US"/>
        </w:rPr>
      </w:pPr>
      <w:ins w:id="9004" w:author="Copy Editor" w:date="2026-10-07T12:42:00Z">
        <w:r w:rsidRPr="00824A89">
          <w:rPr>
            <w:lang w:val="en-US"/>
          </w:rPr>
          <w:t>The parachutists prepare for another jump.</w:t>
        </w:r>
      </w:ins>
    </w:p>
    <w:p w14:paraId="63917FEE" w14:textId="77777777" w:rsidR="00824A89" w:rsidRPr="00824A89" w:rsidRDefault="00824A89">
      <w:pPr>
        <w:pStyle w:val="bCHARACTER"/>
        <w:rPr>
          <w:ins w:id="9005" w:author="Copy Editor" w:date="2026-10-07T12:42:00Z"/>
          <w:lang w:val="en-US"/>
        </w:rPr>
        <w:pPrChange w:id="9006" w:author="Copy Editor" w:date="2026-10-07T12:42:00Z" w16du:dateUtc="2026-10-07T09:42:00Z">
          <w:pPr>
            <w:pStyle w:val="body"/>
          </w:pPr>
        </w:pPrChange>
      </w:pPr>
      <w:ins w:id="9007" w:author="Copy Editor" w:date="2026-10-07T12:42:00Z">
        <w:r w:rsidRPr="00824A89">
          <w:rPr>
            <w:lang w:val="en-US"/>
          </w:rPr>
          <w:t>RICHARD (V.O.)</w:t>
        </w:r>
      </w:ins>
    </w:p>
    <w:p w14:paraId="6979D7B9" w14:textId="77777777" w:rsidR="00A71A39" w:rsidRDefault="00824A89" w:rsidP="00824A89">
      <w:pPr>
        <w:pStyle w:val="bdialogue"/>
        <w:rPr>
          <w:ins w:id="9008" w:author="Copy Editor" w:date="2026-10-07T12:42:00Z" w16du:dateUtc="2026-10-07T09:42:00Z"/>
        </w:rPr>
      </w:pPr>
      <w:ins w:id="9009" w:author="Copy Editor" w:date="2026-10-07T12:42:00Z" w16du:dateUtc="2026-10-07T09:42:00Z">
        <w:r>
          <w:t xml:space="preserve">I </w:t>
        </w:r>
      </w:ins>
      <w:del w:id="9010" w:author="Copy Editor" w:date="2026-10-07T12:42:00Z" w16du:dateUtc="2026-10-07T09:42:00Z">
        <w:r w:rsidR="007C0FF3" w:rsidDel="00824A89">
          <w:delText>C</w:delText>
        </w:r>
      </w:del>
      <w:ins w:id="9011" w:author="Copy Editor" w:date="2026-10-07T12:42:00Z" w16du:dateUtc="2026-10-07T09:42:00Z">
        <w:r>
          <w:t>c</w:t>
        </w:r>
      </w:ins>
      <w:r w:rsidR="007C0FF3">
        <w:t>limbed into the lorry and returned to Lyneham for a repeat performance.</w:t>
      </w:r>
    </w:p>
    <w:p w14:paraId="277EBF91" w14:textId="77777777" w:rsidR="00A71A39" w:rsidRPr="00A71A39" w:rsidRDefault="00A71A39" w:rsidP="00A71A39">
      <w:pPr>
        <w:pStyle w:val="body"/>
        <w:rPr>
          <w:ins w:id="9012" w:author="Copy Editor" w:date="2026-10-07T12:43:00Z"/>
          <w:b/>
          <w:bCs/>
          <w:lang w:val="en-US"/>
        </w:rPr>
      </w:pPr>
      <w:ins w:id="9013" w:author="Copy Editor" w:date="2026-10-07T12:43:00Z">
        <w:r w:rsidRPr="00A71A39">
          <w:rPr>
            <w:b/>
            <w:bCs/>
            <w:lang w:val="en-US"/>
          </w:rPr>
          <w:t>INT. AIRCRAFT – IN FLIGHT – DAY</w:t>
        </w:r>
      </w:ins>
    </w:p>
    <w:p w14:paraId="4487F74B" w14:textId="77777777" w:rsidR="00A71A39" w:rsidRPr="00A71A39" w:rsidRDefault="00A71A39" w:rsidP="00A71A39">
      <w:pPr>
        <w:pStyle w:val="body"/>
        <w:rPr>
          <w:ins w:id="9014" w:author="Copy Editor" w:date="2026-10-07T12:43:00Z"/>
          <w:lang w:val="en-US"/>
        </w:rPr>
      </w:pPr>
      <w:ins w:id="9015" w:author="Copy Editor" w:date="2026-10-07T12:43:00Z">
        <w:r w:rsidRPr="00A71A39">
          <w:rPr>
            <w:lang w:val="en-US"/>
          </w:rPr>
          <w:lastRenderedPageBreak/>
          <w:t>Richard stands in the aircraft, ready to jump.</w:t>
        </w:r>
      </w:ins>
    </w:p>
    <w:p w14:paraId="5B008B44" w14:textId="178DD081" w:rsidR="00824A89" w:rsidRPr="00A71A39" w:rsidRDefault="00A71A39">
      <w:pPr>
        <w:pStyle w:val="bCHARACTER"/>
        <w:rPr>
          <w:ins w:id="9016" w:author="Copy Editor" w:date="2026-10-07T12:42:00Z" w16du:dateUtc="2026-10-07T09:42:00Z"/>
          <w:lang w:val="en-US"/>
          <w:rPrChange w:id="9017" w:author="Copy Editor" w:date="2026-10-07T12:43:00Z" w16du:dateUtc="2026-10-07T09:43:00Z">
            <w:rPr>
              <w:ins w:id="9018" w:author="Copy Editor" w:date="2026-10-07T12:42:00Z" w16du:dateUtc="2026-10-07T09:42:00Z"/>
            </w:rPr>
          </w:rPrChange>
        </w:rPr>
        <w:pPrChange w:id="9019" w:author="Copy Editor" w:date="2026-10-07T12:43:00Z" w16du:dateUtc="2026-10-07T09:43:00Z">
          <w:pPr>
            <w:pStyle w:val="bdialogue"/>
          </w:pPr>
        </w:pPrChange>
      </w:pPr>
      <w:ins w:id="9020" w:author="Copy Editor" w:date="2026-10-07T12:43:00Z">
        <w:r w:rsidRPr="00A71A39">
          <w:rPr>
            <w:lang w:val="en-US"/>
          </w:rPr>
          <w:t>RICHARD (V.O.)</w:t>
        </w:r>
      </w:ins>
      <w:del w:id="9021" w:author="Copy Editor" w:date="2026-10-07T12:43:00Z" w16du:dateUtc="2026-10-07T09:43:00Z">
        <w:r w:rsidR="007C0FF3" w:rsidDel="00A71A39">
          <w:delText xml:space="preserve">  </w:delText>
        </w:r>
      </w:del>
    </w:p>
    <w:p w14:paraId="2C03D198" w14:textId="77777777" w:rsidR="00BF1DC7" w:rsidRDefault="00A71A39" w:rsidP="00824A89">
      <w:pPr>
        <w:pStyle w:val="bdialogue"/>
        <w:rPr>
          <w:ins w:id="9022" w:author="Copy Editor" w:date="2026-10-07T12:43:00Z" w16du:dateUtc="2026-10-07T09:43:00Z"/>
        </w:rPr>
      </w:pPr>
      <w:ins w:id="9023" w:author="Copy Editor" w:date="2026-10-07T12:42:00Z" w16du:dateUtc="2026-10-07T09:42:00Z">
        <w:r>
          <w:t xml:space="preserve">I </w:t>
        </w:r>
      </w:ins>
      <w:r w:rsidR="007C0FF3">
        <w:t xml:space="preserve">Stood up in the aircraft ready for go, the green light came on and this time I wasn’t just dragging my knuckles on the deck, it felt like I was dragging half my forearms as well. </w:t>
      </w:r>
    </w:p>
    <w:p w14:paraId="41F9BA9C" w14:textId="77777777" w:rsidR="00BF1DC7" w:rsidRPr="00BF1DC7" w:rsidRDefault="00BF1DC7" w:rsidP="00BF1DC7">
      <w:pPr>
        <w:pStyle w:val="body"/>
        <w:rPr>
          <w:ins w:id="9024" w:author="Copy Editor" w:date="2026-10-07T12:43:00Z"/>
          <w:lang w:val="en-US"/>
        </w:rPr>
      </w:pPr>
      <w:ins w:id="9025" w:author="Copy Editor" w:date="2026-10-07T12:43:00Z">
        <w:r w:rsidRPr="00BF1DC7">
          <w:rPr>
            <w:lang w:val="en-US"/>
          </w:rPr>
          <w:t>Richard reaches the door.</w:t>
        </w:r>
      </w:ins>
    </w:p>
    <w:p w14:paraId="2478C52C" w14:textId="77777777" w:rsidR="00BF1DC7" w:rsidRPr="00BF1DC7" w:rsidRDefault="00BF1DC7" w:rsidP="00BF1DC7">
      <w:pPr>
        <w:pStyle w:val="body"/>
        <w:rPr>
          <w:ins w:id="9026" w:author="Copy Editor" w:date="2026-10-07T12:43:00Z"/>
          <w:lang w:val="en-US"/>
        </w:rPr>
      </w:pPr>
      <w:ins w:id="9027" w:author="Copy Editor" w:date="2026-10-07T12:43:00Z">
        <w:r w:rsidRPr="00BF1DC7">
          <w:rPr>
            <w:lang w:val="en-US"/>
          </w:rPr>
          <w:t>He falls out rather than jumping.</w:t>
        </w:r>
      </w:ins>
    </w:p>
    <w:p w14:paraId="1E47A584" w14:textId="30AC24EB" w:rsidR="00A71A39" w:rsidRPr="00BF1DC7" w:rsidRDefault="00BF1DC7">
      <w:pPr>
        <w:pStyle w:val="bCHARACTER"/>
        <w:rPr>
          <w:ins w:id="9028" w:author="Copy Editor" w:date="2026-10-07T12:43:00Z" w16du:dateUtc="2026-10-07T09:43:00Z"/>
          <w:lang w:val="en-US"/>
          <w:rPrChange w:id="9029" w:author="Copy Editor" w:date="2026-10-07T12:44:00Z" w16du:dateUtc="2026-10-07T09:44:00Z">
            <w:rPr>
              <w:ins w:id="9030" w:author="Copy Editor" w:date="2026-10-07T12:43:00Z" w16du:dateUtc="2026-10-07T09:43:00Z"/>
            </w:rPr>
          </w:rPrChange>
        </w:rPr>
        <w:pPrChange w:id="9031" w:author="Copy Editor" w:date="2026-10-07T12:44:00Z" w16du:dateUtc="2026-10-07T09:44:00Z">
          <w:pPr>
            <w:pStyle w:val="bdialogue"/>
          </w:pPr>
        </w:pPrChange>
      </w:pPr>
      <w:ins w:id="9032" w:author="Copy Editor" w:date="2026-10-07T12:43:00Z">
        <w:r w:rsidRPr="00BF1DC7">
          <w:rPr>
            <w:lang w:val="en-US"/>
          </w:rPr>
          <w:t>RICHARD (V.O.)</w:t>
        </w:r>
      </w:ins>
      <w:del w:id="9033" w:author="Copy Editor" w:date="2026-10-07T12:44:00Z" w16du:dateUtc="2026-10-07T09:44:00Z">
        <w:r w:rsidR="007C0FF3" w:rsidDel="00BF1DC7">
          <w:delText xml:space="preserve"> </w:delText>
        </w:r>
      </w:del>
    </w:p>
    <w:p w14:paraId="515CAE6E" w14:textId="77777777" w:rsidR="00A71A39" w:rsidRDefault="007C0FF3" w:rsidP="00824A89">
      <w:pPr>
        <w:pStyle w:val="bdialogue"/>
        <w:rPr>
          <w:ins w:id="9034" w:author="Copy Editor" w:date="2026-10-07T12:44:00Z" w16du:dateUtc="2026-10-07T09:44:00Z"/>
        </w:rPr>
      </w:pPr>
      <w:r>
        <w:t xml:space="preserve">Got the door and more fell out than jumped.  </w:t>
      </w:r>
    </w:p>
    <w:p w14:paraId="156E3F72" w14:textId="77777777" w:rsidR="00BF1DC7" w:rsidRPr="00BF1DC7" w:rsidRDefault="00BF1DC7" w:rsidP="00BF1DC7">
      <w:pPr>
        <w:pStyle w:val="body"/>
        <w:rPr>
          <w:ins w:id="9035" w:author="Copy Editor" w:date="2026-10-07T12:44:00Z"/>
          <w:b/>
          <w:bCs/>
          <w:lang w:val="en-US"/>
        </w:rPr>
      </w:pPr>
      <w:ins w:id="9036" w:author="Copy Editor" w:date="2026-10-07T12:44:00Z">
        <w:r w:rsidRPr="00BF1DC7">
          <w:rPr>
            <w:b/>
            <w:bCs/>
            <w:lang w:val="en-US"/>
          </w:rPr>
          <w:t>EXT. SKY – CONTINUOUS</w:t>
        </w:r>
      </w:ins>
    </w:p>
    <w:p w14:paraId="4184C810" w14:textId="77777777" w:rsidR="00BF1DC7" w:rsidRPr="00BF1DC7" w:rsidRDefault="00BF1DC7" w:rsidP="00BF1DC7">
      <w:pPr>
        <w:pStyle w:val="body"/>
        <w:rPr>
          <w:ins w:id="9037" w:author="Copy Editor" w:date="2026-10-07T12:44:00Z"/>
          <w:lang w:val="en-US"/>
        </w:rPr>
      </w:pPr>
      <w:ins w:id="9038" w:author="Copy Editor" w:date="2026-10-07T12:44:00Z">
        <w:r w:rsidRPr="00BF1DC7">
          <w:rPr>
            <w:lang w:val="en-US"/>
          </w:rPr>
          <w:t>Richard somersaults.</w:t>
        </w:r>
      </w:ins>
    </w:p>
    <w:p w14:paraId="1DFBEAE0" w14:textId="77777777" w:rsidR="00BF1DC7" w:rsidRPr="00BF1DC7" w:rsidRDefault="00BF1DC7" w:rsidP="00BF1DC7">
      <w:pPr>
        <w:pStyle w:val="body"/>
        <w:rPr>
          <w:ins w:id="9039" w:author="Copy Editor" w:date="2026-10-07T12:44:00Z"/>
          <w:lang w:val="en-US"/>
        </w:rPr>
      </w:pPr>
      <w:ins w:id="9040" w:author="Copy Editor" w:date="2026-10-07T12:44:00Z">
        <w:r w:rsidRPr="00BF1DC7">
          <w:rPr>
            <w:lang w:val="en-US"/>
          </w:rPr>
          <w:t>He tumbles into his own parachute.</w:t>
        </w:r>
      </w:ins>
    </w:p>
    <w:p w14:paraId="646E5DC7" w14:textId="77777777" w:rsidR="00BF1DC7" w:rsidRPr="00BF1DC7" w:rsidRDefault="00BF1DC7" w:rsidP="00BF1DC7">
      <w:pPr>
        <w:pStyle w:val="body"/>
        <w:rPr>
          <w:ins w:id="9041" w:author="Copy Editor" w:date="2026-10-07T12:44:00Z"/>
          <w:lang w:val="en-US"/>
        </w:rPr>
      </w:pPr>
      <w:ins w:id="9042" w:author="Copy Editor" w:date="2026-10-07T12:44:00Z">
        <w:r w:rsidRPr="00BF1DC7">
          <w:rPr>
            <w:lang w:val="en-US"/>
          </w:rPr>
          <w:t>The rigging lines wrap around the heel of his boot.</w:t>
        </w:r>
      </w:ins>
    </w:p>
    <w:p w14:paraId="7910834A" w14:textId="77777777" w:rsidR="00BF1DC7" w:rsidRPr="00BF1DC7" w:rsidRDefault="00BF1DC7">
      <w:pPr>
        <w:pStyle w:val="bCHARACTER"/>
        <w:rPr>
          <w:ins w:id="9043" w:author="Copy Editor" w:date="2026-10-07T12:44:00Z"/>
          <w:lang w:val="en-US"/>
        </w:rPr>
        <w:pPrChange w:id="9044" w:author="Copy Editor" w:date="2026-10-07T12:44:00Z" w16du:dateUtc="2026-10-07T09:44:00Z">
          <w:pPr>
            <w:pStyle w:val="body"/>
          </w:pPr>
        </w:pPrChange>
      </w:pPr>
      <w:ins w:id="9045" w:author="Copy Editor" w:date="2026-10-07T12:44:00Z">
        <w:r w:rsidRPr="00BF1DC7">
          <w:rPr>
            <w:lang w:val="en-US"/>
          </w:rPr>
          <w:t>RICHARD (V.O.)</w:t>
        </w:r>
      </w:ins>
    </w:p>
    <w:p w14:paraId="322B5D8E" w14:textId="77777777" w:rsidR="00BA4987" w:rsidRDefault="007C0FF3" w:rsidP="00824A89">
      <w:pPr>
        <w:pStyle w:val="bdialogue"/>
        <w:rPr>
          <w:ins w:id="9046" w:author="Copy Editor" w:date="2026-10-07T12:44:00Z" w16du:dateUtc="2026-10-07T09:44:00Z"/>
        </w:rPr>
      </w:pPr>
      <w:r>
        <w:t xml:space="preserve">I somersaulted into my own parachute, the rigging lines wrapped round the heel of my boot, and when the canopy deployed my leg was stretched and twisted.  </w:t>
      </w:r>
    </w:p>
    <w:p w14:paraId="60EED0F5" w14:textId="77777777" w:rsidR="00BA4987" w:rsidRDefault="007C0FF3" w:rsidP="00824A89">
      <w:pPr>
        <w:pStyle w:val="bdialogue"/>
        <w:rPr>
          <w:ins w:id="9047" w:author="Copy Editor" w:date="2026-10-07T12:44:00Z" w16du:dateUtc="2026-10-07T09:44:00Z"/>
        </w:rPr>
      </w:pPr>
      <w:r>
        <w:t xml:space="preserve">I felt the first ligament in my knee give way then my heel broke free and I was hanging under the canopy.  </w:t>
      </w:r>
    </w:p>
    <w:p w14:paraId="6ACC05B5" w14:textId="77777777" w:rsidR="00BA4987" w:rsidRDefault="007C0FF3" w:rsidP="00824A89">
      <w:pPr>
        <w:pStyle w:val="bdialogue"/>
        <w:rPr>
          <w:ins w:id="9048" w:author="Copy Editor" w:date="2026-10-07T12:45:00Z" w16du:dateUtc="2026-10-07T09:45:00Z"/>
        </w:rPr>
      </w:pPr>
      <w:r>
        <w:t xml:space="preserve">I was in twists, my knee was throbbing, I was seeing stars and South Cerney aerodrome, 700 feet below, was coming up to smack my feet again. </w:t>
      </w:r>
    </w:p>
    <w:p w14:paraId="6EE67311" w14:textId="77777777" w:rsidR="00BA4987" w:rsidRPr="00BA4987" w:rsidRDefault="00BA4987" w:rsidP="00BA4987">
      <w:pPr>
        <w:pStyle w:val="body"/>
        <w:rPr>
          <w:ins w:id="9049" w:author="Copy Editor" w:date="2026-10-07T12:45:00Z"/>
          <w:lang w:val="en-US"/>
        </w:rPr>
      </w:pPr>
      <w:ins w:id="9050" w:author="Copy Editor" w:date="2026-10-07T12:45:00Z">
        <w:r w:rsidRPr="00BA4987">
          <w:rPr>
            <w:lang w:val="en-US"/>
          </w:rPr>
          <w:t>Richard looks down.</w:t>
        </w:r>
      </w:ins>
    </w:p>
    <w:p w14:paraId="19D95421" w14:textId="77777777" w:rsidR="00BA4987" w:rsidRPr="00BA4987" w:rsidRDefault="00BA4987" w:rsidP="00BA4987">
      <w:pPr>
        <w:pStyle w:val="body"/>
        <w:rPr>
          <w:ins w:id="9051" w:author="Copy Editor" w:date="2026-10-07T12:45:00Z"/>
          <w:lang w:val="en-US"/>
        </w:rPr>
      </w:pPr>
      <w:ins w:id="9052" w:author="Copy Editor" w:date="2026-10-07T12:45:00Z">
        <w:r w:rsidRPr="00BA4987">
          <w:rPr>
            <w:lang w:val="en-US"/>
          </w:rPr>
          <w:t>The ground approaches.</w:t>
        </w:r>
      </w:ins>
    </w:p>
    <w:p w14:paraId="75F711FE" w14:textId="24760C1C" w:rsidR="00BA4987" w:rsidRDefault="00B27C2E">
      <w:pPr>
        <w:pStyle w:val="bCHARACTER"/>
        <w:rPr>
          <w:ins w:id="9053" w:author="Copy Editor" w:date="2026-10-07T12:44:00Z" w16du:dateUtc="2026-10-07T09:44:00Z"/>
        </w:rPr>
        <w:pPrChange w:id="9054" w:author="Copy Editor" w:date="2026-10-07T12:45:00Z" w16du:dateUtc="2026-10-07T09:45:00Z">
          <w:pPr>
            <w:pStyle w:val="bdialogue"/>
          </w:pPr>
        </w:pPrChange>
      </w:pPr>
      <w:ins w:id="9055" w:author="Copy Editor" w:date="2026-10-07T12:45:00Z">
        <w:r w:rsidRPr="00B27C2E">
          <w:t>RICHARD (V.O.)</w:t>
        </w:r>
      </w:ins>
    </w:p>
    <w:p w14:paraId="602FA4A6" w14:textId="77777777" w:rsidR="00B27C2E" w:rsidRDefault="007C0FF3" w:rsidP="00824A89">
      <w:pPr>
        <w:pStyle w:val="bdialogue"/>
        <w:rPr>
          <w:ins w:id="9056" w:author="Copy Editor" w:date="2026-10-07T12:45:00Z" w16du:dateUtc="2026-10-07T09:45:00Z"/>
        </w:rPr>
      </w:pPr>
      <w:del w:id="9057" w:author="Copy Editor" w:date="2026-10-07T12:44:00Z" w16du:dateUtc="2026-10-07T09:44:00Z">
        <w:r w:rsidDel="00BA4987">
          <w:lastRenderedPageBreak/>
          <w:delText xml:space="preserve"> </w:delText>
        </w:r>
      </w:del>
      <w:r>
        <w:t xml:space="preserve">I seriously considered holding my damaged leg out of the way and landing on the </w:t>
      </w:r>
      <w:r w:rsidR="00324A6F">
        <w:t>other,</w:t>
      </w:r>
      <w:r>
        <w:t xml:space="preserve"> but I decided that was probably a good way to get a broken </w:t>
      </w:r>
      <w:r w:rsidR="00324A6F">
        <w:t>ankle</w:t>
      </w:r>
      <w:ins w:id="9058" w:author="Copy Editor" w:date="2026-10-07T12:45:00Z" w16du:dateUtc="2026-10-07T09:45:00Z">
        <w:r w:rsidR="00B27C2E">
          <w:t>.</w:t>
        </w:r>
      </w:ins>
    </w:p>
    <w:p w14:paraId="5E4BDD7C" w14:textId="7B1CDDD2" w:rsidR="003439BF" w:rsidRDefault="00324A6F" w:rsidP="00824A89">
      <w:pPr>
        <w:pStyle w:val="bdialogue"/>
        <w:rPr>
          <w:ins w:id="9059" w:author="Copy Editor" w:date="2026-10-07T12:45:00Z" w16du:dateUtc="2026-10-07T09:45:00Z"/>
        </w:rPr>
      </w:pPr>
      <w:del w:id="9060" w:author="Copy Editor" w:date="2026-10-07T12:45:00Z" w16du:dateUtc="2026-10-07T09:45:00Z">
        <w:r w:rsidDel="00B27C2E">
          <w:delText>,</w:delText>
        </w:r>
        <w:r w:rsidR="007C0FF3" w:rsidDel="00B27C2E">
          <w:delText xml:space="preserve"> so </w:delText>
        </w:r>
      </w:del>
      <w:r w:rsidR="007C0FF3">
        <w:t>I just pulled my legs together and waited for it.</w:t>
      </w:r>
    </w:p>
    <w:p w14:paraId="5AC372D9" w14:textId="77777777" w:rsidR="00B27C2E" w:rsidRPr="00B27C2E" w:rsidRDefault="00B27C2E" w:rsidP="00B27C2E">
      <w:pPr>
        <w:pStyle w:val="body"/>
        <w:rPr>
          <w:ins w:id="9061" w:author="Copy Editor" w:date="2026-10-07T12:45:00Z"/>
          <w:b/>
          <w:bCs/>
          <w:lang w:val="en-US"/>
        </w:rPr>
      </w:pPr>
      <w:ins w:id="9062" w:author="Copy Editor" w:date="2026-10-07T12:45:00Z">
        <w:r w:rsidRPr="00B27C2E">
          <w:rPr>
            <w:b/>
            <w:bCs/>
            <w:lang w:val="en-US"/>
          </w:rPr>
          <w:t>EXT. DROP ZONE – DAY</w:t>
        </w:r>
      </w:ins>
    </w:p>
    <w:p w14:paraId="1719D902" w14:textId="77777777" w:rsidR="00B27C2E" w:rsidRPr="00B27C2E" w:rsidRDefault="00B27C2E" w:rsidP="00B27C2E">
      <w:pPr>
        <w:pStyle w:val="body"/>
        <w:rPr>
          <w:ins w:id="9063" w:author="Copy Editor" w:date="2026-10-07T12:45:00Z"/>
          <w:lang w:val="en-US"/>
        </w:rPr>
      </w:pPr>
      <w:ins w:id="9064" w:author="Copy Editor" w:date="2026-10-07T12:45:00Z">
        <w:r w:rsidRPr="00B27C2E">
          <w:rPr>
            <w:lang w:val="en-US"/>
          </w:rPr>
          <w:t>Richard lies on the grass.</w:t>
        </w:r>
      </w:ins>
    </w:p>
    <w:p w14:paraId="55A6E3F6" w14:textId="77777777" w:rsidR="00B27C2E" w:rsidRPr="00B27C2E" w:rsidRDefault="00B27C2E" w:rsidP="00B27C2E">
      <w:pPr>
        <w:pStyle w:val="body"/>
        <w:rPr>
          <w:ins w:id="9065" w:author="Copy Editor" w:date="2026-10-07T12:45:00Z"/>
          <w:lang w:val="en-US"/>
        </w:rPr>
      </w:pPr>
      <w:ins w:id="9066" w:author="Copy Editor" w:date="2026-10-07T12:45:00Z">
        <w:r w:rsidRPr="00B27C2E">
          <w:rPr>
            <w:lang w:val="en-US"/>
          </w:rPr>
          <w:t>He looks at his injured leg.</w:t>
        </w:r>
      </w:ins>
    </w:p>
    <w:p w14:paraId="1D6FC4AA" w14:textId="569C8372" w:rsidR="00B27C2E" w:rsidRDefault="00397CB1">
      <w:pPr>
        <w:pStyle w:val="bCHARACTER"/>
        <w:pPrChange w:id="9067" w:author="Copy Editor" w:date="2026-10-07T12:45:00Z" w16du:dateUtc="2026-10-07T09:45:00Z">
          <w:pPr>
            <w:pStyle w:val="body"/>
          </w:pPr>
        </w:pPrChange>
      </w:pPr>
      <w:ins w:id="9068" w:author="Copy Editor" w:date="2026-10-07T12:45:00Z">
        <w:r w:rsidRPr="00397CB1">
          <w:t>RICHARD (V.O.)</w:t>
        </w:r>
      </w:ins>
    </w:p>
    <w:p w14:paraId="5E4BDD7D" w14:textId="77777777" w:rsidR="003439BF" w:rsidRDefault="007C0FF3">
      <w:pPr>
        <w:pStyle w:val="bdialogue"/>
        <w:pPrChange w:id="9069" w:author="Copy Editor" w:date="2026-10-07T12:46:00Z" w16du:dateUtc="2026-10-07T09:46:00Z">
          <w:pPr>
            <w:pStyle w:val="body"/>
          </w:pPr>
        </w:pPrChange>
      </w:pPr>
      <w:r>
        <w:t xml:space="preserve">I was lying on the grass, thinking about getting up, when the lad who had jumped after me called out.  </w:t>
      </w:r>
    </w:p>
    <w:p w14:paraId="03827721" w14:textId="67217B4A" w:rsidR="00397CB1" w:rsidRDefault="00397CB1">
      <w:pPr>
        <w:pStyle w:val="bCHARACTER"/>
        <w:rPr>
          <w:ins w:id="9070" w:author="Copy Editor" w:date="2026-10-07T12:46:00Z" w16du:dateUtc="2026-10-07T09:46:00Z"/>
        </w:rPr>
        <w:pPrChange w:id="9071" w:author="Copy Editor" w:date="2026-10-07T12:46:00Z" w16du:dateUtc="2026-10-07T09:46:00Z">
          <w:pPr>
            <w:pStyle w:val="bdialogue"/>
          </w:pPr>
        </w:pPrChange>
      </w:pPr>
      <w:ins w:id="9072" w:author="Copy Editor" w:date="2026-10-07T12:46:00Z">
        <w:r w:rsidRPr="00397CB1">
          <w:t>PARACHUTIST</w:t>
        </w:r>
      </w:ins>
    </w:p>
    <w:p w14:paraId="5C05B364" w14:textId="77777777" w:rsidR="005E6414" w:rsidRDefault="007C0FF3" w:rsidP="004B3D80">
      <w:pPr>
        <w:pStyle w:val="bdialogue"/>
        <w:rPr>
          <w:ins w:id="9073" w:author="Copy Editor" w:date="2026-10-07T12:46:00Z" w16du:dateUtc="2026-10-07T09:46:00Z"/>
        </w:rPr>
      </w:pPr>
      <w:del w:id="9074" w:author="Copy Editor" w:date="2026-10-07T12:46:00Z" w16du:dateUtc="2026-10-07T09:46:00Z">
        <w:r w:rsidDel="00397CB1">
          <w:delText>“</w:delText>
        </w:r>
      </w:del>
      <w:r>
        <w:t xml:space="preserve">Are </w:t>
      </w:r>
      <w:r w:rsidR="00324A6F">
        <w:t>up,</w:t>
      </w:r>
      <w:r>
        <w:t xml:space="preserve"> OK?</w:t>
      </w:r>
    </w:p>
    <w:p w14:paraId="5E4BDD7E" w14:textId="680049A9" w:rsidR="003439BF" w:rsidRDefault="005E6414">
      <w:pPr>
        <w:pStyle w:val="bCHARACTER"/>
        <w:pPrChange w:id="9075" w:author="Copy Editor" w:date="2026-10-07T12:46:00Z" w16du:dateUtc="2026-10-07T09:46:00Z">
          <w:pPr>
            <w:pStyle w:val="bdialogue"/>
          </w:pPr>
        </w:pPrChange>
      </w:pPr>
      <w:ins w:id="9076" w:author="Copy Editor" w:date="2026-10-07T12:46:00Z">
        <w:r w:rsidRPr="005E6414">
          <w:t>RICHARD</w:t>
        </w:r>
      </w:ins>
      <w:del w:id="9077" w:author="Copy Editor" w:date="2026-10-07T12:46:00Z" w16du:dateUtc="2026-10-07T09:46:00Z">
        <w:r w:rsidR="007C0FF3" w:rsidDel="00397CB1">
          <w:delText>”</w:delText>
        </w:r>
      </w:del>
      <w:r w:rsidR="007C0FF3">
        <w:t xml:space="preserve">  </w:t>
      </w:r>
    </w:p>
    <w:p w14:paraId="5E4BDD7F" w14:textId="77777777" w:rsidR="003439BF" w:rsidRDefault="007C0FF3" w:rsidP="004B3D80">
      <w:pPr>
        <w:pStyle w:val="bdialogue"/>
        <w:rPr>
          <w:ins w:id="9078" w:author="Copy Editor" w:date="2026-10-07T12:46:00Z" w16du:dateUtc="2026-10-07T09:46:00Z"/>
        </w:rPr>
      </w:pPr>
      <w:del w:id="9079" w:author="Copy Editor" w:date="2026-10-07T12:46:00Z" w16du:dateUtc="2026-10-07T09:46:00Z">
        <w:r w:rsidDel="005E6414">
          <w:delText>“</w:delText>
        </w:r>
      </w:del>
      <w:r>
        <w:t>No.</w:t>
      </w:r>
      <w:del w:id="9080" w:author="Copy Editor" w:date="2026-10-07T12:46:00Z" w16du:dateUtc="2026-10-07T09:46:00Z">
        <w:r w:rsidDel="005E6414">
          <w:delText xml:space="preserve">”  </w:delText>
        </w:r>
      </w:del>
    </w:p>
    <w:p w14:paraId="2D72B60B" w14:textId="77777777" w:rsidR="001070BE" w:rsidRPr="001070BE" w:rsidRDefault="001070BE" w:rsidP="001070BE">
      <w:pPr>
        <w:pStyle w:val="body"/>
        <w:rPr>
          <w:ins w:id="9081" w:author="Copy Editor" w:date="2026-10-07T12:46:00Z"/>
          <w:lang w:val="en-US"/>
        </w:rPr>
      </w:pPr>
      <w:ins w:id="9082" w:author="Copy Editor" w:date="2026-10-07T12:46:00Z">
        <w:r w:rsidRPr="001070BE">
          <w:rPr>
            <w:lang w:val="en-US"/>
          </w:rPr>
          <w:t>The other parachutist approaches.</w:t>
        </w:r>
      </w:ins>
    </w:p>
    <w:p w14:paraId="24BE9213" w14:textId="77777777" w:rsidR="001070BE" w:rsidRPr="001070BE" w:rsidRDefault="001070BE">
      <w:pPr>
        <w:pStyle w:val="bCHARACTER"/>
        <w:rPr>
          <w:ins w:id="9083" w:author="Copy Editor" w:date="2026-10-07T12:46:00Z"/>
          <w:lang w:val="en-US"/>
        </w:rPr>
        <w:pPrChange w:id="9084" w:author="Copy Editor" w:date="2026-10-07T12:47:00Z" w16du:dateUtc="2026-10-07T09:47:00Z">
          <w:pPr>
            <w:pStyle w:val="body"/>
          </w:pPr>
        </w:pPrChange>
      </w:pPr>
      <w:ins w:id="9085" w:author="Copy Editor" w:date="2026-10-07T12:46:00Z">
        <w:r w:rsidRPr="001070BE">
          <w:rPr>
            <w:lang w:val="en-US"/>
          </w:rPr>
          <w:t>PARACHUTIST</w:t>
        </w:r>
      </w:ins>
    </w:p>
    <w:p w14:paraId="0980FD92" w14:textId="6D474F06" w:rsidR="005E6414" w:rsidDel="001070BE" w:rsidRDefault="005E6414">
      <w:pPr>
        <w:pStyle w:val="body"/>
        <w:rPr>
          <w:del w:id="9086" w:author="Copy Editor" w:date="2026-10-07T12:47:00Z" w16du:dateUtc="2026-10-07T09:47:00Z"/>
        </w:rPr>
        <w:pPrChange w:id="9087" w:author="Copy Editor" w:date="2026-10-07T12:46:00Z" w16du:dateUtc="2026-10-07T09:46:00Z">
          <w:pPr>
            <w:pStyle w:val="bdialogue"/>
          </w:pPr>
        </w:pPrChange>
      </w:pPr>
    </w:p>
    <w:p w14:paraId="5E4BDD80" w14:textId="64F2919B" w:rsidR="003439BF" w:rsidRDefault="007C0FF3" w:rsidP="004B3D80">
      <w:pPr>
        <w:pStyle w:val="bdialogue"/>
      </w:pPr>
      <w:del w:id="9088" w:author="Copy Editor" w:date="2026-10-07T12:47:00Z" w16du:dateUtc="2026-10-07T09:47:00Z">
        <w:r w:rsidDel="001070BE">
          <w:delText>“</w:delText>
        </w:r>
      </w:del>
      <w:r>
        <w:t xml:space="preserve">I’m not </w:t>
      </w:r>
      <w:r w:rsidR="00324A6F">
        <w:t>surprised;</w:t>
      </w:r>
      <w:r>
        <w:t xml:space="preserve"> I saw you going down the slipstream </w:t>
      </w:r>
      <w:r w:rsidR="00324A6F">
        <w:t>upside</w:t>
      </w:r>
      <w:r>
        <w:t xml:space="preserve"> down.</w:t>
      </w:r>
      <w:del w:id="9089" w:author="Copy Editor" w:date="2026-10-07T12:47:00Z" w16du:dateUtc="2026-10-07T09:47:00Z">
        <w:r w:rsidDel="001070BE">
          <w:delText>”</w:delText>
        </w:r>
      </w:del>
    </w:p>
    <w:p w14:paraId="3E2C1E46" w14:textId="77777777" w:rsidR="00B72199" w:rsidRPr="00B72199" w:rsidRDefault="00B72199">
      <w:pPr>
        <w:pStyle w:val="body"/>
        <w:rPr>
          <w:ins w:id="9090" w:author="Copy Editor" w:date="2026-10-07T12:47:00Z"/>
          <w:lang w:val="en-US"/>
        </w:rPr>
        <w:pPrChange w:id="9091" w:author="Copy Editor" w:date="2026-10-07T12:47:00Z" w16du:dateUtc="2026-10-07T09:47:00Z">
          <w:pPr>
            <w:pStyle w:val="bdialogue"/>
          </w:pPr>
        </w:pPrChange>
      </w:pPr>
      <w:ins w:id="9092" w:author="Copy Editor" w:date="2026-10-07T12:47:00Z">
        <w:r w:rsidRPr="00B72199">
          <w:rPr>
            <w:lang w:val="en-US"/>
          </w:rPr>
          <w:t>He calls the Drop Zone Safety Officer over.</w:t>
        </w:r>
      </w:ins>
    </w:p>
    <w:p w14:paraId="3D92297D" w14:textId="77777777" w:rsidR="00B72199" w:rsidRPr="00B72199" w:rsidRDefault="00B72199">
      <w:pPr>
        <w:pStyle w:val="body"/>
        <w:rPr>
          <w:ins w:id="9093" w:author="Copy Editor" w:date="2026-10-07T12:47:00Z"/>
          <w:lang w:val="en-US"/>
        </w:rPr>
        <w:pPrChange w:id="9094" w:author="Copy Editor" w:date="2026-10-07T12:47:00Z" w16du:dateUtc="2026-10-07T09:47:00Z">
          <w:pPr>
            <w:pStyle w:val="bdialogue"/>
          </w:pPr>
        </w:pPrChange>
      </w:pPr>
      <w:ins w:id="9095" w:author="Copy Editor" w:date="2026-10-07T12:47:00Z">
        <w:r w:rsidRPr="00B72199">
          <w:rPr>
            <w:lang w:val="en-US"/>
          </w:rPr>
          <w:t>The two men help Richard pack his parachute into its bag.</w:t>
        </w:r>
      </w:ins>
    </w:p>
    <w:p w14:paraId="2B4E73E2" w14:textId="77777777" w:rsidR="00B72199" w:rsidRPr="00B72199" w:rsidRDefault="00B72199">
      <w:pPr>
        <w:pStyle w:val="body"/>
        <w:rPr>
          <w:ins w:id="9096" w:author="Copy Editor" w:date="2026-10-07T12:47:00Z"/>
          <w:lang w:val="en-US"/>
        </w:rPr>
        <w:pPrChange w:id="9097" w:author="Copy Editor" w:date="2026-10-07T12:47:00Z" w16du:dateUtc="2026-10-07T09:47:00Z">
          <w:pPr>
            <w:pStyle w:val="bdialogue"/>
          </w:pPr>
        </w:pPrChange>
      </w:pPr>
      <w:ins w:id="9098" w:author="Copy Editor" w:date="2026-10-07T12:47:00Z">
        <w:r w:rsidRPr="00B72199">
          <w:rPr>
            <w:lang w:val="en-US"/>
          </w:rPr>
          <w:t>They load everything into the other parachutist’s car.</w:t>
        </w:r>
      </w:ins>
    </w:p>
    <w:p w14:paraId="157DE81E" w14:textId="74028B7D" w:rsidR="001070BE" w:rsidRDefault="007C0FF3">
      <w:pPr>
        <w:pStyle w:val="bCHARACTER"/>
        <w:rPr>
          <w:ins w:id="9099" w:author="Copy Editor" w:date="2026-10-07T12:47:00Z" w16du:dateUtc="2026-10-07T09:47:00Z"/>
        </w:rPr>
        <w:pPrChange w:id="9100" w:author="Copy Editor" w:date="2026-10-07T12:47:00Z" w16du:dateUtc="2026-10-07T09:47:00Z">
          <w:pPr>
            <w:pStyle w:val="body"/>
          </w:pPr>
        </w:pPrChange>
      </w:pPr>
      <w:del w:id="9101" w:author="Copy Editor" w:date="2026-10-07T12:47:00Z" w16du:dateUtc="2026-10-07T09:47:00Z">
        <w:r w:rsidDel="00B72199">
          <w:delText>He call</w:delText>
        </w:r>
        <w:r w:rsidDel="001070BE">
          <w:delText>ed</w:delText>
        </w:r>
        <w:r w:rsidDel="00B72199">
          <w:delText xml:space="preserve"> the drop zone safety officer over, helped me pack my chute into </w:delText>
        </w:r>
        <w:r w:rsidR="00AC4C56" w:rsidDel="00B72199">
          <w:delText>its</w:delText>
        </w:r>
        <w:r w:rsidDel="00B72199">
          <w:delText xml:space="preserve"> bag and everything was loaded into his car.</w:delText>
        </w:r>
      </w:del>
      <w:r>
        <w:t xml:space="preserve">  </w:t>
      </w:r>
      <w:ins w:id="9102" w:author="Copy Editor" w:date="2026-10-07T12:47:00Z">
        <w:r w:rsidR="00B72199" w:rsidRPr="00B72199">
          <w:t>RICHARD (V.O.)</w:t>
        </w:r>
      </w:ins>
    </w:p>
    <w:p w14:paraId="4AF86C7D" w14:textId="77777777" w:rsidR="00B72199" w:rsidRDefault="007C0FF3" w:rsidP="001070BE">
      <w:pPr>
        <w:pStyle w:val="bdialogue"/>
        <w:rPr>
          <w:ins w:id="9103" w:author="Copy Editor" w:date="2026-10-07T12:48:00Z" w16du:dateUtc="2026-10-07T09:48:00Z"/>
        </w:rPr>
      </w:pPr>
      <w:r>
        <w:t xml:space="preserve">First time ever, I was driven off in style. </w:t>
      </w:r>
    </w:p>
    <w:p w14:paraId="0942F396" w14:textId="77777777" w:rsidR="00B72199" w:rsidRDefault="007C0FF3" w:rsidP="001070BE">
      <w:pPr>
        <w:pStyle w:val="bdialogue"/>
        <w:rPr>
          <w:ins w:id="9104" w:author="Copy Editor" w:date="2026-10-07T12:48:00Z" w16du:dateUtc="2026-10-07T09:48:00Z"/>
        </w:rPr>
      </w:pPr>
      <w:del w:id="9105" w:author="Copy Editor" w:date="2026-10-07T12:48:00Z" w16du:dateUtc="2026-10-07T09:48:00Z">
        <w:r w:rsidDel="00B72199">
          <w:delText xml:space="preserve"> </w:delText>
        </w:r>
      </w:del>
      <w:r>
        <w:t>All the other lads were making ribald comments about me getting a lift off the DZ because it was my 100</w:t>
      </w:r>
      <w:r>
        <w:rPr>
          <w:vertAlign w:val="superscript"/>
        </w:rPr>
        <w:t>th</w:t>
      </w:r>
      <w:r>
        <w:t xml:space="preserve"> jump.  </w:t>
      </w:r>
    </w:p>
    <w:p w14:paraId="7C7A7A48" w14:textId="77777777" w:rsidR="004006E9" w:rsidRPr="004006E9" w:rsidRDefault="004006E9">
      <w:pPr>
        <w:pStyle w:val="aSCENEHEAD"/>
        <w:rPr>
          <w:ins w:id="9106" w:author="Copy Editor" w:date="2026-10-07T12:48:00Z"/>
          <w:lang w:val="en-US"/>
        </w:rPr>
        <w:pPrChange w:id="9107" w:author="Copy Editor" w:date="2026-10-07T12:48:00Z" w16du:dateUtc="2026-10-07T09:48:00Z">
          <w:pPr>
            <w:pStyle w:val="bdialogue"/>
          </w:pPr>
        </w:pPrChange>
      </w:pPr>
      <w:ins w:id="9108" w:author="Copy Editor" w:date="2026-10-07T12:48:00Z">
        <w:r w:rsidRPr="004006E9">
          <w:rPr>
            <w:lang w:val="en-US"/>
          </w:rPr>
          <w:lastRenderedPageBreak/>
          <w:t>EXT. DROP ZONE – CAR – DAY</w:t>
        </w:r>
      </w:ins>
    </w:p>
    <w:p w14:paraId="01B21ADD" w14:textId="77777777" w:rsidR="004006E9" w:rsidRPr="004006E9" w:rsidRDefault="004006E9">
      <w:pPr>
        <w:pStyle w:val="body"/>
        <w:rPr>
          <w:ins w:id="9109" w:author="Copy Editor" w:date="2026-10-07T12:48:00Z"/>
          <w:lang w:val="en-US"/>
        </w:rPr>
        <w:pPrChange w:id="9110" w:author="Copy Editor" w:date="2026-10-07T12:48:00Z" w16du:dateUtc="2026-10-07T09:48:00Z">
          <w:pPr>
            <w:pStyle w:val="bdialogue"/>
          </w:pPr>
        </w:pPrChange>
      </w:pPr>
      <w:ins w:id="9111" w:author="Copy Editor" w:date="2026-10-07T12:48:00Z">
        <w:r w:rsidRPr="004006E9">
          <w:rPr>
            <w:lang w:val="en-US"/>
          </w:rPr>
          <w:t>Richard opens the car door.</w:t>
        </w:r>
      </w:ins>
    </w:p>
    <w:p w14:paraId="28BD49C2" w14:textId="77777777" w:rsidR="004006E9" w:rsidRPr="004006E9" w:rsidRDefault="004006E9">
      <w:pPr>
        <w:pStyle w:val="body"/>
        <w:rPr>
          <w:ins w:id="9112" w:author="Copy Editor" w:date="2026-10-07T12:48:00Z"/>
          <w:lang w:val="en-US"/>
        </w:rPr>
        <w:pPrChange w:id="9113" w:author="Copy Editor" w:date="2026-10-07T12:48:00Z" w16du:dateUtc="2026-10-07T09:48:00Z">
          <w:pPr>
            <w:pStyle w:val="bdialogue"/>
          </w:pPr>
        </w:pPrChange>
      </w:pPr>
      <w:ins w:id="9114" w:author="Copy Editor" w:date="2026-10-07T12:48:00Z">
        <w:r w:rsidRPr="004006E9">
          <w:rPr>
            <w:lang w:val="en-US"/>
          </w:rPr>
          <w:t>He carefully lifts his injured leg out.</w:t>
        </w:r>
      </w:ins>
    </w:p>
    <w:p w14:paraId="00C3572C" w14:textId="77777777" w:rsidR="004006E9" w:rsidRPr="004006E9" w:rsidRDefault="004006E9">
      <w:pPr>
        <w:pStyle w:val="body"/>
        <w:rPr>
          <w:ins w:id="9115" w:author="Copy Editor" w:date="2026-10-07T12:48:00Z"/>
          <w:lang w:val="en-US"/>
        </w:rPr>
        <w:pPrChange w:id="9116" w:author="Copy Editor" w:date="2026-10-07T12:48:00Z" w16du:dateUtc="2026-10-07T09:48:00Z">
          <w:pPr>
            <w:pStyle w:val="bdialogue"/>
          </w:pPr>
        </w:pPrChange>
      </w:pPr>
      <w:ins w:id="9117" w:author="Copy Editor" w:date="2026-10-07T12:48:00Z">
        <w:r w:rsidRPr="004006E9">
          <w:rPr>
            <w:lang w:val="en-US"/>
          </w:rPr>
          <w:t>The ribald comments get louder.</w:t>
        </w:r>
      </w:ins>
    </w:p>
    <w:p w14:paraId="263700DA" w14:textId="1565E0E5" w:rsidR="00AC4C56" w:rsidDel="004006E9" w:rsidRDefault="004006E9">
      <w:pPr>
        <w:pStyle w:val="bCHARACTER"/>
        <w:rPr>
          <w:del w:id="9118" w:author="Copy Editor" w:date="2026-10-07T12:48:00Z" w16du:dateUtc="2026-10-07T09:48:00Z"/>
        </w:rPr>
        <w:pPrChange w:id="9119" w:author="Copy Editor" w:date="2026-10-07T12:48:00Z" w16du:dateUtc="2026-10-07T09:48:00Z">
          <w:pPr>
            <w:pStyle w:val="body"/>
          </w:pPr>
        </w:pPrChange>
      </w:pPr>
      <w:ins w:id="9120" w:author="Copy Editor" w:date="2026-10-07T12:48:00Z">
        <w:r w:rsidRPr="004006E9">
          <w:t>PARACHUTIST</w:t>
        </w:r>
      </w:ins>
      <w:del w:id="9121" w:author="Copy Editor" w:date="2026-10-07T12:48:00Z" w16du:dateUtc="2026-10-07T09:48:00Z">
        <w:r w:rsidR="007C0FF3" w:rsidDel="004006E9">
          <w:delText xml:space="preserve">I opened the door, then carefully lifted my injured leg out.  The ribald comments got a lot worse then.  </w:delText>
        </w:r>
      </w:del>
    </w:p>
    <w:p w14:paraId="3600456C" w14:textId="77777777" w:rsidR="004006E9" w:rsidRDefault="004006E9">
      <w:pPr>
        <w:pStyle w:val="bCHARACTER"/>
        <w:rPr>
          <w:ins w:id="9122" w:author="Copy Editor" w:date="2026-10-07T12:48:00Z" w16du:dateUtc="2026-10-07T09:48:00Z"/>
        </w:rPr>
        <w:pPrChange w:id="9123" w:author="Copy Editor" w:date="2026-10-07T12:48:00Z" w16du:dateUtc="2026-10-07T09:48:00Z">
          <w:pPr>
            <w:pStyle w:val="bdialogue"/>
          </w:pPr>
        </w:pPrChange>
      </w:pPr>
    </w:p>
    <w:p w14:paraId="5E4BDD81" w14:textId="64EB67F6" w:rsidR="003439BF" w:rsidRDefault="007C0FF3" w:rsidP="004B3D80">
      <w:pPr>
        <w:pStyle w:val="bdialogue"/>
      </w:pPr>
      <w:del w:id="9124" w:author="Copy Editor" w:date="2026-10-07T12:48:00Z" w16du:dateUtc="2026-10-07T09:48:00Z">
        <w:r w:rsidDel="004006E9">
          <w:delText>“</w:delText>
        </w:r>
      </w:del>
      <w:r>
        <w:t xml:space="preserve">Serves you right </w:t>
      </w:r>
      <w:r w:rsidR="00AC4C56">
        <w:t>your</w:t>
      </w:r>
      <w:r>
        <w:t xml:space="preserve"> silly old sod, I knew you weren’t fit to be jumping.</w:t>
      </w:r>
      <w:del w:id="9125" w:author="Copy Editor" w:date="2026-10-07T12:48:00Z" w16du:dateUtc="2026-10-07T09:48:00Z">
        <w:r w:rsidDel="004006E9">
          <w:delText>”</w:delText>
        </w:r>
      </w:del>
    </w:p>
    <w:p w14:paraId="5E4BDD82" w14:textId="60E38F24" w:rsidR="003439BF" w:rsidRDefault="0087318F" w:rsidP="00DB5909">
      <w:pPr>
        <w:pStyle w:val="aSCENEHEAD"/>
      </w:pPr>
      <w:r>
        <w:t>SCENE</w:t>
      </w:r>
      <w:r w:rsidR="00AC4C56">
        <w:t xml:space="preserve"> 20:  THE GOOD DOCTOR.</w:t>
      </w:r>
    </w:p>
    <w:p w14:paraId="17100DA0" w14:textId="77777777" w:rsidR="00220305" w:rsidRPr="00220305" w:rsidRDefault="00220305">
      <w:pPr>
        <w:pStyle w:val="body"/>
        <w:rPr>
          <w:ins w:id="9126" w:author="Copy Editor" w:date="2026-10-07T12:54:00Z"/>
          <w:lang w:val="en-US"/>
        </w:rPr>
        <w:pPrChange w:id="9127" w:author="Copy Editor" w:date="2026-10-07T12:54:00Z" w16du:dateUtc="2026-10-07T09:54:00Z">
          <w:pPr>
            <w:pStyle w:val="aSCENEHEAD"/>
          </w:pPr>
        </w:pPrChange>
      </w:pPr>
      <w:ins w:id="9128" w:author="Copy Editor" w:date="2026-10-07T12:54:00Z">
        <w:r w:rsidRPr="00220305">
          <w:rPr>
            <w:lang w:val="en-US"/>
          </w:rPr>
          <w:t>Richard limps into the medical centre.</w:t>
        </w:r>
      </w:ins>
    </w:p>
    <w:p w14:paraId="5DE75EBB" w14:textId="77777777" w:rsidR="00220305" w:rsidRPr="00220305" w:rsidRDefault="00220305">
      <w:pPr>
        <w:pStyle w:val="body"/>
        <w:rPr>
          <w:ins w:id="9129" w:author="Copy Editor" w:date="2026-10-07T12:54:00Z"/>
          <w:lang w:val="en-US"/>
        </w:rPr>
        <w:pPrChange w:id="9130" w:author="Copy Editor" w:date="2026-10-07T12:54:00Z" w16du:dateUtc="2026-10-07T09:54:00Z">
          <w:pPr>
            <w:pStyle w:val="aSCENEHEAD"/>
          </w:pPr>
        </w:pPrChange>
      </w:pPr>
      <w:ins w:id="9131" w:author="Copy Editor" w:date="2026-10-07T12:54:00Z">
        <w:r w:rsidRPr="00220305">
          <w:rPr>
            <w:lang w:val="en-US"/>
          </w:rPr>
          <w:t>The MEDICAL ORDERLY takes one look at him.</w:t>
        </w:r>
      </w:ins>
    </w:p>
    <w:p w14:paraId="102A2133" w14:textId="77777777" w:rsidR="00220305" w:rsidRPr="00220305" w:rsidRDefault="00220305">
      <w:pPr>
        <w:pStyle w:val="bCHARACTER"/>
        <w:rPr>
          <w:ins w:id="9132" w:author="Copy Editor" w:date="2026-10-07T12:54:00Z"/>
          <w:lang w:val="en-US"/>
        </w:rPr>
        <w:pPrChange w:id="9133" w:author="Copy Editor" w:date="2026-10-07T12:54:00Z" w16du:dateUtc="2026-10-07T09:54:00Z">
          <w:pPr>
            <w:pStyle w:val="aSCENEHEAD"/>
          </w:pPr>
        </w:pPrChange>
      </w:pPr>
      <w:ins w:id="9134" w:author="Copy Editor" w:date="2026-10-07T12:54:00Z">
        <w:r w:rsidRPr="00220305">
          <w:rPr>
            <w:lang w:val="en-US"/>
          </w:rPr>
          <w:t>MEDICAL ORDERLY</w:t>
        </w:r>
      </w:ins>
    </w:p>
    <w:p w14:paraId="5E4BDD83" w14:textId="6BEF63BC" w:rsidR="003439BF" w:rsidDel="00436314" w:rsidRDefault="007C0FF3" w:rsidP="00B33299">
      <w:pPr>
        <w:pStyle w:val="body"/>
        <w:rPr>
          <w:del w:id="9135" w:author="Copy Editor" w:date="2026-10-07T12:55:00Z" w16du:dateUtc="2026-10-07T09:55:00Z"/>
        </w:rPr>
      </w:pPr>
      <w:del w:id="9136" w:author="Copy Editor" w:date="2026-10-07T12:54:00Z" w16du:dateUtc="2026-10-07T09:54:00Z">
        <w:r w:rsidDel="00220305">
          <w:delText>Back at Lyneham I went to the medical centre and limped in.  The medical orderly took one look at me</w:delText>
        </w:r>
        <w:r w:rsidDel="00436314">
          <w:delText>.</w:delText>
        </w:r>
      </w:del>
      <w:r>
        <w:t xml:space="preserve"> </w:t>
      </w:r>
      <w:del w:id="9137" w:author="Copy Editor" w:date="2026-10-07T12:55:00Z" w16du:dateUtc="2026-10-07T09:55:00Z">
        <w:r w:rsidDel="00436314">
          <w:delText xml:space="preserve"> </w:delText>
        </w:r>
      </w:del>
    </w:p>
    <w:p w14:paraId="5E4BDD84" w14:textId="589CFB87" w:rsidR="003439BF" w:rsidRDefault="007C0FF3" w:rsidP="003A03AC">
      <w:pPr>
        <w:pStyle w:val="bdialogue"/>
      </w:pPr>
      <w:del w:id="9138" w:author="Copy Editor" w:date="2026-10-07T12:55:00Z" w16du:dateUtc="2026-10-07T09:55:00Z">
        <w:r w:rsidDel="00436314">
          <w:delText>“</w:delText>
        </w:r>
      </w:del>
      <w:r>
        <w:t>On the bed.</w:t>
      </w:r>
      <w:del w:id="9139" w:author="Copy Editor" w:date="2026-10-07T12:55:00Z" w16du:dateUtc="2026-10-07T09:55:00Z">
        <w:r w:rsidDel="00436314">
          <w:delText xml:space="preserve">” </w:delText>
        </w:r>
      </w:del>
      <w:r>
        <w:t xml:space="preserve"> </w:t>
      </w:r>
    </w:p>
    <w:p w14:paraId="5E4BDD85" w14:textId="01FA08EC" w:rsidR="003439BF" w:rsidRDefault="007C0FF3" w:rsidP="00B33299">
      <w:pPr>
        <w:pStyle w:val="body"/>
      </w:pPr>
      <w:r>
        <w:t>He help</w:t>
      </w:r>
      <w:ins w:id="9140" w:author="Copy Editor" w:date="2026-10-07T12:55:00Z" w16du:dateUtc="2026-10-07T09:55:00Z">
        <w:r w:rsidR="00436314">
          <w:t>s</w:t>
        </w:r>
      </w:ins>
      <w:del w:id="9141" w:author="Copy Editor" w:date="2026-10-07T12:55:00Z" w16du:dateUtc="2026-10-07T09:55:00Z">
        <w:r w:rsidDel="00436314">
          <w:delText>ed</w:delText>
        </w:r>
      </w:del>
      <w:r>
        <w:t xml:space="preserve"> </w:t>
      </w:r>
      <w:ins w:id="9142" w:author="Copy Editor" w:date="2026-10-07T12:55:00Z" w16du:dateUtc="2026-10-07T09:55:00Z">
        <w:r w:rsidR="00436314">
          <w:t>Richard</w:t>
        </w:r>
      </w:ins>
      <w:del w:id="9143" w:author="Copy Editor" w:date="2026-10-07T12:55:00Z" w16du:dateUtc="2026-10-07T09:55:00Z">
        <w:r w:rsidDel="00436314">
          <w:delText>me</w:delText>
        </w:r>
      </w:del>
      <w:r>
        <w:t xml:space="preserve"> up.  </w:t>
      </w:r>
    </w:p>
    <w:p w14:paraId="6C8C10FC" w14:textId="77777777" w:rsidR="00436314" w:rsidRPr="00220305" w:rsidRDefault="00436314" w:rsidP="00436314">
      <w:pPr>
        <w:pStyle w:val="bCHARACTER"/>
        <w:rPr>
          <w:ins w:id="9144" w:author="Copy Editor" w:date="2026-10-07T12:55:00Z" w16du:dateUtc="2026-10-07T09:55:00Z"/>
          <w:lang w:val="en-US"/>
        </w:rPr>
      </w:pPr>
      <w:ins w:id="9145" w:author="Copy Editor" w:date="2026-10-07T12:55:00Z" w16du:dateUtc="2026-10-07T09:55:00Z">
        <w:r w:rsidRPr="00220305">
          <w:rPr>
            <w:lang w:val="en-US"/>
          </w:rPr>
          <w:t>MEDICAL ORDERLY</w:t>
        </w:r>
      </w:ins>
    </w:p>
    <w:p w14:paraId="5E4BDD86" w14:textId="349E0576" w:rsidR="003439BF" w:rsidRDefault="007C0FF3" w:rsidP="004B3D80">
      <w:pPr>
        <w:pStyle w:val="bdialogue"/>
      </w:pPr>
      <w:del w:id="9146" w:author="Copy Editor" w:date="2026-10-07T12:55:00Z" w16du:dateUtc="2026-10-07T09:55:00Z">
        <w:r w:rsidDel="00436314">
          <w:delText>“</w:delText>
        </w:r>
      </w:del>
      <w:r>
        <w:t>What happened.</w:t>
      </w:r>
      <w:del w:id="9147" w:author="Copy Editor" w:date="2026-10-07T12:55:00Z" w16du:dateUtc="2026-10-07T09:55:00Z">
        <w:r w:rsidDel="00436314">
          <w:delText>”</w:delText>
        </w:r>
      </w:del>
    </w:p>
    <w:p w14:paraId="5E4BDD87" w14:textId="16958761" w:rsidR="003439BF" w:rsidRDefault="003A03AC" w:rsidP="00B33299">
      <w:pPr>
        <w:pStyle w:val="body"/>
        <w:rPr>
          <w:ins w:id="9148" w:author="Copy Editor" w:date="2026-10-07T12:56:00Z" w16du:dateUtc="2026-10-07T09:56:00Z"/>
        </w:rPr>
      </w:pPr>
      <w:ins w:id="9149" w:author="Copy Editor" w:date="2026-10-07T12:55:00Z" w16du:dateUtc="2026-10-07T09:55:00Z">
        <w:r>
          <w:t>Richard</w:t>
        </w:r>
      </w:ins>
      <w:del w:id="9150" w:author="Copy Editor" w:date="2026-10-07T12:55:00Z" w16du:dateUtc="2026-10-07T09:55:00Z">
        <w:r w:rsidR="007C0FF3" w:rsidDel="003A03AC">
          <w:delText>I</w:delText>
        </w:r>
      </w:del>
      <w:r w:rsidR="007C0FF3">
        <w:t xml:space="preserve"> t</w:t>
      </w:r>
      <w:ins w:id="9151" w:author="Copy Editor" w:date="2026-10-07T12:55:00Z" w16du:dateUtc="2026-10-07T09:55:00Z">
        <w:r>
          <w:t>ells</w:t>
        </w:r>
      </w:ins>
      <w:del w:id="9152" w:author="Copy Editor" w:date="2026-10-07T12:55:00Z" w16du:dateUtc="2026-10-07T09:55:00Z">
        <w:r w:rsidR="007C0FF3" w:rsidDel="003A03AC">
          <w:delText>old</w:delText>
        </w:r>
      </w:del>
      <w:r w:rsidR="007C0FF3">
        <w:t xml:space="preserve"> him. </w:t>
      </w:r>
    </w:p>
    <w:p w14:paraId="7B7E5B80" w14:textId="77777777" w:rsidR="003A03AC" w:rsidRPr="00220305" w:rsidRDefault="003A03AC" w:rsidP="003A03AC">
      <w:pPr>
        <w:pStyle w:val="bCHARACTER"/>
        <w:rPr>
          <w:ins w:id="9153" w:author="Copy Editor" w:date="2026-10-07T12:56:00Z" w16du:dateUtc="2026-10-07T09:56:00Z"/>
          <w:lang w:val="en-US"/>
        </w:rPr>
      </w:pPr>
      <w:ins w:id="9154" w:author="Copy Editor" w:date="2026-10-07T12:56:00Z" w16du:dateUtc="2026-10-07T09:56:00Z">
        <w:r w:rsidRPr="00220305">
          <w:rPr>
            <w:lang w:val="en-US"/>
          </w:rPr>
          <w:t>MEDICAL ORDERLY</w:t>
        </w:r>
      </w:ins>
    </w:p>
    <w:p w14:paraId="43C8A05C" w14:textId="1F5B0652" w:rsidR="003A03AC" w:rsidDel="003A03AC" w:rsidRDefault="003A03AC" w:rsidP="00B33299">
      <w:pPr>
        <w:pStyle w:val="body"/>
        <w:rPr>
          <w:del w:id="9155" w:author="Copy Editor" w:date="2026-10-07T12:56:00Z" w16du:dateUtc="2026-10-07T09:56:00Z"/>
        </w:rPr>
      </w:pPr>
    </w:p>
    <w:p w14:paraId="5E4BDD88" w14:textId="720EAD26" w:rsidR="003439BF" w:rsidRDefault="007C0FF3" w:rsidP="004B3D80">
      <w:pPr>
        <w:pStyle w:val="bdialogue"/>
      </w:pPr>
      <w:del w:id="9156" w:author="Copy Editor" w:date="2026-10-07T12:56:00Z" w16du:dateUtc="2026-10-07T09:56:00Z">
        <w:r w:rsidDel="003A03AC">
          <w:delText>“</w:delText>
        </w:r>
      </w:del>
      <w:r>
        <w:t>Right, get your boots off I’ll get the doctor.</w:t>
      </w:r>
      <w:del w:id="9157" w:author="Copy Editor" w:date="2026-10-07T12:56:00Z" w16du:dateUtc="2026-10-07T09:56:00Z">
        <w:r w:rsidDel="003A03AC">
          <w:delText>”</w:delText>
        </w:r>
      </w:del>
      <w:r>
        <w:t xml:space="preserve">  </w:t>
      </w:r>
    </w:p>
    <w:p w14:paraId="7D22352A" w14:textId="77777777" w:rsidR="006B542C" w:rsidRPr="006B542C" w:rsidRDefault="006B542C">
      <w:pPr>
        <w:pStyle w:val="body"/>
        <w:rPr>
          <w:ins w:id="9158" w:author="Copy Editor" w:date="2026-10-07T12:56:00Z"/>
          <w:lang w:val="en-US"/>
        </w:rPr>
        <w:pPrChange w:id="9159" w:author="Copy Editor" w:date="2026-10-07T12:56:00Z" w16du:dateUtc="2026-10-07T09:56:00Z">
          <w:pPr>
            <w:pStyle w:val="bdialogue"/>
          </w:pPr>
        </w:pPrChange>
      </w:pPr>
      <w:ins w:id="9160" w:author="Copy Editor" w:date="2026-10-07T12:56:00Z">
        <w:r w:rsidRPr="006B542C">
          <w:rPr>
            <w:lang w:val="en-US"/>
          </w:rPr>
          <w:t>The orderly leaves.</w:t>
        </w:r>
      </w:ins>
    </w:p>
    <w:p w14:paraId="245E9228" w14:textId="77777777" w:rsidR="006B542C" w:rsidRPr="006B542C" w:rsidRDefault="006B542C">
      <w:pPr>
        <w:pStyle w:val="body"/>
        <w:rPr>
          <w:ins w:id="9161" w:author="Copy Editor" w:date="2026-10-07T12:56:00Z"/>
          <w:lang w:val="en-US"/>
        </w:rPr>
        <w:pPrChange w:id="9162" w:author="Copy Editor" w:date="2026-10-07T12:56:00Z" w16du:dateUtc="2026-10-07T09:56:00Z">
          <w:pPr>
            <w:pStyle w:val="bdialogue"/>
          </w:pPr>
        </w:pPrChange>
      </w:pPr>
      <w:ins w:id="9163" w:author="Copy Editor" w:date="2026-10-07T12:56:00Z">
        <w:r w:rsidRPr="006B542C">
          <w:rPr>
            <w:lang w:val="en-US"/>
          </w:rPr>
          <w:t>A moment later, the DOCTOR appears.</w:t>
        </w:r>
      </w:ins>
    </w:p>
    <w:p w14:paraId="5E4BDD89" w14:textId="15B3949C" w:rsidR="003439BF" w:rsidRPr="006B542C" w:rsidDel="006B542C" w:rsidRDefault="006B542C">
      <w:pPr>
        <w:pStyle w:val="bCHARACTER"/>
        <w:rPr>
          <w:del w:id="9164" w:author="Copy Editor" w:date="2026-10-07T12:56:00Z" w16du:dateUtc="2026-10-07T09:56:00Z"/>
          <w:lang w:val="en-US"/>
          <w:rPrChange w:id="9165" w:author="Copy Editor" w:date="2026-10-07T12:56:00Z" w16du:dateUtc="2026-10-07T09:56:00Z">
            <w:rPr>
              <w:del w:id="9166" w:author="Copy Editor" w:date="2026-10-07T12:56:00Z" w16du:dateUtc="2026-10-07T09:56:00Z"/>
            </w:rPr>
          </w:rPrChange>
        </w:rPr>
        <w:pPrChange w:id="9167" w:author="Copy Editor" w:date="2026-10-07T12:56:00Z" w16du:dateUtc="2026-10-07T09:56:00Z">
          <w:pPr>
            <w:pStyle w:val="body"/>
          </w:pPr>
        </w:pPrChange>
      </w:pPr>
      <w:ins w:id="9168" w:author="Copy Editor" w:date="2026-10-07T12:56:00Z">
        <w:r w:rsidRPr="006B542C">
          <w:rPr>
            <w:lang w:val="en-US"/>
          </w:rPr>
          <w:t>DOCTOR</w:t>
        </w:r>
      </w:ins>
      <w:del w:id="9169" w:author="Copy Editor" w:date="2026-10-07T12:56:00Z" w16du:dateUtc="2026-10-07T09:56:00Z">
        <w:r w:rsidR="007C0FF3" w:rsidDel="006B542C">
          <w:delText xml:space="preserve">He quickly appeared.  </w:delText>
        </w:r>
      </w:del>
    </w:p>
    <w:p w14:paraId="70D1DA0E" w14:textId="77777777" w:rsidR="006B542C" w:rsidRDefault="006B542C">
      <w:pPr>
        <w:pStyle w:val="bCHARACTER"/>
        <w:rPr>
          <w:ins w:id="9170" w:author="Copy Editor" w:date="2026-10-07T12:56:00Z" w16du:dateUtc="2026-10-07T09:56:00Z"/>
        </w:rPr>
        <w:pPrChange w:id="9171" w:author="Copy Editor" w:date="2026-10-07T12:56:00Z" w16du:dateUtc="2026-10-07T09:56:00Z">
          <w:pPr>
            <w:pStyle w:val="bdialogue"/>
          </w:pPr>
        </w:pPrChange>
      </w:pPr>
    </w:p>
    <w:p w14:paraId="6CC6B912" w14:textId="70872112" w:rsidR="0087318F" w:rsidRDefault="007C0FF3" w:rsidP="004B3D80">
      <w:pPr>
        <w:pStyle w:val="bdialogue"/>
      </w:pPr>
      <w:del w:id="9172" w:author="Copy Editor" w:date="2026-10-07T12:56:00Z" w16du:dateUtc="2026-10-07T09:56:00Z">
        <w:r w:rsidDel="006B542C">
          <w:delText>“</w:delText>
        </w:r>
      </w:del>
      <w:r>
        <w:t>What happened?</w:t>
      </w:r>
      <w:del w:id="9173" w:author="Copy Editor" w:date="2026-10-07T12:56:00Z" w16du:dateUtc="2026-10-07T09:56:00Z">
        <w:r w:rsidDel="006B542C">
          <w:delText xml:space="preserve">”  </w:delText>
        </w:r>
      </w:del>
    </w:p>
    <w:p w14:paraId="5E4BDD8A" w14:textId="2A0947D9" w:rsidR="003439BF" w:rsidRDefault="00BC2636" w:rsidP="0087318F">
      <w:pPr>
        <w:pStyle w:val="body"/>
        <w:rPr>
          <w:ins w:id="9174" w:author="Copy Editor" w:date="2026-10-07T12:57:00Z" w16du:dateUtc="2026-10-07T09:57:00Z"/>
        </w:rPr>
      </w:pPr>
      <w:del w:id="9175" w:author="Copy Editor" w:date="2026-10-07T12:56:00Z" w16du:dateUtc="2026-10-07T09:56:00Z">
        <w:r w:rsidDel="006B542C">
          <w:delText>again,</w:delText>
        </w:r>
        <w:r w:rsidR="007C0FF3" w:rsidDel="006B542C">
          <w:delText xml:space="preserve"> I told him.  </w:delText>
        </w:r>
      </w:del>
      <w:ins w:id="9176" w:author="Copy Editor" w:date="2026-10-07T12:56:00Z" w16du:dateUtc="2026-10-07T09:56:00Z">
        <w:r w:rsidR="006B542C">
          <w:t>Richard tel</w:t>
        </w:r>
      </w:ins>
      <w:ins w:id="9177" w:author="Copy Editor" w:date="2026-10-07T12:57:00Z" w16du:dateUtc="2026-10-07T09:57:00Z">
        <w:r w:rsidR="006B542C">
          <w:t>ls him.</w:t>
        </w:r>
      </w:ins>
    </w:p>
    <w:p w14:paraId="25629B65" w14:textId="5E27A988" w:rsidR="006B542C" w:rsidRDefault="001F286C">
      <w:pPr>
        <w:pStyle w:val="bCHARACTER"/>
        <w:pPrChange w:id="9178" w:author="Copy Editor" w:date="2026-10-07T12:57:00Z" w16du:dateUtc="2026-10-07T09:57:00Z">
          <w:pPr>
            <w:pStyle w:val="body"/>
          </w:pPr>
        </w:pPrChange>
      </w:pPr>
      <w:ins w:id="9179" w:author="Copy Editor" w:date="2026-10-07T12:57:00Z" w16du:dateUtc="2026-10-07T09:57:00Z">
        <w:r w:rsidRPr="006B542C">
          <w:rPr>
            <w:lang w:val="en-US"/>
          </w:rPr>
          <w:t>DOCTOR</w:t>
        </w:r>
      </w:ins>
    </w:p>
    <w:p w14:paraId="5E4BDD8B" w14:textId="3E986C8B" w:rsidR="003439BF" w:rsidRDefault="007C0FF3" w:rsidP="004B3D80">
      <w:pPr>
        <w:pStyle w:val="bdialogue"/>
      </w:pPr>
      <w:del w:id="9180" w:author="Copy Editor" w:date="2026-10-07T12:57:00Z" w16du:dateUtc="2026-10-07T09:57:00Z">
        <w:r w:rsidDel="001F286C">
          <w:delText>“</w:delText>
        </w:r>
      </w:del>
      <w:r>
        <w:t>Right.</w:t>
      </w:r>
      <w:del w:id="9181" w:author="Copy Editor" w:date="2026-10-07T12:57:00Z" w16du:dateUtc="2026-10-07T09:57:00Z">
        <w:r w:rsidDel="001F286C">
          <w:delText xml:space="preserve">” </w:delText>
        </w:r>
      </w:del>
      <w:r>
        <w:t xml:space="preserve"> </w:t>
      </w:r>
    </w:p>
    <w:p w14:paraId="643E0073" w14:textId="025343BD" w:rsidR="001F286C" w:rsidRPr="001F286C" w:rsidRDefault="007C0FF3" w:rsidP="001F286C">
      <w:pPr>
        <w:pStyle w:val="body"/>
        <w:rPr>
          <w:ins w:id="9182" w:author="Copy Editor" w:date="2026-10-07T12:57:00Z"/>
          <w:lang w:val="en-US"/>
        </w:rPr>
      </w:pPr>
      <w:del w:id="9183" w:author="Copy Editor" w:date="2026-10-07T12:57:00Z" w16du:dateUtc="2026-10-07T09:57:00Z">
        <w:r w:rsidDel="001F286C">
          <w:delText>He held my foot and pulled it.</w:delText>
        </w:r>
      </w:del>
      <w:ins w:id="9184" w:author="Copy Editor" w:date="2026-10-07T12:57:00Z" w16du:dateUtc="2026-10-07T09:57:00Z">
        <w:r w:rsidR="001F286C" w:rsidRPr="001F286C">
          <w:rPr>
            <w:rFonts w:ascii="Times New Roman" w:eastAsia="Times New Roman" w:hAnsi="Times New Roman" w:cs="Times New Roman"/>
            <w:kern w:val="0"/>
            <w:lang w:val="en-US" w:eastAsia="en-US" w:bidi="ar-SA"/>
          </w:rPr>
          <w:t xml:space="preserve"> </w:t>
        </w:r>
      </w:ins>
      <w:ins w:id="9185" w:author="Copy Editor" w:date="2026-10-07T12:57:00Z">
        <w:r w:rsidR="001F286C" w:rsidRPr="001F286C">
          <w:rPr>
            <w:lang w:val="en-US"/>
          </w:rPr>
          <w:t>The doctor takes Richard’s foot and pulls it.</w:t>
        </w:r>
      </w:ins>
    </w:p>
    <w:p w14:paraId="5E4BDD8C" w14:textId="73D0D6F4" w:rsidR="003439BF" w:rsidRPr="008B41F9" w:rsidRDefault="001F286C">
      <w:pPr>
        <w:pStyle w:val="bCHARACTER"/>
        <w:rPr>
          <w:lang w:val="en-US"/>
          <w:rPrChange w:id="9186" w:author="Copy Editor" w:date="2026-10-07T12:58:00Z" w16du:dateUtc="2026-10-07T09:58:00Z">
            <w:rPr/>
          </w:rPrChange>
        </w:rPr>
        <w:pPrChange w:id="9187" w:author="Copy Editor" w:date="2026-10-07T12:58:00Z" w16du:dateUtc="2026-10-07T09:58:00Z">
          <w:pPr>
            <w:pStyle w:val="bdialogue"/>
          </w:pPr>
        </w:pPrChange>
      </w:pPr>
      <w:ins w:id="9188" w:author="Copy Editor" w:date="2026-10-07T12:57:00Z">
        <w:r w:rsidRPr="001F286C">
          <w:rPr>
            <w:lang w:val="en-US"/>
          </w:rPr>
          <w:t>DOCTOR</w:t>
        </w:r>
      </w:ins>
      <w:r w:rsidR="007C0FF3">
        <w:t xml:space="preserve">  </w:t>
      </w:r>
    </w:p>
    <w:p w14:paraId="2606C0AF" w14:textId="77777777" w:rsidR="008B41F9" w:rsidRDefault="007C0FF3" w:rsidP="004B3D80">
      <w:pPr>
        <w:pStyle w:val="bdialogue"/>
        <w:rPr>
          <w:ins w:id="9189" w:author="Copy Editor" w:date="2026-10-07T12:58:00Z" w16du:dateUtc="2026-10-07T09:58:00Z"/>
        </w:rPr>
      </w:pPr>
      <w:del w:id="9190" w:author="Copy Editor" w:date="2026-10-07T12:58:00Z" w16du:dateUtc="2026-10-07T09:58:00Z">
        <w:r w:rsidDel="008B41F9">
          <w:delText>“</w:delText>
        </w:r>
      </w:del>
      <w:r>
        <w:t>Does that hurt?</w:t>
      </w:r>
    </w:p>
    <w:p w14:paraId="5E4BDD8D" w14:textId="04D186B9" w:rsidR="003439BF" w:rsidRDefault="008B41F9">
      <w:pPr>
        <w:pStyle w:val="bCHARACTER"/>
        <w:pPrChange w:id="9191" w:author="Copy Editor" w:date="2026-10-07T12:58:00Z" w16du:dateUtc="2026-10-07T09:58:00Z">
          <w:pPr>
            <w:pStyle w:val="bdialogue"/>
          </w:pPr>
        </w:pPrChange>
      </w:pPr>
      <w:ins w:id="9192" w:author="Copy Editor" w:date="2026-10-07T12:58:00Z">
        <w:r w:rsidRPr="008B41F9">
          <w:t>RICHARD</w:t>
        </w:r>
      </w:ins>
      <w:del w:id="9193" w:author="Copy Editor" w:date="2026-10-07T12:58:00Z" w16du:dateUtc="2026-10-07T09:58:00Z">
        <w:r w:rsidR="007C0FF3" w:rsidDel="008B41F9">
          <w:delText xml:space="preserve">” </w:delText>
        </w:r>
      </w:del>
      <w:r w:rsidR="007C0FF3">
        <w:t xml:space="preserve"> </w:t>
      </w:r>
    </w:p>
    <w:p w14:paraId="5E4BDD8E" w14:textId="77777777" w:rsidR="003439BF" w:rsidRDefault="007C0FF3" w:rsidP="004B3D80">
      <w:pPr>
        <w:pStyle w:val="bdialogue"/>
      </w:pPr>
      <w:del w:id="9194" w:author="Copy Editor" w:date="2026-10-07T12:58:00Z" w16du:dateUtc="2026-10-07T09:58:00Z">
        <w:r w:rsidDel="008B41F9">
          <w:lastRenderedPageBreak/>
          <w:delText>“</w:delText>
        </w:r>
      </w:del>
      <w:r>
        <w:t>No.</w:t>
      </w:r>
      <w:del w:id="9195" w:author="Copy Editor" w:date="2026-10-07T12:58:00Z" w16du:dateUtc="2026-10-07T09:58:00Z">
        <w:r w:rsidDel="008B41F9">
          <w:delText xml:space="preserve">”  </w:delText>
        </w:r>
      </w:del>
    </w:p>
    <w:p w14:paraId="5E4BDD8F" w14:textId="7936FFAF" w:rsidR="003439BF" w:rsidRDefault="007C0FF3" w:rsidP="00B33299">
      <w:pPr>
        <w:pStyle w:val="body"/>
      </w:pPr>
      <w:r>
        <w:t>He twist</w:t>
      </w:r>
      <w:ins w:id="9196" w:author="Copy Editor" w:date="2026-10-07T12:58:00Z" w16du:dateUtc="2026-10-07T09:58:00Z">
        <w:r w:rsidR="008B41F9">
          <w:t>s</w:t>
        </w:r>
      </w:ins>
      <w:del w:id="9197" w:author="Copy Editor" w:date="2026-10-07T12:58:00Z" w16du:dateUtc="2026-10-07T09:58:00Z">
        <w:r w:rsidDel="008B41F9">
          <w:delText>ed</w:delText>
        </w:r>
      </w:del>
      <w:r>
        <w:t xml:space="preserve"> it.  </w:t>
      </w:r>
    </w:p>
    <w:p w14:paraId="4E34147C" w14:textId="77777777" w:rsidR="008B41F9" w:rsidRDefault="008B41F9">
      <w:pPr>
        <w:pStyle w:val="bCHARACTER"/>
        <w:rPr>
          <w:ins w:id="9198" w:author="Copy Editor" w:date="2026-10-07T12:58:00Z" w16du:dateUtc="2026-10-07T09:58:00Z"/>
        </w:rPr>
        <w:pPrChange w:id="9199" w:author="Copy Editor" w:date="2026-10-07T12:58:00Z" w16du:dateUtc="2026-10-07T09:58:00Z">
          <w:pPr>
            <w:pStyle w:val="bdialogue"/>
          </w:pPr>
        </w:pPrChange>
      </w:pPr>
      <w:ins w:id="9200" w:author="Copy Editor" w:date="2026-10-07T12:58:00Z" w16du:dateUtc="2026-10-07T09:58:00Z">
        <w:r w:rsidRPr="001F286C">
          <w:rPr>
            <w:lang w:val="en-US"/>
          </w:rPr>
          <w:t>DOCTOR</w:t>
        </w:r>
        <w:r>
          <w:t xml:space="preserve"> </w:t>
        </w:r>
      </w:ins>
    </w:p>
    <w:p w14:paraId="5E4BDD90" w14:textId="5C1935DC" w:rsidR="003439BF" w:rsidRDefault="007C0FF3" w:rsidP="004B3D80">
      <w:pPr>
        <w:pStyle w:val="bdialogue"/>
      </w:pPr>
      <w:del w:id="9201" w:author="Copy Editor" w:date="2026-10-07T12:58:00Z" w16du:dateUtc="2026-10-07T09:58:00Z">
        <w:r w:rsidDel="008B41F9">
          <w:delText>“</w:delText>
        </w:r>
      </w:del>
      <w:r>
        <w:t>Does that hurt?</w:t>
      </w:r>
      <w:del w:id="9202" w:author="Copy Editor" w:date="2026-10-07T12:58:00Z" w16du:dateUtc="2026-10-07T09:58:00Z">
        <w:r w:rsidDel="008B41F9">
          <w:delText xml:space="preserve">” </w:delText>
        </w:r>
      </w:del>
      <w:r>
        <w:t xml:space="preserve"> </w:t>
      </w:r>
    </w:p>
    <w:p w14:paraId="77CDA927" w14:textId="4F1518EA" w:rsidR="008B41F9" w:rsidRDefault="008B41F9">
      <w:pPr>
        <w:pStyle w:val="bCHARACTER"/>
        <w:rPr>
          <w:ins w:id="9203" w:author="Copy Editor" w:date="2026-10-07T12:59:00Z" w16du:dateUtc="2026-10-07T09:59:00Z"/>
        </w:rPr>
        <w:pPrChange w:id="9204" w:author="Copy Editor" w:date="2026-10-07T12:59:00Z" w16du:dateUtc="2026-10-07T09:59:00Z">
          <w:pPr>
            <w:pStyle w:val="bdialogue"/>
          </w:pPr>
        </w:pPrChange>
      </w:pPr>
      <w:ins w:id="9205" w:author="Copy Editor" w:date="2026-10-07T12:59:00Z" w16du:dateUtc="2026-10-07T09:59:00Z">
        <w:r w:rsidRPr="008B41F9">
          <w:t>RICHARD</w:t>
        </w:r>
      </w:ins>
    </w:p>
    <w:p w14:paraId="5E4BDD91" w14:textId="2AE6EAE2" w:rsidR="003439BF" w:rsidRDefault="007C0FF3" w:rsidP="004B3D80">
      <w:pPr>
        <w:pStyle w:val="bdialogue"/>
      </w:pPr>
      <w:del w:id="9206" w:author="Copy Editor" w:date="2026-10-07T12:59:00Z" w16du:dateUtc="2026-10-07T09:59:00Z">
        <w:r w:rsidDel="008B41F9">
          <w:delText>“</w:delText>
        </w:r>
      </w:del>
      <w:r>
        <w:t>No.</w:t>
      </w:r>
      <w:del w:id="9207" w:author="Copy Editor" w:date="2026-10-07T12:59:00Z" w16du:dateUtc="2026-10-07T09:59:00Z">
        <w:r w:rsidDel="008B41F9">
          <w:delText>”</w:delText>
        </w:r>
      </w:del>
      <w:r>
        <w:t xml:space="preserve">  </w:t>
      </w:r>
    </w:p>
    <w:p w14:paraId="29546487" w14:textId="66FC2C04" w:rsidR="00B371B7" w:rsidRPr="00B371B7" w:rsidRDefault="007C0FF3" w:rsidP="00B371B7">
      <w:pPr>
        <w:pStyle w:val="body"/>
        <w:rPr>
          <w:ins w:id="9208" w:author="Copy Editor" w:date="2026-10-07T13:00:00Z"/>
          <w:lang w:val="en-US"/>
        </w:rPr>
      </w:pPr>
      <w:del w:id="9209" w:author="Copy Editor" w:date="2026-10-07T13:00:00Z" w16du:dateUtc="2026-10-07T10:00:00Z">
        <w:r w:rsidDel="00B371B7">
          <w:delText>He starts twisting it in the other direction</w:delText>
        </w:r>
      </w:del>
      <w:ins w:id="9210" w:author="Copy Editor" w:date="2026-10-07T13:00:00Z" w16du:dateUtc="2026-10-07T10:00:00Z">
        <w:r w:rsidR="00B371B7" w:rsidRPr="00B371B7">
          <w:rPr>
            <w:rFonts w:ascii="Times New Roman" w:eastAsia="Times New Roman" w:hAnsi="Times New Roman" w:cs="Times New Roman"/>
            <w:kern w:val="0"/>
            <w:lang w:val="en-US" w:eastAsia="en-US" w:bidi="ar-SA"/>
          </w:rPr>
          <w:t xml:space="preserve"> </w:t>
        </w:r>
      </w:ins>
      <w:ins w:id="9211" w:author="Copy Editor" w:date="2026-10-07T13:00:00Z">
        <w:r w:rsidR="00B371B7" w:rsidRPr="00B371B7">
          <w:rPr>
            <w:lang w:val="en-US"/>
          </w:rPr>
          <w:t>The doctor starts twisting it in the other direction.</w:t>
        </w:r>
      </w:ins>
    </w:p>
    <w:p w14:paraId="5E4BDD92" w14:textId="2EADC88A" w:rsidR="003439BF" w:rsidRPr="00B371B7" w:rsidRDefault="00B371B7">
      <w:pPr>
        <w:pStyle w:val="bCHARACTER"/>
        <w:rPr>
          <w:lang w:val="en-US"/>
          <w:rPrChange w:id="9212" w:author="Copy Editor" w:date="2026-10-07T13:00:00Z" w16du:dateUtc="2026-10-07T10:00:00Z">
            <w:rPr/>
          </w:rPrChange>
        </w:rPr>
        <w:pPrChange w:id="9213" w:author="Copy Editor" w:date="2026-10-07T13:00:00Z" w16du:dateUtc="2026-10-07T10:00:00Z">
          <w:pPr>
            <w:pStyle w:val="body"/>
          </w:pPr>
        </w:pPrChange>
      </w:pPr>
      <w:ins w:id="9214" w:author="Copy Editor" w:date="2026-10-07T13:00:00Z">
        <w:r w:rsidRPr="00B371B7">
          <w:rPr>
            <w:lang w:val="en-US"/>
          </w:rPr>
          <w:t>RICHARD</w:t>
        </w:r>
      </w:ins>
      <w:del w:id="9215" w:author="Copy Editor" w:date="2026-10-07T13:00:00Z" w16du:dateUtc="2026-10-07T10:00:00Z">
        <w:r w:rsidR="007C0FF3" w:rsidDel="00B371B7">
          <w:delText>.</w:delText>
        </w:r>
      </w:del>
      <w:r w:rsidR="007C0FF3">
        <w:t xml:space="preserve">  </w:t>
      </w:r>
    </w:p>
    <w:p w14:paraId="5E4BDD93" w14:textId="57606CE3" w:rsidR="003439BF" w:rsidRDefault="007C0FF3" w:rsidP="004B3D80">
      <w:pPr>
        <w:pStyle w:val="bdialogue"/>
      </w:pPr>
      <w:del w:id="9216" w:author="Copy Editor" w:date="2026-10-07T13:00:00Z" w16du:dateUtc="2026-10-07T10:00:00Z">
        <w:r w:rsidDel="00B371B7">
          <w:delText>“</w:delText>
        </w:r>
      </w:del>
      <w:r>
        <w:t>Slowly.</w:t>
      </w:r>
      <w:del w:id="9217" w:author="Copy Editor" w:date="2026-10-07T13:00:00Z" w16du:dateUtc="2026-10-07T10:00:00Z">
        <w:r w:rsidDel="00B371B7">
          <w:delText xml:space="preserve">” </w:delText>
        </w:r>
      </w:del>
    </w:p>
    <w:p w14:paraId="489DCE3B" w14:textId="77777777" w:rsidR="00B371B7" w:rsidRDefault="00B371B7" w:rsidP="00B33299">
      <w:pPr>
        <w:pStyle w:val="body"/>
        <w:rPr>
          <w:ins w:id="9218" w:author="Copy Editor" w:date="2026-10-07T13:00:00Z" w16du:dateUtc="2026-10-07T10:00:00Z"/>
        </w:rPr>
      </w:pPr>
      <w:ins w:id="9219" w:author="Copy Editor" w:date="2026-10-07T13:00:00Z" w16du:dateUtc="2026-10-07T10:00:00Z">
        <w:r>
          <w:t xml:space="preserve">He </w:t>
        </w:r>
      </w:ins>
      <w:del w:id="9220" w:author="Copy Editor" w:date="2026-10-07T13:00:00Z" w16du:dateUtc="2026-10-07T10:00:00Z">
        <w:r w:rsidR="007C0FF3" w:rsidDel="00B371B7">
          <w:delText xml:space="preserve">I </w:delText>
        </w:r>
      </w:del>
      <w:r w:rsidR="007C0FF3">
        <w:t>caution</w:t>
      </w:r>
      <w:ins w:id="9221" w:author="Copy Editor" w:date="2026-10-07T13:00:00Z" w16du:dateUtc="2026-10-07T10:00:00Z">
        <w:r>
          <w:t>s</w:t>
        </w:r>
      </w:ins>
      <w:r w:rsidR="007C0FF3">
        <w:t xml:space="preserve">. </w:t>
      </w:r>
    </w:p>
    <w:p w14:paraId="5E4BDD94" w14:textId="033B3B0A" w:rsidR="003439BF" w:rsidRDefault="00B371B7">
      <w:pPr>
        <w:pStyle w:val="bCHARACTER"/>
        <w:pPrChange w:id="9222" w:author="Copy Editor" w:date="2026-10-07T13:00:00Z" w16du:dateUtc="2026-10-07T10:00:00Z">
          <w:pPr>
            <w:pStyle w:val="body"/>
          </w:pPr>
        </w:pPrChange>
      </w:pPr>
      <w:ins w:id="9223" w:author="Copy Editor" w:date="2026-10-07T13:00:00Z">
        <w:r w:rsidRPr="00B371B7">
          <w:t>RICHARD</w:t>
        </w:r>
      </w:ins>
      <w:r w:rsidR="007C0FF3">
        <w:t xml:space="preserve"> </w:t>
      </w:r>
    </w:p>
    <w:p w14:paraId="5E4BDD95" w14:textId="77777777" w:rsidR="003439BF" w:rsidRDefault="007C0FF3" w:rsidP="004B3D80">
      <w:pPr>
        <w:pStyle w:val="bdialogue"/>
      </w:pPr>
      <w:del w:id="9224" w:author="Copy Editor" w:date="2026-10-07T13:00:00Z" w16du:dateUtc="2026-10-07T10:00:00Z">
        <w:r w:rsidDel="00B371B7">
          <w:delText>“</w:delText>
        </w:r>
      </w:del>
      <w:r>
        <w:t>Stop.</w:t>
      </w:r>
      <w:del w:id="9225" w:author="Copy Editor" w:date="2026-10-07T13:00:00Z" w16du:dateUtc="2026-10-07T10:00:00Z">
        <w:r w:rsidDel="00B371B7">
          <w:delText xml:space="preserve">” </w:delText>
        </w:r>
      </w:del>
      <w:r>
        <w:t xml:space="preserve"> </w:t>
      </w:r>
    </w:p>
    <w:p w14:paraId="5E4BDD96" w14:textId="670B5FDC" w:rsidR="003439BF" w:rsidRDefault="007C0FF3" w:rsidP="00B33299">
      <w:pPr>
        <w:pStyle w:val="body"/>
      </w:pPr>
      <w:r>
        <w:t>He looks at</w:t>
      </w:r>
      <w:ins w:id="9226" w:author="Copy Editor" w:date="2026-10-07T13:01:00Z" w16du:dateUtc="2026-10-07T10:01:00Z">
        <w:r w:rsidR="00B371B7">
          <w:t xml:space="preserve"> him</w:t>
        </w:r>
      </w:ins>
      <w:del w:id="9227" w:author="Copy Editor" w:date="2026-10-07T13:01:00Z" w16du:dateUtc="2026-10-07T10:01:00Z">
        <w:r w:rsidDel="00B371B7">
          <w:delText xml:space="preserve"> me</w:delText>
        </w:r>
      </w:del>
      <w:r>
        <w:t xml:space="preserve">.  </w:t>
      </w:r>
    </w:p>
    <w:p w14:paraId="261E4747" w14:textId="77777777" w:rsidR="00B371B7" w:rsidRDefault="00B371B7">
      <w:pPr>
        <w:pStyle w:val="bCHARACTER"/>
        <w:rPr>
          <w:ins w:id="9228" w:author="Copy Editor" w:date="2026-10-07T13:01:00Z" w16du:dateUtc="2026-10-07T10:01:00Z"/>
        </w:rPr>
        <w:pPrChange w:id="9229" w:author="Copy Editor" w:date="2026-10-07T13:01:00Z" w16du:dateUtc="2026-10-07T10:01:00Z">
          <w:pPr>
            <w:pStyle w:val="bdialogue"/>
          </w:pPr>
        </w:pPrChange>
      </w:pPr>
      <w:ins w:id="9230" w:author="Copy Editor" w:date="2026-10-07T13:01:00Z" w16du:dateUtc="2026-10-07T10:01:00Z">
        <w:r w:rsidRPr="001F286C">
          <w:rPr>
            <w:lang w:val="en-US"/>
          </w:rPr>
          <w:t>DOCTOR</w:t>
        </w:r>
        <w:r>
          <w:t xml:space="preserve"> </w:t>
        </w:r>
      </w:ins>
    </w:p>
    <w:p w14:paraId="03E8734B" w14:textId="77777777" w:rsidR="00B371B7" w:rsidRDefault="007C0FF3" w:rsidP="004B3D80">
      <w:pPr>
        <w:pStyle w:val="bdialogue"/>
        <w:rPr>
          <w:ins w:id="9231" w:author="Copy Editor" w:date="2026-10-07T13:01:00Z" w16du:dateUtc="2026-10-07T10:01:00Z"/>
        </w:rPr>
      </w:pPr>
      <w:del w:id="9232" w:author="Copy Editor" w:date="2026-10-07T13:01:00Z" w16du:dateUtc="2026-10-07T10:01:00Z">
        <w:r w:rsidDel="00B371B7">
          <w:delText>“</w:delText>
        </w:r>
      </w:del>
      <w:r>
        <w:t>Does that hurt?</w:t>
      </w:r>
      <w:del w:id="9233" w:author="Copy Editor" w:date="2026-10-07T13:01:00Z" w16du:dateUtc="2026-10-07T10:01:00Z">
        <w:r w:rsidDel="00B371B7">
          <w:delText>”</w:delText>
        </w:r>
      </w:del>
    </w:p>
    <w:p w14:paraId="5E4BDD97" w14:textId="745DEB28" w:rsidR="003439BF" w:rsidRDefault="00B371B7">
      <w:pPr>
        <w:pStyle w:val="bCHARACTER"/>
        <w:pPrChange w:id="9234" w:author="Copy Editor" w:date="2026-10-07T13:01:00Z" w16du:dateUtc="2026-10-07T10:01:00Z">
          <w:pPr>
            <w:pStyle w:val="bdialogue"/>
          </w:pPr>
        </w:pPrChange>
      </w:pPr>
      <w:ins w:id="9235" w:author="Copy Editor" w:date="2026-10-07T13:01:00Z">
        <w:r w:rsidRPr="00B371B7">
          <w:t>RICHARD</w:t>
        </w:r>
      </w:ins>
      <w:r w:rsidR="007C0FF3">
        <w:t xml:space="preserve">  </w:t>
      </w:r>
    </w:p>
    <w:p w14:paraId="5E4BDD98" w14:textId="61F7C456" w:rsidR="003439BF" w:rsidRDefault="007C0FF3" w:rsidP="004B3D80">
      <w:pPr>
        <w:pStyle w:val="bdialogue"/>
      </w:pPr>
      <w:del w:id="9236" w:author="Copy Editor" w:date="2026-10-07T13:01:00Z" w16du:dateUtc="2026-10-07T10:01:00Z">
        <w:r w:rsidDel="00B371B7">
          <w:delText>“</w:delText>
        </w:r>
      </w:del>
      <w:r>
        <w:t>No, but you go a fraction further and it will!</w:t>
      </w:r>
      <w:del w:id="9237" w:author="Copy Editor" w:date="2026-10-07T13:01:00Z" w16du:dateUtc="2026-10-07T10:01:00Z">
        <w:r w:rsidDel="00B371B7">
          <w:delText>”</w:delText>
        </w:r>
      </w:del>
      <w:r>
        <w:t xml:space="preserve">  </w:t>
      </w:r>
    </w:p>
    <w:p w14:paraId="68793997" w14:textId="77777777" w:rsidR="00F93BAA" w:rsidRPr="00F93BAA" w:rsidRDefault="00F93BAA">
      <w:pPr>
        <w:pStyle w:val="body"/>
        <w:rPr>
          <w:ins w:id="9238" w:author="Copy Editor" w:date="2026-10-07T13:01:00Z"/>
          <w:lang w:val="en-US"/>
        </w:rPr>
        <w:pPrChange w:id="9239" w:author="Copy Editor" w:date="2026-10-07T13:02:00Z" w16du:dateUtc="2026-10-07T10:02:00Z">
          <w:pPr>
            <w:pStyle w:val="bdialogue"/>
          </w:pPr>
        </w:pPrChange>
      </w:pPr>
      <w:ins w:id="9240" w:author="Copy Editor" w:date="2026-10-07T13:01:00Z">
        <w:r w:rsidRPr="00F93BAA">
          <w:rPr>
            <w:lang w:val="en-US"/>
          </w:rPr>
          <w:t>The doctor looks at Richard.</w:t>
        </w:r>
      </w:ins>
    </w:p>
    <w:p w14:paraId="0DA334F1" w14:textId="77777777" w:rsidR="00F93BAA" w:rsidRPr="00F93BAA" w:rsidRDefault="00F93BAA">
      <w:pPr>
        <w:pStyle w:val="body"/>
        <w:rPr>
          <w:ins w:id="9241" w:author="Copy Editor" w:date="2026-10-07T13:01:00Z"/>
          <w:lang w:val="en-US"/>
        </w:rPr>
        <w:pPrChange w:id="9242" w:author="Copy Editor" w:date="2026-10-07T13:02:00Z" w16du:dateUtc="2026-10-07T10:02:00Z">
          <w:pPr>
            <w:pStyle w:val="bdialogue"/>
          </w:pPr>
        </w:pPrChange>
      </w:pPr>
      <w:ins w:id="9243" w:author="Copy Editor" w:date="2026-10-07T13:01:00Z">
        <w:r w:rsidRPr="00F93BAA">
          <w:rPr>
            <w:lang w:val="en-US"/>
          </w:rPr>
          <w:t>Richard holds his gaze.</w:t>
        </w:r>
      </w:ins>
    </w:p>
    <w:p w14:paraId="4932C848" w14:textId="77777777" w:rsidR="00F93BAA" w:rsidRPr="00F93BAA" w:rsidRDefault="00F93BAA">
      <w:pPr>
        <w:pStyle w:val="bCHARACTER"/>
        <w:rPr>
          <w:ins w:id="9244" w:author="Copy Editor" w:date="2026-10-07T13:01:00Z"/>
          <w:lang w:val="en-US"/>
        </w:rPr>
        <w:pPrChange w:id="9245" w:author="Copy Editor" w:date="2026-10-07T13:02:00Z" w16du:dateUtc="2026-10-07T10:02:00Z">
          <w:pPr>
            <w:pStyle w:val="bdialogue"/>
          </w:pPr>
        </w:pPrChange>
      </w:pPr>
      <w:ins w:id="9246" w:author="Copy Editor" w:date="2026-10-07T13:01:00Z">
        <w:r w:rsidRPr="00F93BAA">
          <w:rPr>
            <w:lang w:val="en-US"/>
          </w:rPr>
          <w:t>RICHARD (V.O.)</w:t>
        </w:r>
      </w:ins>
    </w:p>
    <w:p w14:paraId="5CFD62B3" w14:textId="77777777" w:rsidR="00F93BAA" w:rsidRDefault="007C0FF3" w:rsidP="00F93BAA">
      <w:pPr>
        <w:pStyle w:val="bdialogue"/>
        <w:rPr>
          <w:ins w:id="9247" w:author="Copy Editor" w:date="2026-10-07T13:02:00Z" w16du:dateUtc="2026-10-07T10:02:00Z"/>
        </w:rPr>
      </w:pPr>
      <w:del w:id="9248" w:author="Copy Editor" w:date="2026-10-07T13:01:00Z" w16du:dateUtc="2026-10-07T10:01:00Z">
        <w:r w:rsidDel="00F93BAA">
          <w:delText xml:space="preserve">He looked at me and I held his gaze, </w:delText>
        </w:r>
      </w:del>
      <w:r>
        <w:t xml:space="preserve">I just knew he was going to prove I wasn’t making it up.  </w:t>
      </w:r>
    </w:p>
    <w:p w14:paraId="5628E477" w14:textId="720885D5" w:rsidR="00525646" w:rsidDel="00F85E30" w:rsidRDefault="00F85E30">
      <w:pPr>
        <w:pStyle w:val="body"/>
        <w:rPr>
          <w:del w:id="9249" w:author="Copy Editor" w:date="2026-10-07T13:02:00Z" w16du:dateUtc="2026-10-07T10:02:00Z"/>
        </w:rPr>
        <w:pPrChange w:id="9250" w:author="Copy Editor" w:date="2026-10-07T13:02:00Z" w16du:dateUtc="2026-10-07T10:02:00Z">
          <w:pPr>
            <w:pStyle w:val="bdialogue"/>
          </w:pPr>
        </w:pPrChange>
      </w:pPr>
      <w:ins w:id="9251" w:author="Copy Editor" w:date="2026-10-07T13:02:00Z">
        <w:r w:rsidRPr="00F85E30">
          <w:t>They hold each other’s gaze for what feels like a long time.</w:t>
        </w:r>
        <w:r w:rsidRPr="00F85E30" w:rsidDel="00F85E30">
          <w:t xml:space="preserve"> </w:t>
        </w:r>
      </w:ins>
      <w:del w:id="9252" w:author="Copy Editor" w:date="2026-10-07T13:02:00Z" w16du:dateUtc="2026-10-07T10:02:00Z">
        <w:r w:rsidR="007C0FF3" w:rsidDel="00F85E30">
          <w:delText xml:space="preserve">We held </w:delText>
        </w:r>
        <w:r w:rsidR="00BC2636" w:rsidDel="00F85E30">
          <w:delText>each other’s</w:delText>
        </w:r>
        <w:r w:rsidR="007C0FF3" w:rsidDel="00F85E30">
          <w:delText xml:space="preserve"> eyes for what felt like a long time.  </w:delText>
        </w:r>
      </w:del>
    </w:p>
    <w:p w14:paraId="04A29F82" w14:textId="77777777" w:rsidR="00F85E30" w:rsidRPr="00F85E30" w:rsidRDefault="00F85E30" w:rsidP="00F85E30">
      <w:pPr>
        <w:pStyle w:val="body"/>
        <w:rPr>
          <w:ins w:id="9253" w:author="Copy Editor" w:date="2026-10-07T13:02:00Z" w16du:dateUtc="2026-10-07T10:02:00Z"/>
        </w:rPr>
      </w:pPr>
    </w:p>
    <w:p w14:paraId="6E05E586" w14:textId="77777777" w:rsidR="00F85E30" w:rsidRDefault="00F85E30">
      <w:pPr>
        <w:pStyle w:val="bCHARACTER"/>
        <w:rPr>
          <w:ins w:id="9254" w:author="Copy Editor" w:date="2026-10-07T13:02:00Z" w16du:dateUtc="2026-10-07T10:02:00Z"/>
        </w:rPr>
        <w:pPrChange w:id="9255" w:author="Copy Editor" w:date="2026-10-07T13:02:00Z" w16du:dateUtc="2026-10-07T10:02:00Z">
          <w:pPr>
            <w:pStyle w:val="bdialogue"/>
          </w:pPr>
        </w:pPrChange>
      </w:pPr>
      <w:ins w:id="9256" w:author="Copy Editor" w:date="2026-10-07T13:02:00Z" w16du:dateUtc="2026-10-07T10:02:00Z">
        <w:r w:rsidRPr="001F286C">
          <w:rPr>
            <w:lang w:val="en-US"/>
          </w:rPr>
          <w:t>DOCTOR</w:t>
        </w:r>
        <w:r>
          <w:t xml:space="preserve"> </w:t>
        </w:r>
      </w:ins>
    </w:p>
    <w:p w14:paraId="77CBC21E" w14:textId="132E3076" w:rsidR="00525646" w:rsidRDefault="007C0FF3" w:rsidP="004B3D80">
      <w:pPr>
        <w:pStyle w:val="bdialogue"/>
      </w:pPr>
      <w:r>
        <w:t>“OK.”</w:t>
      </w:r>
    </w:p>
    <w:p w14:paraId="0527632D" w14:textId="424440FB" w:rsidR="00525646" w:rsidRDefault="00F85E30" w:rsidP="00B33299">
      <w:pPr>
        <w:pStyle w:val="body"/>
        <w:rPr>
          <w:ins w:id="9257" w:author="Copy Editor" w:date="2026-10-07T13:03:00Z" w16du:dateUtc="2026-10-07T10:03:00Z"/>
        </w:rPr>
      </w:pPr>
      <w:ins w:id="9258" w:author="Copy Editor" w:date="2026-10-07T13:03:00Z" w16du:dateUtc="2026-10-07T10:03:00Z">
        <w:r>
          <w:t xml:space="preserve">He </w:t>
        </w:r>
      </w:ins>
      <w:del w:id="9259" w:author="Copy Editor" w:date="2026-10-07T13:03:00Z" w16du:dateUtc="2026-10-07T10:03:00Z">
        <w:r w:rsidR="007C0FF3" w:rsidDel="00F85E30">
          <w:delText xml:space="preserve">he said and </w:delText>
        </w:r>
      </w:del>
      <w:r w:rsidR="007C0FF3">
        <w:t>let</w:t>
      </w:r>
      <w:ins w:id="9260" w:author="Copy Editor" w:date="2026-10-07T13:03:00Z" w16du:dateUtc="2026-10-07T10:03:00Z">
        <w:r>
          <w:t>s</w:t>
        </w:r>
      </w:ins>
      <w:r w:rsidR="007C0FF3">
        <w:t xml:space="preserve"> go.</w:t>
      </w:r>
    </w:p>
    <w:p w14:paraId="3615C457" w14:textId="77777777" w:rsidR="00F85E30" w:rsidRPr="00F93BAA" w:rsidRDefault="00F85E30" w:rsidP="00F85E30">
      <w:pPr>
        <w:pStyle w:val="bCHARACTER"/>
        <w:rPr>
          <w:ins w:id="9261" w:author="Copy Editor" w:date="2026-10-07T13:03:00Z" w16du:dateUtc="2026-10-07T10:03:00Z"/>
          <w:lang w:val="en-US"/>
        </w:rPr>
      </w:pPr>
      <w:ins w:id="9262" w:author="Copy Editor" w:date="2026-10-07T13:03:00Z" w16du:dateUtc="2026-10-07T10:03:00Z">
        <w:r w:rsidRPr="00F93BAA">
          <w:rPr>
            <w:lang w:val="en-US"/>
          </w:rPr>
          <w:t>RICHARD (V.O.)</w:t>
        </w:r>
      </w:ins>
    </w:p>
    <w:p w14:paraId="0CC2CD6D" w14:textId="0704D2F8" w:rsidR="00F85E30" w:rsidDel="00F85E30" w:rsidRDefault="00F85E30" w:rsidP="00B33299">
      <w:pPr>
        <w:pStyle w:val="body"/>
        <w:rPr>
          <w:del w:id="9263" w:author="Copy Editor" w:date="2026-10-07T13:03:00Z" w16du:dateUtc="2026-10-07T10:03:00Z"/>
        </w:rPr>
      </w:pPr>
    </w:p>
    <w:p w14:paraId="78F80960" w14:textId="77777777" w:rsidR="00F85E30" w:rsidRDefault="007C0FF3" w:rsidP="00F85E30">
      <w:pPr>
        <w:pStyle w:val="bdialogue"/>
        <w:rPr>
          <w:ins w:id="9264" w:author="Copy Editor" w:date="2026-10-07T13:03:00Z" w16du:dateUtc="2026-10-07T10:03:00Z"/>
        </w:rPr>
      </w:pPr>
      <w:r>
        <w:t xml:space="preserve">I was ever so grateful.  </w:t>
      </w:r>
    </w:p>
    <w:p w14:paraId="3DBEFBBF" w14:textId="77777777" w:rsidR="0049168F" w:rsidRPr="0049168F" w:rsidRDefault="0049168F" w:rsidP="0049168F">
      <w:pPr>
        <w:pStyle w:val="body"/>
        <w:rPr>
          <w:ins w:id="9265" w:author="Copy Editor" w:date="2026-10-07T13:03:00Z"/>
          <w:lang w:val="en-US"/>
        </w:rPr>
      </w:pPr>
      <w:ins w:id="9266" w:author="Copy Editor" w:date="2026-10-07T13:03:00Z">
        <w:r w:rsidRPr="0049168F">
          <w:rPr>
            <w:lang w:val="en-US"/>
          </w:rPr>
          <w:t>The medical orderly slits the seam of Richard’s trousers.</w:t>
        </w:r>
      </w:ins>
    </w:p>
    <w:p w14:paraId="62CCA42E" w14:textId="77777777" w:rsidR="0049168F" w:rsidRPr="0049168F" w:rsidRDefault="0049168F" w:rsidP="0049168F">
      <w:pPr>
        <w:pStyle w:val="body"/>
        <w:rPr>
          <w:ins w:id="9267" w:author="Copy Editor" w:date="2026-10-07T13:03:00Z"/>
          <w:lang w:val="en-US"/>
        </w:rPr>
      </w:pPr>
      <w:ins w:id="9268" w:author="Copy Editor" w:date="2026-10-07T13:03:00Z">
        <w:r w:rsidRPr="0049168F">
          <w:rPr>
            <w:lang w:val="en-US"/>
          </w:rPr>
          <w:lastRenderedPageBreak/>
          <w:t>Another MEDICAL ORDERLY, a pretty young woman, arrives with an enormous amount of cotton wool.</w:t>
        </w:r>
      </w:ins>
    </w:p>
    <w:p w14:paraId="5FC351B9" w14:textId="77777777" w:rsidR="0049168F" w:rsidRPr="0049168F" w:rsidRDefault="0049168F">
      <w:pPr>
        <w:pStyle w:val="bCHARACTER"/>
        <w:rPr>
          <w:ins w:id="9269" w:author="Copy Editor" w:date="2026-10-07T13:03:00Z"/>
          <w:lang w:val="en-US"/>
        </w:rPr>
        <w:pPrChange w:id="9270" w:author="Copy Editor" w:date="2026-10-07T13:03:00Z" w16du:dateUtc="2026-10-07T10:03:00Z">
          <w:pPr>
            <w:pStyle w:val="body"/>
          </w:pPr>
        </w:pPrChange>
      </w:pPr>
      <w:ins w:id="9271" w:author="Copy Editor" w:date="2026-10-07T13:03:00Z">
        <w:r w:rsidRPr="0049168F">
          <w:rPr>
            <w:lang w:val="en-US"/>
          </w:rPr>
          <w:t>RICHARD (V.O.)</w:t>
        </w:r>
      </w:ins>
    </w:p>
    <w:p w14:paraId="0129DAAC" w14:textId="77777777" w:rsidR="0049168F" w:rsidRDefault="007C0FF3" w:rsidP="00F85E30">
      <w:pPr>
        <w:pStyle w:val="bdialogue"/>
        <w:rPr>
          <w:ins w:id="9272" w:author="Copy Editor" w:date="2026-10-07T13:04:00Z" w16du:dateUtc="2026-10-07T10:04:00Z"/>
        </w:rPr>
      </w:pPr>
      <w:r>
        <w:t xml:space="preserve">The medical orderly then slit the seam on my trousers while another one, pretty girl, got enough cotton wool to make a school nativity scene and wrapped it round my leg.  </w:t>
      </w:r>
    </w:p>
    <w:p w14:paraId="2050EB2B" w14:textId="77777777" w:rsidR="001B2036" w:rsidRDefault="001B2036" w:rsidP="0049168F">
      <w:pPr>
        <w:pStyle w:val="body"/>
        <w:rPr>
          <w:ins w:id="9273" w:author="Copy Editor" w:date="2026-10-07T13:04:00Z" w16du:dateUtc="2026-10-07T10:04:00Z"/>
        </w:rPr>
      </w:pPr>
      <w:ins w:id="9274" w:author="Copy Editor" w:date="2026-10-07T13:04:00Z">
        <w:r w:rsidRPr="001B2036">
          <w:t>She secures the cotton wool with a tight bandage</w:t>
        </w:r>
      </w:ins>
      <w:del w:id="9275" w:author="Copy Editor" w:date="2026-10-07T13:04:00Z" w16du:dateUtc="2026-10-07T10:04:00Z">
        <w:r w:rsidR="007C0FF3" w:rsidDel="001B2036">
          <w:delText>Then held it all in place with a tight bandage</w:delText>
        </w:r>
      </w:del>
      <w:r w:rsidR="007C0FF3">
        <w:t>.</w:t>
      </w:r>
    </w:p>
    <w:p w14:paraId="5E4BDD99" w14:textId="224A4987" w:rsidR="003439BF" w:rsidRDefault="001B2036">
      <w:pPr>
        <w:pStyle w:val="bCHARACTER"/>
        <w:pPrChange w:id="9276" w:author="Copy Editor" w:date="2026-10-07T13:04:00Z" w16du:dateUtc="2026-10-07T10:04:00Z">
          <w:pPr>
            <w:pStyle w:val="body"/>
          </w:pPr>
        </w:pPrChange>
      </w:pPr>
      <w:ins w:id="9277" w:author="Copy Editor" w:date="2026-10-07T13:04:00Z">
        <w:r w:rsidRPr="001B2036">
          <w:t>MEDICAL ORDERLY</w:t>
        </w:r>
      </w:ins>
      <w:r w:rsidR="007C0FF3">
        <w:t xml:space="preserve">  </w:t>
      </w:r>
    </w:p>
    <w:p w14:paraId="672DF257" w14:textId="77777777" w:rsidR="001B2036" w:rsidRDefault="007C0FF3" w:rsidP="00E51715">
      <w:pPr>
        <w:pStyle w:val="bdialogue"/>
        <w:rPr>
          <w:ins w:id="9278" w:author="Copy Editor" w:date="2026-10-07T13:04:00Z" w16du:dateUtc="2026-10-07T10:04:00Z"/>
        </w:rPr>
      </w:pPr>
      <w:del w:id="9279" w:author="Copy Editor" w:date="2026-10-07T13:04:00Z" w16du:dateUtc="2026-10-07T10:04:00Z">
        <w:r w:rsidDel="001B2036">
          <w:delText>“</w:delText>
        </w:r>
      </w:del>
      <w:r>
        <w:t xml:space="preserve">Can you move </w:t>
      </w:r>
      <w:r w:rsidRPr="00E51715">
        <w:t>that</w:t>
      </w:r>
      <w:r>
        <w:t>?</w:t>
      </w:r>
    </w:p>
    <w:p w14:paraId="72694F0F" w14:textId="77777777" w:rsidR="001B2036" w:rsidRPr="001B2036" w:rsidRDefault="001B2036">
      <w:pPr>
        <w:pStyle w:val="body"/>
        <w:rPr>
          <w:ins w:id="9280" w:author="Copy Editor" w:date="2026-10-07T13:04:00Z"/>
          <w:lang w:val="en-US"/>
        </w:rPr>
        <w:pPrChange w:id="9281" w:author="Copy Editor" w:date="2026-10-07T13:05:00Z" w16du:dateUtc="2026-10-07T10:05:00Z">
          <w:pPr>
            <w:pStyle w:val="bdialogue"/>
          </w:pPr>
        </w:pPrChange>
      </w:pPr>
      <w:ins w:id="9282" w:author="Copy Editor" w:date="2026-10-07T13:04:00Z">
        <w:r w:rsidRPr="001B2036">
          <w:rPr>
            <w:lang w:val="en-US"/>
          </w:rPr>
          <w:t>Richard moves his leg.</w:t>
        </w:r>
      </w:ins>
    </w:p>
    <w:p w14:paraId="4D0AF1AD" w14:textId="77777777" w:rsidR="001B2036" w:rsidRPr="001B2036" w:rsidRDefault="001B2036">
      <w:pPr>
        <w:pStyle w:val="bCHARACTER"/>
        <w:rPr>
          <w:ins w:id="9283" w:author="Copy Editor" w:date="2026-10-07T13:04:00Z"/>
          <w:lang w:val="en-US"/>
        </w:rPr>
        <w:pPrChange w:id="9284" w:author="Copy Editor" w:date="2026-10-07T13:04:00Z" w16du:dateUtc="2026-10-07T10:04:00Z">
          <w:pPr>
            <w:pStyle w:val="bdialogue"/>
          </w:pPr>
        </w:pPrChange>
      </w:pPr>
      <w:ins w:id="9285" w:author="Copy Editor" w:date="2026-10-07T13:04:00Z">
        <w:r w:rsidRPr="001B2036">
          <w:rPr>
            <w:lang w:val="en-US"/>
          </w:rPr>
          <w:t>RICHARD</w:t>
        </w:r>
      </w:ins>
    </w:p>
    <w:p w14:paraId="5E4BDD9A" w14:textId="1589EA2B" w:rsidR="003439BF" w:rsidDel="001C2BB4" w:rsidRDefault="007C0FF3">
      <w:pPr>
        <w:pStyle w:val="body"/>
        <w:rPr>
          <w:del w:id="9286" w:author="Copy Editor" w:date="2026-10-07T13:04:00Z" w16du:dateUtc="2026-10-07T10:04:00Z"/>
        </w:rPr>
        <w:pPrChange w:id="9287" w:author="Copy Editor" w:date="2026-10-07T13:04:00Z" w16du:dateUtc="2026-10-07T10:04:00Z">
          <w:pPr>
            <w:pStyle w:val="bdialogue"/>
          </w:pPr>
        </w:pPrChange>
      </w:pPr>
      <w:del w:id="9288" w:author="Copy Editor" w:date="2026-10-07T13:04:00Z" w16du:dateUtc="2026-10-07T10:04:00Z">
        <w:r w:rsidDel="001B2036">
          <w:delText>”</w:delText>
        </w:r>
      </w:del>
      <w:del w:id="9289" w:author="Copy Editor" w:date="2026-10-07T13:05:00Z" w16du:dateUtc="2026-10-07T10:05:00Z">
        <w:r w:rsidDel="00E51715">
          <w:delText xml:space="preserve">  </w:delText>
        </w:r>
      </w:del>
    </w:p>
    <w:p w14:paraId="5E4BDD9B" w14:textId="099077C6" w:rsidR="003439BF" w:rsidRDefault="00BC2636" w:rsidP="00E51715">
      <w:pPr>
        <w:pStyle w:val="bdialogue"/>
        <w:rPr>
          <w:ins w:id="9290" w:author="Copy Editor" w:date="2026-10-07T13:05:00Z" w16du:dateUtc="2026-10-07T10:05:00Z"/>
        </w:rPr>
      </w:pPr>
      <w:del w:id="9291" w:author="Copy Editor" w:date="2026-10-07T13:05:00Z" w16du:dateUtc="2026-10-07T10:05:00Z">
        <w:r w:rsidDel="001C2BB4">
          <w:delText xml:space="preserve">” </w:delText>
        </w:r>
      </w:del>
      <w:r>
        <w:t>Yes</w:t>
      </w:r>
      <w:r w:rsidR="007C0FF3">
        <w:t>.</w:t>
      </w:r>
      <w:del w:id="9292" w:author="Copy Editor" w:date="2026-10-07T13:04:00Z" w16du:dateUtc="2026-10-07T10:04:00Z">
        <w:r w:rsidR="007C0FF3" w:rsidDel="001C2BB4">
          <w:delText xml:space="preserve">”  </w:delText>
        </w:r>
      </w:del>
    </w:p>
    <w:p w14:paraId="4D5C04A2" w14:textId="77777777" w:rsidR="001C2BB4" w:rsidRDefault="001C2BB4" w:rsidP="001C2BB4">
      <w:pPr>
        <w:pStyle w:val="bCHARACTER"/>
        <w:rPr>
          <w:ins w:id="9293" w:author="Copy Editor" w:date="2026-10-07T13:05:00Z" w16du:dateUtc="2026-10-07T10:05:00Z"/>
        </w:rPr>
      </w:pPr>
      <w:ins w:id="9294" w:author="Copy Editor" w:date="2026-10-07T13:05:00Z" w16du:dateUtc="2026-10-07T10:05:00Z">
        <w:r w:rsidRPr="001B2036">
          <w:t>MEDICAL ORDERLY</w:t>
        </w:r>
        <w:r>
          <w:t xml:space="preserve">  </w:t>
        </w:r>
      </w:ins>
    </w:p>
    <w:p w14:paraId="7A048303" w14:textId="4B58D520" w:rsidR="001C2BB4" w:rsidDel="001C2BB4" w:rsidRDefault="001C2BB4">
      <w:pPr>
        <w:pStyle w:val="bCHARACTER"/>
        <w:rPr>
          <w:del w:id="9295" w:author="Copy Editor" w:date="2026-10-07T13:05:00Z" w16du:dateUtc="2026-10-07T10:05:00Z"/>
        </w:rPr>
        <w:pPrChange w:id="9296" w:author="Copy Editor" w:date="2026-10-07T13:05:00Z" w16du:dateUtc="2026-10-07T10:05:00Z">
          <w:pPr>
            <w:pStyle w:val="bdialogue"/>
          </w:pPr>
        </w:pPrChange>
      </w:pPr>
    </w:p>
    <w:p w14:paraId="5E4BDD9C" w14:textId="1B29FE4A" w:rsidR="003439BF" w:rsidRDefault="007C0FF3" w:rsidP="00E51715">
      <w:pPr>
        <w:pStyle w:val="bdialogue"/>
      </w:pPr>
      <w:del w:id="9297" w:author="Copy Editor" w:date="2026-10-07T13:05:00Z" w16du:dateUtc="2026-10-07T10:05:00Z">
        <w:r w:rsidDel="001C2BB4">
          <w:delText>“</w:delText>
        </w:r>
      </w:del>
      <w:r>
        <w:t>Oh</w:t>
      </w:r>
      <w:del w:id="9298" w:author="Copy Editor" w:date="2026-10-07T13:05:00Z" w16du:dateUtc="2026-10-07T10:05:00Z">
        <w:r w:rsidDel="001C2BB4">
          <w:delText xml:space="preserve">” </w:delText>
        </w:r>
      </w:del>
    </w:p>
    <w:p w14:paraId="135CF475" w14:textId="77777777" w:rsidR="00E51715" w:rsidRPr="00617959" w:rsidRDefault="00E51715" w:rsidP="00E51715">
      <w:pPr>
        <w:pStyle w:val="bCHARACTER"/>
        <w:rPr>
          <w:ins w:id="9299" w:author="Copy Editor" w:date="2026-10-07T13:06:00Z" w16du:dateUtc="2026-10-07T10:06:00Z"/>
          <w:color w:val="auto"/>
          <w:lang w:val="en-US"/>
          <w:rPrChange w:id="9300" w:author="Copy Editor" w:date="2026-10-08T02:36:00Z" w16du:dateUtc="2026-10-07T23:36:00Z">
            <w:rPr>
              <w:ins w:id="9301" w:author="Copy Editor" w:date="2026-10-07T13:06:00Z" w16du:dateUtc="2026-10-07T10:06:00Z"/>
              <w:lang w:val="en-US"/>
            </w:rPr>
          </w:rPrChange>
        </w:rPr>
      </w:pPr>
      <w:ins w:id="9302" w:author="Copy Editor" w:date="2026-10-07T13:06:00Z" w16du:dateUtc="2026-10-07T10:06:00Z">
        <w:r w:rsidRPr="00617959">
          <w:rPr>
            <w:color w:val="auto"/>
            <w:lang w:val="en-US"/>
            <w:rPrChange w:id="9303" w:author="Copy Editor" w:date="2026-10-08T02:36:00Z" w16du:dateUtc="2026-10-07T23:36:00Z">
              <w:rPr>
                <w:lang w:val="en-US"/>
              </w:rPr>
            </w:rPrChange>
          </w:rPr>
          <w:t>RICHARD (V.O.)</w:t>
        </w:r>
      </w:ins>
    </w:p>
    <w:p w14:paraId="587F4EA4" w14:textId="77777777" w:rsidR="00B3771F" w:rsidRPr="00617959" w:rsidRDefault="007C0FF3" w:rsidP="00E51715">
      <w:pPr>
        <w:pStyle w:val="bdialogue"/>
        <w:rPr>
          <w:ins w:id="9304" w:author="Copy Editor" w:date="2026-10-07T13:06:00Z" w16du:dateUtc="2026-10-07T10:06:00Z"/>
          <w:color w:val="auto"/>
          <w:rPrChange w:id="9305" w:author="Copy Editor" w:date="2026-10-08T02:36:00Z" w16du:dateUtc="2026-10-07T23:36:00Z">
            <w:rPr>
              <w:ins w:id="9306" w:author="Copy Editor" w:date="2026-10-07T13:06:00Z" w16du:dateUtc="2026-10-07T10:06:00Z"/>
            </w:rPr>
          </w:rPrChange>
        </w:rPr>
      </w:pPr>
      <w:del w:id="9307" w:author="Copy Editor" w:date="2026-10-07T13:06:00Z" w16du:dateUtc="2026-10-07T10:06:00Z">
        <w:r w:rsidRPr="00617959" w:rsidDel="00E51715">
          <w:rPr>
            <w:color w:val="auto"/>
            <w:rPrChange w:id="9308" w:author="Copy Editor" w:date="2026-10-08T02:36:00Z" w16du:dateUtc="2026-10-07T23:36:00Z">
              <w:rPr/>
            </w:rPrChange>
          </w:rPr>
          <w:delText>a</w:delText>
        </w:r>
      </w:del>
      <w:ins w:id="9309" w:author="Copy Editor" w:date="2026-10-07T13:06:00Z" w16du:dateUtc="2026-10-07T10:06:00Z">
        <w:r w:rsidR="00E51715" w:rsidRPr="00617959">
          <w:rPr>
            <w:color w:val="auto"/>
            <w:rPrChange w:id="9310" w:author="Copy Editor" w:date="2026-10-08T02:36:00Z" w16du:dateUtc="2026-10-07T23:36:00Z">
              <w:rPr/>
            </w:rPrChange>
          </w:rPr>
          <w:t>A</w:t>
        </w:r>
      </w:ins>
      <w:r w:rsidRPr="00617959">
        <w:rPr>
          <w:color w:val="auto"/>
          <w:rPrChange w:id="9311" w:author="Copy Editor" w:date="2026-10-08T02:36:00Z" w16du:dateUtc="2026-10-07T23:36:00Z">
            <w:rPr/>
          </w:rPrChange>
        </w:rPr>
        <w:t xml:space="preserve">nd she got more cotton wool.  </w:t>
      </w:r>
    </w:p>
    <w:p w14:paraId="5C9841BA" w14:textId="77777777" w:rsidR="00B3771F" w:rsidRPr="00617959" w:rsidRDefault="00B3771F">
      <w:pPr>
        <w:pStyle w:val="body"/>
        <w:rPr>
          <w:ins w:id="9312" w:author="Copy Editor" w:date="2026-10-07T13:06:00Z"/>
          <w:color w:val="auto"/>
          <w:lang w:val="en-US"/>
          <w:rPrChange w:id="9313" w:author="Copy Editor" w:date="2026-10-08T02:36:00Z" w16du:dateUtc="2026-10-07T23:36:00Z">
            <w:rPr>
              <w:ins w:id="9314" w:author="Copy Editor" w:date="2026-10-07T13:06:00Z"/>
              <w:lang w:val="en-US"/>
            </w:rPr>
          </w:rPrChange>
        </w:rPr>
        <w:pPrChange w:id="9315" w:author="Copy Editor" w:date="2026-10-07T13:06:00Z" w16du:dateUtc="2026-10-07T10:06:00Z">
          <w:pPr>
            <w:pStyle w:val="bdialogue"/>
          </w:pPr>
        </w:pPrChange>
      </w:pPr>
      <w:ins w:id="9316" w:author="Copy Editor" w:date="2026-10-07T13:06:00Z">
        <w:r w:rsidRPr="00617959">
          <w:rPr>
            <w:color w:val="auto"/>
            <w:lang w:val="en-US"/>
            <w:rPrChange w:id="9317" w:author="Copy Editor" w:date="2026-10-08T02:36:00Z" w16du:dateUtc="2026-10-07T23:36:00Z">
              <w:rPr>
                <w:lang w:val="en-US"/>
              </w:rPr>
            </w:rPrChange>
          </w:rPr>
          <w:t>Another layer goes on.</w:t>
        </w:r>
      </w:ins>
    </w:p>
    <w:p w14:paraId="581E7594" w14:textId="77777777" w:rsidR="00B3771F" w:rsidRPr="00617959" w:rsidRDefault="00B3771F">
      <w:pPr>
        <w:pStyle w:val="body"/>
        <w:rPr>
          <w:ins w:id="9318" w:author="Copy Editor" w:date="2026-10-07T13:06:00Z"/>
          <w:color w:val="auto"/>
          <w:lang w:val="en-US"/>
          <w:rPrChange w:id="9319" w:author="Copy Editor" w:date="2026-10-08T02:36:00Z" w16du:dateUtc="2026-10-07T23:36:00Z">
            <w:rPr>
              <w:ins w:id="9320" w:author="Copy Editor" w:date="2026-10-07T13:06:00Z"/>
              <w:lang w:val="en-US"/>
            </w:rPr>
          </w:rPrChange>
        </w:rPr>
        <w:pPrChange w:id="9321" w:author="Copy Editor" w:date="2026-10-07T13:06:00Z" w16du:dateUtc="2026-10-07T10:06:00Z">
          <w:pPr>
            <w:pStyle w:val="bdialogue"/>
          </w:pPr>
        </w:pPrChange>
      </w:pPr>
      <w:ins w:id="9322" w:author="Copy Editor" w:date="2026-10-07T13:06:00Z">
        <w:r w:rsidRPr="00617959">
          <w:rPr>
            <w:color w:val="auto"/>
            <w:lang w:val="en-US"/>
            <w:rPrChange w:id="9323" w:author="Copy Editor" w:date="2026-10-08T02:36:00Z" w16du:dateUtc="2026-10-07T23:36:00Z">
              <w:rPr>
                <w:lang w:val="en-US"/>
              </w:rPr>
            </w:rPrChange>
          </w:rPr>
          <w:t>Another bandage.</w:t>
        </w:r>
      </w:ins>
    </w:p>
    <w:p w14:paraId="23919605" w14:textId="77777777" w:rsidR="00B3771F" w:rsidRPr="00617959" w:rsidRDefault="00B3771F">
      <w:pPr>
        <w:pStyle w:val="body"/>
        <w:rPr>
          <w:ins w:id="9324" w:author="Copy Editor" w:date="2026-10-07T13:06:00Z"/>
          <w:color w:val="auto"/>
          <w:lang w:val="en-US"/>
          <w:rPrChange w:id="9325" w:author="Copy Editor" w:date="2026-10-08T02:36:00Z" w16du:dateUtc="2026-10-07T23:36:00Z">
            <w:rPr>
              <w:ins w:id="9326" w:author="Copy Editor" w:date="2026-10-07T13:06:00Z"/>
              <w:lang w:val="en-US"/>
            </w:rPr>
          </w:rPrChange>
        </w:rPr>
        <w:pPrChange w:id="9327" w:author="Copy Editor" w:date="2026-10-07T13:06:00Z" w16du:dateUtc="2026-10-07T10:06:00Z">
          <w:pPr>
            <w:pStyle w:val="bdialogue"/>
          </w:pPr>
        </w:pPrChange>
      </w:pPr>
      <w:ins w:id="9328" w:author="Copy Editor" w:date="2026-10-07T13:06:00Z">
        <w:r w:rsidRPr="00617959">
          <w:rPr>
            <w:color w:val="auto"/>
            <w:lang w:val="en-US"/>
            <w:rPrChange w:id="9329" w:author="Copy Editor" w:date="2026-10-08T02:36:00Z" w16du:dateUtc="2026-10-07T23:36:00Z">
              <w:rPr>
                <w:lang w:val="en-US"/>
              </w:rPr>
            </w:rPrChange>
          </w:rPr>
          <w:t>She examines her work.</w:t>
        </w:r>
      </w:ins>
    </w:p>
    <w:p w14:paraId="2334FCD5" w14:textId="77777777" w:rsidR="00B3771F" w:rsidRPr="00B3771F" w:rsidRDefault="00B3771F">
      <w:pPr>
        <w:pStyle w:val="bCHARACTER"/>
        <w:rPr>
          <w:ins w:id="9330" w:author="Copy Editor" w:date="2026-10-07T13:06:00Z"/>
          <w:lang w:val="en-US"/>
        </w:rPr>
        <w:pPrChange w:id="9331" w:author="Copy Editor" w:date="2026-10-07T13:06:00Z" w16du:dateUtc="2026-10-07T10:06:00Z">
          <w:pPr>
            <w:pStyle w:val="bdialogue"/>
          </w:pPr>
        </w:pPrChange>
      </w:pPr>
      <w:ins w:id="9332" w:author="Copy Editor" w:date="2026-10-07T13:06:00Z">
        <w:r w:rsidRPr="00B3771F">
          <w:rPr>
            <w:lang w:val="en-US"/>
          </w:rPr>
          <w:t>MEDICAL ORDERLY</w:t>
        </w:r>
      </w:ins>
    </w:p>
    <w:p w14:paraId="5E4BDD9D" w14:textId="449FA27A" w:rsidR="003439BF" w:rsidDel="00B3771F" w:rsidRDefault="007C0FF3">
      <w:pPr>
        <w:pStyle w:val="body"/>
        <w:rPr>
          <w:del w:id="9333" w:author="Copy Editor" w:date="2026-10-07T13:06:00Z" w16du:dateUtc="2026-10-07T10:06:00Z"/>
        </w:rPr>
      </w:pPr>
      <w:del w:id="9334" w:author="Copy Editor" w:date="2026-10-07T13:06:00Z" w16du:dateUtc="2026-10-07T10:06:00Z">
        <w:r w:rsidDel="00B3771F">
          <w:delText xml:space="preserve">A second layer, another bandage and she was quite satisfied with her work.  </w:delText>
        </w:r>
      </w:del>
    </w:p>
    <w:p w14:paraId="5E4BDD9E" w14:textId="2FE9468D" w:rsidR="003439BF" w:rsidRDefault="007C0FF3" w:rsidP="004B3D80">
      <w:pPr>
        <w:pStyle w:val="bdialogue"/>
      </w:pPr>
      <w:del w:id="9335" w:author="Copy Editor" w:date="2026-10-07T13:06:00Z" w16du:dateUtc="2026-10-07T10:06:00Z">
        <w:r w:rsidDel="00B3771F">
          <w:delText>“</w:delText>
        </w:r>
      </w:del>
      <w:r>
        <w:t>Can you bend that now?</w:t>
      </w:r>
      <w:del w:id="9336" w:author="Copy Editor" w:date="2026-10-07T13:06:00Z" w16du:dateUtc="2026-10-07T10:06:00Z">
        <w:r w:rsidDel="00B3771F">
          <w:delText xml:space="preserve">”  </w:delText>
        </w:r>
      </w:del>
    </w:p>
    <w:p w14:paraId="68E21EF0" w14:textId="12F8480E" w:rsidR="00617959" w:rsidRDefault="002D16CA">
      <w:pPr>
        <w:pStyle w:val="bCHARACTER"/>
        <w:rPr>
          <w:ins w:id="9337" w:author="Copy Editor" w:date="2026-10-08T02:36:00Z" w16du:dateUtc="2026-10-07T23:36:00Z"/>
        </w:rPr>
        <w:pPrChange w:id="9338" w:author="Copy Editor" w:date="2026-10-08T02:36:00Z" w16du:dateUtc="2026-10-07T23:36:00Z">
          <w:pPr>
            <w:pStyle w:val="bdialogue"/>
          </w:pPr>
        </w:pPrChange>
      </w:pPr>
      <w:ins w:id="9339" w:author="Copy Editor" w:date="2026-10-08T02:36:00Z">
        <w:r w:rsidRPr="002D16CA">
          <w:t>RICHARD</w:t>
        </w:r>
      </w:ins>
    </w:p>
    <w:p w14:paraId="5E4BDD9F" w14:textId="1821EF32" w:rsidR="003439BF" w:rsidRDefault="007C0FF3" w:rsidP="004B3D80">
      <w:pPr>
        <w:pStyle w:val="bdialogue"/>
      </w:pPr>
      <w:del w:id="9340" w:author="Copy Editor" w:date="2026-10-08T02:36:00Z" w16du:dateUtc="2026-10-07T23:36:00Z">
        <w:r w:rsidDel="002D16CA">
          <w:delText>“</w:delText>
        </w:r>
      </w:del>
      <w:r>
        <w:t>Yes.</w:t>
      </w:r>
      <w:del w:id="9341" w:author="Copy Editor" w:date="2026-10-08T02:36:00Z" w16du:dateUtc="2026-10-07T23:36:00Z">
        <w:r w:rsidDel="002D16CA">
          <w:delText xml:space="preserve">” </w:delText>
        </w:r>
      </w:del>
      <w:r>
        <w:t xml:space="preserve"> </w:t>
      </w:r>
    </w:p>
    <w:p w14:paraId="4D96CD2F" w14:textId="77777777" w:rsidR="002D16CA" w:rsidRDefault="007C0FF3" w:rsidP="00B33299">
      <w:pPr>
        <w:pStyle w:val="body"/>
        <w:rPr>
          <w:ins w:id="9342" w:author="Copy Editor" w:date="2026-10-08T02:36:00Z" w16du:dateUtc="2026-10-07T23:36:00Z"/>
        </w:rPr>
      </w:pPr>
      <w:r>
        <w:t>She look</w:t>
      </w:r>
      <w:ins w:id="9343" w:author="Copy Editor" w:date="2026-10-08T02:36:00Z" w16du:dateUtc="2026-10-07T23:36:00Z">
        <w:r w:rsidR="002D16CA">
          <w:t>s</w:t>
        </w:r>
      </w:ins>
      <w:del w:id="9344" w:author="Copy Editor" w:date="2026-10-08T02:36:00Z" w16du:dateUtc="2026-10-07T23:36:00Z">
        <w:r w:rsidDel="002D16CA">
          <w:delText>ed</w:delText>
        </w:r>
      </w:del>
      <w:r>
        <w:t xml:space="preserve"> disappointed.  </w:t>
      </w:r>
    </w:p>
    <w:p w14:paraId="5E4BDDA0" w14:textId="16EE4341" w:rsidR="003439BF" w:rsidRDefault="007C0FF3" w:rsidP="00B33299">
      <w:pPr>
        <w:pStyle w:val="body"/>
      </w:pPr>
      <w:r>
        <w:t>More cotton wool and another bandage.</w:t>
      </w:r>
    </w:p>
    <w:p w14:paraId="2173120A" w14:textId="77777777" w:rsidR="002D16CA" w:rsidRPr="00B3771F" w:rsidRDefault="002D16CA" w:rsidP="002D16CA">
      <w:pPr>
        <w:pStyle w:val="bCHARACTER"/>
        <w:rPr>
          <w:ins w:id="9345" w:author="Copy Editor" w:date="2026-10-08T02:37:00Z" w16du:dateUtc="2026-10-07T23:37:00Z"/>
          <w:lang w:val="en-US"/>
        </w:rPr>
      </w:pPr>
      <w:ins w:id="9346" w:author="Copy Editor" w:date="2026-10-08T02:37:00Z" w16du:dateUtc="2026-10-07T23:37:00Z">
        <w:r w:rsidRPr="00B3771F">
          <w:rPr>
            <w:lang w:val="en-US"/>
          </w:rPr>
          <w:t>MEDICAL ORDERLY</w:t>
        </w:r>
      </w:ins>
    </w:p>
    <w:p w14:paraId="5E4BDDA1" w14:textId="508D1D6B" w:rsidR="003439BF" w:rsidRDefault="007C0FF3" w:rsidP="004B3D80">
      <w:pPr>
        <w:pStyle w:val="bdialogue"/>
      </w:pPr>
      <w:del w:id="9347" w:author="Copy Editor" w:date="2026-10-08T02:37:00Z" w16du:dateUtc="2026-10-07T23:37:00Z">
        <w:r w:rsidDel="002D16CA">
          <w:delText>“</w:delText>
        </w:r>
      </w:del>
      <w:r>
        <w:t>Can you move that now?</w:t>
      </w:r>
      <w:del w:id="9348" w:author="Copy Editor" w:date="2026-10-08T02:37:00Z" w16du:dateUtc="2026-10-07T23:37:00Z">
        <w:r w:rsidDel="002D16CA">
          <w:delText xml:space="preserve">”  </w:delText>
        </w:r>
      </w:del>
    </w:p>
    <w:p w14:paraId="6C47C7DA" w14:textId="77777777" w:rsidR="002D16CA" w:rsidRDefault="002D16CA" w:rsidP="002D16CA">
      <w:pPr>
        <w:pStyle w:val="bCHARACTER"/>
        <w:rPr>
          <w:ins w:id="9349" w:author="Copy Editor" w:date="2026-10-08T02:37:00Z" w16du:dateUtc="2026-10-07T23:37:00Z"/>
        </w:rPr>
      </w:pPr>
      <w:ins w:id="9350" w:author="Copy Editor" w:date="2026-10-08T02:37:00Z" w16du:dateUtc="2026-10-07T23:37:00Z">
        <w:r w:rsidRPr="002D16CA">
          <w:t>RICHARD</w:t>
        </w:r>
      </w:ins>
    </w:p>
    <w:p w14:paraId="5E4BDDA2" w14:textId="1BB39C9E" w:rsidR="003439BF" w:rsidRDefault="007C0FF3" w:rsidP="004B3D80">
      <w:pPr>
        <w:pStyle w:val="bdialogue"/>
      </w:pPr>
      <w:del w:id="9351" w:author="Copy Editor" w:date="2026-10-08T02:37:00Z" w16du:dateUtc="2026-10-07T23:37:00Z">
        <w:r w:rsidDel="002D16CA">
          <w:delText>“</w:delText>
        </w:r>
      </w:del>
      <w:r>
        <w:t>A little.</w:t>
      </w:r>
      <w:del w:id="9352" w:author="Copy Editor" w:date="2026-10-08T02:37:00Z" w16du:dateUtc="2026-10-07T23:37:00Z">
        <w:r w:rsidDel="002D16CA">
          <w:delText>”</w:delText>
        </w:r>
      </w:del>
    </w:p>
    <w:p w14:paraId="373DBEFF" w14:textId="77777777" w:rsidR="002D16CA" w:rsidRPr="00B3771F" w:rsidRDefault="002D16CA" w:rsidP="002D16CA">
      <w:pPr>
        <w:pStyle w:val="bCHARACTER"/>
        <w:rPr>
          <w:ins w:id="9353" w:author="Copy Editor" w:date="2026-10-08T02:37:00Z" w16du:dateUtc="2026-10-07T23:37:00Z"/>
          <w:lang w:val="en-US"/>
        </w:rPr>
      </w:pPr>
      <w:ins w:id="9354" w:author="Copy Editor" w:date="2026-10-08T02:37:00Z" w16du:dateUtc="2026-10-07T23:37:00Z">
        <w:r w:rsidRPr="00B3771F">
          <w:rPr>
            <w:lang w:val="en-US"/>
          </w:rPr>
          <w:t>MEDICAL ORDERLY</w:t>
        </w:r>
      </w:ins>
    </w:p>
    <w:p w14:paraId="5E4BDDA3" w14:textId="733D8F51" w:rsidR="003439BF" w:rsidRDefault="007C0FF3" w:rsidP="004B3D80">
      <w:pPr>
        <w:pStyle w:val="bdialogue"/>
      </w:pPr>
      <w:del w:id="9355" w:author="Copy Editor" w:date="2026-10-08T02:37:00Z" w16du:dateUtc="2026-10-07T23:37:00Z">
        <w:r w:rsidDel="002D16CA">
          <w:lastRenderedPageBreak/>
          <w:delText>“</w:delText>
        </w:r>
      </w:del>
      <w:r>
        <w:t>Well don’t!</w:t>
      </w:r>
      <w:del w:id="9356" w:author="Copy Editor" w:date="2026-10-08T02:37:00Z" w16du:dateUtc="2026-10-07T23:37:00Z">
        <w:r w:rsidDel="002D16CA">
          <w:delText>”</w:delText>
        </w:r>
      </w:del>
    </w:p>
    <w:p w14:paraId="78142338" w14:textId="4285F947" w:rsidR="002D16CA" w:rsidRDefault="00A27E2F">
      <w:pPr>
        <w:pStyle w:val="bCHARACTER"/>
        <w:rPr>
          <w:ins w:id="9357" w:author="Copy Editor" w:date="2026-10-08T02:37:00Z" w16du:dateUtc="2026-10-07T23:37:00Z"/>
        </w:rPr>
        <w:pPrChange w:id="9358" w:author="Copy Editor" w:date="2026-10-08T02:38:00Z" w16du:dateUtc="2026-10-07T23:38:00Z">
          <w:pPr>
            <w:pStyle w:val="bdialogue"/>
          </w:pPr>
        </w:pPrChange>
      </w:pPr>
      <w:ins w:id="9359" w:author="Copy Editor" w:date="2026-10-08T02:37:00Z">
        <w:r w:rsidRPr="00A27E2F">
          <w:t>RICHARD (V.O.)</w:t>
        </w:r>
      </w:ins>
    </w:p>
    <w:p w14:paraId="535A56B3" w14:textId="77777777" w:rsidR="00A27E2F" w:rsidRDefault="007C0FF3" w:rsidP="002D16CA">
      <w:pPr>
        <w:pStyle w:val="bdialogue"/>
        <w:rPr>
          <w:ins w:id="9360" w:author="Copy Editor" w:date="2026-10-08T02:38:00Z" w16du:dateUtc="2026-10-07T23:38:00Z"/>
        </w:rPr>
      </w:pPr>
      <w:r>
        <w:t xml:space="preserve">I went back to Southampton lying in the back of a lorry.  It was </w:t>
      </w:r>
      <w:r w:rsidR="00BC2636">
        <w:t>uncomfortable</w:t>
      </w:r>
      <w:r>
        <w:t xml:space="preserve"> and I felt every bump in the road, or at least my knee did.  </w:t>
      </w:r>
    </w:p>
    <w:p w14:paraId="591992C1" w14:textId="77777777" w:rsidR="00A27E2F" w:rsidRPr="00A27E2F" w:rsidRDefault="00A27E2F" w:rsidP="00A27E2F">
      <w:pPr>
        <w:pStyle w:val="body"/>
        <w:rPr>
          <w:ins w:id="9361" w:author="Copy Editor" w:date="2026-10-08T02:38:00Z"/>
          <w:b/>
          <w:bCs/>
          <w:lang w:val="en-US"/>
        </w:rPr>
      </w:pPr>
      <w:ins w:id="9362" w:author="Copy Editor" w:date="2026-10-08T02:38:00Z">
        <w:r w:rsidRPr="00A27E2F">
          <w:rPr>
            <w:b/>
            <w:bCs/>
            <w:lang w:val="en-US"/>
          </w:rPr>
          <w:t>INT. BAR – EVENING</w:t>
        </w:r>
      </w:ins>
    </w:p>
    <w:p w14:paraId="451FEBFA" w14:textId="77777777" w:rsidR="00A27E2F" w:rsidRPr="00A27E2F" w:rsidRDefault="00A27E2F" w:rsidP="00A27E2F">
      <w:pPr>
        <w:pStyle w:val="body"/>
        <w:rPr>
          <w:ins w:id="9363" w:author="Copy Editor" w:date="2026-10-08T02:38:00Z"/>
          <w:lang w:val="en-US"/>
        </w:rPr>
      </w:pPr>
      <w:ins w:id="9364" w:author="Copy Editor" w:date="2026-10-08T02:38:00Z">
        <w:r w:rsidRPr="00A27E2F">
          <w:rPr>
            <w:lang w:val="en-US"/>
          </w:rPr>
          <w:t>Richard sits with his leg raised.</w:t>
        </w:r>
      </w:ins>
    </w:p>
    <w:p w14:paraId="74ACA4F1" w14:textId="77777777" w:rsidR="00A27E2F" w:rsidRPr="00A27E2F" w:rsidRDefault="00A27E2F" w:rsidP="00A27E2F">
      <w:pPr>
        <w:pStyle w:val="body"/>
        <w:rPr>
          <w:ins w:id="9365" w:author="Copy Editor" w:date="2026-10-08T02:38:00Z"/>
          <w:lang w:val="en-US"/>
        </w:rPr>
      </w:pPr>
      <w:ins w:id="9366" w:author="Copy Editor" w:date="2026-10-08T02:38:00Z">
        <w:r w:rsidRPr="00A27E2F">
          <w:rPr>
            <w:lang w:val="en-US"/>
          </w:rPr>
          <w:t>He picks up a telephone.</w:t>
        </w:r>
      </w:ins>
    </w:p>
    <w:p w14:paraId="1E40AA90" w14:textId="77777777" w:rsidR="00A27E2F" w:rsidRPr="00A27E2F" w:rsidRDefault="00A27E2F">
      <w:pPr>
        <w:pStyle w:val="bCHARACTER"/>
        <w:rPr>
          <w:ins w:id="9367" w:author="Copy Editor" w:date="2026-10-08T02:38:00Z"/>
          <w:lang w:val="en-US"/>
        </w:rPr>
        <w:pPrChange w:id="9368" w:author="Copy Editor" w:date="2026-10-08T02:38:00Z" w16du:dateUtc="2026-10-07T23:38:00Z">
          <w:pPr>
            <w:pStyle w:val="body"/>
          </w:pPr>
        </w:pPrChange>
      </w:pPr>
      <w:ins w:id="9369" w:author="Copy Editor" w:date="2026-10-08T02:38:00Z">
        <w:r w:rsidRPr="00A27E2F">
          <w:rPr>
            <w:lang w:val="en-US"/>
          </w:rPr>
          <w:t>RICHARD (V.O.)</w:t>
        </w:r>
      </w:ins>
    </w:p>
    <w:p w14:paraId="5E4BDDA4" w14:textId="61939D26" w:rsidR="003439BF" w:rsidRDefault="007C0FF3" w:rsidP="002D16CA">
      <w:pPr>
        <w:pStyle w:val="bdialogue"/>
        <w:rPr>
          <w:ins w:id="9370" w:author="Copy Editor" w:date="2026-10-08T02:41:00Z" w16du:dateUtc="2026-10-07T23:41:00Z"/>
        </w:rPr>
      </w:pPr>
      <w:r>
        <w:t xml:space="preserve">That evening I felt like a bit of TLC so I phoned my mate Geoff, who was </w:t>
      </w:r>
      <w:r w:rsidR="00BC2636">
        <w:t>another</w:t>
      </w:r>
      <w:r>
        <w:t xml:space="preserve"> recruit I’d </w:t>
      </w:r>
      <w:r w:rsidR="00BC2636">
        <w:t>trained, and</w:t>
      </w:r>
      <w:r>
        <w:t xml:space="preserve"> we had got on well, helped by him being married to a very pretty girl who was always happy to discuss my lack of social skills with me.  Geoff, </w:t>
      </w:r>
      <w:r w:rsidR="00BC2636">
        <w:t>whilst</w:t>
      </w:r>
      <w:r>
        <w:t xml:space="preserve"> in the unit wasn’t parachute trained at that stage so he wasn’t on the </w:t>
      </w:r>
      <w:r w:rsidR="00BC2636">
        <w:t>exercise</w:t>
      </w:r>
      <w:r>
        <w:t>.  His wife, who was pregnant and quite hormonal, answered the phone.</w:t>
      </w:r>
    </w:p>
    <w:p w14:paraId="265BB0DB" w14:textId="6820BC65" w:rsidR="0035306D" w:rsidRDefault="0035306D">
      <w:pPr>
        <w:pStyle w:val="bCHARACTER"/>
        <w:pPrChange w:id="9371" w:author="Copy Editor" w:date="2026-10-08T02:41:00Z" w16du:dateUtc="2026-10-07T23:41:00Z">
          <w:pPr>
            <w:pStyle w:val="body"/>
          </w:pPr>
        </w:pPrChange>
      </w:pPr>
      <w:ins w:id="9372" w:author="Copy Editor" w:date="2026-10-08T02:41:00Z">
        <w:r w:rsidRPr="0035306D">
          <w:t>RICHARD</w:t>
        </w:r>
      </w:ins>
    </w:p>
    <w:p w14:paraId="5E4BDDA5" w14:textId="38316466" w:rsidR="003439BF" w:rsidRDefault="007C0FF3" w:rsidP="004B3D80">
      <w:pPr>
        <w:pStyle w:val="bdialogue"/>
        <w:rPr>
          <w:ins w:id="9373" w:author="Copy Editor" w:date="2026-10-08T02:42:00Z" w16du:dateUtc="2026-10-07T23:42:00Z"/>
        </w:rPr>
      </w:pPr>
      <w:del w:id="9374" w:author="Copy Editor" w:date="2026-10-08T02:41:00Z" w16du:dateUtc="2026-10-07T23:41:00Z">
        <w:r w:rsidDel="0035306D">
          <w:delText>“</w:delText>
        </w:r>
      </w:del>
      <w:r>
        <w:t>Hello Anne, it’s Jock here, can I speak to Geoffrey please?</w:t>
      </w:r>
      <w:del w:id="9375" w:author="Copy Editor" w:date="2026-10-08T02:42:00Z" w16du:dateUtc="2026-10-07T23:42:00Z">
        <w:r w:rsidDel="0035306D">
          <w:delText>”</w:delText>
        </w:r>
      </w:del>
    </w:p>
    <w:p w14:paraId="6A4CC9E5" w14:textId="5E75430C" w:rsidR="0035306D" w:rsidRDefault="0035306D">
      <w:pPr>
        <w:pStyle w:val="bCHARACTER"/>
        <w:pPrChange w:id="9376" w:author="Copy Editor" w:date="2026-10-08T02:42:00Z" w16du:dateUtc="2026-10-07T23:42:00Z">
          <w:pPr>
            <w:pStyle w:val="bdialogue"/>
          </w:pPr>
        </w:pPrChange>
      </w:pPr>
      <w:ins w:id="9377" w:author="Copy Editor" w:date="2026-10-08T02:42:00Z" w16du:dateUtc="2026-10-07T23:42:00Z">
        <w:r>
          <w:t>ANNE</w:t>
        </w:r>
      </w:ins>
    </w:p>
    <w:p w14:paraId="5E4BDDA6" w14:textId="22663178" w:rsidR="003439BF" w:rsidRDefault="007C0FF3" w:rsidP="004B3D80">
      <w:pPr>
        <w:pStyle w:val="bdialogue"/>
        <w:rPr>
          <w:ins w:id="9378" w:author="Copy Editor" w:date="2026-10-08T02:42:00Z" w16du:dateUtc="2026-10-07T23:42:00Z"/>
        </w:rPr>
      </w:pPr>
      <w:del w:id="9379" w:author="Copy Editor" w:date="2026-10-08T02:42:00Z" w16du:dateUtc="2026-10-07T23:42:00Z">
        <w:r w:rsidDel="0035306D">
          <w:delText>“</w:delText>
        </w:r>
      </w:del>
      <w:r>
        <w:t>He’s in bed.</w:t>
      </w:r>
      <w:del w:id="9380" w:author="Copy Editor" w:date="2026-10-08T02:42:00Z" w16du:dateUtc="2026-10-07T23:42:00Z">
        <w:r w:rsidDel="0035306D">
          <w:delText>”</w:delText>
        </w:r>
      </w:del>
    </w:p>
    <w:p w14:paraId="7C397B3B" w14:textId="3B2FE86C" w:rsidR="0035306D" w:rsidRDefault="0035306D">
      <w:pPr>
        <w:pStyle w:val="bCHARACTER"/>
        <w:pPrChange w:id="9381" w:author="Copy Editor" w:date="2026-10-08T02:42:00Z" w16du:dateUtc="2026-10-07T23:42:00Z">
          <w:pPr>
            <w:pStyle w:val="bdialogue"/>
          </w:pPr>
        </w:pPrChange>
      </w:pPr>
      <w:ins w:id="9382" w:author="Copy Editor" w:date="2026-10-08T02:42:00Z" w16du:dateUtc="2026-10-07T23:42:00Z">
        <w:r>
          <w:t>RICHARD</w:t>
        </w:r>
      </w:ins>
    </w:p>
    <w:p w14:paraId="5E4BDDA7" w14:textId="3334D553" w:rsidR="003439BF" w:rsidRDefault="007C0FF3" w:rsidP="004B3D80">
      <w:pPr>
        <w:pStyle w:val="bdialogue"/>
      </w:pPr>
      <w:del w:id="9383" w:author="Copy Editor" w:date="2026-10-08T02:42:00Z" w16du:dateUtc="2026-10-07T23:42:00Z">
        <w:r w:rsidDel="0035306D">
          <w:delText>“</w:delText>
        </w:r>
      </w:del>
      <w:r>
        <w:t>Oh, OK, can you ask him if I can come round for the night please?</w:t>
      </w:r>
      <w:del w:id="9384" w:author="Copy Editor" w:date="2026-10-08T02:42:00Z" w16du:dateUtc="2026-10-07T23:42:00Z">
        <w:r w:rsidDel="0035306D">
          <w:delText>”</w:delText>
        </w:r>
      </w:del>
    </w:p>
    <w:p w14:paraId="5E4BDDA8" w14:textId="25CAE3FB" w:rsidR="003439BF" w:rsidRDefault="007C0FF3" w:rsidP="00B33299">
      <w:pPr>
        <w:pStyle w:val="body"/>
        <w:rPr>
          <w:ins w:id="9385" w:author="Copy Editor" w:date="2026-10-08T02:42:00Z" w16du:dateUtc="2026-10-07T23:42:00Z"/>
        </w:rPr>
      </w:pPr>
      <w:r>
        <w:t>She stomps off.</w:t>
      </w:r>
    </w:p>
    <w:p w14:paraId="69002B12" w14:textId="18849E18" w:rsidR="0035306D" w:rsidRDefault="0035306D">
      <w:pPr>
        <w:pStyle w:val="bCHARACTER"/>
        <w:pPrChange w:id="9386" w:author="Copy Editor" w:date="2026-10-08T02:42:00Z" w16du:dateUtc="2026-10-07T23:42:00Z">
          <w:pPr>
            <w:pStyle w:val="body"/>
          </w:pPr>
        </w:pPrChange>
      </w:pPr>
      <w:ins w:id="9387" w:author="Copy Editor" w:date="2026-10-08T02:42:00Z" w16du:dateUtc="2026-10-07T23:42:00Z">
        <w:r>
          <w:t>ANNE</w:t>
        </w:r>
      </w:ins>
    </w:p>
    <w:p w14:paraId="5E4BDDA9" w14:textId="17AF7941" w:rsidR="003439BF" w:rsidRDefault="007C0FF3" w:rsidP="004B3D80">
      <w:pPr>
        <w:pStyle w:val="bdialogue"/>
      </w:pPr>
      <w:del w:id="9388" w:author="Copy Editor" w:date="2026-10-08T02:43:00Z" w16du:dateUtc="2026-10-07T23:43:00Z">
        <w:r w:rsidDel="0035306D">
          <w:delText>“</w:delText>
        </w:r>
      </w:del>
      <w:r w:rsidR="00BC2636">
        <w:t>Yes,</w:t>
      </w:r>
      <w:r>
        <w:t xml:space="preserve"> you can.</w:t>
      </w:r>
      <w:del w:id="9389" w:author="Copy Editor" w:date="2026-10-08T02:43:00Z" w16du:dateUtc="2026-10-07T23:43:00Z">
        <w:r w:rsidDel="0035306D">
          <w:delText>”</w:delText>
        </w:r>
      </w:del>
    </w:p>
    <w:p w14:paraId="1CAA2C8E" w14:textId="326E76C4" w:rsidR="0035306D" w:rsidRDefault="0035306D">
      <w:pPr>
        <w:pStyle w:val="bCHARACTER"/>
        <w:rPr>
          <w:ins w:id="9390" w:author="Copy Editor" w:date="2026-10-08T02:43:00Z" w16du:dateUtc="2026-10-07T23:43:00Z"/>
        </w:rPr>
        <w:pPrChange w:id="9391" w:author="Copy Editor" w:date="2026-10-08T02:43:00Z" w16du:dateUtc="2026-10-07T23:43:00Z">
          <w:pPr>
            <w:pStyle w:val="bdialogue"/>
          </w:pPr>
        </w:pPrChange>
      </w:pPr>
      <w:ins w:id="9392" w:author="Copy Editor" w:date="2026-10-08T02:43:00Z">
        <w:r w:rsidRPr="0035306D">
          <w:lastRenderedPageBreak/>
          <w:t>RICHARD</w:t>
        </w:r>
      </w:ins>
    </w:p>
    <w:p w14:paraId="5E4BDDAA" w14:textId="338717C7" w:rsidR="003439BF" w:rsidRDefault="007C0FF3" w:rsidP="004B3D80">
      <w:pPr>
        <w:pStyle w:val="bdialogue"/>
      </w:pPr>
      <w:del w:id="9393" w:author="Copy Editor" w:date="2026-10-08T02:43:00Z" w16du:dateUtc="2026-10-07T23:43:00Z">
        <w:r w:rsidDel="0035306D">
          <w:delText>“</w:delText>
        </w:r>
      </w:del>
      <w:r>
        <w:t xml:space="preserve">Oh great, can you ask him to come and pick </w:t>
      </w:r>
      <w:r w:rsidR="00F36546">
        <w:t>me</w:t>
      </w:r>
      <w:r>
        <w:t xml:space="preserve"> up please?</w:t>
      </w:r>
      <w:del w:id="9394" w:author="Copy Editor" w:date="2026-10-08T02:43:00Z" w16du:dateUtc="2026-10-07T23:43:00Z">
        <w:r w:rsidDel="0035306D">
          <w:delText>”</w:delText>
        </w:r>
      </w:del>
    </w:p>
    <w:p w14:paraId="448A2D54" w14:textId="77777777" w:rsidR="0035306D" w:rsidRDefault="0035306D" w:rsidP="0035306D">
      <w:pPr>
        <w:pStyle w:val="bCHARACTER"/>
        <w:rPr>
          <w:ins w:id="9395" w:author="Copy Editor" w:date="2026-10-08T02:43:00Z" w16du:dateUtc="2026-10-07T23:43:00Z"/>
        </w:rPr>
      </w:pPr>
      <w:ins w:id="9396" w:author="Copy Editor" w:date="2026-10-08T02:43:00Z" w16du:dateUtc="2026-10-07T23:43:00Z">
        <w:r>
          <w:t>ANNE</w:t>
        </w:r>
      </w:ins>
    </w:p>
    <w:p w14:paraId="5E4BDDAB" w14:textId="3931D82B" w:rsidR="003439BF" w:rsidRDefault="007C0FF3" w:rsidP="004B3D80">
      <w:pPr>
        <w:pStyle w:val="bdialogue"/>
      </w:pPr>
      <w:del w:id="9397" w:author="Copy Editor" w:date="2026-10-08T02:43:00Z" w16du:dateUtc="2026-10-07T23:43:00Z">
        <w:r w:rsidDel="0035306D">
          <w:delText>“</w:delText>
        </w:r>
      </w:del>
      <w:r>
        <w:t>But he’s in bed!</w:t>
      </w:r>
      <w:del w:id="9398" w:author="Copy Editor" w:date="2026-10-08T02:43:00Z" w16du:dateUtc="2026-10-07T23:43:00Z">
        <w:r w:rsidDel="0035306D">
          <w:delText>”</w:delText>
        </w:r>
      </w:del>
    </w:p>
    <w:p w14:paraId="5C0B65E1" w14:textId="77777777" w:rsidR="0035306D" w:rsidRDefault="0035306D" w:rsidP="0035306D">
      <w:pPr>
        <w:pStyle w:val="bCHARACTER"/>
        <w:rPr>
          <w:ins w:id="9399" w:author="Copy Editor" w:date="2026-10-08T02:43:00Z" w16du:dateUtc="2026-10-07T23:43:00Z"/>
        </w:rPr>
      </w:pPr>
      <w:ins w:id="9400" w:author="Copy Editor" w:date="2026-10-08T02:43:00Z" w16du:dateUtc="2026-10-07T23:43:00Z">
        <w:r w:rsidRPr="0035306D">
          <w:t>RICHARD</w:t>
        </w:r>
      </w:ins>
    </w:p>
    <w:p w14:paraId="5E4BDDAC" w14:textId="052A08F9" w:rsidR="003439BF" w:rsidRDefault="007C0FF3" w:rsidP="004B3D80">
      <w:pPr>
        <w:pStyle w:val="bdialogue"/>
      </w:pPr>
      <w:del w:id="9401" w:author="Copy Editor" w:date="2026-10-08T02:43:00Z" w16du:dateUtc="2026-10-07T23:43:00Z">
        <w:r w:rsidDel="0035306D">
          <w:delText>“</w:delText>
        </w:r>
      </w:del>
      <w:r>
        <w:t>Yes, I realise he’ll have to get dressed, unless he comes in his pyjamas.</w:t>
      </w:r>
      <w:del w:id="9402" w:author="Copy Editor" w:date="2026-10-08T02:43:00Z" w16du:dateUtc="2026-10-07T23:43:00Z">
        <w:r w:rsidDel="0035306D">
          <w:delText>”</w:delText>
        </w:r>
      </w:del>
    </w:p>
    <w:p w14:paraId="5E4BDDAD" w14:textId="77777777" w:rsidR="003439BF" w:rsidRDefault="007C0FF3" w:rsidP="00B33299">
      <w:pPr>
        <w:pStyle w:val="body"/>
        <w:rPr>
          <w:ins w:id="9403" w:author="Copy Editor" w:date="2026-10-08T02:43:00Z" w16du:dateUtc="2026-10-07T23:43:00Z"/>
        </w:rPr>
      </w:pPr>
      <w:r>
        <w:t>She stomped off again.</w:t>
      </w:r>
    </w:p>
    <w:p w14:paraId="7350D359" w14:textId="2A1FD749" w:rsidR="00D64DA7" w:rsidRDefault="00D64DA7">
      <w:pPr>
        <w:pStyle w:val="bCHARACTER"/>
        <w:pPrChange w:id="9404" w:author="Copy Editor" w:date="2026-10-08T02:44:00Z" w16du:dateUtc="2026-10-07T23:44:00Z">
          <w:pPr>
            <w:pStyle w:val="body"/>
          </w:pPr>
        </w:pPrChange>
      </w:pPr>
      <w:ins w:id="9405" w:author="Copy Editor" w:date="2026-10-08T02:43:00Z">
        <w:r w:rsidRPr="00D64DA7">
          <w:t>ANNE</w:t>
        </w:r>
      </w:ins>
    </w:p>
    <w:p w14:paraId="5E4BDDAE" w14:textId="2E2B46B7" w:rsidR="003439BF" w:rsidRDefault="007C0FF3" w:rsidP="004B3D80">
      <w:pPr>
        <w:pStyle w:val="bdialogue"/>
      </w:pPr>
      <w:del w:id="9406" w:author="Copy Editor" w:date="2026-10-08T02:44:00Z" w16du:dateUtc="2026-10-07T23:44:00Z">
        <w:r w:rsidDel="00D64DA7">
          <w:delText>“</w:delText>
        </w:r>
      </w:del>
      <w:r>
        <w:t>He’ll be down soon</w:t>
      </w:r>
      <w:ins w:id="9407" w:author="Copy Editor" w:date="2026-10-08T02:44:00Z" w16du:dateUtc="2026-10-07T23:44:00Z">
        <w:r w:rsidR="00D64DA7">
          <w:t>.</w:t>
        </w:r>
      </w:ins>
      <w:del w:id="9408" w:author="Copy Editor" w:date="2026-10-08T02:44:00Z" w16du:dateUtc="2026-10-07T23:44:00Z">
        <w:r w:rsidDel="00D64DA7">
          <w:delText>,”</w:delText>
        </w:r>
      </w:del>
    </w:p>
    <w:p w14:paraId="5196CFA7" w14:textId="77777777" w:rsidR="009C2D32" w:rsidRDefault="00D64DA7" w:rsidP="00B33299">
      <w:pPr>
        <w:pStyle w:val="body"/>
        <w:rPr>
          <w:ins w:id="9409" w:author="Copy Editor" w:date="2026-10-08T02:44:00Z" w16du:dateUtc="2026-10-07T23:44:00Z"/>
        </w:rPr>
      </w:pPr>
      <w:ins w:id="9410" w:author="Copy Editor" w:date="2026-10-08T02:44:00Z" w16du:dateUtc="2026-10-07T23:44:00Z">
        <w:r>
          <w:t>He</w:t>
        </w:r>
      </w:ins>
      <w:del w:id="9411" w:author="Copy Editor" w:date="2026-10-08T02:44:00Z" w16du:dateUtc="2026-10-07T23:44:00Z">
        <w:r w:rsidR="007C0FF3" w:rsidDel="00D64DA7">
          <w:delText>And</w:delText>
        </w:r>
      </w:del>
      <w:r w:rsidR="007C0FF3">
        <w:t xml:space="preserve"> slams the phone down.  </w:t>
      </w:r>
    </w:p>
    <w:p w14:paraId="5E4BDDAF" w14:textId="0E241797" w:rsidR="003439BF" w:rsidRDefault="007C0FF3" w:rsidP="00B33299">
      <w:pPr>
        <w:pStyle w:val="body"/>
      </w:pPr>
      <w:r>
        <w:t xml:space="preserve">Bit later Geoff walks into the bar, sees </w:t>
      </w:r>
      <w:ins w:id="9412" w:author="Copy Editor" w:date="2026-10-08T02:45:00Z" w16du:dateUtc="2026-10-07T23:45:00Z">
        <w:r w:rsidR="009C2D32">
          <w:t xml:space="preserve">Richard </w:t>
        </w:r>
      </w:ins>
      <w:del w:id="9413" w:author="Copy Editor" w:date="2026-10-08T02:45:00Z" w16du:dateUtc="2026-10-07T23:45:00Z">
        <w:r w:rsidDel="009C2D32">
          <w:delText xml:space="preserve">me </w:delText>
        </w:r>
      </w:del>
      <w:r>
        <w:t>s</w:t>
      </w:r>
      <w:ins w:id="9414" w:author="Copy Editor" w:date="2026-10-08T02:44:00Z" w16du:dateUtc="2026-10-07T23:44:00Z">
        <w:r w:rsidR="009C2D32">
          <w:t>i</w:t>
        </w:r>
      </w:ins>
      <w:del w:id="9415" w:author="Copy Editor" w:date="2026-10-08T02:44:00Z" w16du:dateUtc="2026-10-07T23:44:00Z">
        <w:r w:rsidDel="009C2D32">
          <w:delText>a</w:delText>
        </w:r>
      </w:del>
      <w:r>
        <w:t>t</w:t>
      </w:r>
      <w:ins w:id="9416" w:author="Copy Editor" w:date="2026-10-08T02:45:00Z" w16du:dateUtc="2026-10-07T23:45:00Z">
        <w:r w:rsidR="009C2D32">
          <w:t>ting</w:t>
        </w:r>
      </w:ins>
      <w:r>
        <w:t xml:space="preserve"> on one bar stool, my leg prop</w:t>
      </w:r>
      <w:del w:id="9417" w:author="Copy Editor" w:date="2026-10-08T02:44:00Z" w16du:dateUtc="2026-10-07T23:44:00Z">
        <w:r w:rsidDel="009C2D32">
          <w:delText>pe</w:delText>
        </w:r>
      </w:del>
      <w:ins w:id="9418" w:author="Copy Editor" w:date="2026-10-08T02:44:00Z" w16du:dateUtc="2026-10-07T23:44:00Z">
        <w:r w:rsidR="009C2D32">
          <w:t>s</w:t>
        </w:r>
      </w:ins>
      <w:del w:id="9419" w:author="Copy Editor" w:date="2026-10-08T02:44:00Z" w16du:dateUtc="2026-10-07T23:44:00Z">
        <w:r w:rsidDel="009C2D32">
          <w:delText>d</w:delText>
        </w:r>
      </w:del>
      <w:r>
        <w:t xml:space="preserve"> up on another.</w:t>
      </w:r>
    </w:p>
    <w:p w14:paraId="7E24AB1D" w14:textId="59DC8B31" w:rsidR="00D320EF" w:rsidRDefault="00D320EF">
      <w:pPr>
        <w:pStyle w:val="bCHARACTER"/>
        <w:rPr>
          <w:ins w:id="9420" w:author="Copy Editor" w:date="2026-10-08T02:45:00Z" w16du:dateUtc="2026-10-07T23:45:00Z"/>
        </w:rPr>
        <w:pPrChange w:id="9421" w:author="Copy Editor" w:date="2026-10-08T02:45:00Z" w16du:dateUtc="2026-10-07T23:45:00Z">
          <w:pPr>
            <w:pStyle w:val="bdialogue"/>
          </w:pPr>
        </w:pPrChange>
      </w:pPr>
      <w:ins w:id="9422" w:author="Copy Editor" w:date="2026-10-08T02:45:00Z">
        <w:r w:rsidRPr="00D320EF">
          <w:t>GEOFF</w:t>
        </w:r>
      </w:ins>
    </w:p>
    <w:p w14:paraId="5E4BDDB0" w14:textId="7CC19B86" w:rsidR="003439BF" w:rsidRDefault="007C0FF3" w:rsidP="004B3D80">
      <w:pPr>
        <w:pStyle w:val="bdialogue"/>
        <w:rPr>
          <w:ins w:id="9423" w:author="Copy Editor" w:date="2026-10-08T02:46:00Z" w16du:dateUtc="2026-10-07T23:46:00Z"/>
        </w:rPr>
      </w:pPr>
      <w:del w:id="9424" w:author="Copy Editor" w:date="2026-10-08T02:45:00Z" w16du:dateUtc="2026-10-07T23:45:00Z">
        <w:r w:rsidDel="00D320EF">
          <w:delText>“</w:delText>
        </w:r>
      </w:del>
      <w:r>
        <w:t>Ha ha, I can see what your problem is.  Now, I’ve promised Anne that I’ll pick you up and go straight home so we’ve only got time for a swift one.</w:t>
      </w:r>
      <w:del w:id="9425" w:author="Copy Editor" w:date="2026-10-08T02:45:00Z" w16du:dateUtc="2026-10-07T23:45:00Z">
        <w:r w:rsidDel="00D320EF">
          <w:delText>”</w:delText>
        </w:r>
      </w:del>
    </w:p>
    <w:p w14:paraId="13D5B4BD" w14:textId="566809A8" w:rsidR="00BB73A2" w:rsidRDefault="00BB73A2">
      <w:pPr>
        <w:pStyle w:val="bCHARACTER"/>
        <w:pPrChange w:id="9426" w:author="Copy Editor" w:date="2026-10-08T02:46:00Z" w16du:dateUtc="2026-10-07T23:46:00Z">
          <w:pPr>
            <w:pStyle w:val="bdialogue"/>
          </w:pPr>
        </w:pPrChange>
      </w:pPr>
      <w:ins w:id="9427" w:author="Copy Editor" w:date="2026-10-08T02:46:00Z">
        <w:r w:rsidRPr="00BB73A2">
          <w:t>RICHARD (V.O.)</w:t>
        </w:r>
      </w:ins>
    </w:p>
    <w:p w14:paraId="73E83608" w14:textId="77777777" w:rsidR="00BB73A2" w:rsidRDefault="007C0FF3">
      <w:pPr>
        <w:pStyle w:val="bdialogue"/>
        <w:rPr>
          <w:ins w:id="9428" w:author="Copy Editor" w:date="2026-10-08T02:46:00Z" w16du:dateUtc="2026-10-07T23:46:00Z"/>
        </w:rPr>
        <w:pPrChange w:id="9429" w:author="Copy Editor" w:date="2026-10-08T02:46:00Z" w16du:dateUtc="2026-10-07T23:46:00Z">
          <w:pPr>
            <w:pStyle w:val="body"/>
          </w:pPr>
        </w:pPrChange>
      </w:pPr>
      <w:r>
        <w:t>A swift one became a second, then a third, then we decided we really ought to be getting going.</w:t>
      </w:r>
    </w:p>
    <w:p w14:paraId="3FF0F03A" w14:textId="77777777" w:rsidR="00A5530D" w:rsidRPr="00B33002" w:rsidRDefault="00A5530D">
      <w:pPr>
        <w:pStyle w:val="body"/>
        <w:rPr>
          <w:ins w:id="9430" w:author="Copy Editor" w:date="2026-10-08T02:47:00Z"/>
          <w:b/>
          <w:bCs/>
          <w:lang w:val="en-US"/>
          <w:rPrChange w:id="9431" w:author="Copy Editor" w:date="2026-10-08T19:24:00Z" w16du:dateUtc="2026-10-08T16:24:00Z">
            <w:rPr>
              <w:ins w:id="9432" w:author="Copy Editor" w:date="2026-10-08T02:47:00Z"/>
              <w:lang w:val="en-US"/>
            </w:rPr>
          </w:rPrChange>
        </w:rPr>
        <w:pPrChange w:id="9433" w:author="Copy Editor" w:date="2026-10-08T02:47:00Z" w16du:dateUtc="2026-10-07T23:47:00Z">
          <w:pPr>
            <w:pStyle w:val="bdialogue"/>
          </w:pPr>
        </w:pPrChange>
      </w:pPr>
      <w:ins w:id="9434" w:author="Copy Editor" w:date="2026-10-08T02:47:00Z">
        <w:r w:rsidRPr="00B33002">
          <w:rPr>
            <w:b/>
            <w:bCs/>
            <w:lang w:val="en-US"/>
            <w:rPrChange w:id="9435" w:author="Copy Editor" w:date="2026-10-08T19:24:00Z" w16du:dateUtc="2026-10-08T16:24:00Z">
              <w:rPr>
                <w:lang w:val="en-US"/>
              </w:rPr>
            </w:rPrChange>
          </w:rPr>
          <w:t>INT. GEOFF AND ANNE’S HOME – NIGHT</w:t>
        </w:r>
      </w:ins>
    </w:p>
    <w:p w14:paraId="193CB66B" w14:textId="77777777" w:rsidR="00A5530D" w:rsidRPr="00A5530D" w:rsidRDefault="00A5530D">
      <w:pPr>
        <w:pStyle w:val="body"/>
        <w:rPr>
          <w:ins w:id="9436" w:author="Copy Editor" w:date="2026-10-08T02:47:00Z"/>
          <w:lang w:val="en-US"/>
        </w:rPr>
        <w:pPrChange w:id="9437" w:author="Copy Editor" w:date="2026-10-08T02:47:00Z" w16du:dateUtc="2026-10-07T23:47:00Z">
          <w:pPr>
            <w:pStyle w:val="bdialogue"/>
          </w:pPr>
        </w:pPrChange>
      </w:pPr>
      <w:ins w:id="9438" w:author="Copy Editor" w:date="2026-10-08T02:47:00Z">
        <w:r w:rsidRPr="00A5530D">
          <w:rPr>
            <w:lang w:val="en-US"/>
          </w:rPr>
          <w:t>Geoff and Richard arrive.</w:t>
        </w:r>
      </w:ins>
    </w:p>
    <w:p w14:paraId="492ED613" w14:textId="77777777" w:rsidR="00A5530D" w:rsidRPr="00A5530D" w:rsidRDefault="00A5530D">
      <w:pPr>
        <w:pStyle w:val="bCHARACTER"/>
        <w:rPr>
          <w:ins w:id="9439" w:author="Copy Editor" w:date="2026-10-08T02:47:00Z"/>
          <w:lang w:val="en-US"/>
        </w:rPr>
        <w:pPrChange w:id="9440" w:author="Copy Editor" w:date="2026-10-08T02:47:00Z" w16du:dateUtc="2026-10-07T23:47:00Z">
          <w:pPr>
            <w:pStyle w:val="bdialogue"/>
          </w:pPr>
        </w:pPrChange>
      </w:pPr>
      <w:ins w:id="9441" w:author="Copy Editor" w:date="2026-10-08T02:47:00Z">
        <w:r w:rsidRPr="00A5530D">
          <w:rPr>
            <w:lang w:val="en-US"/>
          </w:rPr>
          <w:t>GEOFF</w:t>
        </w:r>
      </w:ins>
    </w:p>
    <w:p w14:paraId="24D78161" w14:textId="77777777" w:rsidR="00A5530D" w:rsidRPr="00A5530D" w:rsidRDefault="00A5530D" w:rsidP="00A5530D">
      <w:pPr>
        <w:pStyle w:val="bdialogue"/>
        <w:rPr>
          <w:ins w:id="9442" w:author="Copy Editor" w:date="2026-10-08T02:47:00Z"/>
          <w:lang w:val="en-US"/>
        </w:rPr>
      </w:pPr>
      <w:ins w:id="9443" w:author="Copy Editor" w:date="2026-10-08T02:47:00Z">
        <w:r w:rsidRPr="00A5530D">
          <w:rPr>
            <w:lang w:val="en-US"/>
          </w:rPr>
          <w:t>Go up and see Anne.</w:t>
        </w:r>
      </w:ins>
    </w:p>
    <w:p w14:paraId="7A8B1DFB" w14:textId="77777777" w:rsidR="00A5530D" w:rsidRPr="00A5530D" w:rsidRDefault="00A5530D">
      <w:pPr>
        <w:pStyle w:val="body"/>
        <w:rPr>
          <w:ins w:id="9444" w:author="Copy Editor" w:date="2026-10-08T02:47:00Z"/>
          <w:lang w:val="en-US"/>
        </w:rPr>
        <w:pPrChange w:id="9445" w:author="Copy Editor" w:date="2026-10-08T02:47:00Z" w16du:dateUtc="2026-10-07T23:47:00Z">
          <w:pPr>
            <w:pStyle w:val="bdialogue"/>
          </w:pPr>
        </w:pPrChange>
      </w:pPr>
      <w:ins w:id="9446" w:author="Copy Editor" w:date="2026-10-08T02:47:00Z">
        <w:r w:rsidRPr="00A5530D">
          <w:rPr>
            <w:lang w:val="en-US"/>
          </w:rPr>
          <w:t>Richard makes his way upstairs on his crutches.</w:t>
        </w:r>
      </w:ins>
    </w:p>
    <w:p w14:paraId="460A2BC8" w14:textId="77777777" w:rsidR="00A5530D" w:rsidRPr="00A5530D" w:rsidRDefault="00A5530D">
      <w:pPr>
        <w:pStyle w:val="body"/>
        <w:rPr>
          <w:ins w:id="9447" w:author="Copy Editor" w:date="2026-10-08T02:47:00Z"/>
          <w:lang w:val="en-US"/>
        </w:rPr>
        <w:pPrChange w:id="9448" w:author="Copy Editor" w:date="2026-10-08T02:47:00Z" w16du:dateUtc="2026-10-07T23:47:00Z">
          <w:pPr>
            <w:pStyle w:val="bdialogue"/>
          </w:pPr>
        </w:pPrChange>
      </w:pPr>
      <w:ins w:id="9449" w:author="Copy Editor" w:date="2026-10-08T02:47:00Z">
        <w:r w:rsidRPr="00A5530D">
          <w:rPr>
            <w:lang w:val="en-US"/>
          </w:rPr>
          <w:t>Anne is asleep.</w:t>
        </w:r>
      </w:ins>
    </w:p>
    <w:p w14:paraId="0F3E6C67" w14:textId="77777777" w:rsidR="00A5530D" w:rsidRPr="00A5530D" w:rsidRDefault="00A5530D">
      <w:pPr>
        <w:pStyle w:val="baparenthisis"/>
        <w:rPr>
          <w:ins w:id="9450" w:author="Copy Editor" w:date="2026-10-08T02:47:00Z"/>
          <w:lang w:val="en-US"/>
        </w:rPr>
        <w:pPrChange w:id="9451" w:author="Copy Editor" w:date="2026-10-08T02:47:00Z" w16du:dateUtc="2026-10-07T23:47:00Z">
          <w:pPr>
            <w:pStyle w:val="bdialogue"/>
          </w:pPr>
        </w:pPrChange>
      </w:pPr>
      <w:ins w:id="9452" w:author="Copy Editor" w:date="2026-10-08T02:47:00Z">
        <w:r w:rsidRPr="00A5530D">
          <w:rPr>
            <w:lang w:val="en-US"/>
          </w:rPr>
          <w:t>RICHARD (V.O.)</w:t>
        </w:r>
      </w:ins>
    </w:p>
    <w:p w14:paraId="35ED3DCD" w14:textId="77777777" w:rsidR="00A5530D" w:rsidRDefault="007C0FF3">
      <w:pPr>
        <w:pStyle w:val="body"/>
        <w:rPr>
          <w:ins w:id="9453" w:author="Copy Editor" w:date="2026-10-08T02:47:00Z" w16du:dateUtc="2026-10-07T23:47:00Z"/>
        </w:rPr>
        <w:pPrChange w:id="9454" w:author="Copy Editor" w:date="2026-10-08T02:47:00Z" w16du:dateUtc="2026-10-07T23:47:00Z">
          <w:pPr>
            <w:pStyle w:val="bdialogue"/>
          </w:pPr>
        </w:pPrChange>
      </w:pPr>
      <w:del w:id="9455" w:author="Copy Editor" w:date="2026-10-08T02:46:00Z" w16du:dateUtc="2026-10-07T23:46:00Z">
        <w:r w:rsidDel="00BB73A2">
          <w:delText xml:space="preserve">  </w:delText>
        </w:r>
      </w:del>
      <w:del w:id="9456" w:author="Copy Editor" w:date="2026-10-08T02:47:00Z" w16du:dateUtc="2026-10-07T23:47:00Z">
        <w:r w:rsidDel="00A5530D">
          <w:delText xml:space="preserve">When we got back Geoff told me to go up and see Anne.  </w:delText>
        </w:r>
      </w:del>
    </w:p>
    <w:p w14:paraId="28B48A07" w14:textId="6B956018" w:rsidR="00A5530D" w:rsidRDefault="00F36546" w:rsidP="00A5530D">
      <w:pPr>
        <w:pStyle w:val="bdialogue"/>
        <w:rPr>
          <w:ins w:id="9457" w:author="Copy Editor" w:date="2026-10-08T02:48:00Z" w16du:dateUtc="2026-10-07T23:48:00Z"/>
        </w:rPr>
      </w:pPr>
      <w:r>
        <w:lastRenderedPageBreak/>
        <w:t>Fortunately,</w:t>
      </w:r>
      <w:r w:rsidR="007C0FF3">
        <w:t xml:space="preserve"> she’d fallen asleep and didn’t realise how late it was.  She looked at me on my </w:t>
      </w:r>
      <w:r>
        <w:t>crutches,</w:t>
      </w:r>
      <w:r w:rsidR="007C0FF3">
        <w:t xml:space="preserve"> and all was forgiven.  I must point out that she’s really a lovely lady and I’d do anything for her, just not at her best when she’s pregnant which is quite </w:t>
      </w:r>
      <w:r>
        <w:t>understandable.</w:t>
      </w:r>
      <w:r w:rsidR="007C0FF3">
        <w:t xml:space="preserve"> </w:t>
      </w:r>
      <w:del w:id="9458" w:author="Copy Editor" w:date="2026-10-08T02:48:00Z" w16du:dateUtc="2026-10-07T23:48:00Z">
        <w:r w:rsidR="007C0FF3" w:rsidDel="00A5530D">
          <w:delText xml:space="preserve"> </w:delText>
        </w:r>
      </w:del>
    </w:p>
    <w:p w14:paraId="5E4BDDB1" w14:textId="714CC1D2" w:rsidR="003439BF" w:rsidRDefault="007C0FF3" w:rsidP="00BB73A2">
      <w:pPr>
        <w:pStyle w:val="bdialogue"/>
        <w:rPr>
          <w:ins w:id="9459" w:author="Copy Editor" w:date="2026-10-08T02:48:00Z" w16du:dateUtc="2026-10-07T23:48:00Z"/>
        </w:rPr>
      </w:pPr>
      <w:r>
        <w:t xml:space="preserve">Next morning I phone home and Dad answers. </w:t>
      </w:r>
    </w:p>
    <w:p w14:paraId="71E8EC84" w14:textId="151BC7C2" w:rsidR="001D3A49" w:rsidRDefault="001D3A49">
      <w:pPr>
        <w:pStyle w:val="bCHARACTER"/>
        <w:pPrChange w:id="9460" w:author="Copy Editor" w:date="2026-10-08T02:48:00Z" w16du:dateUtc="2026-10-07T23:48:00Z">
          <w:pPr>
            <w:pStyle w:val="body"/>
          </w:pPr>
        </w:pPrChange>
      </w:pPr>
      <w:ins w:id="9461" w:author="Copy Editor" w:date="2026-10-08T02:48:00Z">
        <w:r w:rsidRPr="001D3A49">
          <w:t>RICHARD</w:t>
        </w:r>
      </w:ins>
    </w:p>
    <w:p w14:paraId="5E4BDDB2" w14:textId="4703F908" w:rsidR="003439BF" w:rsidRDefault="007C0FF3" w:rsidP="004B3D80">
      <w:pPr>
        <w:pStyle w:val="bdialogue"/>
        <w:rPr>
          <w:ins w:id="9462" w:author="Copy Editor" w:date="2026-10-08T02:48:00Z" w16du:dateUtc="2026-10-07T23:48:00Z"/>
        </w:rPr>
      </w:pPr>
      <w:del w:id="9463" w:author="Copy Editor" w:date="2026-10-08T02:48:00Z" w16du:dateUtc="2026-10-07T23:48:00Z">
        <w:r w:rsidDel="001D3A49">
          <w:delText>“</w:delText>
        </w:r>
      </w:del>
      <w:r>
        <w:t>Can you come and pick me up please?</w:t>
      </w:r>
      <w:del w:id="9464" w:author="Copy Editor" w:date="2026-10-08T02:48:00Z" w16du:dateUtc="2026-10-07T23:48:00Z">
        <w:r w:rsidDel="001D3A49">
          <w:delText>”</w:delText>
        </w:r>
      </w:del>
    </w:p>
    <w:p w14:paraId="617A42D0" w14:textId="7084EE13" w:rsidR="001D3A49" w:rsidRDefault="001D3A49">
      <w:pPr>
        <w:pStyle w:val="bCHARACTER"/>
        <w:pPrChange w:id="9465" w:author="Copy Editor" w:date="2026-10-08T02:48:00Z" w16du:dateUtc="2026-10-07T23:48:00Z">
          <w:pPr>
            <w:pStyle w:val="bdialogue"/>
          </w:pPr>
        </w:pPrChange>
      </w:pPr>
      <w:ins w:id="9466" w:author="Copy Editor" w:date="2026-10-08T02:48:00Z" w16du:dateUtc="2026-10-07T23:48:00Z">
        <w:r>
          <w:t>DAD</w:t>
        </w:r>
      </w:ins>
    </w:p>
    <w:p w14:paraId="5E4BDDB3" w14:textId="77777777" w:rsidR="003439BF" w:rsidRDefault="007C0FF3" w:rsidP="004B3D80">
      <w:pPr>
        <w:pStyle w:val="bdialogue"/>
      </w:pPr>
      <w:del w:id="9467" w:author="Copy Editor" w:date="2026-10-08T02:48:00Z" w16du:dateUtc="2026-10-07T23:48:00Z">
        <w:r w:rsidDel="001D3A49">
          <w:delText>“</w:delText>
        </w:r>
      </w:del>
      <w:r>
        <w:t>What have you done to the car?</w:t>
      </w:r>
      <w:del w:id="9468" w:author="Copy Editor" w:date="2026-10-08T02:48:00Z" w16du:dateUtc="2026-10-07T23:48:00Z">
        <w:r w:rsidDel="001D3A49">
          <w:delText>”</w:delText>
        </w:r>
      </w:del>
    </w:p>
    <w:p w14:paraId="4F0CAE79" w14:textId="4F477824" w:rsidR="001D3A49" w:rsidRDefault="001D3A49">
      <w:pPr>
        <w:pStyle w:val="bCHARACTER"/>
        <w:rPr>
          <w:ins w:id="9469" w:author="Copy Editor" w:date="2026-10-08T02:49:00Z" w16du:dateUtc="2026-10-07T23:49:00Z"/>
        </w:rPr>
        <w:pPrChange w:id="9470" w:author="Copy Editor" w:date="2026-10-08T02:49:00Z" w16du:dateUtc="2026-10-07T23:49:00Z">
          <w:pPr>
            <w:pStyle w:val="bdialogue"/>
          </w:pPr>
        </w:pPrChange>
      </w:pPr>
      <w:ins w:id="9471" w:author="Copy Editor" w:date="2026-10-08T02:49:00Z">
        <w:r w:rsidRPr="001D3A49">
          <w:t>RICHARD</w:t>
        </w:r>
      </w:ins>
    </w:p>
    <w:p w14:paraId="5E4BDDB4" w14:textId="4A3AA7AA" w:rsidR="003439BF" w:rsidRDefault="007C0FF3" w:rsidP="004B3D80">
      <w:pPr>
        <w:pStyle w:val="bdialogue"/>
        <w:rPr>
          <w:ins w:id="9472" w:author="Copy Editor" w:date="2026-10-08T02:49:00Z" w16du:dateUtc="2026-10-07T23:49:00Z"/>
        </w:rPr>
      </w:pPr>
      <w:del w:id="9473" w:author="Copy Editor" w:date="2026-10-08T02:49:00Z" w16du:dateUtc="2026-10-07T23:49:00Z">
        <w:r w:rsidDel="001D3A49">
          <w:delText>“</w:delText>
        </w:r>
      </w:del>
      <w:r>
        <w:t>Nothing, it’s me, I’ve hurt my leg.</w:t>
      </w:r>
      <w:del w:id="9474" w:author="Copy Editor" w:date="2026-10-08T02:49:00Z" w16du:dateUtc="2026-10-07T23:49:00Z">
        <w:r w:rsidDel="001D3A49">
          <w:delText>”</w:delText>
        </w:r>
      </w:del>
    </w:p>
    <w:p w14:paraId="1F397DA2" w14:textId="19DF1EA5" w:rsidR="004C7316" w:rsidRDefault="004C7316">
      <w:pPr>
        <w:pStyle w:val="bCHARACTER"/>
        <w:pPrChange w:id="9475" w:author="Copy Editor" w:date="2026-10-08T02:49:00Z" w16du:dateUtc="2026-10-07T23:49:00Z">
          <w:pPr>
            <w:pStyle w:val="bdialogue"/>
          </w:pPr>
        </w:pPrChange>
      </w:pPr>
      <w:ins w:id="9476" w:author="Copy Editor" w:date="2026-10-08T02:49:00Z">
        <w:r w:rsidRPr="004C7316">
          <w:t>DAD</w:t>
        </w:r>
      </w:ins>
    </w:p>
    <w:p w14:paraId="5E4BDDB5" w14:textId="60E7751B" w:rsidR="003439BF" w:rsidRDefault="007C0FF3" w:rsidP="004B3D80">
      <w:pPr>
        <w:pStyle w:val="bdialogue"/>
        <w:rPr>
          <w:ins w:id="9477" w:author="Copy Editor" w:date="2026-10-08T02:50:00Z" w16du:dateUtc="2026-10-07T23:50:00Z"/>
        </w:rPr>
      </w:pPr>
      <w:del w:id="9478" w:author="Copy Editor" w:date="2026-10-08T02:49:00Z" w16du:dateUtc="2026-10-07T23:49:00Z">
        <w:r w:rsidDel="004C7316">
          <w:delText>“</w:delText>
        </w:r>
      </w:del>
      <w:r w:rsidR="00F36546">
        <w:t>Oh,</w:t>
      </w:r>
      <w:r>
        <w:t xml:space="preserve"> that’s all right then.</w:t>
      </w:r>
      <w:del w:id="9479" w:author="Copy Editor" w:date="2026-10-08T02:49:00Z" w16du:dateUtc="2026-10-07T23:49:00Z">
        <w:r w:rsidDel="004C7316">
          <w:delText>”</w:delText>
        </w:r>
      </w:del>
    </w:p>
    <w:p w14:paraId="55AAA5B5" w14:textId="6A3E97AC" w:rsidR="00AA1CD4" w:rsidRDefault="00AA1CD4">
      <w:pPr>
        <w:pStyle w:val="body"/>
        <w:rPr>
          <w:ins w:id="9480" w:author="Copy Editor" w:date="2026-10-08T02:49:00Z" w16du:dateUtc="2026-10-07T23:49:00Z"/>
        </w:rPr>
        <w:pPrChange w:id="9481" w:author="Copy Editor" w:date="2026-10-08T02:50:00Z" w16du:dateUtc="2026-10-07T23:50:00Z">
          <w:pPr>
            <w:pStyle w:val="bdialogue"/>
          </w:pPr>
        </w:pPrChange>
      </w:pPr>
      <w:ins w:id="9482" w:author="Copy Editor" w:date="2026-10-08T02:50:00Z">
        <w:r w:rsidRPr="00AA1CD4">
          <w:t>Richard moves around on crutches</w:t>
        </w:r>
      </w:ins>
      <w:ins w:id="9483" w:author="Copy Editor" w:date="2026-10-08T02:50:00Z" w16du:dateUtc="2026-10-07T23:50:00Z">
        <w:r>
          <w:t xml:space="preserve"> THEN a walking stick.</w:t>
        </w:r>
      </w:ins>
    </w:p>
    <w:p w14:paraId="6BF400FA" w14:textId="015B3596" w:rsidR="004C7316" w:rsidRDefault="004C7316">
      <w:pPr>
        <w:pStyle w:val="bCHARACTER"/>
        <w:pPrChange w:id="9484" w:author="Copy Editor" w:date="2026-10-08T02:49:00Z" w16du:dateUtc="2026-10-07T23:49:00Z">
          <w:pPr>
            <w:pStyle w:val="bdialogue"/>
          </w:pPr>
        </w:pPrChange>
      </w:pPr>
      <w:ins w:id="9485" w:author="Copy Editor" w:date="2026-10-08T02:49:00Z">
        <w:r w:rsidRPr="004C7316">
          <w:t>RICHARD (V.O.)</w:t>
        </w:r>
      </w:ins>
    </w:p>
    <w:p w14:paraId="5E4BDDB6" w14:textId="77777777" w:rsidR="003439BF" w:rsidRDefault="007C0FF3">
      <w:pPr>
        <w:pStyle w:val="bdialogue"/>
        <w:pPrChange w:id="9486" w:author="Copy Editor" w:date="2026-10-08T02:49:00Z" w16du:dateUtc="2026-10-07T23:49:00Z">
          <w:pPr>
            <w:pStyle w:val="body"/>
          </w:pPr>
        </w:pPrChange>
      </w:pPr>
      <w:r>
        <w:t>I was on crutches for a week, then on a walking stick for four, but it took my knee a full nine months to recover completely.</w:t>
      </w:r>
    </w:p>
    <w:p w14:paraId="5E4BDDB8" w14:textId="2317464F" w:rsidR="003439BF" w:rsidRDefault="00525646" w:rsidP="00DB5909">
      <w:pPr>
        <w:pStyle w:val="aSCENEHEAD"/>
        <w:rPr>
          <w:ins w:id="9487" w:author="Copy Editor" w:date="2026-10-08T02:51:00Z" w16du:dateUtc="2026-10-07T23:51:00Z"/>
        </w:rPr>
      </w:pPr>
      <w:r>
        <w:t>SCENE</w:t>
      </w:r>
      <w:r w:rsidR="00F36546">
        <w:t xml:space="preserve"> 21:  TIME TO MOVE AHEAD.  1981-1983</w:t>
      </w:r>
    </w:p>
    <w:p w14:paraId="30A0620B" w14:textId="77777777" w:rsidR="00FB42D8" w:rsidRPr="00FB42D8" w:rsidRDefault="00FB42D8" w:rsidP="00FB42D8">
      <w:pPr>
        <w:pStyle w:val="aSCENEHEAD"/>
        <w:rPr>
          <w:ins w:id="9488" w:author="Copy Editor" w:date="2026-10-08T02:51:00Z"/>
          <w:lang w:val="en-US"/>
        </w:rPr>
      </w:pPr>
      <w:ins w:id="9489" w:author="Copy Editor" w:date="2026-10-08T02:51:00Z">
        <w:r w:rsidRPr="00FB42D8">
          <w:rPr>
            <w:lang w:val="en-US"/>
          </w:rPr>
          <w:t>EXT. THE ALPS – DAY</w:t>
        </w:r>
      </w:ins>
    </w:p>
    <w:p w14:paraId="13DE157E" w14:textId="77777777" w:rsidR="00FB42D8" w:rsidRPr="00FB42D8" w:rsidRDefault="00FB42D8">
      <w:pPr>
        <w:pStyle w:val="bCHARACTER"/>
        <w:rPr>
          <w:ins w:id="9490" w:author="Copy Editor" w:date="2026-10-08T02:51:00Z"/>
          <w:lang w:val="en-US"/>
        </w:rPr>
        <w:pPrChange w:id="9491" w:author="Copy Editor" w:date="2026-10-08T02:51:00Z" w16du:dateUtc="2026-10-07T23:51:00Z">
          <w:pPr>
            <w:pStyle w:val="aSCENEHEAD"/>
          </w:pPr>
        </w:pPrChange>
      </w:pPr>
      <w:ins w:id="9492" w:author="Copy Editor" w:date="2026-10-08T02:51:00Z">
        <w:r w:rsidRPr="00FB42D8">
          <w:rPr>
            <w:lang w:val="en-US"/>
          </w:rPr>
          <w:t>RICHARD (V.O.)</w:t>
        </w:r>
      </w:ins>
    </w:p>
    <w:p w14:paraId="3AF2CA6E" w14:textId="28F5E25E" w:rsidR="00FB42D8" w:rsidDel="006B4598" w:rsidRDefault="00FB42D8" w:rsidP="00DB5909">
      <w:pPr>
        <w:pStyle w:val="aSCENEHEAD"/>
        <w:rPr>
          <w:del w:id="9493" w:author="Copy Editor" w:date="2026-10-08T02:51:00Z" w16du:dateUtc="2026-10-07T23:51:00Z"/>
        </w:rPr>
      </w:pPr>
    </w:p>
    <w:p w14:paraId="10FBC406" w14:textId="77777777" w:rsidR="006B4598" w:rsidRDefault="007C0FF3" w:rsidP="006B4598">
      <w:pPr>
        <w:pStyle w:val="bdialogue"/>
        <w:rPr>
          <w:ins w:id="9494" w:author="Copy Editor" w:date="2026-10-08T02:51:00Z" w16du:dateUtc="2026-10-07T23:51:00Z"/>
        </w:rPr>
      </w:pPr>
      <w:r>
        <w:t xml:space="preserve">A year later I was in the Alps with the Regular Army doing mountaineering training. Another exercise opportunity arranged by the officer commanding who couldn’t do enough for us.  </w:t>
      </w:r>
    </w:p>
    <w:p w14:paraId="5E77F48C" w14:textId="77777777" w:rsidR="007F12E3" w:rsidRPr="007F12E3" w:rsidRDefault="007F12E3">
      <w:pPr>
        <w:pStyle w:val="aSCENEHEAD"/>
        <w:rPr>
          <w:ins w:id="9495" w:author="Copy Editor" w:date="2026-10-08T02:52:00Z"/>
          <w:lang w:val="en-US"/>
        </w:rPr>
        <w:pPrChange w:id="9496" w:author="Copy Editor" w:date="2026-10-08T02:52:00Z" w16du:dateUtc="2026-10-07T23:52:00Z">
          <w:pPr>
            <w:pStyle w:val="bdialogue"/>
          </w:pPr>
        </w:pPrChange>
      </w:pPr>
      <w:ins w:id="9497" w:author="Copy Editor" w:date="2026-10-08T02:52:00Z">
        <w:r w:rsidRPr="007F12E3">
          <w:rPr>
            <w:lang w:val="en-US"/>
          </w:rPr>
          <w:lastRenderedPageBreak/>
          <w:t>EXT. ALPINE VALLEY – DAY</w:t>
        </w:r>
      </w:ins>
    </w:p>
    <w:p w14:paraId="15F21A58" w14:textId="77777777" w:rsidR="00B534FE" w:rsidRPr="00B534FE" w:rsidRDefault="00B534FE">
      <w:pPr>
        <w:pStyle w:val="body"/>
        <w:rPr>
          <w:ins w:id="9498" w:author="Copy Editor" w:date="2026-10-08T02:52:00Z"/>
          <w:lang w:val="en-US"/>
        </w:rPr>
        <w:pPrChange w:id="9499" w:author="Copy Editor" w:date="2026-10-08T02:53:00Z" w16du:dateUtc="2026-10-07T23:53:00Z">
          <w:pPr>
            <w:pStyle w:val="bdialogue"/>
          </w:pPr>
        </w:pPrChange>
      </w:pPr>
      <w:ins w:id="9500" w:author="Copy Editor" w:date="2026-10-08T02:52:00Z">
        <w:r w:rsidRPr="00B534FE">
          <w:rPr>
            <w:lang w:val="en-US"/>
          </w:rPr>
          <w:t>The men sleep in tents in a valley higher than Ben Nevis.</w:t>
        </w:r>
      </w:ins>
    </w:p>
    <w:p w14:paraId="03E96363" w14:textId="77777777" w:rsidR="00B534FE" w:rsidRPr="00B534FE" w:rsidRDefault="00B534FE">
      <w:pPr>
        <w:pStyle w:val="body"/>
        <w:rPr>
          <w:ins w:id="9501" w:author="Copy Editor" w:date="2026-10-08T02:52:00Z"/>
          <w:lang w:val="en-US"/>
        </w:rPr>
        <w:pPrChange w:id="9502" w:author="Copy Editor" w:date="2026-10-08T02:53:00Z" w16du:dateUtc="2026-10-07T23:53:00Z">
          <w:pPr>
            <w:pStyle w:val="bdialogue"/>
          </w:pPr>
        </w:pPrChange>
      </w:pPr>
      <w:ins w:id="9503" w:author="Copy Editor" w:date="2026-10-08T02:52:00Z">
        <w:r w:rsidRPr="00B534FE">
          <w:rPr>
            <w:lang w:val="en-US"/>
          </w:rPr>
          <w:t>They climb snow and ice on the glaciers, which Richard loves, and tackle rock climbing, which he doesn’t.</w:t>
        </w:r>
      </w:ins>
    </w:p>
    <w:p w14:paraId="2B967008" w14:textId="77777777" w:rsidR="00B534FE" w:rsidRPr="00B534FE" w:rsidRDefault="00B534FE">
      <w:pPr>
        <w:pStyle w:val="aSCENEHEAD"/>
        <w:rPr>
          <w:ins w:id="9504" w:author="Copy Editor" w:date="2026-10-08T02:52:00Z"/>
          <w:lang w:val="en-US"/>
        </w:rPr>
        <w:pPrChange w:id="9505" w:author="Copy Editor" w:date="2026-10-08T02:53:00Z" w16du:dateUtc="2026-10-07T23:53:00Z">
          <w:pPr>
            <w:pStyle w:val="bdialogue"/>
          </w:pPr>
        </w:pPrChange>
      </w:pPr>
      <w:ins w:id="9506" w:author="Copy Editor" w:date="2026-10-08T02:52:00Z">
        <w:r w:rsidRPr="00B534FE">
          <w:rPr>
            <w:lang w:val="en-US"/>
          </w:rPr>
          <w:t>EXT. ALPINE CAMP – NIGHT</w:t>
        </w:r>
      </w:ins>
    </w:p>
    <w:p w14:paraId="4554BD0C" w14:textId="77777777" w:rsidR="00B534FE" w:rsidRPr="00B534FE" w:rsidRDefault="00B534FE">
      <w:pPr>
        <w:pStyle w:val="body"/>
        <w:rPr>
          <w:ins w:id="9507" w:author="Copy Editor" w:date="2026-10-08T02:52:00Z"/>
          <w:lang w:val="en-US"/>
        </w:rPr>
        <w:pPrChange w:id="9508" w:author="Copy Editor" w:date="2026-10-08T02:53:00Z" w16du:dateUtc="2026-10-07T23:53:00Z">
          <w:pPr>
            <w:pStyle w:val="bdialogue"/>
          </w:pPr>
        </w:pPrChange>
      </w:pPr>
      <w:ins w:id="9509" w:author="Copy Editor" w:date="2026-10-08T02:52:00Z">
        <w:r w:rsidRPr="00B534FE">
          <w:rPr>
            <w:lang w:val="en-US"/>
          </w:rPr>
          <w:t>Cheap but good wine circulates around the camp.</w:t>
        </w:r>
      </w:ins>
    </w:p>
    <w:p w14:paraId="5EE53C8A" w14:textId="77777777" w:rsidR="00B534FE" w:rsidRPr="00B534FE" w:rsidRDefault="00B534FE">
      <w:pPr>
        <w:pStyle w:val="bCHARACTER"/>
        <w:rPr>
          <w:ins w:id="9510" w:author="Copy Editor" w:date="2026-10-08T02:52:00Z"/>
          <w:lang w:val="en-US"/>
        </w:rPr>
        <w:pPrChange w:id="9511" w:author="Copy Editor" w:date="2026-10-08T02:53:00Z" w16du:dateUtc="2026-10-07T23:53:00Z">
          <w:pPr>
            <w:pStyle w:val="bdialogue"/>
          </w:pPr>
        </w:pPrChange>
      </w:pPr>
      <w:ins w:id="9512" w:author="Copy Editor" w:date="2026-10-08T02:52:00Z">
        <w:r w:rsidRPr="00B534FE">
          <w:rPr>
            <w:lang w:val="en-US"/>
          </w:rPr>
          <w:t>RICHARD (V.O.)</w:t>
        </w:r>
      </w:ins>
    </w:p>
    <w:p w14:paraId="41FEA539" w14:textId="77777777" w:rsidR="0008498D" w:rsidRDefault="007C0FF3" w:rsidP="0008498D">
      <w:pPr>
        <w:pStyle w:val="bdialogue"/>
        <w:rPr>
          <w:ins w:id="9513" w:author="Copy Editor" w:date="2026-10-08T02:53:00Z" w16du:dateUtc="2026-10-07T23:53:00Z"/>
        </w:rPr>
      </w:pPr>
      <w:del w:id="9514" w:author="Copy Editor" w:date="2026-10-08T02:52:00Z" w16du:dateUtc="2026-10-07T23:52:00Z">
        <w:r w:rsidDel="007F12E3">
          <w:delText xml:space="preserve">Sleeping in tents in a valley higher than Ben Nevis, snow and ice climbing on the glaciers which I loved, rock climbing which I didn’t, and drinking cheap but good wine every night.  </w:delText>
        </w:r>
      </w:del>
      <w:r>
        <w:t xml:space="preserve">What a life.  </w:t>
      </w:r>
    </w:p>
    <w:p w14:paraId="5E4BDDB9" w14:textId="44ED85A0" w:rsidR="003439BF" w:rsidDel="001F220A" w:rsidRDefault="007C0FF3">
      <w:pPr>
        <w:pStyle w:val="body"/>
        <w:rPr>
          <w:del w:id="9515" w:author="Copy Editor" w:date="2026-10-08T02:55:00Z" w16du:dateUtc="2026-10-07T23:55:00Z"/>
        </w:rPr>
      </w:pPr>
      <w:del w:id="9516" w:author="Copy Editor" w:date="2026-10-08T02:55:00Z" w16du:dateUtc="2026-10-07T23:55:00Z">
        <w:r w:rsidDel="001F220A">
          <w:delText>The intention was to climb Monte Bianco as the Italians call Mont Blanc but due to a late fall of snow it was not even attempted.</w:delText>
        </w:r>
      </w:del>
    </w:p>
    <w:p w14:paraId="5F964806" w14:textId="77777777" w:rsidR="001F220A" w:rsidRPr="001F220A" w:rsidRDefault="001F220A">
      <w:pPr>
        <w:pStyle w:val="body"/>
        <w:rPr>
          <w:ins w:id="9517" w:author="Copy Editor" w:date="2026-10-08T02:54:00Z"/>
          <w:b/>
          <w:bCs/>
          <w:lang w:val="en-US"/>
        </w:rPr>
        <w:pPrChange w:id="9518" w:author="Copy Editor" w:date="2026-10-08T02:55:00Z" w16du:dateUtc="2026-10-07T23:55:00Z">
          <w:pPr>
            <w:pStyle w:val="bdialogue"/>
          </w:pPr>
        </w:pPrChange>
      </w:pPr>
      <w:ins w:id="9519" w:author="Copy Editor" w:date="2026-10-08T02:54:00Z">
        <w:r w:rsidRPr="001F220A">
          <w:rPr>
            <w:b/>
            <w:bCs/>
            <w:lang w:val="en-US"/>
          </w:rPr>
          <w:t>EXT. ALPS – DAY</w:t>
        </w:r>
      </w:ins>
    </w:p>
    <w:p w14:paraId="2355F475" w14:textId="77777777" w:rsidR="001F220A" w:rsidRPr="001F220A" w:rsidRDefault="001F220A">
      <w:pPr>
        <w:pStyle w:val="body"/>
        <w:rPr>
          <w:ins w:id="9520" w:author="Copy Editor" w:date="2026-10-08T02:54:00Z"/>
          <w:lang w:val="en-US"/>
        </w:rPr>
        <w:pPrChange w:id="9521" w:author="Copy Editor" w:date="2026-10-08T02:55:00Z" w16du:dateUtc="2026-10-07T23:55:00Z">
          <w:pPr>
            <w:pStyle w:val="bdialogue"/>
          </w:pPr>
        </w:pPrChange>
      </w:pPr>
      <w:ins w:id="9522" w:author="Copy Editor" w:date="2026-10-08T02:54:00Z">
        <w:r w:rsidRPr="001F220A">
          <w:rPr>
            <w:lang w:val="en-US"/>
          </w:rPr>
          <w:t>The intention is to climb Monte Bianco, as the Italians call Mont Blanc.</w:t>
        </w:r>
      </w:ins>
    </w:p>
    <w:p w14:paraId="33900405" w14:textId="77777777" w:rsidR="001F220A" w:rsidRPr="001F220A" w:rsidRDefault="001F220A">
      <w:pPr>
        <w:pStyle w:val="body"/>
        <w:rPr>
          <w:ins w:id="9523" w:author="Copy Editor" w:date="2026-10-08T02:54:00Z"/>
          <w:lang w:val="en-US"/>
        </w:rPr>
        <w:pPrChange w:id="9524" w:author="Copy Editor" w:date="2026-10-08T02:55:00Z" w16du:dateUtc="2026-10-07T23:55:00Z">
          <w:pPr>
            <w:pStyle w:val="bdialogue"/>
          </w:pPr>
        </w:pPrChange>
      </w:pPr>
      <w:ins w:id="9525" w:author="Copy Editor" w:date="2026-10-08T02:54:00Z">
        <w:r w:rsidRPr="001F220A">
          <w:rPr>
            <w:lang w:val="en-US"/>
          </w:rPr>
          <w:t>But a late fall of snow makes the ascent impossible.</w:t>
        </w:r>
      </w:ins>
    </w:p>
    <w:p w14:paraId="36F713A7" w14:textId="77777777" w:rsidR="001F220A" w:rsidRPr="001F220A" w:rsidRDefault="001F220A">
      <w:pPr>
        <w:pStyle w:val="body"/>
        <w:rPr>
          <w:ins w:id="9526" w:author="Copy Editor" w:date="2026-10-08T02:54:00Z"/>
          <w:lang w:val="en-US"/>
        </w:rPr>
        <w:pPrChange w:id="9527" w:author="Copy Editor" w:date="2026-10-08T02:55:00Z" w16du:dateUtc="2026-10-07T23:55:00Z">
          <w:pPr>
            <w:pStyle w:val="bdialogue"/>
          </w:pPr>
        </w:pPrChange>
      </w:pPr>
      <w:ins w:id="9528" w:author="Copy Editor" w:date="2026-10-08T02:54:00Z">
        <w:r w:rsidRPr="001F220A">
          <w:rPr>
            <w:lang w:val="en-US"/>
          </w:rPr>
          <w:t>It isn’t even attempted.</w:t>
        </w:r>
      </w:ins>
    </w:p>
    <w:p w14:paraId="3FB9AD5B" w14:textId="77777777" w:rsidR="001F220A" w:rsidRPr="001F220A" w:rsidRDefault="001F220A">
      <w:pPr>
        <w:pStyle w:val="body"/>
        <w:rPr>
          <w:ins w:id="9529" w:author="Copy Editor" w:date="2026-10-08T02:54:00Z"/>
          <w:b/>
          <w:bCs/>
          <w:lang w:val="en-US"/>
        </w:rPr>
        <w:pPrChange w:id="9530" w:author="Copy Editor" w:date="2026-10-08T02:55:00Z" w16du:dateUtc="2026-10-07T23:55:00Z">
          <w:pPr>
            <w:pStyle w:val="bdialogue"/>
          </w:pPr>
        </w:pPrChange>
      </w:pPr>
      <w:ins w:id="9531" w:author="Copy Editor" w:date="2026-10-08T02:54:00Z">
        <w:r w:rsidRPr="001F220A">
          <w:rPr>
            <w:b/>
            <w:bCs/>
            <w:lang w:val="en-US"/>
          </w:rPr>
          <w:t>EXT. RICHARD'S HOUSE – NIGHT</w:t>
        </w:r>
      </w:ins>
    </w:p>
    <w:p w14:paraId="513C6508" w14:textId="77777777" w:rsidR="001F220A" w:rsidRPr="001F220A" w:rsidRDefault="001F220A">
      <w:pPr>
        <w:pStyle w:val="body"/>
        <w:rPr>
          <w:ins w:id="9532" w:author="Copy Editor" w:date="2026-10-08T02:54:00Z"/>
          <w:lang w:val="en-US"/>
        </w:rPr>
        <w:pPrChange w:id="9533" w:author="Copy Editor" w:date="2026-10-08T02:55:00Z" w16du:dateUtc="2026-10-07T23:55:00Z">
          <w:pPr>
            <w:pStyle w:val="bdialogue"/>
          </w:pPr>
        </w:pPrChange>
      </w:pPr>
      <w:ins w:id="9534" w:author="Copy Editor" w:date="2026-10-08T02:54:00Z">
        <w:r w:rsidRPr="001F220A">
          <w:rPr>
            <w:lang w:val="en-US"/>
          </w:rPr>
          <w:t>Six weeks later.</w:t>
        </w:r>
      </w:ins>
    </w:p>
    <w:p w14:paraId="14FCD01B" w14:textId="77777777" w:rsidR="001F220A" w:rsidRPr="001F220A" w:rsidRDefault="001F220A">
      <w:pPr>
        <w:pStyle w:val="body"/>
        <w:rPr>
          <w:ins w:id="9535" w:author="Copy Editor" w:date="2026-10-08T02:54:00Z"/>
          <w:lang w:val="en-US"/>
        </w:rPr>
        <w:pPrChange w:id="9536" w:author="Copy Editor" w:date="2026-10-08T02:55:00Z" w16du:dateUtc="2026-10-07T23:55:00Z">
          <w:pPr>
            <w:pStyle w:val="bdialogue"/>
          </w:pPr>
        </w:pPrChange>
      </w:pPr>
      <w:ins w:id="9537" w:author="Copy Editor" w:date="2026-10-08T02:54:00Z">
        <w:r w:rsidRPr="001F220A">
          <w:rPr>
            <w:lang w:val="en-US"/>
          </w:rPr>
          <w:t>Richard arrives home at two in the morning.</w:t>
        </w:r>
      </w:ins>
    </w:p>
    <w:p w14:paraId="41C85A60" w14:textId="77777777" w:rsidR="001F220A" w:rsidRPr="001F220A" w:rsidRDefault="001F220A">
      <w:pPr>
        <w:pStyle w:val="body"/>
        <w:rPr>
          <w:ins w:id="9538" w:author="Copy Editor" w:date="2026-10-08T02:54:00Z"/>
          <w:lang w:val="en-US"/>
        </w:rPr>
        <w:pPrChange w:id="9539" w:author="Copy Editor" w:date="2026-10-08T02:55:00Z" w16du:dateUtc="2026-10-07T23:55:00Z">
          <w:pPr>
            <w:pStyle w:val="bdialogue"/>
          </w:pPr>
        </w:pPrChange>
      </w:pPr>
      <w:ins w:id="9540" w:author="Copy Editor" w:date="2026-10-08T02:54:00Z">
        <w:r w:rsidRPr="001F220A">
          <w:rPr>
            <w:lang w:val="en-US"/>
          </w:rPr>
          <w:t>He has deliberately left his house keys behind so they won’t get lost, as they did the previous year while skiing in Bavaria.</w:t>
        </w:r>
      </w:ins>
    </w:p>
    <w:p w14:paraId="3E3FE20D" w14:textId="77777777" w:rsidR="001F220A" w:rsidRPr="001F220A" w:rsidRDefault="001F220A">
      <w:pPr>
        <w:pStyle w:val="body"/>
        <w:rPr>
          <w:ins w:id="9541" w:author="Copy Editor" w:date="2026-10-08T02:54:00Z"/>
          <w:lang w:val="en-US"/>
        </w:rPr>
        <w:pPrChange w:id="9542" w:author="Copy Editor" w:date="2026-10-08T02:55:00Z" w16du:dateUtc="2026-10-07T23:55:00Z">
          <w:pPr>
            <w:pStyle w:val="bdialogue"/>
          </w:pPr>
        </w:pPrChange>
      </w:pPr>
      <w:ins w:id="9543" w:author="Copy Editor" w:date="2026-10-08T02:54:00Z">
        <w:r w:rsidRPr="001F220A">
          <w:rPr>
            <w:lang w:val="en-US"/>
          </w:rPr>
          <w:t>He has no choice but to sleep on the lawn rather than wake anybody.</w:t>
        </w:r>
      </w:ins>
    </w:p>
    <w:p w14:paraId="33CFEA02" w14:textId="77777777" w:rsidR="001F220A" w:rsidRPr="001F220A" w:rsidRDefault="001F220A">
      <w:pPr>
        <w:pStyle w:val="body"/>
        <w:rPr>
          <w:ins w:id="9544" w:author="Copy Editor" w:date="2026-10-08T02:54:00Z"/>
          <w:b/>
          <w:bCs/>
          <w:lang w:val="en-US"/>
        </w:rPr>
        <w:pPrChange w:id="9545" w:author="Copy Editor" w:date="2026-10-08T02:55:00Z" w16du:dateUtc="2026-10-07T23:55:00Z">
          <w:pPr>
            <w:pStyle w:val="bdialogue"/>
          </w:pPr>
        </w:pPrChange>
      </w:pPr>
      <w:ins w:id="9546" w:author="Copy Editor" w:date="2026-10-08T02:54:00Z">
        <w:r w:rsidRPr="001F220A">
          <w:rPr>
            <w:b/>
            <w:bCs/>
            <w:lang w:val="en-US"/>
          </w:rPr>
          <w:t>INT. RICHARD'S HOUSE – MORNING</w:t>
        </w:r>
      </w:ins>
    </w:p>
    <w:p w14:paraId="4A512E09" w14:textId="77777777" w:rsidR="001F220A" w:rsidRPr="001F220A" w:rsidRDefault="001F220A">
      <w:pPr>
        <w:pStyle w:val="body"/>
        <w:rPr>
          <w:ins w:id="9547" w:author="Copy Editor" w:date="2026-10-08T02:54:00Z"/>
          <w:lang w:val="en-US"/>
        </w:rPr>
        <w:pPrChange w:id="9548" w:author="Copy Editor" w:date="2026-10-08T02:55:00Z" w16du:dateUtc="2026-10-07T23:55:00Z">
          <w:pPr>
            <w:pStyle w:val="bdialogue"/>
          </w:pPr>
        </w:pPrChange>
      </w:pPr>
      <w:ins w:id="9549" w:author="Copy Editor" w:date="2026-10-08T02:54:00Z">
        <w:r w:rsidRPr="001F220A">
          <w:rPr>
            <w:lang w:val="en-US"/>
          </w:rPr>
          <w:t>Someone is finally awake.</w:t>
        </w:r>
      </w:ins>
    </w:p>
    <w:p w14:paraId="275FEAE9" w14:textId="77777777" w:rsidR="001F220A" w:rsidRPr="001F220A" w:rsidRDefault="001F220A">
      <w:pPr>
        <w:pStyle w:val="body"/>
        <w:rPr>
          <w:ins w:id="9550" w:author="Copy Editor" w:date="2026-10-08T02:54:00Z"/>
          <w:lang w:val="en-US"/>
        </w:rPr>
        <w:pPrChange w:id="9551" w:author="Copy Editor" w:date="2026-10-08T02:55:00Z" w16du:dateUtc="2026-10-07T23:55:00Z">
          <w:pPr>
            <w:pStyle w:val="bdialogue"/>
          </w:pPr>
        </w:pPrChange>
      </w:pPr>
      <w:ins w:id="9552" w:author="Copy Editor" w:date="2026-10-08T02:54:00Z">
        <w:r w:rsidRPr="001F220A">
          <w:rPr>
            <w:lang w:val="en-US"/>
          </w:rPr>
          <w:t>Richard goes inside and waits for breakfast.</w:t>
        </w:r>
      </w:ins>
    </w:p>
    <w:p w14:paraId="25C3A5BE" w14:textId="77777777" w:rsidR="001F220A" w:rsidRPr="001F220A" w:rsidRDefault="001F220A">
      <w:pPr>
        <w:pStyle w:val="body"/>
        <w:rPr>
          <w:ins w:id="9553" w:author="Copy Editor" w:date="2026-10-08T02:54:00Z"/>
          <w:lang w:val="en-US"/>
        </w:rPr>
        <w:pPrChange w:id="9554" w:author="Copy Editor" w:date="2026-10-08T02:55:00Z" w16du:dateUtc="2026-10-07T23:55:00Z">
          <w:pPr>
            <w:pStyle w:val="bdialogue"/>
          </w:pPr>
        </w:pPrChange>
      </w:pPr>
      <w:ins w:id="9555" w:author="Copy Editor" w:date="2026-10-08T02:54:00Z">
        <w:r w:rsidRPr="001F220A">
          <w:rPr>
            <w:lang w:val="en-US"/>
          </w:rPr>
          <w:t>His sister is staying with her children.</w:t>
        </w:r>
      </w:ins>
    </w:p>
    <w:p w14:paraId="5DBA2D3C" w14:textId="77777777" w:rsidR="001F220A" w:rsidRPr="001F220A" w:rsidRDefault="001F220A">
      <w:pPr>
        <w:pStyle w:val="body"/>
        <w:rPr>
          <w:ins w:id="9556" w:author="Copy Editor" w:date="2026-10-08T02:54:00Z"/>
          <w:lang w:val="en-US"/>
        </w:rPr>
        <w:pPrChange w:id="9557" w:author="Copy Editor" w:date="2026-10-08T02:55:00Z" w16du:dateUtc="2026-10-07T23:55:00Z">
          <w:pPr>
            <w:pStyle w:val="bdialogue"/>
          </w:pPr>
        </w:pPrChange>
      </w:pPr>
      <w:ins w:id="9558" w:author="Copy Editor" w:date="2026-10-08T02:54:00Z">
        <w:r w:rsidRPr="001F220A">
          <w:rPr>
            <w:lang w:val="en-US"/>
          </w:rPr>
          <w:t>Richard sits quietly, realising that their needs come first.</w:t>
        </w:r>
      </w:ins>
    </w:p>
    <w:p w14:paraId="5E4BDDBB" w14:textId="11F6B112" w:rsidR="003439BF" w:rsidDel="001F220A" w:rsidRDefault="007C0FF3" w:rsidP="00B33299">
      <w:pPr>
        <w:pStyle w:val="body"/>
        <w:rPr>
          <w:del w:id="9559" w:author="Copy Editor" w:date="2026-10-08T02:54:00Z" w16du:dateUtc="2026-10-07T23:54:00Z"/>
        </w:rPr>
      </w:pPr>
      <w:del w:id="9560" w:author="Copy Editor" w:date="2026-10-08T02:54:00Z" w16du:dateUtc="2026-10-07T23:54:00Z">
        <w:r w:rsidDel="001F220A">
          <w:delText>I hadn’t taken my house keys with me to ensure they didn’t get lost like the previous year when skiing in Bavaria, so when I got home, after six weeks, at two in the morning, I</w:delText>
        </w:r>
        <w:r w:rsidDel="001F220A">
          <w:rPr>
            <w:b/>
          </w:rPr>
          <w:delText xml:space="preserve"> </w:delText>
        </w:r>
        <w:r w:rsidDel="001F220A">
          <w:delText xml:space="preserve">slept on the lawn so as not to wake anybody.  Once somebody was </w:delText>
        </w:r>
        <w:r w:rsidR="00F36546" w:rsidDel="001F220A">
          <w:delText>up,</w:delText>
        </w:r>
        <w:r w:rsidDel="001F220A">
          <w:delText xml:space="preserve"> I went in and waited for breakfast to be produced.</w:delText>
        </w:r>
      </w:del>
    </w:p>
    <w:p w14:paraId="3AAC9F1C" w14:textId="3EA61E20" w:rsidR="00C85F40" w:rsidRDefault="007C0FF3" w:rsidP="00B33299">
      <w:pPr>
        <w:pStyle w:val="body"/>
        <w:rPr>
          <w:ins w:id="9561" w:author="Copy Editor" w:date="2026-10-08T02:54:00Z" w16du:dateUtc="2026-10-07T23:54:00Z"/>
        </w:rPr>
      </w:pPr>
      <w:del w:id="9562" w:author="Copy Editor" w:date="2026-10-08T02:54:00Z" w16du:dateUtc="2026-10-07T23:54:00Z">
        <w:r w:rsidDel="001F220A">
          <w:delText>My Sister was down with her children, so I sat quietly, realising that their needs came</w:delText>
        </w:r>
        <w:r w:rsidDel="001F220A">
          <w:rPr>
            <w:b/>
          </w:rPr>
          <w:delText xml:space="preserve"> </w:delText>
        </w:r>
        <w:r w:rsidDel="001F220A">
          <w:delText xml:space="preserve">first.  </w:delText>
        </w:r>
      </w:del>
    </w:p>
    <w:p w14:paraId="2CA9C0BC" w14:textId="77777777" w:rsidR="001F220A" w:rsidRDefault="001F220A" w:rsidP="00B33299">
      <w:pPr>
        <w:pStyle w:val="body"/>
        <w:rPr>
          <w:ins w:id="9563" w:author="Copy Editor" w:date="2026-10-08T02:55:00Z" w16du:dateUtc="2026-10-07T23:55:00Z"/>
        </w:rPr>
      </w:pPr>
    </w:p>
    <w:p w14:paraId="261054C3" w14:textId="77777777" w:rsidR="001F220A" w:rsidRDefault="001F220A" w:rsidP="00B33299">
      <w:pPr>
        <w:pStyle w:val="body"/>
        <w:rPr>
          <w:ins w:id="9564" w:author="Copy Editor" w:date="2026-10-08T02:55:00Z" w16du:dateUtc="2026-10-07T23:55:00Z"/>
        </w:rPr>
      </w:pPr>
    </w:p>
    <w:p w14:paraId="07EEFD66" w14:textId="66BE3F66" w:rsidR="00A80211" w:rsidRDefault="00A80211">
      <w:pPr>
        <w:pStyle w:val="bCHARACTER"/>
        <w:rPr>
          <w:ins w:id="9565" w:author="Copy Editor" w:date="2026-10-08T02:55:00Z" w16du:dateUtc="2026-10-07T23:55:00Z"/>
        </w:rPr>
        <w:pPrChange w:id="9566" w:author="Copy Editor" w:date="2026-10-08T02:55:00Z" w16du:dateUtc="2026-10-07T23:55:00Z">
          <w:pPr>
            <w:pStyle w:val="bdialogue"/>
          </w:pPr>
        </w:pPrChange>
      </w:pPr>
      <w:ins w:id="9567" w:author="Copy Editor" w:date="2026-10-08T02:55:00Z">
        <w:r w:rsidRPr="00A80211">
          <w:t>RICHARD (V.O.)</w:t>
        </w:r>
      </w:ins>
    </w:p>
    <w:p w14:paraId="6DE96657" w14:textId="77777777" w:rsidR="00A80211" w:rsidRDefault="007C0FF3" w:rsidP="001F220A">
      <w:pPr>
        <w:pStyle w:val="bdialogue"/>
        <w:rPr>
          <w:ins w:id="9568" w:author="Copy Editor" w:date="2026-10-08T02:55:00Z" w16du:dateUtc="2026-10-07T23:55:00Z"/>
        </w:rPr>
      </w:pPr>
      <w:r>
        <w:t xml:space="preserve">I was bursting to tell everyone what a time I had had but there was a lot going on so I kept quiet. </w:t>
      </w:r>
    </w:p>
    <w:p w14:paraId="65C7DE6D" w14:textId="5D85C002" w:rsidR="00F36546" w:rsidDel="008145FB" w:rsidRDefault="007C0FF3">
      <w:pPr>
        <w:pStyle w:val="bdialogue"/>
        <w:rPr>
          <w:del w:id="9569" w:author="Copy Editor" w:date="2026-10-08T02:56:00Z" w16du:dateUtc="2026-10-07T23:56:00Z"/>
        </w:rPr>
        <w:pPrChange w:id="9570" w:author="Copy Editor" w:date="2026-10-08T02:55:00Z" w16du:dateUtc="2026-10-07T23:55:00Z">
          <w:pPr>
            <w:pStyle w:val="body"/>
          </w:pPr>
        </w:pPrChange>
      </w:pPr>
      <w:del w:id="9571" w:author="Copy Editor" w:date="2026-10-08T02:56:00Z" w16du:dateUtc="2026-10-07T23:56:00Z">
        <w:r w:rsidDel="008145FB">
          <w:delText xml:space="preserve">Bacon, eggs, sausages, toast, tea, all were produced in prodigious quantities by Mother doing her </w:delText>
        </w:r>
      </w:del>
    </w:p>
    <w:p w14:paraId="67117E00" w14:textId="289F3FE6" w:rsidR="00F36546" w:rsidDel="008145FB" w:rsidRDefault="007C0FF3" w:rsidP="004B3D80">
      <w:pPr>
        <w:pStyle w:val="bdialogue"/>
        <w:rPr>
          <w:del w:id="9572" w:author="Copy Editor" w:date="2026-10-08T02:56:00Z" w16du:dateUtc="2026-10-07T23:56:00Z"/>
        </w:rPr>
      </w:pPr>
      <w:del w:id="9573" w:author="Copy Editor" w:date="2026-10-08T02:56:00Z" w16du:dateUtc="2026-10-07T23:56:00Z">
        <w:r w:rsidDel="008145FB">
          <w:delText>“</w:delText>
        </w:r>
        <w:r w:rsidR="00F36546" w:rsidDel="008145FB">
          <w:delText>Indispensable</w:delText>
        </w:r>
        <w:r w:rsidDel="008145FB">
          <w:delText xml:space="preserve"> Grandmother” </w:delText>
        </w:r>
      </w:del>
    </w:p>
    <w:p w14:paraId="11CBC44A" w14:textId="48D6A36B" w:rsidR="00F36546" w:rsidDel="008145FB" w:rsidRDefault="00F36546" w:rsidP="00B33299">
      <w:pPr>
        <w:pStyle w:val="body"/>
        <w:rPr>
          <w:del w:id="9574" w:author="Copy Editor" w:date="2026-10-08T02:56:00Z" w16du:dateUtc="2026-10-07T23:56:00Z"/>
        </w:rPr>
      </w:pPr>
      <w:del w:id="9575" w:author="Copy Editor" w:date="2026-10-08T02:56:00Z" w16du:dateUtc="2026-10-07T23:56:00Z">
        <w:r w:rsidDel="008145FB">
          <w:delText>impersonation,</w:delText>
        </w:r>
        <w:r w:rsidR="007C0FF3" w:rsidDel="008145FB">
          <w:delText xml:space="preserve"> but none came my way.  </w:delText>
        </w:r>
        <w:r w:rsidDel="008145FB">
          <w:delText>Finally,</w:delText>
        </w:r>
        <w:r w:rsidR="007C0FF3" w:rsidDel="008145FB">
          <w:delText xml:space="preserve"> she spoke to me and said two things: - </w:delText>
        </w:r>
      </w:del>
    </w:p>
    <w:p w14:paraId="3DCE8E1E" w14:textId="77777777" w:rsidR="008145FB" w:rsidRPr="008145FB" w:rsidRDefault="008145FB" w:rsidP="008145FB">
      <w:pPr>
        <w:pStyle w:val="body"/>
        <w:rPr>
          <w:ins w:id="9576" w:author="Copy Editor" w:date="2026-10-08T02:56:00Z"/>
          <w:lang w:val="en-US"/>
        </w:rPr>
      </w:pPr>
      <w:ins w:id="9577" w:author="Copy Editor" w:date="2026-10-08T02:56:00Z">
        <w:r w:rsidRPr="008145FB">
          <w:rPr>
            <w:lang w:val="en-US"/>
          </w:rPr>
          <w:t>Bacon, eggs, sausages, toast and tea are produced in prodigious quantities by Mother doing her “Indispensable Grandmother” impersonation.</w:t>
        </w:r>
      </w:ins>
    </w:p>
    <w:p w14:paraId="382EDDE1" w14:textId="77777777" w:rsidR="008145FB" w:rsidRPr="008145FB" w:rsidRDefault="008145FB" w:rsidP="008145FB">
      <w:pPr>
        <w:pStyle w:val="body"/>
        <w:rPr>
          <w:ins w:id="9578" w:author="Copy Editor" w:date="2026-10-08T02:56:00Z"/>
          <w:lang w:val="en-US"/>
        </w:rPr>
      </w:pPr>
      <w:ins w:id="9579" w:author="Copy Editor" w:date="2026-10-08T02:56:00Z">
        <w:r w:rsidRPr="008145FB">
          <w:rPr>
            <w:lang w:val="en-US"/>
          </w:rPr>
          <w:t>None of it comes my way.</w:t>
        </w:r>
      </w:ins>
    </w:p>
    <w:p w14:paraId="7902D76D" w14:textId="77777777" w:rsidR="008145FB" w:rsidRPr="008145FB" w:rsidRDefault="008145FB" w:rsidP="008145FB">
      <w:pPr>
        <w:pStyle w:val="body"/>
        <w:rPr>
          <w:ins w:id="9580" w:author="Copy Editor" w:date="2026-10-08T02:56:00Z"/>
          <w:lang w:val="en-US"/>
        </w:rPr>
      </w:pPr>
      <w:ins w:id="9581" w:author="Copy Editor" w:date="2026-10-08T02:56:00Z">
        <w:r w:rsidRPr="008145FB">
          <w:rPr>
            <w:lang w:val="en-US"/>
          </w:rPr>
          <w:t>Finally, Mother speaks to Richard.</w:t>
        </w:r>
      </w:ins>
    </w:p>
    <w:p w14:paraId="50FE5CBF" w14:textId="009590BA" w:rsidR="008145FB" w:rsidRDefault="008145FB">
      <w:pPr>
        <w:pStyle w:val="bCHARACTER"/>
        <w:rPr>
          <w:ins w:id="9582" w:author="Copy Editor" w:date="2026-10-08T02:56:00Z" w16du:dateUtc="2026-10-07T23:56:00Z"/>
        </w:rPr>
        <w:pPrChange w:id="9583" w:author="Copy Editor" w:date="2026-10-08T02:56:00Z" w16du:dateUtc="2026-10-07T23:56:00Z">
          <w:pPr>
            <w:pStyle w:val="bdialogue"/>
          </w:pPr>
        </w:pPrChange>
      </w:pPr>
      <w:ins w:id="9584" w:author="Copy Editor" w:date="2026-10-08T02:56:00Z" w16du:dateUtc="2026-10-07T23:56:00Z">
        <w:r>
          <w:t>MOTHER</w:t>
        </w:r>
      </w:ins>
    </w:p>
    <w:p w14:paraId="3D95B739" w14:textId="6DB84365" w:rsidR="00F36546" w:rsidRDefault="007C0FF3" w:rsidP="004B3D80">
      <w:pPr>
        <w:pStyle w:val="bdialogue"/>
      </w:pPr>
      <w:r>
        <w:t xml:space="preserve">l. </w:t>
      </w:r>
      <w:del w:id="9585" w:author="Copy Editor" w:date="2026-10-08T02:56:00Z" w16du:dateUtc="2026-10-07T23:56:00Z">
        <w:r w:rsidDel="008145FB">
          <w:delText>“</w:delText>
        </w:r>
      </w:del>
      <w:r>
        <w:t>You can get your own breakfast, we’re off to the New Forest show</w:t>
      </w:r>
      <w:del w:id="9586" w:author="Copy Editor" w:date="2026-10-08T02:56:00Z" w16du:dateUtc="2026-10-07T23:56:00Z">
        <w:r w:rsidDel="008145FB">
          <w:delText>”</w:delText>
        </w:r>
      </w:del>
      <w:r>
        <w:t xml:space="preserve">. </w:t>
      </w:r>
    </w:p>
    <w:p w14:paraId="244F5005" w14:textId="77777777" w:rsidR="00891412" w:rsidRDefault="007C0FF3" w:rsidP="004B3D80">
      <w:pPr>
        <w:pStyle w:val="bdialogue"/>
        <w:rPr>
          <w:ins w:id="9587" w:author="Copy Editor" w:date="2026-10-08T02:57:00Z" w16du:dateUtc="2026-10-07T23:57:00Z"/>
        </w:rPr>
      </w:pPr>
      <w:r>
        <w:t>2.</w:t>
      </w:r>
      <w:del w:id="9588" w:author="Copy Editor" w:date="2026-10-08T02:57:00Z" w16du:dateUtc="2026-10-07T23:57:00Z">
        <w:r w:rsidDel="008145FB">
          <w:delText xml:space="preserve"> “</w:delText>
        </w:r>
      </w:del>
      <w:r>
        <w:t>Can you baby sit one evening this week so we can go out for a meal?</w:t>
      </w:r>
    </w:p>
    <w:p w14:paraId="0A0AD3AC" w14:textId="0DFD458E" w:rsidR="00F36546" w:rsidRDefault="00891412">
      <w:pPr>
        <w:pStyle w:val="bCHARACTER"/>
        <w:pPrChange w:id="9589" w:author="Copy Editor" w:date="2026-10-08T02:57:00Z" w16du:dateUtc="2026-10-07T23:57:00Z">
          <w:pPr>
            <w:pStyle w:val="bdialogue"/>
          </w:pPr>
        </w:pPrChange>
      </w:pPr>
      <w:ins w:id="9590" w:author="Copy Editor" w:date="2026-10-08T02:57:00Z">
        <w:r w:rsidRPr="00891412">
          <w:t>RICHARD (V.O.)</w:t>
        </w:r>
      </w:ins>
      <w:del w:id="9591" w:author="Copy Editor" w:date="2026-10-08T02:57:00Z" w16du:dateUtc="2026-10-07T23:57:00Z">
        <w:r w:rsidR="007C0FF3" w:rsidDel="008145FB">
          <w:delText>”</w:delText>
        </w:r>
      </w:del>
      <w:r w:rsidR="007C0FF3">
        <w:t xml:space="preserve"> </w:t>
      </w:r>
    </w:p>
    <w:p w14:paraId="47EE79EC" w14:textId="77777777" w:rsidR="00891412" w:rsidRDefault="00F36546" w:rsidP="00891412">
      <w:pPr>
        <w:pStyle w:val="bdialogue"/>
        <w:rPr>
          <w:ins w:id="9592" w:author="Copy Editor" w:date="2026-10-08T02:57:00Z" w16du:dateUtc="2026-10-07T23:57:00Z"/>
        </w:rPr>
      </w:pPr>
      <w:r>
        <w:t>I</w:t>
      </w:r>
      <w:r w:rsidR="007C0FF3">
        <w:t xml:space="preserve"> never did tell them about my alpine trip.  </w:t>
      </w:r>
    </w:p>
    <w:p w14:paraId="5E4BDDBD" w14:textId="652B4477" w:rsidR="003439BF" w:rsidRDefault="007C0FF3" w:rsidP="00891412">
      <w:pPr>
        <w:pStyle w:val="body"/>
      </w:pPr>
      <w:r>
        <w:t xml:space="preserve">Neither did I baby-sit. </w:t>
      </w:r>
    </w:p>
    <w:p w14:paraId="7AE1DE5F" w14:textId="77777777" w:rsidR="006F1E05" w:rsidRPr="006F1E05" w:rsidRDefault="006F1E05" w:rsidP="006F1E05">
      <w:pPr>
        <w:pStyle w:val="body"/>
        <w:rPr>
          <w:ins w:id="9593" w:author="Copy Editor" w:date="2026-10-08T02:58:00Z"/>
          <w:b/>
          <w:bCs/>
          <w:lang w:val="en-US"/>
        </w:rPr>
      </w:pPr>
      <w:ins w:id="9594" w:author="Copy Editor" w:date="2026-10-08T02:58:00Z">
        <w:r w:rsidRPr="006F1E05">
          <w:rPr>
            <w:b/>
            <w:bCs/>
            <w:lang w:val="en-US"/>
          </w:rPr>
          <w:t>EXT. RICHARD'S HOUSE – DAY</w:t>
        </w:r>
      </w:ins>
    </w:p>
    <w:p w14:paraId="461CEE54" w14:textId="77777777" w:rsidR="006F1E05" w:rsidRPr="006F1E05" w:rsidRDefault="006F1E05" w:rsidP="006F1E05">
      <w:pPr>
        <w:pStyle w:val="body"/>
        <w:rPr>
          <w:ins w:id="9595" w:author="Copy Editor" w:date="2026-10-08T02:58:00Z"/>
          <w:lang w:val="en-US"/>
        </w:rPr>
      </w:pPr>
      <w:ins w:id="9596" w:author="Copy Editor" w:date="2026-10-08T02:58:00Z">
        <w:r w:rsidRPr="006F1E05">
          <w:rPr>
            <w:lang w:val="en-US"/>
          </w:rPr>
          <w:t>A few months later.</w:t>
        </w:r>
      </w:ins>
    </w:p>
    <w:p w14:paraId="5EEFE441" w14:textId="77777777" w:rsidR="006F1E05" w:rsidRPr="006F1E05" w:rsidRDefault="006F1E05">
      <w:pPr>
        <w:pStyle w:val="bCHARACTER"/>
        <w:rPr>
          <w:ins w:id="9597" w:author="Copy Editor" w:date="2026-10-08T02:58:00Z"/>
          <w:lang w:val="en-US"/>
        </w:rPr>
        <w:pPrChange w:id="9598" w:author="Copy Editor" w:date="2026-10-08T02:58:00Z" w16du:dateUtc="2026-10-07T23:58:00Z">
          <w:pPr>
            <w:pStyle w:val="body"/>
          </w:pPr>
        </w:pPrChange>
      </w:pPr>
      <w:ins w:id="9599" w:author="Copy Editor" w:date="2026-10-08T02:58:00Z">
        <w:r w:rsidRPr="006F1E05">
          <w:rPr>
            <w:lang w:val="en-US"/>
          </w:rPr>
          <w:t>RICHARD (V.O.)</w:t>
        </w:r>
      </w:ins>
    </w:p>
    <w:p w14:paraId="436F4619" w14:textId="77777777" w:rsidR="006F1E05" w:rsidRDefault="007C0FF3" w:rsidP="006F1E05">
      <w:pPr>
        <w:pStyle w:val="bdialogue"/>
        <w:rPr>
          <w:ins w:id="9600" w:author="Copy Editor" w:date="2026-10-08T02:58:00Z" w16du:dateUtc="2026-10-07T23:58:00Z"/>
        </w:rPr>
      </w:pPr>
      <w:del w:id="9601" w:author="Copy Editor" w:date="2026-10-08T02:58:00Z" w16du:dateUtc="2026-10-07T23:58:00Z">
        <w:r w:rsidDel="006F1E05">
          <w:delText xml:space="preserve">A few months later </w:delText>
        </w:r>
      </w:del>
      <w:r>
        <w:t xml:space="preserve">I had saved enough money to be able to buy my own house. It was only 12 years old but quite tatty. I didn’t </w:t>
      </w:r>
      <w:r w:rsidR="00F36546">
        <w:t>care;</w:t>
      </w:r>
      <w:r>
        <w:t xml:space="preserve"> it was mine. Once the mortgage was paid there wasn’t a lot left over but </w:t>
      </w:r>
      <w:r w:rsidR="00F36546">
        <w:t>slowly,</w:t>
      </w:r>
      <w:r>
        <w:t xml:space="preserve"> I got it decorated and to my liking. </w:t>
      </w:r>
    </w:p>
    <w:p w14:paraId="153ACE46" w14:textId="77777777" w:rsidR="00AA0329" w:rsidRPr="00AA0329" w:rsidRDefault="00AA0329" w:rsidP="00AA0329">
      <w:pPr>
        <w:pStyle w:val="body"/>
        <w:rPr>
          <w:ins w:id="9602" w:author="Copy Editor" w:date="2026-10-08T02:59:00Z"/>
          <w:b/>
          <w:bCs/>
          <w:lang w:val="en-US"/>
        </w:rPr>
      </w:pPr>
      <w:ins w:id="9603" w:author="Copy Editor" w:date="2026-10-08T02:59:00Z">
        <w:r w:rsidRPr="00AA0329">
          <w:rPr>
            <w:b/>
            <w:bCs/>
            <w:lang w:val="en-US"/>
          </w:rPr>
          <w:t>INT. BOSS'S OFFICE – DAY</w:t>
        </w:r>
      </w:ins>
    </w:p>
    <w:p w14:paraId="0C08227C" w14:textId="77777777" w:rsidR="00AA0329" w:rsidRPr="00AA0329" w:rsidRDefault="00AA0329" w:rsidP="00AA0329">
      <w:pPr>
        <w:pStyle w:val="body"/>
        <w:rPr>
          <w:ins w:id="9604" w:author="Copy Editor" w:date="2026-10-08T02:59:00Z"/>
          <w:lang w:val="en-US"/>
        </w:rPr>
      </w:pPr>
      <w:ins w:id="9605" w:author="Copy Editor" w:date="2026-10-08T02:59:00Z">
        <w:r w:rsidRPr="00AA0329">
          <w:rPr>
            <w:lang w:val="en-US"/>
          </w:rPr>
          <w:t>Richard and his BOSS face each other.</w:t>
        </w:r>
      </w:ins>
    </w:p>
    <w:p w14:paraId="2F1F945D" w14:textId="77777777" w:rsidR="00AA0329" w:rsidRPr="00AA0329" w:rsidRDefault="00AA0329" w:rsidP="00AA0329">
      <w:pPr>
        <w:pStyle w:val="body"/>
        <w:rPr>
          <w:ins w:id="9606" w:author="Copy Editor" w:date="2026-10-08T02:59:00Z"/>
          <w:lang w:val="en-US"/>
        </w:rPr>
      </w:pPr>
      <w:ins w:id="9607" w:author="Copy Editor" w:date="2026-10-08T02:59:00Z">
        <w:r w:rsidRPr="00AA0329">
          <w:rPr>
            <w:lang w:val="en-US"/>
          </w:rPr>
          <w:t>The atmosphere is hostile.</w:t>
        </w:r>
      </w:ins>
    </w:p>
    <w:p w14:paraId="698B78CB" w14:textId="77777777" w:rsidR="00AA0329" w:rsidRPr="00AA0329" w:rsidRDefault="00AA0329">
      <w:pPr>
        <w:pStyle w:val="bCHARACTER"/>
        <w:rPr>
          <w:ins w:id="9608" w:author="Copy Editor" w:date="2026-10-08T02:59:00Z"/>
          <w:lang w:val="en-US"/>
        </w:rPr>
        <w:pPrChange w:id="9609" w:author="Copy Editor" w:date="2026-10-08T02:59:00Z" w16du:dateUtc="2026-10-07T23:59:00Z">
          <w:pPr>
            <w:pStyle w:val="body"/>
          </w:pPr>
        </w:pPrChange>
      </w:pPr>
      <w:ins w:id="9610" w:author="Copy Editor" w:date="2026-10-08T02:59:00Z">
        <w:r w:rsidRPr="00AA0329">
          <w:rPr>
            <w:lang w:val="en-US"/>
          </w:rPr>
          <w:lastRenderedPageBreak/>
          <w:t>RICHARD (V.O.)</w:t>
        </w:r>
      </w:ins>
    </w:p>
    <w:p w14:paraId="6A39F36A" w14:textId="77777777" w:rsidR="00AA0329" w:rsidRDefault="007C0FF3" w:rsidP="006F1E05">
      <w:pPr>
        <w:pStyle w:val="bdialogue"/>
        <w:rPr>
          <w:ins w:id="9611" w:author="Copy Editor" w:date="2026-10-08T02:59:00Z" w16du:dateUtc="2026-10-07T23:59:00Z"/>
        </w:rPr>
      </w:pPr>
      <w:r>
        <w:t>It did however</w:t>
      </w:r>
      <w:r>
        <w:rPr>
          <w:b/>
        </w:rPr>
        <w:t xml:space="preserve"> </w:t>
      </w:r>
      <w:r>
        <w:t xml:space="preserve">seem to have a strange effect on my Boss.  His attitude towards me changed, it was as if he expected me to be grateful to him for paying me enough to be able to afford it.  </w:t>
      </w:r>
    </w:p>
    <w:p w14:paraId="6C3F3179" w14:textId="77777777" w:rsidR="00AA0329" w:rsidRDefault="007C0FF3" w:rsidP="006F1E05">
      <w:pPr>
        <w:pStyle w:val="bdialogue"/>
        <w:rPr>
          <w:ins w:id="9612" w:author="Copy Editor" w:date="2026-10-08T02:59:00Z" w16du:dateUtc="2026-10-07T23:59:00Z"/>
        </w:rPr>
      </w:pPr>
      <w:r>
        <w:t xml:space="preserve">The fact that a lot of the money came from my TA earnings was of no interest to him. </w:t>
      </w:r>
    </w:p>
    <w:p w14:paraId="5E4BDDBF" w14:textId="7ABAD30A" w:rsidR="003439BF" w:rsidRDefault="00F36546">
      <w:pPr>
        <w:pStyle w:val="bdialogue"/>
        <w:pPrChange w:id="9613" w:author="Copy Editor" w:date="2026-10-08T02:58:00Z" w16du:dateUtc="2026-10-07T23:58:00Z">
          <w:pPr>
            <w:pStyle w:val="body"/>
          </w:pPr>
        </w:pPrChange>
      </w:pPr>
      <w:r>
        <w:t>Finally,</w:t>
      </w:r>
      <w:r w:rsidR="007C0FF3">
        <w:t xml:space="preserve"> we had a blazing row and I got the sack.</w:t>
      </w:r>
    </w:p>
    <w:p w14:paraId="1409E8D1" w14:textId="77777777" w:rsidR="000A70D8" w:rsidRPr="000A70D8" w:rsidRDefault="000A70D8">
      <w:pPr>
        <w:pStyle w:val="aSCENEHEAD"/>
        <w:rPr>
          <w:ins w:id="9614" w:author="Copy Editor" w:date="2026-10-08T03:00:00Z"/>
          <w:lang w:val="en-US"/>
        </w:rPr>
        <w:pPrChange w:id="9615" w:author="Copy Editor" w:date="2026-10-08T03:01:00Z" w16du:dateUtc="2026-10-08T00:01:00Z">
          <w:pPr>
            <w:pStyle w:val="bdialogue"/>
          </w:pPr>
        </w:pPrChange>
      </w:pPr>
      <w:ins w:id="9616" w:author="Copy Editor" w:date="2026-10-08T03:00:00Z">
        <w:r w:rsidRPr="000A70D8">
          <w:rPr>
            <w:lang w:val="en-US"/>
          </w:rPr>
          <w:t>INT. LOCAL NEWSPAPER OFFICE – DAY</w:t>
        </w:r>
      </w:ins>
    </w:p>
    <w:p w14:paraId="5B356155" w14:textId="77777777" w:rsidR="000A70D8" w:rsidRPr="000A70D8" w:rsidRDefault="000A70D8">
      <w:pPr>
        <w:pStyle w:val="body"/>
        <w:rPr>
          <w:ins w:id="9617" w:author="Copy Editor" w:date="2026-10-08T03:00:00Z"/>
          <w:lang w:val="en-US"/>
        </w:rPr>
        <w:pPrChange w:id="9618" w:author="Copy Editor" w:date="2026-10-08T03:00:00Z" w16du:dateUtc="2026-10-08T00:00:00Z">
          <w:pPr>
            <w:pStyle w:val="bdialogue"/>
          </w:pPr>
        </w:pPrChange>
      </w:pPr>
      <w:ins w:id="9619" w:author="Copy Editor" w:date="2026-10-08T03:00:00Z">
        <w:r w:rsidRPr="000A70D8">
          <w:rPr>
            <w:lang w:val="en-US"/>
          </w:rPr>
          <w:t>Richard places an advertisement.</w:t>
        </w:r>
      </w:ins>
    </w:p>
    <w:p w14:paraId="29E3D7B1" w14:textId="77777777" w:rsidR="000A70D8" w:rsidRPr="000A70D8" w:rsidRDefault="000A70D8">
      <w:pPr>
        <w:pStyle w:val="aSCENEHEAD"/>
        <w:rPr>
          <w:ins w:id="9620" w:author="Copy Editor" w:date="2026-10-08T03:00:00Z"/>
          <w:lang w:val="en-US"/>
        </w:rPr>
        <w:pPrChange w:id="9621" w:author="Copy Editor" w:date="2026-10-08T03:00:00Z" w16du:dateUtc="2026-10-08T00:00:00Z">
          <w:pPr>
            <w:pStyle w:val="bdialogue"/>
          </w:pPr>
        </w:pPrChange>
      </w:pPr>
      <w:ins w:id="9622" w:author="Copy Editor" w:date="2026-10-08T03:00:00Z">
        <w:r w:rsidRPr="000A70D8">
          <w:rPr>
            <w:lang w:val="en-US"/>
          </w:rPr>
          <w:t>EXT. RICHARD'S VAN – DAY</w:t>
        </w:r>
      </w:ins>
    </w:p>
    <w:p w14:paraId="24D664AA" w14:textId="77777777" w:rsidR="000A70D8" w:rsidRPr="000A70D8" w:rsidRDefault="000A70D8">
      <w:pPr>
        <w:pStyle w:val="body"/>
        <w:rPr>
          <w:ins w:id="9623" w:author="Copy Editor" w:date="2026-10-08T03:00:00Z"/>
          <w:lang w:val="en-US"/>
        </w:rPr>
        <w:pPrChange w:id="9624" w:author="Copy Editor" w:date="2026-10-08T03:00:00Z" w16du:dateUtc="2026-10-08T00:00:00Z">
          <w:pPr>
            <w:pStyle w:val="bdialogue"/>
          </w:pPr>
        </w:pPrChange>
      </w:pPr>
      <w:ins w:id="9625" w:author="Copy Editor" w:date="2026-10-08T03:00:00Z">
        <w:r w:rsidRPr="000A70D8">
          <w:rPr>
            <w:lang w:val="en-US"/>
          </w:rPr>
          <w:t>A van loaded with ladders.</w:t>
        </w:r>
      </w:ins>
    </w:p>
    <w:p w14:paraId="4FE08C8C" w14:textId="77777777" w:rsidR="000A70D8" w:rsidRPr="000A70D8" w:rsidRDefault="000A70D8">
      <w:pPr>
        <w:pStyle w:val="body"/>
        <w:rPr>
          <w:ins w:id="9626" w:author="Copy Editor" w:date="2026-10-08T03:00:00Z"/>
          <w:lang w:val="en-US"/>
        </w:rPr>
        <w:pPrChange w:id="9627" w:author="Copy Editor" w:date="2026-10-08T03:00:00Z" w16du:dateUtc="2026-10-08T00:00:00Z">
          <w:pPr>
            <w:pStyle w:val="bdialogue"/>
          </w:pPr>
        </w:pPrChange>
      </w:pPr>
      <w:ins w:id="9628" w:author="Copy Editor" w:date="2026-10-08T03:00:00Z">
        <w:r w:rsidRPr="000A70D8">
          <w:rPr>
            <w:lang w:val="en-US"/>
          </w:rPr>
          <w:t>Richard drives from job to job.</w:t>
        </w:r>
      </w:ins>
    </w:p>
    <w:p w14:paraId="747CB8F0" w14:textId="77777777" w:rsidR="000A70D8" w:rsidRPr="000A70D8" w:rsidRDefault="000A70D8">
      <w:pPr>
        <w:pStyle w:val="aSCENEHEAD"/>
        <w:rPr>
          <w:ins w:id="9629" w:author="Copy Editor" w:date="2026-10-08T03:00:00Z"/>
          <w:lang w:val="en-US"/>
        </w:rPr>
        <w:pPrChange w:id="9630" w:author="Copy Editor" w:date="2026-10-08T03:00:00Z" w16du:dateUtc="2026-10-08T00:00:00Z">
          <w:pPr>
            <w:pStyle w:val="bdialogue"/>
          </w:pPr>
        </w:pPrChange>
      </w:pPr>
      <w:ins w:id="9631" w:author="Copy Editor" w:date="2026-10-08T03:00:00Z">
        <w:r w:rsidRPr="000A70D8">
          <w:rPr>
            <w:lang w:val="en-US"/>
          </w:rPr>
          <w:t>INT./EXT. CUSTOMER'S HOUSE – DAY</w:t>
        </w:r>
      </w:ins>
    </w:p>
    <w:p w14:paraId="6FCFC679" w14:textId="77777777" w:rsidR="000A70D8" w:rsidRPr="000A70D8" w:rsidRDefault="000A70D8">
      <w:pPr>
        <w:pStyle w:val="body"/>
        <w:rPr>
          <w:ins w:id="9632" w:author="Copy Editor" w:date="2026-10-08T03:00:00Z"/>
          <w:lang w:val="en-US"/>
        </w:rPr>
        <w:pPrChange w:id="9633" w:author="Copy Editor" w:date="2026-10-08T03:00:00Z" w16du:dateUtc="2026-10-08T00:00:00Z">
          <w:pPr>
            <w:pStyle w:val="bdialogue"/>
          </w:pPr>
        </w:pPrChange>
      </w:pPr>
      <w:ins w:id="9634" w:author="Copy Editor" w:date="2026-10-08T03:00:00Z">
        <w:r w:rsidRPr="000A70D8">
          <w:rPr>
            <w:lang w:val="en-US"/>
          </w:rPr>
          <w:t>Richard works hard as a self-employed decorator.</w:t>
        </w:r>
      </w:ins>
    </w:p>
    <w:p w14:paraId="10FDF065" w14:textId="77777777" w:rsidR="000A70D8" w:rsidRPr="000A70D8" w:rsidRDefault="000A70D8">
      <w:pPr>
        <w:pStyle w:val="bCHARACTER"/>
        <w:rPr>
          <w:ins w:id="9635" w:author="Copy Editor" w:date="2026-10-08T03:00:00Z"/>
          <w:lang w:val="en-US"/>
        </w:rPr>
        <w:pPrChange w:id="9636" w:author="Copy Editor" w:date="2026-10-08T03:00:00Z" w16du:dateUtc="2026-10-08T00:00:00Z">
          <w:pPr>
            <w:pStyle w:val="bdialogue"/>
          </w:pPr>
        </w:pPrChange>
      </w:pPr>
      <w:ins w:id="9637" w:author="Copy Editor" w:date="2026-10-08T03:00:00Z">
        <w:r w:rsidRPr="000A70D8">
          <w:rPr>
            <w:lang w:val="en-US"/>
          </w:rPr>
          <w:t>RICHARD (V.O.)</w:t>
        </w:r>
      </w:ins>
    </w:p>
    <w:p w14:paraId="14FB91F0" w14:textId="77777777" w:rsidR="000A70D8" w:rsidRDefault="007C0FF3" w:rsidP="000A70D8">
      <w:pPr>
        <w:pStyle w:val="bdialogue"/>
        <w:rPr>
          <w:ins w:id="9638" w:author="Copy Editor" w:date="2026-10-08T03:01:00Z" w16du:dateUtc="2026-10-08T00:01:00Z"/>
        </w:rPr>
      </w:pPr>
      <w:del w:id="9639" w:author="Copy Editor" w:date="2026-10-08T03:00:00Z" w16du:dateUtc="2026-10-08T00:00:00Z">
        <w:r w:rsidDel="000A70D8">
          <w:delText xml:space="preserve">I placed an advert in the local paper and </w:delText>
        </w:r>
      </w:del>
      <w:ins w:id="9640" w:author="Copy Editor" w:date="2026-10-08T03:00:00Z" w16du:dateUtc="2026-10-08T00:00:00Z">
        <w:r w:rsidR="002C797E">
          <w:t xml:space="preserve">I </w:t>
        </w:r>
      </w:ins>
      <w:r>
        <w:t xml:space="preserve">started building up my own customer base. I was a self-employed decorator, van, ladders on the roof, working hard and making money. </w:t>
      </w:r>
    </w:p>
    <w:p w14:paraId="7325AD90" w14:textId="77777777" w:rsidR="00E24970" w:rsidRDefault="007C0FF3" w:rsidP="000A70D8">
      <w:pPr>
        <w:pStyle w:val="bdialogue"/>
        <w:rPr>
          <w:ins w:id="9641" w:author="Copy Editor" w:date="2026-10-08T03:01:00Z" w16du:dateUtc="2026-10-08T00:01:00Z"/>
        </w:rPr>
      </w:pPr>
      <w:del w:id="9642" w:author="Copy Editor" w:date="2026-10-08T03:01:00Z" w16du:dateUtc="2026-10-08T00:01:00Z">
        <w:r w:rsidDel="000A70D8">
          <w:delText xml:space="preserve"> </w:delText>
        </w:r>
      </w:del>
      <w:r>
        <w:t xml:space="preserve">I told the TA I could still do lots of </w:t>
      </w:r>
      <w:r w:rsidR="00F36546">
        <w:t>exercises,</w:t>
      </w:r>
      <w:r>
        <w:t xml:space="preserve"> but I might need more notice as I couldn’t let my customers down </w:t>
      </w:r>
      <w:r w:rsidR="00F36546">
        <w:t>once,</w:t>
      </w:r>
      <w:r>
        <w:t xml:space="preserve"> I had promised to do a job on a certain date. </w:t>
      </w:r>
    </w:p>
    <w:p w14:paraId="23654A05" w14:textId="77777777" w:rsidR="00E24970" w:rsidRPr="00E24970" w:rsidRDefault="00E24970">
      <w:pPr>
        <w:pStyle w:val="aSCENEHEAD"/>
        <w:rPr>
          <w:ins w:id="9643" w:author="Copy Editor" w:date="2026-10-08T03:01:00Z"/>
          <w:lang w:val="en-US"/>
        </w:rPr>
        <w:pPrChange w:id="9644" w:author="Copy Editor" w:date="2026-10-08T03:02:00Z" w16du:dateUtc="2026-10-08T00:02:00Z">
          <w:pPr>
            <w:pStyle w:val="bdialogue"/>
          </w:pPr>
        </w:pPrChange>
      </w:pPr>
      <w:ins w:id="9645" w:author="Copy Editor" w:date="2026-10-08T03:01:00Z">
        <w:r w:rsidRPr="00E24970">
          <w:rPr>
            <w:lang w:val="en-US"/>
          </w:rPr>
          <w:t>INT. TA UNIT – DAY</w:t>
        </w:r>
      </w:ins>
    </w:p>
    <w:p w14:paraId="7FD57043" w14:textId="77777777" w:rsidR="00E24970" w:rsidRPr="00E24970" w:rsidRDefault="00E24970">
      <w:pPr>
        <w:pStyle w:val="body"/>
        <w:rPr>
          <w:ins w:id="9646" w:author="Copy Editor" w:date="2026-10-08T03:01:00Z"/>
          <w:lang w:val="en-US"/>
        </w:rPr>
        <w:pPrChange w:id="9647" w:author="Copy Editor" w:date="2026-10-08T03:01:00Z" w16du:dateUtc="2026-10-08T00:01:00Z">
          <w:pPr>
            <w:pStyle w:val="bdialogue"/>
          </w:pPr>
        </w:pPrChange>
      </w:pPr>
      <w:ins w:id="9648" w:author="Copy Editor" w:date="2026-10-08T03:01:00Z">
        <w:r w:rsidRPr="00E24970">
          <w:rPr>
            <w:lang w:val="en-US"/>
          </w:rPr>
          <w:t>Richard receives news of his promotion.</w:t>
        </w:r>
      </w:ins>
    </w:p>
    <w:p w14:paraId="3A40C15C" w14:textId="77777777" w:rsidR="00E24970" w:rsidRPr="00E24970" w:rsidRDefault="00E24970">
      <w:pPr>
        <w:pStyle w:val="bCHARACTER"/>
        <w:rPr>
          <w:ins w:id="9649" w:author="Copy Editor" w:date="2026-10-08T03:01:00Z"/>
          <w:lang w:val="en-US"/>
        </w:rPr>
        <w:pPrChange w:id="9650" w:author="Copy Editor" w:date="2026-10-08T03:02:00Z" w16du:dateUtc="2026-10-08T00:02:00Z">
          <w:pPr>
            <w:pStyle w:val="bdialogue"/>
          </w:pPr>
        </w:pPrChange>
      </w:pPr>
      <w:ins w:id="9651" w:author="Copy Editor" w:date="2026-10-08T03:01:00Z">
        <w:r w:rsidRPr="00E24970">
          <w:rPr>
            <w:lang w:val="en-US"/>
          </w:rPr>
          <w:t>RICHARD (V.O.)</w:t>
        </w:r>
      </w:ins>
    </w:p>
    <w:p w14:paraId="081EE277" w14:textId="3546AB48" w:rsidR="000A70D8" w:rsidRDefault="007C0FF3" w:rsidP="000A70D8">
      <w:pPr>
        <w:pStyle w:val="bdialogue"/>
        <w:rPr>
          <w:ins w:id="9652" w:author="Copy Editor" w:date="2026-10-08T03:01:00Z" w16du:dateUtc="2026-10-08T00:01:00Z"/>
        </w:rPr>
      </w:pPr>
      <w:r>
        <w:t xml:space="preserve"> </w:t>
      </w:r>
    </w:p>
    <w:p w14:paraId="5E4BDDC1" w14:textId="725D80B0" w:rsidR="003439BF" w:rsidRDefault="007C0FF3" w:rsidP="000A70D8">
      <w:pPr>
        <w:pStyle w:val="bdialogue"/>
        <w:rPr>
          <w:ins w:id="9653" w:author="Copy Editor" w:date="2026-10-08T03:02:00Z" w16du:dateUtc="2026-10-08T00:02:00Z"/>
        </w:rPr>
      </w:pPr>
      <w:r>
        <w:lastRenderedPageBreak/>
        <w:t xml:space="preserve">That was OK and as soon as my next promotion came </w:t>
      </w:r>
      <w:r w:rsidR="00F36546">
        <w:t>through,</w:t>
      </w:r>
      <w:r>
        <w:t xml:space="preserve"> I put my name down for an assistant parachute jumping instructor’s course.</w:t>
      </w:r>
    </w:p>
    <w:p w14:paraId="14025E6D" w14:textId="77777777" w:rsidR="00D87E09" w:rsidRPr="00D87E09" w:rsidRDefault="00D87E09" w:rsidP="00D87E09">
      <w:pPr>
        <w:pStyle w:val="body"/>
        <w:rPr>
          <w:ins w:id="9654" w:author="Copy Editor" w:date="2026-10-08T03:02:00Z"/>
          <w:b/>
          <w:bCs/>
          <w:lang w:val="en-US"/>
        </w:rPr>
      </w:pPr>
      <w:ins w:id="9655" w:author="Copy Editor" w:date="2026-10-08T03:02:00Z">
        <w:r w:rsidRPr="00D87E09">
          <w:rPr>
            <w:b/>
            <w:bCs/>
            <w:lang w:val="en-US"/>
          </w:rPr>
          <w:t>EXT. PARACHUTE TRAINING AREA – DAY</w:t>
        </w:r>
      </w:ins>
    </w:p>
    <w:p w14:paraId="39ED434E" w14:textId="77777777" w:rsidR="00D87E09" w:rsidRPr="00D87E09" w:rsidRDefault="00D87E09" w:rsidP="00D87E09">
      <w:pPr>
        <w:pStyle w:val="body"/>
        <w:rPr>
          <w:ins w:id="9656" w:author="Copy Editor" w:date="2026-10-08T03:02:00Z"/>
          <w:lang w:val="en-US"/>
        </w:rPr>
      </w:pPr>
      <w:ins w:id="9657" w:author="Copy Editor" w:date="2026-10-08T03:02:00Z">
        <w:r w:rsidRPr="00D87E09">
          <w:rPr>
            <w:lang w:val="en-US"/>
          </w:rPr>
          <w:t>Richard trains men preparing for their basic parachute course.</w:t>
        </w:r>
      </w:ins>
    </w:p>
    <w:p w14:paraId="5E3BDAA8" w14:textId="77777777" w:rsidR="00D87E09" w:rsidRPr="00D87E09" w:rsidRDefault="00D87E09">
      <w:pPr>
        <w:pStyle w:val="bCHARACTER"/>
        <w:rPr>
          <w:ins w:id="9658" w:author="Copy Editor" w:date="2026-10-08T03:02:00Z"/>
          <w:lang w:val="en-US"/>
        </w:rPr>
        <w:pPrChange w:id="9659" w:author="Copy Editor" w:date="2026-10-08T03:02:00Z" w16du:dateUtc="2026-10-08T00:02:00Z">
          <w:pPr>
            <w:pStyle w:val="body"/>
          </w:pPr>
        </w:pPrChange>
      </w:pPr>
      <w:ins w:id="9660" w:author="Copy Editor" w:date="2026-10-08T03:02:00Z">
        <w:r w:rsidRPr="00D87E09">
          <w:rPr>
            <w:lang w:val="en-US"/>
          </w:rPr>
          <w:t>RICHARD (V.O.)</w:t>
        </w:r>
      </w:ins>
    </w:p>
    <w:p w14:paraId="1EE331BE" w14:textId="590C7B6A" w:rsidR="00D87E09" w:rsidDel="00D87E09" w:rsidRDefault="00D87E09">
      <w:pPr>
        <w:pStyle w:val="body"/>
        <w:rPr>
          <w:del w:id="9661" w:author="Copy Editor" w:date="2026-10-08T03:02:00Z" w16du:dateUtc="2026-10-08T00:02:00Z"/>
        </w:rPr>
      </w:pPr>
    </w:p>
    <w:p w14:paraId="316EACEC" w14:textId="77777777" w:rsidR="00D87E09" w:rsidRDefault="007C0FF3" w:rsidP="00D87E09">
      <w:pPr>
        <w:pStyle w:val="bdialogue"/>
        <w:rPr>
          <w:ins w:id="9662" w:author="Copy Editor" w:date="2026-10-08T03:02:00Z" w16du:dateUtc="2026-10-08T00:02:00Z"/>
        </w:rPr>
      </w:pPr>
      <w:r>
        <w:t xml:space="preserve">My job would be to prepare the men for their basic parachute course, give refresher training before each jump, and dispatch from the balloon although not from aircraft. </w:t>
      </w:r>
    </w:p>
    <w:p w14:paraId="48D31C8D" w14:textId="77777777" w:rsidR="00D87E09" w:rsidRDefault="007C0FF3" w:rsidP="00D87E09">
      <w:pPr>
        <w:pStyle w:val="bdialogue"/>
        <w:rPr>
          <w:ins w:id="9663" w:author="Copy Editor" w:date="2026-10-08T03:02:00Z" w16du:dateUtc="2026-10-08T00:02:00Z"/>
        </w:rPr>
      </w:pPr>
      <w:r>
        <w:t xml:space="preserve">Remembering my own early parachute career, I was thorough.  </w:t>
      </w:r>
    </w:p>
    <w:p w14:paraId="3EAD57E2" w14:textId="77777777" w:rsidR="00D87E09" w:rsidRDefault="007C0FF3" w:rsidP="00D87E09">
      <w:pPr>
        <w:pStyle w:val="bdialogue"/>
        <w:rPr>
          <w:ins w:id="9664" w:author="Copy Editor" w:date="2026-10-08T03:02:00Z" w16du:dateUtc="2026-10-08T00:02:00Z"/>
        </w:rPr>
      </w:pPr>
      <w:r>
        <w:t>Nothing gives a man confidence like feeling he</w:t>
      </w:r>
      <w:r>
        <w:rPr>
          <w:b/>
        </w:rPr>
        <w:t xml:space="preserve"> </w:t>
      </w:r>
      <w:r>
        <w:t xml:space="preserve">is being meticulously cared for.  </w:t>
      </w:r>
    </w:p>
    <w:p w14:paraId="23436C93" w14:textId="77777777" w:rsidR="00D87E09" w:rsidRDefault="007C0FF3" w:rsidP="00D87E09">
      <w:pPr>
        <w:pStyle w:val="bdialogue"/>
        <w:rPr>
          <w:ins w:id="9665" w:author="Copy Editor" w:date="2026-10-08T03:02:00Z" w16du:dateUtc="2026-10-08T00:02:00Z"/>
        </w:rPr>
      </w:pPr>
      <w:r>
        <w:t>The old sweats didn’t like it much as they felt I was being too strict</w:t>
      </w:r>
      <w:ins w:id="9666" w:author="Copy Editor" w:date="2026-10-08T03:02:00Z" w16du:dateUtc="2026-10-08T00:02:00Z">
        <w:r w:rsidR="00D87E09">
          <w:t>.</w:t>
        </w:r>
      </w:ins>
    </w:p>
    <w:p w14:paraId="2BDD87B9" w14:textId="329A5913" w:rsidR="00D87E09" w:rsidRDefault="007C0FF3" w:rsidP="00D87E09">
      <w:pPr>
        <w:pStyle w:val="bdialogue"/>
        <w:rPr>
          <w:ins w:id="9667" w:author="Copy Editor" w:date="2026-10-08T03:03:00Z" w16du:dateUtc="2026-10-08T00:03:00Z"/>
        </w:rPr>
      </w:pPr>
      <w:del w:id="9668" w:author="Copy Editor" w:date="2026-10-08T03:02:00Z" w16du:dateUtc="2026-10-08T00:02:00Z">
        <w:r w:rsidDel="00D87E09">
          <w:delText>,</w:delText>
        </w:r>
      </w:del>
      <w:ins w:id="9669" w:author="Copy Editor" w:date="2026-10-08T03:03:00Z" w16du:dateUtc="2026-10-08T00:03:00Z">
        <w:r w:rsidR="00D87E09">
          <w:t>B</w:t>
        </w:r>
      </w:ins>
      <w:del w:id="9670" w:author="Copy Editor" w:date="2026-10-08T03:03:00Z" w16du:dateUtc="2026-10-08T00:03:00Z">
        <w:r w:rsidDel="00D87E09">
          <w:delText xml:space="preserve"> b</w:delText>
        </w:r>
      </w:del>
      <w:r>
        <w:t xml:space="preserve">ut the </w:t>
      </w:r>
      <w:r w:rsidR="00F36546">
        <w:t>newcomers</w:t>
      </w:r>
      <w:r>
        <w:t xml:space="preserve"> appreciated it.  </w:t>
      </w:r>
    </w:p>
    <w:p w14:paraId="02C64CBD" w14:textId="77777777" w:rsidR="00F51ED0" w:rsidRDefault="007C0FF3" w:rsidP="00D87E09">
      <w:pPr>
        <w:pStyle w:val="bdialogue"/>
        <w:rPr>
          <w:ins w:id="9671" w:author="Copy Editor" w:date="2026-10-08T03:03:00Z" w16du:dateUtc="2026-10-08T00:03:00Z"/>
        </w:rPr>
      </w:pPr>
      <w:r>
        <w:t xml:space="preserve">The RAF liked it too. I still have the certificate on my wall presented for spotting an incorrectly manufactured harness on a man.  </w:t>
      </w:r>
    </w:p>
    <w:p w14:paraId="197FCF9B" w14:textId="77777777" w:rsidR="00F51ED0" w:rsidRDefault="007C0FF3" w:rsidP="00D87E09">
      <w:pPr>
        <w:pStyle w:val="bdialogue"/>
        <w:rPr>
          <w:ins w:id="9672" w:author="Copy Editor" w:date="2026-10-08T03:03:00Z" w16du:dateUtc="2026-10-08T00:03:00Z"/>
        </w:rPr>
      </w:pPr>
      <w:r>
        <w:t xml:space="preserve">It later transpired that it had been jumped twelve times already and nobody had noticed it.  </w:t>
      </w:r>
    </w:p>
    <w:p w14:paraId="172F4EDA" w14:textId="77777777" w:rsidR="00272FBB" w:rsidRPr="00272FBB" w:rsidRDefault="00272FBB" w:rsidP="00272FBB">
      <w:pPr>
        <w:pStyle w:val="body"/>
        <w:rPr>
          <w:ins w:id="9673" w:author="Copy Editor" w:date="2026-10-08T03:04:00Z"/>
          <w:b/>
          <w:bCs/>
          <w:lang w:val="en-US"/>
        </w:rPr>
      </w:pPr>
      <w:ins w:id="9674" w:author="Copy Editor" w:date="2026-10-08T03:04:00Z">
        <w:r w:rsidRPr="00272FBB">
          <w:rPr>
            <w:b/>
            <w:bCs/>
            <w:lang w:val="en-US"/>
          </w:rPr>
          <w:t>EXT. BALLOON DROP ZONE – DAY</w:t>
        </w:r>
      </w:ins>
    </w:p>
    <w:p w14:paraId="0CF0BF17" w14:textId="77777777" w:rsidR="00272FBB" w:rsidRPr="00272FBB" w:rsidRDefault="00272FBB" w:rsidP="00272FBB">
      <w:pPr>
        <w:pStyle w:val="body"/>
        <w:rPr>
          <w:ins w:id="9675" w:author="Copy Editor" w:date="2026-10-08T03:04:00Z"/>
          <w:lang w:val="en-US"/>
        </w:rPr>
      </w:pPr>
      <w:ins w:id="9676" w:author="Copy Editor" w:date="2026-10-08T03:04:00Z">
        <w:r w:rsidRPr="00272FBB">
          <w:rPr>
            <w:lang w:val="en-US"/>
          </w:rPr>
          <w:t>Richard trains the men.</w:t>
        </w:r>
      </w:ins>
    </w:p>
    <w:p w14:paraId="0ADF8A2F" w14:textId="77777777" w:rsidR="00272FBB" w:rsidRPr="00272FBB" w:rsidRDefault="00272FBB" w:rsidP="00272FBB">
      <w:pPr>
        <w:pStyle w:val="body"/>
        <w:rPr>
          <w:ins w:id="9677" w:author="Copy Editor" w:date="2026-10-08T03:04:00Z"/>
          <w:lang w:val="en-US"/>
        </w:rPr>
      </w:pPr>
      <w:ins w:id="9678" w:author="Copy Editor" w:date="2026-10-08T03:04:00Z">
        <w:r w:rsidRPr="00272FBB">
          <w:rPr>
            <w:lang w:val="en-US"/>
          </w:rPr>
          <w:t>He checks their equipment.</w:t>
        </w:r>
      </w:ins>
    </w:p>
    <w:p w14:paraId="3CC4E2B9" w14:textId="77777777" w:rsidR="00272FBB" w:rsidRPr="00272FBB" w:rsidRDefault="00272FBB" w:rsidP="00272FBB">
      <w:pPr>
        <w:pStyle w:val="body"/>
        <w:rPr>
          <w:ins w:id="9679" w:author="Copy Editor" w:date="2026-10-08T03:04:00Z"/>
          <w:lang w:val="en-US"/>
        </w:rPr>
      </w:pPr>
      <w:ins w:id="9680" w:author="Copy Editor" w:date="2026-10-08T03:04:00Z">
        <w:r w:rsidRPr="00272FBB">
          <w:rPr>
            <w:lang w:val="en-US"/>
          </w:rPr>
          <w:t>He dispatches them from the balloon.</w:t>
        </w:r>
      </w:ins>
    </w:p>
    <w:p w14:paraId="683AAF24" w14:textId="77777777" w:rsidR="00272FBB" w:rsidRPr="00272FBB" w:rsidRDefault="00272FBB">
      <w:pPr>
        <w:pStyle w:val="bCHARACTER"/>
        <w:rPr>
          <w:ins w:id="9681" w:author="Copy Editor" w:date="2026-10-08T03:04:00Z"/>
          <w:lang w:val="en-US"/>
        </w:rPr>
        <w:pPrChange w:id="9682" w:author="Copy Editor" w:date="2026-10-08T03:04:00Z" w16du:dateUtc="2026-10-08T00:04:00Z">
          <w:pPr>
            <w:pStyle w:val="body"/>
          </w:pPr>
        </w:pPrChange>
      </w:pPr>
      <w:ins w:id="9683" w:author="Copy Editor" w:date="2026-10-08T03:04:00Z">
        <w:r w:rsidRPr="00272FBB">
          <w:rPr>
            <w:lang w:val="en-US"/>
          </w:rPr>
          <w:lastRenderedPageBreak/>
          <w:t>RICHARD (V.O.)</w:t>
        </w:r>
      </w:ins>
    </w:p>
    <w:p w14:paraId="38A3E942" w14:textId="1103CDED" w:rsidR="00F36546" w:rsidRDefault="007C0FF3" w:rsidP="00D87E09">
      <w:pPr>
        <w:pStyle w:val="bdialogue"/>
        <w:rPr>
          <w:ins w:id="9684" w:author="Copy Editor" w:date="2026-10-08T03:04:00Z" w16du:dateUtc="2026-10-08T00:04:00Z"/>
        </w:rPr>
      </w:pPr>
      <w:del w:id="9685" w:author="Copy Editor" w:date="2026-10-08T03:04:00Z" w16du:dateUtc="2026-10-08T00:04:00Z">
        <w:r w:rsidDel="00272FBB">
          <w:delText xml:space="preserve">I trained the men, checked their equipment, dispatched them from the balloon, and </w:delText>
        </w:r>
      </w:del>
      <w:ins w:id="9686" w:author="Copy Editor" w:date="2026-10-08T03:04:00Z" w16du:dateUtc="2026-10-08T00:04:00Z">
        <w:r w:rsidR="00272FBB">
          <w:t>T</w:t>
        </w:r>
      </w:ins>
      <w:del w:id="9687" w:author="Copy Editor" w:date="2026-10-08T03:04:00Z" w16du:dateUtc="2026-10-08T00:04:00Z">
        <w:r w:rsidDel="00272FBB">
          <w:delText>t</w:delText>
        </w:r>
      </w:del>
      <w:r>
        <w:t xml:space="preserve">he skies rang as I bellowed </w:t>
      </w:r>
    </w:p>
    <w:p w14:paraId="1809B337" w14:textId="01172EAE" w:rsidR="00272FBB" w:rsidRDefault="00272FBB">
      <w:pPr>
        <w:pStyle w:val="bCHARACTER"/>
        <w:pPrChange w:id="9688" w:author="Copy Editor" w:date="2026-10-08T03:04:00Z" w16du:dateUtc="2026-10-08T00:04:00Z">
          <w:pPr>
            <w:pStyle w:val="body"/>
          </w:pPr>
        </w:pPrChange>
      </w:pPr>
      <w:ins w:id="9689" w:author="Copy Editor" w:date="2026-10-08T03:04:00Z">
        <w:r w:rsidRPr="00272FBB">
          <w:t>RICHARD</w:t>
        </w:r>
      </w:ins>
    </w:p>
    <w:p w14:paraId="5E4BDDC3" w14:textId="751EC621" w:rsidR="003439BF" w:rsidRDefault="007C0FF3" w:rsidP="004B3D80">
      <w:pPr>
        <w:pStyle w:val="bdialogue"/>
      </w:pPr>
      <w:del w:id="9690" w:author="Copy Editor" w:date="2026-10-08T03:04:00Z" w16du:dateUtc="2026-10-08T00:04:00Z">
        <w:r w:rsidDel="00272FBB">
          <w:delText>“</w:delText>
        </w:r>
      </w:del>
      <w:r>
        <w:t>Look up</w:t>
      </w:r>
      <w:del w:id="9691" w:author="Copy Editor" w:date="2026-10-08T03:04:00Z" w16du:dateUtc="2026-10-08T00:04:00Z">
        <w:r w:rsidDel="00272FBB">
          <w:delText>”</w:delText>
        </w:r>
      </w:del>
      <w:r>
        <w:t xml:space="preserve">. </w:t>
      </w:r>
    </w:p>
    <w:p w14:paraId="39E17DD1" w14:textId="77777777" w:rsidR="0095282B" w:rsidRPr="0095282B" w:rsidRDefault="0095282B">
      <w:pPr>
        <w:pStyle w:val="aSCENEHEAD"/>
        <w:rPr>
          <w:ins w:id="9692" w:author="Copy Editor" w:date="2026-10-08T03:05:00Z"/>
          <w:lang w:val="en-US"/>
        </w:rPr>
        <w:pPrChange w:id="9693" w:author="Copy Editor" w:date="2026-10-08T03:05:00Z" w16du:dateUtc="2026-10-08T00:05:00Z">
          <w:pPr>
            <w:pStyle w:val="bdialogue"/>
          </w:pPr>
        </w:pPrChange>
      </w:pPr>
      <w:ins w:id="9694" w:author="Copy Editor" w:date="2026-10-08T03:05:00Z">
        <w:r w:rsidRPr="0095282B">
          <w:rPr>
            <w:lang w:val="en-US"/>
          </w:rPr>
          <w:t>INT. COMMUNICATIONS CENTRE, RAF LOCKING – DAY</w:t>
        </w:r>
      </w:ins>
    </w:p>
    <w:p w14:paraId="1AA47D8A" w14:textId="77777777" w:rsidR="0095282B" w:rsidRPr="0095282B" w:rsidRDefault="0095282B">
      <w:pPr>
        <w:pStyle w:val="body"/>
        <w:rPr>
          <w:ins w:id="9695" w:author="Copy Editor" w:date="2026-10-08T03:05:00Z"/>
          <w:lang w:val="en-US"/>
        </w:rPr>
        <w:pPrChange w:id="9696" w:author="Copy Editor" w:date="2026-10-08T03:05:00Z" w16du:dateUtc="2026-10-08T00:05:00Z">
          <w:pPr>
            <w:pStyle w:val="bdialogue"/>
          </w:pPr>
        </w:pPrChange>
      </w:pPr>
      <w:ins w:id="9697" w:author="Copy Editor" w:date="2026-10-08T03:05:00Z">
        <w:r w:rsidRPr="0095282B">
          <w:rPr>
            <w:lang w:val="en-US"/>
          </w:rPr>
          <w:t>SEPTEMBER.</w:t>
        </w:r>
      </w:ins>
    </w:p>
    <w:p w14:paraId="3370DCF8" w14:textId="77777777" w:rsidR="0095282B" w:rsidRPr="0095282B" w:rsidRDefault="0095282B">
      <w:pPr>
        <w:pStyle w:val="body"/>
        <w:rPr>
          <w:ins w:id="9698" w:author="Copy Editor" w:date="2026-10-08T03:05:00Z"/>
          <w:lang w:val="en-US"/>
        </w:rPr>
        <w:pPrChange w:id="9699" w:author="Copy Editor" w:date="2026-10-08T03:05:00Z" w16du:dateUtc="2026-10-08T00:05:00Z">
          <w:pPr>
            <w:pStyle w:val="bdialogue"/>
          </w:pPr>
        </w:pPrChange>
      </w:pPr>
      <w:ins w:id="9700" w:author="Copy Editor" w:date="2026-10-08T03:05:00Z">
        <w:r w:rsidRPr="0095282B">
          <w:rPr>
            <w:lang w:val="en-US"/>
          </w:rPr>
          <w:t>Richard is working in the communications centre during an exercise at RAF Locking, Weston-super-Mare.</w:t>
        </w:r>
      </w:ins>
    </w:p>
    <w:p w14:paraId="0BD9D4AA" w14:textId="77777777" w:rsidR="0095282B" w:rsidRPr="0095282B" w:rsidRDefault="0095282B">
      <w:pPr>
        <w:pStyle w:val="body"/>
        <w:rPr>
          <w:ins w:id="9701" w:author="Copy Editor" w:date="2026-10-08T03:05:00Z"/>
          <w:lang w:val="en-US"/>
        </w:rPr>
        <w:pPrChange w:id="9702" w:author="Copy Editor" w:date="2026-10-08T03:05:00Z" w16du:dateUtc="2026-10-08T00:05:00Z">
          <w:pPr>
            <w:pStyle w:val="bdialogue"/>
          </w:pPr>
        </w:pPrChange>
      </w:pPr>
      <w:ins w:id="9703" w:author="Copy Editor" w:date="2026-10-08T03:05:00Z">
        <w:r w:rsidRPr="0095282B">
          <w:rPr>
            <w:lang w:val="en-US"/>
          </w:rPr>
          <w:t>The telephone rings.</w:t>
        </w:r>
      </w:ins>
    </w:p>
    <w:p w14:paraId="3EC02492" w14:textId="77777777" w:rsidR="0095282B" w:rsidRPr="0095282B" w:rsidRDefault="0095282B">
      <w:pPr>
        <w:pStyle w:val="body"/>
        <w:rPr>
          <w:ins w:id="9704" w:author="Copy Editor" w:date="2026-10-08T03:05:00Z"/>
          <w:lang w:val="en-US"/>
        </w:rPr>
        <w:pPrChange w:id="9705" w:author="Copy Editor" w:date="2026-10-08T03:05:00Z" w16du:dateUtc="2026-10-08T00:05:00Z">
          <w:pPr>
            <w:pStyle w:val="bdialogue"/>
          </w:pPr>
        </w:pPrChange>
      </w:pPr>
      <w:ins w:id="9706" w:author="Copy Editor" w:date="2026-10-08T03:05:00Z">
        <w:r w:rsidRPr="0095282B">
          <w:rPr>
            <w:lang w:val="en-US"/>
          </w:rPr>
          <w:t>Richard answers.</w:t>
        </w:r>
      </w:ins>
    </w:p>
    <w:p w14:paraId="6C47D253" w14:textId="77777777" w:rsidR="0095282B" w:rsidRPr="0095282B" w:rsidRDefault="0095282B">
      <w:pPr>
        <w:pStyle w:val="body"/>
        <w:rPr>
          <w:ins w:id="9707" w:author="Copy Editor" w:date="2026-10-08T03:05:00Z"/>
          <w:lang w:val="en-US"/>
        </w:rPr>
        <w:pPrChange w:id="9708" w:author="Copy Editor" w:date="2026-10-08T03:05:00Z" w16du:dateUtc="2026-10-08T00:05:00Z">
          <w:pPr>
            <w:pStyle w:val="bdialogue"/>
          </w:pPr>
        </w:pPrChange>
      </w:pPr>
      <w:ins w:id="9709" w:author="Copy Editor" w:date="2026-10-08T03:05:00Z">
        <w:r w:rsidRPr="0095282B">
          <w:rPr>
            <w:lang w:val="en-US"/>
          </w:rPr>
          <w:t>It is DAD.</w:t>
        </w:r>
      </w:ins>
    </w:p>
    <w:p w14:paraId="1A5C9977" w14:textId="77777777" w:rsidR="0095282B" w:rsidRPr="0095282B" w:rsidRDefault="0095282B">
      <w:pPr>
        <w:pStyle w:val="bCHARACTER"/>
        <w:rPr>
          <w:ins w:id="9710" w:author="Copy Editor" w:date="2026-10-08T03:05:00Z"/>
          <w:lang w:val="en-US"/>
        </w:rPr>
        <w:pPrChange w:id="9711" w:author="Copy Editor" w:date="2026-10-08T03:05:00Z" w16du:dateUtc="2026-10-08T00:05:00Z">
          <w:pPr>
            <w:pStyle w:val="bdialogue"/>
          </w:pPr>
        </w:pPrChange>
      </w:pPr>
      <w:ins w:id="9712" w:author="Copy Editor" w:date="2026-10-08T03:05:00Z">
        <w:r w:rsidRPr="0095282B">
          <w:rPr>
            <w:lang w:val="en-US"/>
          </w:rPr>
          <w:t>RICHARD (V.O.)</w:t>
        </w:r>
      </w:ins>
    </w:p>
    <w:p w14:paraId="48B919F6" w14:textId="77777777" w:rsidR="0095282B" w:rsidRDefault="007C0FF3" w:rsidP="0095282B">
      <w:pPr>
        <w:pStyle w:val="bdialogue"/>
        <w:rPr>
          <w:ins w:id="9713" w:author="Copy Editor" w:date="2026-10-08T03:05:00Z" w16du:dateUtc="2026-10-08T00:05:00Z"/>
        </w:rPr>
      </w:pPr>
      <w:del w:id="9714" w:author="Copy Editor" w:date="2026-10-08T03:05:00Z" w16du:dateUtc="2026-10-08T00:05:00Z">
        <w:r w:rsidDel="0095282B">
          <w:delText xml:space="preserve">That September we went to RAF Locking in Weston-Super-Mare for an exercise.  I was working in the communications centre when the phone rang.  It was Dad.  </w:delText>
        </w:r>
      </w:del>
      <w:r>
        <w:t xml:space="preserve">I had taken the unprecedented step of telling him where I was going and how to get in touch with me because I was concerned about my dog.  </w:t>
      </w:r>
    </w:p>
    <w:p w14:paraId="3950FCC3" w14:textId="77777777" w:rsidR="0095282B" w:rsidRDefault="007C0FF3" w:rsidP="0095282B">
      <w:pPr>
        <w:pStyle w:val="bdialogue"/>
        <w:rPr>
          <w:ins w:id="9715" w:author="Copy Editor" w:date="2026-10-08T03:06:00Z" w16du:dateUtc="2026-10-08T00:06:00Z"/>
        </w:rPr>
      </w:pPr>
      <w:r>
        <w:t xml:space="preserve">He warned me that I would have to have her put down when I got home, as she was ill with lymphatic cancer and deteriorating rapidly.  </w:t>
      </w:r>
    </w:p>
    <w:p w14:paraId="21723371" w14:textId="77777777" w:rsidR="00BB61B0" w:rsidRPr="00BB61B0" w:rsidRDefault="00BB61B0" w:rsidP="00BB61B0">
      <w:pPr>
        <w:pStyle w:val="body"/>
        <w:rPr>
          <w:ins w:id="9716" w:author="Copy Editor" w:date="2026-10-08T03:06:00Z"/>
          <w:lang w:val="en-US"/>
        </w:rPr>
      </w:pPr>
      <w:ins w:id="9717" w:author="Copy Editor" w:date="2026-10-08T03:06:00Z">
        <w:r w:rsidRPr="00BB61B0">
          <w:rPr>
            <w:lang w:val="en-US"/>
          </w:rPr>
          <w:t>Dad gives him devastating news.</w:t>
        </w:r>
      </w:ins>
    </w:p>
    <w:p w14:paraId="352C33B8" w14:textId="77777777" w:rsidR="00BB61B0" w:rsidRPr="00BB61B0" w:rsidRDefault="00BB61B0" w:rsidP="00BB61B0">
      <w:pPr>
        <w:pStyle w:val="body"/>
        <w:rPr>
          <w:ins w:id="9718" w:author="Copy Editor" w:date="2026-10-08T03:06:00Z"/>
          <w:lang w:val="en-US"/>
        </w:rPr>
      </w:pPr>
      <w:ins w:id="9719" w:author="Copy Editor" w:date="2026-10-08T03:06:00Z">
        <w:r w:rsidRPr="00BB61B0">
          <w:rPr>
            <w:lang w:val="en-US"/>
          </w:rPr>
          <w:t>His dog is seriously ill with lymphatic cancer and deteriorating rapidly.</w:t>
        </w:r>
      </w:ins>
    </w:p>
    <w:p w14:paraId="147904D9" w14:textId="77777777" w:rsidR="00BB61B0" w:rsidRPr="0095282B" w:rsidRDefault="00BB61B0" w:rsidP="00BB61B0">
      <w:pPr>
        <w:pStyle w:val="bCHARACTER"/>
        <w:rPr>
          <w:ins w:id="9720" w:author="Copy Editor" w:date="2026-10-08T03:06:00Z" w16du:dateUtc="2026-10-08T00:06:00Z"/>
          <w:lang w:val="en-US"/>
        </w:rPr>
      </w:pPr>
      <w:ins w:id="9721" w:author="Copy Editor" w:date="2026-10-08T03:06:00Z" w16du:dateUtc="2026-10-08T00:06:00Z">
        <w:r w:rsidRPr="0095282B">
          <w:rPr>
            <w:lang w:val="en-US"/>
          </w:rPr>
          <w:t>RICHARD (V.O.)</w:t>
        </w:r>
      </w:ins>
    </w:p>
    <w:p w14:paraId="5E4BDDC5" w14:textId="685C55B5" w:rsidR="003439BF" w:rsidRDefault="007C0FF3">
      <w:pPr>
        <w:pStyle w:val="bdialogue"/>
        <w:pPrChange w:id="9722" w:author="Copy Editor" w:date="2026-10-08T03:05:00Z" w16du:dateUtc="2026-10-08T00:05:00Z">
          <w:pPr>
            <w:pStyle w:val="body"/>
          </w:pPr>
        </w:pPrChange>
      </w:pPr>
      <w:r>
        <w:t>I couldn’t work with that hanging over me so went to see the Sargent Major who gave me a rail warrant to Southampton and told me to get back when I was ready.</w:t>
      </w:r>
    </w:p>
    <w:p w14:paraId="559B4E86" w14:textId="77777777" w:rsidR="00FD606D" w:rsidRPr="00FD606D" w:rsidRDefault="007C0FF3" w:rsidP="00FD606D">
      <w:pPr>
        <w:pStyle w:val="body"/>
        <w:rPr>
          <w:ins w:id="9723" w:author="Copy Editor" w:date="2026-10-08T03:07:00Z"/>
          <w:b/>
          <w:bCs/>
          <w:lang w:val="en-US"/>
        </w:rPr>
      </w:pPr>
      <w:del w:id="9724" w:author="Copy Editor" w:date="2026-10-08T03:07:00Z" w16du:dateUtc="2026-10-08T00:07:00Z">
        <w:r w:rsidDel="00FD606D">
          <w:delText xml:space="preserve">I got to Bristol Temple Meads where I had to change trains.  I couldn’t hang around the platform and think so I went into the Buffet for a cup of terrible coffee at an exorbitant price.  I sat down and took stock of my surroundings; there was only me and a couple at another table.  </w:delText>
        </w:r>
      </w:del>
      <w:ins w:id="9725" w:author="Copy Editor" w:date="2026-10-08T03:07:00Z">
        <w:r w:rsidR="00FD606D" w:rsidRPr="00FD606D">
          <w:rPr>
            <w:b/>
            <w:bCs/>
            <w:lang w:val="en-US"/>
          </w:rPr>
          <w:t>INT. BRISTOL TEMPLE MEADS – DAY</w:t>
        </w:r>
      </w:ins>
    </w:p>
    <w:p w14:paraId="4220609E" w14:textId="77777777" w:rsidR="00FD606D" w:rsidRPr="00FD606D" w:rsidRDefault="00FD606D" w:rsidP="00FD606D">
      <w:pPr>
        <w:pStyle w:val="body"/>
        <w:rPr>
          <w:ins w:id="9726" w:author="Copy Editor" w:date="2026-10-08T03:07:00Z"/>
          <w:lang w:val="en-US"/>
        </w:rPr>
      </w:pPr>
      <w:ins w:id="9727" w:author="Copy Editor" w:date="2026-10-08T03:07:00Z">
        <w:r w:rsidRPr="00FD606D">
          <w:rPr>
            <w:lang w:val="en-US"/>
          </w:rPr>
          <w:t>Richard changes trains.</w:t>
        </w:r>
      </w:ins>
    </w:p>
    <w:p w14:paraId="6F27637D" w14:textId="77777777" w:rsidR="00FD606D" w:rsidRPr="00FD606D" w:rsidRDefault="00FD606D" w:rsidP="00FD606D">
      <w:pPr>
        <w:pStyle w:val="body"/>
        <w:rPr>
          <w:ins w:id="9728" w:author="Copy Editor" w:date="2026-10-08T03:07:00Z"/>
          <w:b/>
          <w:bCs/>
          <w:lang w:val="en-US"/>
        </w:rPr>
      </w:pPr>
      <w:ins w:id="9729" w:author="Copy Editor" w:date="2026-10-08T03:07:00Z">
        <w:r w:rsidRPr="00FD606D">
          <w:rPr>
            <w:b/>
            <w:bCs/>
            <w:lang w:val="en-US"/>
          </w:rPr>
          <w:t>INT. STATION BUFFET – DAY</w:t>
        </w:r>
      </w:ins>
    </w:p>
    <w:p w14:paraId="5520A74C" w14:textId="77777777" w:rsidR="00FD606D" w:rsidRPr="00FD606D" w:rsidRDefault="00FD606D" w:rsidP="00FD606D">
      <w:pPr>
        <w:pStyle w:val="body"/>
        <w:rPr>
          <w:ins w:id="9730" w:author="Copy Editor" w:date="2026-10-08T03:07:00Z"/>
          <w:lang w:val="en-US"/>
        </w:rPr>
      </w:pPr>
      <w:ins w:id="9731" w:author="Copy Editor" w:date="2026-10-08T03:07:00Z">
        <w:r w:rsidRPr="00FD606D">
          <w:rPr>
            <w:lang w:val="en-US"/>
          </w:rPr>
          <w:lastRenderedPageBreak/>
          <w:t>Richard sits alone with a terrible, overpriced coffee.</w:t>
        </w:r>
      </w:ins>
    </w:p>
    <w:p w14:paraId="60BEF63C" w14:textId="77777777" w:rsidR="00FD606D" w:rsidRPr="00FD606D" w:rsidRDefault="00FD606D" w:rsidP="00FD606D">
      <w:pPr>
        <w:pStyle w:val="body"/>
        <w:rPr>
          <w:ins w:id="9732" w:author="Copy Editor" w:date="2026-10-08T03:07:00Z"/>
          <w:lang w:val="en-US"/>
        </w:rPr>
      </w:pPr>
      <w:ins w:id="9733" w:author="Copy Editor" w:date="2026-10-08T03:07:00Z">
        <w:r w:rsidRPr="00FD606D">
          <w:rPr>
            <w:lang w:val="en-US"/>
          </w:rPr>
          <w:t>A couple sit at another table.</w:t>
        </w:r>
      </w:ins>
    </w:p>
    <w:p w14:paraId="18F93DA8" w14:textId="77777777" w:rsidR="00FD606D" w:rsidRPr="00FD606D" w:rsidRDefault="00FD606D" w:rsidP="00FD606D">
      <w:pPr>
        <w:pStyle w:val="body"/>
        <w:rPr>
          <w:ins w:id="9734" w:author="Copy Editor" w:date="2026-10-08T03:07:00Z"/>
          <w:lang w:val="en-US"/>
        </w:rPr>
      </w:pPr>
      <w:ins w:id="9735" w:author="Copy Editor" w:date="2026-10-08T03:07:00Z">
        <w:r w:rsidRPr="00FD606D">
          <w:rPr>
            <w:lang w:val="en-US"/>
          </w:rPr>
          <w:t>Richard recognises the girl.</w:t>
        </w:r>
      </w:ins>
    </w:p>
    <w:p w14:paraId="54F90935" w14:textId="4E82CDC2" w:rsidR="00BB61B0" w:rsidRDefault="00173D13">
      <w:pPr>
        <w:pStyle w:val="bCHARACTER"/>
        <w:rPr>
          <w:ins w:id="9736" w:author="Copy Editor" w:date="2026-10-08T03:06:00Z" w16du:dateUtc="2026-10-08T00:06:00Z"/>
        </w:rPr>
        <w:pPrChange w:id="9737" w:author="Copy Editor" w:date="2026-10-08T03:07:00Z" w16du:dateUtc="2026-10-08T00:07:00Z">
          <w:pPr>
            <w:pStyle w:val="body"/>
          </w:pPr>
        </w:pPrChange>
      </w:pPr>
      <w:ins w:id="9738" w:author="Copy Editor" w:date="2026-10-08T03:07:00Z">
        <w:r w:rsidRPr="00173D13">
          <w:t>RICHARD (V.O.)</w:t>
        </w:r>
      </w:ins>
    </w:p>
    <w:p w14:paraId="72976AE9" w14:textId="77777777" w:rsidR="00173D13" w:rsidRDefault="007C0FF3" w:rsidP="00173D13">
      <w:pPr>
        <w:pStyle w:val="bdialogue"/>
        <w:rPr>
          <w:ins w:id="9739" w:author="Copy Editor" w:date="2026-10-08T03:07:00Z" w16du:dateUtc="2026-10-08T00:07:00Z"/>
        </w:rPr>
      </w:pPr>
      <w:r>
        <w:t xml:space="preserve">I recognised the girl, perhaps I should have gone over and said hello, but I knew what I had to do the next day and just wasn’t up to it. </w:t>
      </w:r>
    </w:p>
    <w:p w14:paraId="29F5B326" w14:textId="77777777" w:rsidR="002E3798" w:rsidRPr="002E3798" w:rsidRDefault="002E3798">
      <w:pPr>
        <w:pStyle w:val="body"/>
        <w:rPr>
          <w:ins w:id="9740" w:author="Copy Editor" w:date="2026-10-08T03:08:00Z"/>
          <w:lang w:val="en-US"/>
        </w:rPr>
        <w:pPrChange w:id="9741" w:author="Copy Editor" w:date="2026-10-08T03:08:00Z" w16du:dateUtc="2026-10-08T00:08:00Z">
          <w:pPr>
            <w:pStyle w:val="bdialogue"/>
          </w:pPr>
        </w:pPrChange>
      </w:pPr>
      <w:ins w:id="9742" w:author="Copy Editor" w:date="2026-10-08T03:08:00Z">
        <w:r w:rsidRPr="002E3798">
          <w:rPr>
            <w:lang w:val="en-US"/>
          </w:rPr>
          <w:t>Richard gets up to leave.</w:t>
        </w:r>
      </w:ins>
    </w:p>
    <w:p w14:paraId="51E677E5" w14:textId="77777777" w:rsidR="002E3798" w:rsidRPr="002E3798" w:rsidRDefault="002E3798">
      <w:pPr>
        <w:pStyle w:val="body"/>
        <w:rPr>
          <w:ins w:id="9743" w:author="Copy Editor" w:date="2026-10-08T03:08:00Z"/>
          <w:lang w:val="en-US"/>
        </w:rPr>
        <w:pPrChange w:id="9744" w:author="Copy Editor" w:date="2026-10-08T03:08:00Z" w16du:dateUtc="2026-10-08T00:08:00Z">
          <w:pPr>
            <w:pStyle w:val="bdialogue"/>
          </w:pPr>
        </w:pPrChange>
      </w:pPr>
      <w:ins w:id="9745" w:author="Copy Editor" w:date="2026-10-08T03:08:00Z">
        <w:r w:rsidRPr="002E3798">
          <w:rPr>
            <w:lang w:val="en-US"/>
          </w:rPr>
          <w:t>Thea turns.</w:t>
        </w:r>
      </w:ins>
    </w:p>
    <w:p w14:paraId="119263C9" w14:textId="77777777" w:rsidR="002E3798" w:rsidRPr="002E3798" w:rsidRDefault="002E3798">
      <w:pPr>
        <w:pStyle w:val="body"/>
        <w:rPr>
          <w:ins w:id="9746" w:author="Copy Editor" w:date="2026-10-08T03:08:00Z"/>
          <w:lang w:val="en-US"/>
        </w:rPr>
        <w:pPrChange w:id="9747" w:author="Copy Editor" w:date="2026-10-08T03:08:00Z" w16du:dateUtc="2026-10-08T00:08:00Z">
          <w:pPr>
            <w:pStyle w:val="bdialogue"/>
          </w:pPr>
        </w:pPrChange>
      </w:pPr>
      <w:ins w:id="9748" w:author="Copy Editor" w:date="2026-10-08T03:08:00Z">
        <w:r w:rsidRPr="002E3798">
          <w:rPr>
            <w:lang w:val="en-US"/>
          </w:rPr>
          <w:t>Their eyes meet.</w:t>
        </w:r>
      </w:ins>
    </w:p>
    <w:p w14:paraId="380AD675" w14:textId="77777777" w:rsidR="002E3798" w:rsidRPr="002E3798" w:rsidRDefault="002E3798">
      <w:pPr>
        <w:pStyle w:val="bCHARACTER"/>
        <w:rPr>
          <w:ins w:id="9749" w:author="Copy Editor" w:date="2026-10-08T03:08:00Z"/>
          <w:lang w:val="en-US"/>
        </w:rPr>
        <w:pPrChange w:id="9750" w:author="Copy Editor" w:date="2026-10-08T03:08:00Z" w16du:dateUtc="2026-10-08T00:08:00Z">
          <w:pPr>
            <w:pStyle w:val="bdialogue"/>
          </w:pPr>
        </w:pPrChange>
      </w:pPr>
      <w:ins w:id="9751" w:author="Copy Editor" w:date="2026-10-08T03:08:00Z">
        <w:r w:rsidRPr="002E3798">
          <w:rPr>
            <w:rPrChange w:id="9752" w:author="Copy Editor" w:date="2026-10-08T03:08:00Z" w16du:dateUtc="2026-10-08T00:08:00Z">
              <w:rPr>
                <w:lang w:val="en-US"/>
              </w:rPr>
            </w:rPrChange>
          </w:rPr>
          <w:t>RICHARD</w:t>
        </w:r>
        <w:r w:rsidRPr="002E3798">
          <w:rPr>
            <w:lang w:val="en-US"/>
          </w:rPr>
          <w:t xml:space="preserve"> (V.O.)</w:t>
        </w:r>
      </w:ins>
    </w:p>
    <w:p w14:paraId="5E4BDDC7" w14:textId="10DF9033" w:rsidR="003439BF" w:rsidRDefault="007C0FF3">
      <w:pPr>
        <w:pStyle w:val="bdialogue"/>
        <w:pPrChange w:id="9753" w:author="Copy Editor" w:date="2026-10-08T03:08:00Z" w16du:dateUtc="2026-10-08T00:08:00Z">
          <w:pPr>
            <w:pStyle w:val="body"/>
          </w:pPr>
        </w:pPrChange>
      </w:pPr>
      <w:del w:id="9754" w:author="Copy Editor" w:date="2026-10-08T03:07:00Z" w16du:dateUtc="2026-10-08T00:07:00Z">
        <w:r w:rsidDel="00173D13">
          <w:delText xml:space="preserve"> </w:delText>
        </w:r>
      </w:del>
      <w:del w:id="9755" w:author="Copy Editor" w:date="2026-10-08T03:08:00Z" w16du:dateUtc="2026-10-08T00:08:00Z">
        <w:r w:rsidDel="002E3798">
          <w:delText xml:space="preserve">As I got up to leave Thea turned and our eyes met.  </w:delText>
        </w:r>
      </w:del>
      <w:r>
        <w:t>I thought she looked happy and that cheered me a little.</w:t>
      </w:r>
    </w:p>
    <w:p w14:paraId="1EA85149" w14:textId="77777777" w:rsidR="00E44484" w:rsidRPr="00E44484" w:rsidRDefault="00E44484">
      <w:pPr>
        <w:pStyle w:val="aSCENEHEAD"/>
        <w:rPr>
          <w:ins w:id="9756" w:author="Copy Editor" w:date="2026-10-08T03:09:00Z"/>
          <w:lang w:val="en-US"/>
        </w:rPr>
        <w:pPrChange w:id="9757" w:author="Copy Editor" w:date="2026-10-08T03:09:00Z" w16du:dateUtc="2026-10-08T00:09:00Z">
          <w:pPr>
            <w:pStyle w:val="bdialogue"/>
          </w:pPr>
        </w:pPrChange>
      </w:pPr>
      <w:ins w:id="9758" w:author="Copy Editor" w:date="2026-10-08T03:09:00Z">
        <w:r w:rsidRPr="00E44484">
          <w:rPr>
            <w:lang w:val="en-US"/>
          </w:rPr>
          <w:t>EXT. SOUTHAMPTON STATION – DAY</w:t>
        </w:r>
      </w:ins>
    </w:p>
    <w:p w14:paraId="3A432E11" w14:textId="77777777" w:rsidR="00E44484" w:rsidRPr="00E44484" w:rsidRDefault="00E44484">
      <w:pPr>
        <w:pStyle w:val="body"/>
        <w:rPr>
          <w:ins w:id="9759" w:author="Copy Editor" w:date="2026-10-08T03:09:00Z"/>
          <w:lang w:val="en-US"/>
        </w:rPr>
        <w:pPrChange w:id="9760" w:author="Copy Editor" w:date="2026-10-08T03:09:00Z" w16du:dateUtc="2026-10-08T00:09:00Z">
          <w:pPr>
            <w:pStyle w:val="bdialogue"/>
          </w:pPr>
        </w:pPrChange>
      </w:pPr>
      <w:ins w:id="9761" w:author="Copy Editor" w:date="2026-10-08T03:09:00Z">
        <w:r w:rsidRPr="00E44484">
          <w:rPr>
            <w:lang w:val="en-US"/>
          </w:rPr>
          <w:t>Dad picks Richard up.</w:t>
        </w:r>
      </w:ins>
    </w:p>
    <w:p w14:paraId="3E4B2621" w14:textId="77777777" w:rsidR="00E44484" w:rsidRPr="00E44484" w:rsidRDefault="00E44484">
      <w:pPr>
        <w:pStyle w:val="aSCENEHEAD"/>
        <w:rPr>
          <w:ins w:id="9762" w:author="Copy Editor" w:date="2026-10-08T03:09:00Z"/>
          <w:lang w:val="en-US"/>
        </w:rPr>
        <w:pPrChange w:id="9763" w:author="Copy Editor" w:date="2026-10-08T03:09:00Z" w16du:dateUtc="2026-10-08T00:09:00Z">
          <w:pPr>
            <w:pStyle w:val="bdialogue"/>
          </w:pPr>
        </w:pPrChange>
      </w:pPr>
      <w:ins w:id="9764" w:author="Copy Editor" w:date="2026-10-08T03:09:00Z">
        <w:r w:rsidRPr="00E44484">
          <w:rPr>
            <w:lang w:val="en-US"/>
          </w:rPr>
          <w:t>INT. FAMILY HOME – NIGHT</w:t>
        </w:r>
      </w:ins>
    </w:p>
    <w:p w14:paraId="6402A5AA" w14:textId="77777777" w:rsidR="00E44484" w:rsidRPr="00E44484" w:rsidRDefault="00E44484">
      <w:pPr>
        <w:pStyle w:val="body"/>
        <w:rPr>
          <w:ins w:id="9765" w:author="Copy Editor" w:date="2026-10-08T03:09:00Z"/>
          <w:lang w:val="en-US"/>
        </w:rPr>
        <w:pPrChange w:id="9766" w:author="Copy Editor" w:date="2026-10-08T03:09:00Z" w16du:dateUtc="2026-10-08T00:09:00Z">
          <w:pPr>
            <w:pStyle w:val="bdialogue"/>
          </w:pPr>
        </w:pPrChange>
      </w:pPr>
      <w:ins w:id="9767" w:author="Copy Editor" w:date="2026-10-08T03:09:00Z">
        <w:r w:rsidRPr="00E44484">
          <w:rPr>
            <w:lang w:val="en-US"/>
          </w:rPr>
          <w:t>Richard sleeps on the settee because his sister is staying with her children again.</w:t>
        </w:r>
      </w:ins>
    </w:p>
    <w:p w14:paraId="549A5741" w14:textId="77777777" w:rsidR="00E44484" w:rsidRPr="00E44484" w:rsidRDefault="00E44484">
      <w:pPr>
        <w:pStyle w:val="aSCENEHEAD"/>
        <w:rPr>
          <w:ins w:id="9768" w:author="Copy Editor" w:date="2026-10-08T03:09:00Z"/>
          <w:lang w:val="en-US"/>
        </w:rPr>
        <w:pPrChange w:id="9769" w:author="Copy Editor" w:date="2026-10-08T03:09:00Z" w16du:dateUtc="2026-10-08T00:09:00Z">
          <w:pPr>
            <w:pStyle w:val="bdialogue"/>
          </w:pPr>
        </w:pPrChange>
      </w:pPr>
      <w:ins w:id="9770" w:author="Copy Editor" w:date="2026-10-08T03:09:00Z">
        <w:r w:rsidRPr="00E44484">
          <w:rPr>
            <w:lang w:val="en-US"/>
          </w:rPr>
          <w:t>INT. VETERINARY SURGERY – MORNING</w:t>
        </w:r>
      </w:ins>
    </w:p>
    <w:p w14:paraId="4012330D" w14:textId="77777777" w:rsidR="00E44484" w:rsidRPr="00E44484" w:rsidRDefault="00E44484">
      <w:pPr>
        <w:pStyle w:val="body"/>
        <w:rPr>
          <w:ins w:id="9771" w:author="Copy Editor" w:date="2026-10-08T03:09:00Z"/>
          <w:lang w:val="en-US"/>
        </w:rPr>
        <w:pPrChange w:id="9772" w:author="Copy Editor" w:date="2026-10-08T03:09:00Z" w16du:dateUtc="2026-10-08T00:09:00Z">
          <w:pPr>
            <w:pStyle w:val="bdialogue"/>
          </w:pPr>
        </w:pPrChange>
      </w:pPr>
      <w:ins w:id="9773" w:author="Copy Editor" w:date="2026-10-08T03:09:00Z">
        <w:r w:rsidRPr="00E44484">
          <w:rPr>
            <w:lang w:val="en-US"/>
          </w:rPr>
          <w:t>Richard waits in the queue.</w:t>
        </w:r>
      </w:ins>
    </w:p>
    <w:p w14:paraId="153D5CC8" w14:textId="77777777" w:rsidR="00E44484" w:rsidRPr="00E44484" w:rsidRDefault="00E44484">
      <w:pPr>
        <w:pStyle w:val="body"/>
        <w:rPr>
          <w:ins w:id="9774" w:author="Copy Editor" w:date="2026-10-08T03:09:00Z"/>
          <w:lang w:val="en-US"/>
        </w:rPr>
        <w:pPrChange w:id="9775" w:author="Copy Editor" w:date="2026-10-08T03:09:00Z" w16du:dateUtc="2026-10-08T00:09:00Z">
          <w:pPr>
            <w:pStyle w:val="bdialogue"/>
          </w:pPr>
        </w:pPrChange>
      </w:pPr>
      <w:ins w:id="9776" w:author="Copy Editor" w:date="2026-10-08T03:09:00Z">
        <w:r w:rsidRPr="00E44484">
          <w:rPr>
            <w:lang w:val="en-US"/>
          </w:rPr>
          <w:t>He is first.</w:t>
        </w:r>
      </w:ins>
    </w:p>
    <w:p w14:paraId="6E1D1D13" w14:textId="77777777" w:rsidR="00E44484" w:rsidRPr="00E44484" w:rsidRDefault="00E44484">
      <w:pPr>
        <w:pStyle w:val="body"/>
        <w:rPr>
          <w:ins w:id="9777" w:author="Copy Editor" w:date="2026-10-08T03:09:00Z"/>
          <w:lang w:val="en-US"/>
        </w:rPr>
        <w:pPrChange w:id="9778" w:author="Copy Editor" w:date="2026-10-08T03:09:00Z" w16du:dateUtc="2026-10-08T00:09:00Z">
          <w:pPr>
            <w:pStyle w:val="bdialogue"/>
          </w:pPr>
        </w:pPrChange>
      </w:pPr>
      <w:ins w:id="9779" w:author="Copy Editor" w:date="2026-10-08T03:09:00Z">
        <w:r w:rsidRPr="00E44484">
          <w:rPr>
            <w:lang w:val="en-US"/>
          </w:rPr>
          <w:t>He holds and comforts his dog as the vet gives her the injection.</w:t>
        </w:r>
      </w:ins>
    </w:p>
    <w:p w14:paraId="6DF1597C" w14:textId="77777777" w:rsidR="00E44484" w:rsidRPr="00E44484" w:rsidRDefault="00E44484">
      <w:pPr>
        <w:pStyle w:val="aSCENEHEAD"/>
        <w:rPr>
          <w:ins w:id="9780" w:author="Copy Editor" w:date="2026-10-08T03:09:00Z"/>
          <w:lang w:val="en-US"/>
        </w:rPr>
        <w:pPrChange w:id="9781" w:author="Copy Editor" w:date="2026-10-08T03:10:00Z" w16du:dateUtc="2026-10-08T00:10:00Z">
          <w:pPr>
            <w:pStyle w:val="bdialogue"/>
          </w:pPr>
        </w:pPrChange>
      </w:pPr>
      <w:ins w:id="9782" w:author="Copy Editor" w:date="2026-10-08T03:09:00Z">
        <w:r w:rsidRPr="00E44484">
          <w:rPr>
            <w:lang w:val="en-US"/>
          </w:rPr>
          <w:t>INT. FAMILY HOME – LATER</w:t>
        </w:r>
      </w:ins>
    </w:p>
    <w:p w14:paraId="5F02E65A" w14:textId="77777777" w:rsidR="00E44484" w:rsidRPr="00E44484" w:rsidRDefault="00E44484">
      <w:pPr>
        <w:pStyle w:val="body"/>
        <w:rPr>
          <w:ins w:id="9783" w:author="Copy Editor" w:date="2026-10-08T03:09:00Z"/>
          <w:lang w:val="en-US"/>
        </w:rPr>
        <w:pPrChange w:id="9784" w:author="Copy Editor" w:date="2026-10-08T03:09:00Z" w16du:dateUtc="2026-10-08T00:09:00Z">
          <w:pPr>
            <w:pStyle w:val="bdialogue"/>
          </w:pPr>
        </w:pPrChange>
      </w:pPr>
      <w:ins w:id="9785" w:author="Copy Editor" w:date="2026-10-08T03:09:00Z">
        <w:r w:rsidRPr="00E44484">
          <w:rPr>
            <w:lang w:val="en-US"/>
          </w:rPr>
          <w:t>The grandchildren ask about the dog.</w:t>
        </w:r>
      </w:ins>
    </w:p>
    <w:p w14:paraId="0D4BF1BA" w14:textId="77777777" w:rsidR="00E44484" w:rsidRPr="00E44484" w:rsidRDefault="00E44484">
      <w:pPr>
        <w:pStyle w:val="bCHARACTER"/>
        <w:rPr>
          <w:ins w:id="9786" w:author="Copy Editor" w:date="2026-10-08T03:09:00Z"/>
          <w:lang w:val="en-US"/>
        </w:rPr>
        <w:pPrChange w:id="9787" w:author="Copy Editor" w:date="2026-10-08T03:10:00Z" w16du:dateUtc="2026-10-08T00:10:00Z">
          <w:pPr>
            <w:pStyle w:val="bdialogue"/>
          </w:pPr>
        </w:pPrChange>
      </w:pPr>
      <w:ins w:id="9788" w:author="Copy Editor" w:date="2026-10-08T03:09:00Z">
        <w:r w:rsidRPr="00E44484">
          <w:rPr>
            <w:lang w:val="en-US"/>
          </w:rPr>
          <w:t>RICHARD (V.O.)</w:t>
        </w:r>
      </w:ins>
    </w:p>
    <w:p w14:paraId="5E4BDDC9" w14:textId="102AD0C6" w:rsidR="003439BF" w:rsidDel="00E44484" w:rsidRDefault="007C0FF3" w:rsidP="00B33299">
      <w:pPr>
        <w:pStyle w:val="body"/>
        <w:rPr>
          <w:del w:id="9789" w:author="Copy Editor" w:date="2026-10-08T03:09:00Z" w16du:dateUtc="2026-10-08T00:09:00Z"/>
        </w:rPr>
      </w:pPr>
      <w:del w:id="9790" w:author="Copy Editor" w:date="2026-10-08T03:09:00Z" w16du:dateUtc="2026-10-08T00:09:00Z">
        <w:r w:rsidDel="00E44484">
          <w:delText xml:space="preserve">Dad picked me up from the station.  I had to sleep on the settee because my </w:delText>
        </w:r>
        <w:r w:rsidR="00F36546" w:rsidDel="00E44484">
          <w:delText>sister</w:delText>
        </w:r>
        <w:r w:rsidDel="00E44484">
          <w:delText xml:space="preserve"> was down again with her children.  In the morning I was first in the queue at the vets, I held and comforted her as she got her injection.  </w:delText>
        </w:r>
      </w:del>
    </w:p>
    <w:p w14:paraId="0B3927C3" w14:textId="4A56E35F" w:rsidR="00F36546" w:rsidRDefault="007C0FF3" w:rsidP="00E44484">
      <w:pPr>
        <w:pStyle w:val="bdialogue"/>
        <w:rPr>
          <w:ins w:id="9791" w:author="Copy Editor" w:date="2026-10-08T03:10:00Z" w16du:dateUtc="2026-10-08T00:10:00Z"/>
        </w:rPr>
      </w:pPr>
      <w:del w:id="9792" w:author="Copy Editor" w:date="2026-10-08T03:09:00Z" w16du:dateUtc="2026-10-08T00:09:00Z">
        <w:r w:rsidDel="00E44484">
          <w:delText xml:space="preserve">When I got </w:delText>
        </w:r>
        <w:r w:rsidR="00F36546" w:rsidDel="00E44484">
          <w:delText>home,</w:delText>
        </w:r>
        <w:r w:rsidDel="00E44484">
          <w:delText xml:space="preserve"> I was told </w:delText>
        </w:r>
        <w:r w:rsidDel="002E3798">
          <w:delText>t</w:delText>
        </w:r>
      </w:del>
      <w:ins w:id="9793" w:author="Copy Editor" w:date="2026-10-08T03:09:00Z" w16du:dateUtc="2026-10-08T00:09:00Z">
        <w:r w:rsidR="002E3798">
          <w:t>T</w:t>
        </w:r>
      </w:ins>
      <w:r>
        <w:t>he story to the grandchildren was</w:t>
      </w:r>
      <w:ins w:id="9794" w:author="Copy Editor" w:date="2026-10-08T03:10:00Z" w16du:dateUtc="2026-10-08T00:10:00Z">
        <w:r w:rsidR="00E44484">
          <w:t>-</w:t>
        </w:r>
      </w:ins>
      <w:del w:id="9795" w:author="Copy Editor" w:date="2026-10-08T03:10:00Z" w16du:dateUtc="2026-10-08T00:10:00Z">
        <w:r w:rsidDel="00E44484">
          <w:delText xml:space="preserve"> </w:delText>
        </w:r>
      </w:del>
    </w:p>
    <w:p w14:paraId="2AAF0087" w14:textId="7EDB975B" w:rsidR="00E44484" w:rsidRDefault="00E44484">
      <w:pPr>
        <w:pStyle w:val="bCHARACTER"/>
        <w:pPrChange w:id="9796" w:author="Copy Editor" w:date="2026-10-08T03:10:00Z" w16du:dateUtc="2026-10-08T00:10:00Z">
          <w:pPr>
            <w:pStyle w:val="body"/>
          </w:pPr>
        </w:pPrChange>
      </w:pPr>
      <w:ins w:id="9797" w:author="Copy Editor" w:date="2026-10-08T03:10:00Z" w16du:dateUtc="2026-10-08T00:10:00Z">
        <w:r>
          <w:t>MOTHER</w:t>
        </w:r>
      </w:ins>
    </w:p>
    <w:p w14:paraId="5AEEB1C8" w14:textId="5F8B7EFB" w:rsidR="00F36546" w:rsidRDefault="007C0FF3" w:rsidP="004B3D80">
      <w:pPr>
        <w:pStyle w:val="bdialogue"/>
        <w:rPr>
          <w:ins w:id="9798" w:author="Copy Editor" w:date="2026-10-08T03:11:00Z" w16du:dateUtc="2026-10-08T00:11:00Z"/>
        </w:rPr>
      </w:pPr>
      <w:del w:id="9799" w:author="Copy Editor" w:date="2026-10-08T03:10:00Z" w16du:dateUtc="2026-10-08T00:10:00Z">
        <w:r w:rsidDel="00E44484">
          <w:lastRenderedPageBreak/>
          <w:delText>“</w:delText>
        </w:r>
      </w:del>
      <w:r>
        <w:t>She’s gone on holiday</w:t>
      </w:r>
      <w:del w:id="9800" w:author="Copy Editor" w:date="2026-10-08T03:10:00Z" w16du:dateUtc="2026-10-08T00:10:00Z">
        <w:r w:rsidDel="00E44484">
          <w:delText>”</w:delText>
        </w:r>
      </w:del>
      <w:r>
        <w:t>.</w:t>
      </w:r>
    </w:p>
    <w:p w14:paraId="0B20F201" w14:textId="7F98F99A" w:rsidR="004713F8" w:rsidRPr="004713F8" w:rsidRDefault="004713F8">
      <w:pPr>
        <w:pStyle w:val="bCHARACTER"/>
        <w:pPrChange w:id="9801" w:author="Copy Editor" w:date="2026-10-08T03:11:00Z" w16du:dateUtc="2026-10-08T00:11:00Z">
          <w:pPr>
            <w:pStyle w:val="bdialogue"/>
          </w:pPr>
        </w:pPrChange>
      </w:pPr>
      <w:ins w:id="9802" w:author="Copy Editor" w:date="2026-10-08T03:11:00Z">
        <w:r w:rsidRPr="004713F8">
          <w:t>RICHARD (V.O.)</w:t>
        </w:r>
      </w:ins>
    </w:p>
    <w:p w14:paraId="686B35C7" w14:textId="77777777" w:rsidR="004713F8" w:rsidRDefault="007C0FF3" w:rsidP="004713F8">
      <w:pPr>
        <w:pStyle w:val="bdialogue"/>
        <w:rPr>
          <w:ins w:id="9803" w:author="Copy Editor" w:date="2026-10-08T03:11:00Z" w16du:dateUtc="2026-10-08T00:11:00Z"/>
        </w:rPr>
      </w:pPr>
      <w:r>
        <w:t xml:space="preserve">Thanks a lot.  I’m gutted and all you can ever think of is the bloody children.  </w:t>
      </w:r>
    </w:p>
    <w:p w14:paraId="6B50003A" w14:textId="77777777" w:rsidR="007C7C86" w:rsidRPr="007C7C86" w:rsidRDefault="007C7C86" w:rsidP="007C7C86">
      <w:pPr>
        <w:pStyle w:val="body"/>
        <w:rPr>
          <w:ins w:id="9804" w:author="Copy Editor" w:date="2026-10-08T03:11:00Z"/>
          <w:lang w:val="en-US"/>
        </w:rPr>
      </w:pPr>
      <w:ins w:id="9805" w:author="Copy Editor" w:date="2026-10-08T03:11:00Z">
        <w:r w:rsidRPr="007C7C86">
          <w:rPr>
            <w:lang w:val="en-US"/>
          </w:rPr>
          <w:t>Richard leaves.</w:t>
        </w:r>
      </w:ins>
    </w:p>
    <w:p w14:paraId="7725A14F" w14:textId="77777777" w:rsidR="007C7C86" w:rsidRPr="007C7C86" w:rsidRDefault="007C7C86" w:rsidP="007C7C86">
      <w:pPr>
        <w:pStyle w:val="body"/>
        <w:rPr>
          <w:ins w:id="9806" w:author="Copy Editor" w:date="2026-10-08T03:11:00Z"/>
          <w:b/>
          <w:bCs/>
          <w:lang w:val="en-US"/>
        </w:rPr>
      </w:pPr>
      <w:ins w:id="9807" w:author="Copy Editor" w:date="2026-10-08T03:11:00Z">
        <w:r w:rsidRPr="007C7C86">
          <w:rPr>
            <w:b/>
            <w:bCs/>
            <w:lang w:val="en-US"/>
          </w:rPr>
          <w:t>EXT. STREET – DAY</w:t>
        </w:r>
      </w:ins>
    </w:p>
    <w:p w14:paraId="79AA57CB" w14:textId="77777777" w:rsidR="007C7C86" w:rsidRPr="007C7C86" w:rsidRDefault="007C7C86">
      <w:pPr>
        <w:pStyle w:val="bCHARACTER"/>
        <w:rPr>
          <w:ins w:id="9808" w:author="Copy Editor" w:date="2026-10-08T03:11:00Z"/>
          <w:lang w:val="en-US"/>
        </w:rPr>
        <w:pPrChange w:id="9809" w:author="Copy Editor" w:date="2026-10-08T03:11:00Z" w16du:dateUtc="2026-10-08T00:11:00Z">
          <w:pPr>
            <w:pStyle w:val="body"/>
          </w:pPr>
        </w:pPrChange>
      </w:pPr>
      <w:ins w:id="9810" w:author="Copy Editor" w:date="2026-10-08T03:11:00Z">
        <w:r w:rsidRPr="007C7C86">
          <w:rPr>
            <w:lang w:val="en-US"/>
          </w:rPr>
          <w:t>RICHARD (V.O.)</w:t>
        </w:r>
      </w:ins>
    </w:p>
    <w:p w14:paraId="786BCDC4" w14:textId="77777777" w:rsidR="00A65301" w:rsidRDefault="007C0FF3" w:rsidP="004713F8">
      <w:pPr>
        <w:pStyle w:val="bdialogue"/>
        <w:rPr>
          <w:ins w:id="9811" w:author="Copy Editor" w:date="2026-10-08T03:12:00Z" w16du:dateUtc="2026-10-08T00:12:00Z"/>
        </w:rPr>
      </w:pPr>
      <w:r>
        <w:t xml:space="preserve">I shouldn’t have been surprised, not getting any support from the family was normal.  </w:t>
      </w:r>
    </w:p>
    <w:p w14:paraId="5E4BDDCB" w14:textId="36F88DFC" w:rsidR="003439BF" w:rsidRDefault="007C0FF3" w:rsidP="004713F8">
      <w:pPr>
        <w:pStyle w:val="bdialogue"/>
        <w:rPr>
          <w:ins w:id="9812" w:author="Copy Editor" w:date="2026-10-08T03:12:00Z" w16du:dateUtc="2026-10-08T00:12:00Z"/>
        </w:rPr>
      </w:pPr>
      <w:r>
        <w:t xml:space="preserve">I couldn’t get back to my unit fast enough. They had never seen me cry before, once again the family had let me </w:t>
      </w:r>
      <w:r w:rsidR="00F36546">
        <w:t>down,</w:t>
      </w:r>
      <w:r>
        <w:t xml:space="preserve"> but my mates cared for me.</w:t>
      </w:r>
    </w:p>
    <w:p w14:paraId="5901A209" w14:textId="77777777" w:rsidR="002C0C93" w:rsidRPr="002C0C93" w:rsidRDefault="002C0C93" w:rsidP="002C0C93">
      <w:pPr>
        <w:pStyle w:val="body"/>
        <w:rPr>
          <w:ins w:id="9813" w:author="Copy Editor" w:date="2026-10-08T03:13:00Z"/>
          <w:b/>
          <w:bCs/>
          <w:lang w:val="en-US"/>
        </w:rPr>
      </w:pPr>
      <w:ins w:id="9814" w:author="Copy Editor" w:date="2026-10-08T03:13:00Z">
        <w:r w:rsidRPr="002C0C93">
          <w:rPr>
            <w:b/>
            <w:bCs/>
            <w:lang w:val="en-US"/>
          </w:rPr>
          <w:t>INT. COUNCIL HOUSE, GLASGOW – DAY</w:t>
        </w:r>
      </w:ins>
    </w:p>
    <w:p w14:paraId="2EB2070A" w14:textId="77777777" w:rsidR="002C0C93" w:rsidRPr="002C0C93" w:rsidRDefault="002C0C93" w:rsidP="002C0C93">
      <w:pPr>
        <w:pStyle w:val="body"/>
        <w:rPr>
          <w:ins w:id="9815" w:author="Copy Editor" w:date="2026-10-08T03:13:00Z"/>
          <w:lang w:val="en-US"/>
        </w:rPr>
      </w:pPr>
      <w:ins w:id="9816" w:author="Copy Editor" w:date="2026-10-08T03:13:00Z">
        <w:r w:rsidRPr="002C0C93">
          <w:rPr>
            <w:lang w:val="en-US"/>
          </w:rPr>
          <w:t>David is alone in a leaking council house.</w:t>
        </w:r>
      </w:ins>
    </w:p>
    <w:p w14:paraId="7EC4E751" w14:textId="77777777" w:rsidR="002C0C93" w:rsidRPr="002C0C93" w:rsidRDefault="002C0C93" w:rsidP="002C0C93">
      <w:pPr>
        <w:pStyle w:val="body"/>
        <w:rPr>
          <w:ins w:id="9817" w:author="Copy Editor" w:date="2026-10-08T03:13:00Z"/>
          <w:b/>
          <w:bCs/>
          <w:lang w:val="en-US"/>
        </w:rPr>
      </w:pPr>
      <w:ins w:id="9818" w:author="Copy Editor" w:date="2026-10-08T03:13:00Z">
        <w:r w:rsidRPr="002C0C93">
          <w:rPr>
            <w:b/>
            <w:bCs/>
            <w:lang w:val="en-US"/>
          </w:rPr>
          <w:t>INT. COUNCIL HOUSE – LATER</w:t>
        </w:r>
      </w:ins>
    </w:p>
    <w:p w14:paraId="62EB02B6" w14:textId="77777777" w:rsidR="002C0C93" w:rsidRPr="002C0C93" w:rsidRDefault="002C0C93" w:rsidP="002C0C93">
      <w:pPr>
        <w:pStyle w:val="body"/>
        <w:rPr>
          <w:ins w:id="9819" w:author="Copy Editor" w:date="2026-10-08T03:13:00Z"/>
          <w:lang w:val="en-US"/>
        </w:rPr>
      </w:pPr>
      <w:ins w:id="9820" w:author="Copy Editor" w:date="2026-10-08T03:13:00Z">
        <w:r w:rsidRPr="002C0C93">
          <w:rPr>
            <w:lang w:val="en-US"/>
          </w:rPr>
          <w:t>David dies alone.</w:t>
        </w:r>
      </w:ins>
    </w:p>
    <w:p w14:paraId="6CD3FCB8" w14:textId="77777777" w:rsidR="002C0C93" w:rsidRPr="002C0C93" w:rsidRDefault="002C0C93">
      <w:pPr>
        <w:pStyle w:val="bCHARACTER"/>
        <w:rPr>
          <w:ins w:id="9821" w:author="Copy Editor" w:date="2026-10-08T03:13:00Z"/>
          <w:lang w:val="en-US"/>
        </w:rPr>
        <w:pPrChange w:id="9822" w:author="Copy Editor" w:date="2026-10-08T03:13:00Z" w16du:dateUtc="2026-10-08T00:13:00Z">
          <w:pPr>
            <w:pStyle w:val="body"/>
          </w:pPr>
        </w:pPrChange>
      </w:pPr>
      <w:ins w:id="9823" w:author="Copy Editor" w:date="2026-10-08T03:13:00Z">
        <w:r w:rsidRPr="002C0C93">
          <w:rPr>
            <w:lang w:val="en-US"/>
          </w:rPr>
          <w:t>RICHARD (V.O.)</w:t>
        </w:r>
      </w:ins>
    </w:p>
    <w:p w14:paraId="0E63BF05" w14:textId="115A3DC7" w:rsidR="00A65301" w:rsidDel="002C0C93" w:rsidRDefault="00A65301">
      <w:pPr>
        <w:pStyle w:val="body"/>
        <w:rPr>
          <w:del w:id="9824" w:author="Copy Editor" w:date="2026-10-08T03:13:00Z" w16du:dateUtc="2026-10-08T00:13:00Z"/>
        </w:rPr>
      </w:pPr>
    </w:p>
    <w:p w14:paraId="5E4BDDCD" w14:textId="77777777" w:rsidR="003439BF" w:rsidRDefault="007C0FF3">
      <w:pPr>
        <w:pStyle w:val="bdialogue"/>
        <w:pPrChange w:id="9825" w:author="Copy Editor" w:date="2026-10-08T03:13:00Z" w16du:dateUtc="2026-10-08T00:13:00Z">
          <w:pPr>
            <w:pStyle w:val="body"/>
          </w:pPr>
        </w:pPrChange>
      </w:pPr>
      <w:r>
        <w:t>Shortly after this David died, alone in a leaking council house in Glasgow.  I wish I had tried harder to make his last days less uncomfortable.</w:t>
      </w:r>
    </w:p>
    <w:p w14:paraId="4C248603" w14:textId="77777777" w:rsidR="00860335" w:rsidRDefault="007C0FF3" w:rsidP="00860335">
      <w:pPr>
        <w:pStyle w:val="bdialogue"/>
        <w:rPr>
          <w:ins w:id="9826" w:author="Copy Editor" w:date="2026-10-08T03:13:00Z" w16du:dateUtc="2026-10-08T00:13:00Z"/>
        </w:rPr>
      </w:pPr>
      <w:r>
        <w:t xml:space="preserve">It was about this time that our Troop officer, another Bob, met Kay. Now, Bob was a randy old tup, I once said he’d f**k a dead rat given half a chance, he agreed with me and was proud of it!  </w:t>
      </w:r>
    </w:p>
    <w:p w14:paraId="2D39A650" w14:textId="77777777" w:rsidR="00860335" w:rsidRDefault="007C0FF3" w:rsidP="00860335">
      <w:pPr>
        <w:pStyle w:val="bdialogue"/>
        <w:rPr>
          <w:ins w:id="9827" w:author="Copy Editor" w:date="2026-10-08T03:14:00Z" w16du:dateUtc="2026-10-08T00:14:00Z"/>
        </w:rPr>
      </w:pPr>
      <w:r>
        <w:t xml:space="preserve">If we were training in the Drill Hall we would go into Southampton on a Saturday night, have a few beers, </w:t>
      </w:r>
      <w:r>
        <w:lastRenderedPageBreak/>
        <w:t xml:space="preserve">perhaps a meal, some of the lads would go to a night-club. </w:t>
      </w:r>
    </w:p>
    <w:p w14:paraId="0159DFA8" w14:textId="77777777" w:rsidR="00EF571E" w:rsidRPr="00EF571E" w:rsidRDefault="00EF571E" w:rsidP="00EF571E">
      <w:pPr>
        <w:pStyle w:val="body"/>
        <w:rPr>
          <w:ins w:id="9828" w:author="Copy Editor" w:date="2026-10-08T03:14:00Z"/>
          <w:b/>
          <w:bCs/>
          <w:lang w:val="en-US"/>
        </w:rPr>
      </w:pPr>
      <w:ins w:id="9829" w:author="Copy Editor" w:date="2026-10-08T03:14:00Z">
        <w:r w:rsidRPr="00EF571E">
          <w:rPr>
            <w:b/>
            <w:bCs/>
            <w:lang w:val="en-US"/>
          </w:rPr>
          <w:t>INT. PRIVATE BAR – NIGHT</w:t>
        </w:r>
      </w:ins>
    </w:p>
    <w:p w14:paraId="6FE5E3A7" w14:textId="77777777" w:rsidR="00EF571E" w:rsidRPr="00EF571E" w:rsidRDefault="00EF571E" w:rsidP="00EF571E">
      <w:pPr>
        <w:pStyle w:val="body"/>
        <w:rPr>
          <w:ins w:id="9830" w:author="Copy Editor" w:date="2026-10-08T03:14:00Z"/>
          <w:lang w:val="en-US"/>
        </w:rPr>
      </w:pPr>
      <w:ins w:id="9831" w:author="Copy Editor" w:date="2026-10-08T03:14:00Z">
        <w:r w:rsidRPr="00EF571E">
          <w:rPr>
            <w:lang w:val="en-US"/>
          </w:rPr>
          <w:t>Bob brings Kay back for a nightcap.</w:t>
        </w:r>
      </w:ins>
    </w:p>
    <w:p w14:paraId="615B83A4" w14:textId="77777777" w:rsidR="00EF571E" w:rsidRPr="00EF571E" w:rsidRDefault="00EF571E">
      <w:pPr>
        <w:pStyle w:val="bCHARACTER"/>
        <w:rPr>
          <w:ins w:id="9832" w:author="Copy Editor" w:date="2026-10-08T03:14:00Z"/>
          <w:lang w:val="en-US"/>
        </w:rPr>
        <w:pPrChange w:id="9833" w:author="Copy Editor" w:date="2026-10-08T03:14:00Z" w16du:dateUtc="2026-10-08T00:14:00Z">
          <w:pPr>
            <w:pStyle w:val="body"/>
          </w:pPr>
        </w:pPrChange>
      </w:pPr>
      <w:ins w:id="9834" w:author="Copy Editor" w:date="2026-10-08T03:14:00Z">
        <w:r w:rsidRPr="00EF571E">
          <w:rPr>
            <w:lang w:val="en-US"/>
          </w:rPr>
          <w:t>RICHARD (V.O.)</w:t>
        </w:r>
      </w:ins>
    </w:p>
    <w:p w14:paraId="21AF9D7A" w14:textId="77777777" w:rsidR="00EF571E" w:rsidRDefault="007C0FF3" w:rsidP="00860335">
      <w:pPr>
        <w:pStyle w:val="bdialogue"/>
        <w:rPr>
          <w:ins w:id="9835" w:author="Copy Editor" w:date="2026-10-08T03:14:00Z" w16du:dateUtc="2026-10-08T00:14:00Z"/>
        </w:rPr>
      </w:pPr>
      <w:r>
        <w:t xml:space="preserve">Bob met Kay and to impress her brought her back to our private bar for a night-cap.  </w:t>
      </w:r>
    </w:p>
    <w:p w14:paraId="57177AA7" w14:textId="77777777" w:rsidR="00EF571E" w:rsidRDefault="007C0FF3" w:rsidP="00860335">
      <w:pPr>
        <w:pStyle w:val="bdialogue"/>
        <w:rPr>
          <w:ins w:id="9836" w:author="Copy Editor" w:date="2026-10-08T03:14:00Z" w16du:dateUtc="2026-10-08T00:14:00Z"/>
        </w:rPr>
      </w:pPr>
      <w:r>
        <w:t xml:space="preserve">Not sure about Kay, some said she was grossly misunderstood, other thought she was out for herself and would do anything to trap a man.  </w:t>
      </w:r>
    </w:p>
    <w:p w14:paraId="45D8A0CC" w14:textId="77777777" w:rsidR="00EF571E" w:rsidRDefault="007C0FF3" w:rsidP="00860335">
      <w:pPr>
        <w:pStyle w:val="bdialogue"/>
        <w:rPr>
          <w:ins w:id="9837" w:author="Copy Editor" w:date="2026-10-08T03:15:00Z" w16du:dateUtc="2026-10-08T00:15:00Z"/>
        </w:rPr>
      </w:pPr>
      <w:r>
        <w:t xml:space="preserve">Anyway, his ploy worked and she didn’t go home until the following morning.  She became a regular item in the </w:t>
      </w:r>
      <w:r w:rsidR="002112B6">
        <w:t>bar,</w:t>
      </w:r>
      <w:r>
        <w:t xml:space="preserve"> and everyone seemed happy with the arrangement.  </w:t>
      </w:r>
    </w:p>
    <w:p w14:paraId="05494C21" w14:textId="77777777" w:rsidR="00EF571E" w:rsidRDefault="007C0FF3" w:rsidP="00860335">
      <w:pPr>
        <w:pStyle w:val="bdialogue"/>
        <w:rPr>
          <w:ins w:id="9838" w:author="Copy Editor" w:date="2026-10-08T03:15:00Z" w16du:dateUtc="2026-10-08T00:15:00Z"/>
        </w:rPr>
      </w:pPr>
      <w:r>
        <w:t xml:space="preserve">Interestingly I was told that I could have her if I wanted but I didn’t want.  She wasn’t really my type and anyway, Bob and I were </w:t>
      </w:r>
      <w:r w:rsidR="002112B6">
        <w:t>mates,</w:t>
      </w:r>
      <w:r>
        <w:t xml:space="preserve"> and you don’t do that to a mate, at least I don’t.   </w:t>
      </w:r>
    </w:p>
    <w:p w14:paraId="7B7DE03C" w14:textId="77777777" w:rsidR="00EF571E" w:rsidRDefault="007C0FF3" w:rsidP="00860335">
      <w:pPr>
        <w:pStyle w:val="bdialogue"/>
        <w:rPr>
          <w:ins w:id="9839" w:author="Copy Editor" w:date="2026-10-08T03:15:00Z" w16du:dateUtc="2026-10-08T00:15:00Z"/>
        </w:rPr>
      </w:pPr>
      <w:r>
        <w:t xml:space="preserve">She would come down to the bar if it was open </w:t>
      </w:r>
      <w:r w:rsidR="002112B6">
        <w:t>whether</w:t>
      </w:r>
      <w:r>
        <w:t xml:space="preserve"> Bob was there or not.  He might have been on an </w:t>
      </w:r>
      <w:r w:rsidR="002112B6">
        <w:t>officer’s</w:t>
      </w:r>
      <w:r>
        <w:t xml:space="preserve"> exercise for example.  </w:t>
      </w:r>
    </w:p>
    <w:p w14:paraId="15D63A1C" w14:textId="77777777" w:rsidR="002A0469" w:rsidRDefault="007C0FF3">
      <w:pPr>
        <w:pStyle w:val="bbodybeforebeat"/>
        <w:rPr>
          <w:ins w:id="9840" w:author="Copy Editor" w:date="2026-10-08T03:15:00Z" w16du:dateUtc="2026-10-08T00:15:00Z"/>
        </w:rPr>
        <w:pPrChange w:id="9841" w:author="Copy Editor" w:date="2026-10-08T03:15:00Z" w16du:dateUtc="2026-10-08T00:15:00Z">
          <w:pPr>
            <w:pStyle w:val="bdialogue"/>
          </w:pPr>
        </w:pPrChange>
      </w:pPr>
      <w:r>
        <w:t xml:space="preserve">Anyway, was told that all I had to do was wait until most of the people in the bar had gone to bed, then offer to buy her a drink, then </w:t>
      </w:r>
      <w:r w:rsidR="002112B6">
        <w:t>invite</w:t>
      </w:r>
      <w:r>
        <w:t xml:space="preserve"> her upstairs.</w:t>
      </w:r>
    </w:p>
    <w:p w14:paraId="09D87406" w14:textId="3690A50C" w:rsidR="002A0469" w:rsidRDefault="002A0469">
      <w:pPr>
        <w:pStyle w:val="baparenthisis"/>
        <w:rPr>
          <w:ins w:id="9842" w:author="Copy Editor" w:date="2026-10-08T03:15:00Z" w16du:dateUtc="2026-10-08T00:15:00Z"/>
        </w:rPr>
        <w:pPrChange w:id="9843" w:author="Copy Editor" w:date="2026-10-08T03:15:00Z" w16du:dateUtc="2026-10-08T00:15:00Z">
          <w:pPr>
            <w:pStyle w:val="bdialogue"/>
          </w:pPr>
        </w:pPrChange>
      </w:pPr>
      <w:ins w:id="9844" w:author="Copy Editor" w:date="2026-10-08T03:15:00Z" w16du:dateUtc="2026-10-08T00:15:00Z">
        <w:r>
          <w:t>(A beat)</w:t>
        </w:r>
      </w:ins>
      <w:r w:rsidR="007C0FF3">
        <w:t xml:space="preserve"> </w:t>
      </w:r>
    </w:p>
    <w:p w14:paraId="5111C199" w14:textId="77777777" w:rsidR="002A0469" w:rsidRDefault="007C0FF3" w:rsidP="00860335">
      <w:pPr>
        <w:pStyle w:val="bdialogue"/>
        <w:rPr>
          <w:ins w:id="9845" w:author="Copy Editor" w:date="2026-10-08T03:15:00Z" w16du:dateUtc="2026-10-08T00:15:00Z"/>
        </w:rPr>
      </w:pPr>
      <w:del w:id="9846" w:author="Copy Editor" w:date="2026-10-08T03:15:00Z" w16du:dateUtc="2026-10-08T00:15:00Z">
        <w:r w:rsidDel="002A0469">
          <w:delText xml:space="preserve"> </w:delText>
        </w:r>
      </w:del>
      <w:r>
        <w:t xml:space="preserve">It was as easy as that.  </w:t>
      </w:r>
    </w:p>
    <w:p w14:paraId="473F6456" w14:textId="77777777" w:rsidR="002A0469" w:rsidRDefault="007C0FF3" w:rsidP="00860335">
      <w:pPr>
        <w:pStyle w:val="bdialogue"/>
        <w:rPr>
          <w:ins w:id="9847" w:author="Copy Editor" w:date="2026-10-08T03:16:00Z" w16du:dateUtc="2026-10-08T00:16:00Z"/>
        </w:rPr>
      </w:pPr>
      <w:r>
        <w:t xml:space="preserve">I was also told that kissing her was like getting washed with a wet facecloth, can’t say if it was true or not.  </w:t>
      </w:r>
      <w:r>
        <w:lastRenderedPageBreak/>
        <w:t xml:space="preserve">But then she decided that if she got pregnant Bob would marry her.  </w:t>
      </w:r>
    </w:p>
    <w:p w14:paraId="51D25C27" w14:textId="77777777" w:rsidR="00115F68" w:rsidRPr="00115F68" w:rsidRDefault="00115F68">
      <w:pPr>
        <w:pStyle w:val="body"/>
        <w:rPr>
          <w:ins w:id="9848" w:author="Copy Editor" w:date="2026-10-08T03:16:00Z"/>
          <w:lang w:val="en-US"/>
        </w:rPr>
        <w:pPrChange w:id="9849" w:author="Copy Editor" w:date="2026-10-08T03:16:00Z" w16du:dateUtc="2026-10-08T00:16:00Z">
          <w:pPr>
            <w:pStyle w:val="bdialogue"/>
          </w:pPr>
        </w:pPrChange>
      </w:pPr>
      <w:ins w:id="9850" w:author="Copy Editor" w:date="2026-10-08T03:16:00Z">
        <w:r w:rsidRPr="00115F68">
          <w:rPr>
            <w:lang w:val="en-US"/>
          </w:rPr>
          <w:t>Bob is horrified.</w:t>
        </w:r>
      </w:ins>
    </w:p>
    <w:p w14:paraId="0E2636D0" w14:textId="77777777" w:rsidR="00115F68" w:rsidRPr="00115F68" w:rsidRDefault="00115F68">
      <w:pPr>
        <w:pStyle w:val="body"/>
        <w:rPr>
          <w:ins w:id="9851" w:author="Copy Editor" w:date="2026-10-08T03:16:00Z"/>
          <w:lang w:val="en-US"/>
        </w:rPr>
        <w:pPrChange w:id="9852" w:author="Copy Editor" w:date="2026-10-08T03:16:00Z" w16du:dateUtc="2026-10-08T00:16:00Z">
          <w:pPr>
            <w:pStyle w:val="bdialogue"/>
          </w:pPr>
        </w:pPrChange>
      </w:pPr>
      <w:ins w:id="9853" w:author="Copy Editor" w:date="2026-10-08T03:16:00Z">
        <w:r w:rsidRPr="00115F68">
          <w:rPr>
            <w:lang w:val="en-US"/>
          </w:rPr>
          <w:t>His wife is even less impressed when she finds out.</w:t>
        </w:r>
      </w:ins>
    </w:p>
    <w:p w14:paraId="6B117997" w14:textId="77777777" w:rsidR="00115F68" w:rsidRPr="00115F68" w:rsidRDefault="00115F68">
      <w:pPr>
        <w:pStyle w:val="body"/>
        <w:rPr>
          <w:ins w:id="9854" w:author="Copy Editor" w:date="2026-10-08T03:16:00Z"/>
          <w:b/>
          <w:bCs/>
          <w:lang w:val="en-US"/>
        </w:rPr>
        <w:pPrChange w:id="9855" w:author="Copy Editor" w:date="2026-10-08T03:16:00Z" w16du:dateUtc="2026-10-08T00:16:00Z">
          <w:pPr>
            <w:pStyle w:val="bdialogue"/>
          </w:pPr>
        </w:pPrChange>
      </w:pPr>
      <w:ins w:id="9856" w:author="Copy Editor" w:date="2026-10-08T03:16:00Z">
        <w:r w:rsidRPr="00115F68">
          <w:rPr>
            <w:b/>
            <w:bCs/>
            <w:lang w:val="en-US"/>
          </w:rPr>
          <w:t>INT. TA UNIT – VARIOUS</w:t>
        </w:r>
      </w:ins>
    </w:p>
    <w:p w14:paraId="18728042" w14:textId="77777777" w:rsidR="00115F68" w:rsidRPr="00115F68" w:rsidRDefault="00115F68">
      <w:pPr>
        <w:pStyle w:val="body"/>
        <w:rPr>
          <w:ins w:id="9857" w:author="Copy Editor" w:date="2026-10-08T03:16:00Z"/>
          <w:lang w:val="en-US"/>
        </w:rPr>
        <w:pPrChange w:id="9858" w:author="Copy Editor" w:date="2026-10-08T03:16:00Z" w16du:dateUtc="2026-10-08T00:16:00Z">
          <w:pPr>
            <w:pStyle w:val="bdialogue"/>
          </w:pPr>
        </w:pPrChange>
      </w:pPr>
      <w:ins w:id="9859" w:author="Copy Editor" w:date="2026-10-08T03:16:00Z">
        <w:r w:rsidRPr="00115F68">
          <w:rPr>
            <w:lang w:val="en-US"/>
          </w:rPr>
          <w:t>Training continues.</w:t>
        </w:r>
      </w:ins>
    </w:p>
    <w:p w14:paraId="7BAF14C0" w14:textId="77777777" w:rsidR="00115F68" w:rsidRPr="00115F68" w:rsidRDefault="00115F68">
      <w:pPr>
        <w:pStyle w:val="body"/>
        <w:rPr>
          <w:ins w:id="9860" w:author="Copy Editor" w:date="2026-10-08T03:16:00Z"/>
          <w:lang w:val="en-US"/>
        </w:rPr>
        <w:pPrChange w:id="9861" w:author="Copy Editor" w:date="2026-10-08T03:16:00Z" w16du:dateUtc="2026-10-08T00:16:00Z">
          <w:pPr>
            <w:pStyle w:val="bdialogue"/>
          </w:pPr>
        </w:pPrChange>
      </w:pPr>
      <w:ins w:id="9862" w:author="Copy Editor" w:date="2026-10-08T03:16:00Z">
        <w:r w:rsidRPr="00115F68">
          <w:rPr>
            <w:lang w:val="en-US"/>
          </w:rPr>
          <w:t>The men push themselves hard.</w:t>
        </w:r>
      </w:ins>
    </w:p>
    <w:p w14:paraId="06BC1379" w14:textId="77777777" w:rsidR="00115F68" w:rsidRPr="00115F68" w:rsidRDefault="00115F68">
      <w:pPr>
        <w:pStyle w:val="bCHARACTER"/>
        <w:rPr>
          <w:ins w:id="9863" w:author="Copy Editor" w:date="2026-10-08T03:16:00Z"/>
          <w:lang w:val="en-US"/>
        </w:rPr>
        <w:pPrChange w:id="9864" w:author="Copy Editor" w:date="2026-10-08T03:16:00Z" w16du:dateUtc="2026-10-08T00:16:00Z">
          <w:pPr>
            <w:pStyle w:val="bdialogue"/>
          </w:pPr>
        </w:pPrChange>
      </w:pPr>
      <w:ins w:id="9865" w:author="Copy Editor" w:date="2026-10-08T03:16:00Z">
        <w:r w:rsidRPr="00115F68">
          <w:rPr>
            <w:lang w:val="en-US"/>
          </w:rPr>
          <w:t>RICHARD (V.O.)</w:t>
        </w:r>
      </w:ins>
    </w:p>
    <w:p w14:paraId="5E4BDDCF" w14:textId="3D8E58CB" w:rsidR="003439BF" w:rsidDel="00115F68" w:rsidRDefault="007C0FF3">
      <w:pPr>
        <w:pStyle w:val="bdialogue"/>
        <w:rPr>
          <w:del w:id="9866" w:author="Copy Editor" w:date="2026-10-08T03:16:00Z" w16du:dateUtc="2026-10-08T00:16:00Z"/>
        </w:rPr>
        <w:pPrChange w:id="9867" w:author="Copy Editor" w:date="2026-10-08T03:13:00Z" w16du:dateUtc="2026-10-08T00:13:00Z">
          <w:pPr>
            <w:pStyle w:val="body"/>
          </w:pPr>
        </w:pPrChange>
      </w:pPr>
      <w:del w:id="9868" w:author="Copy Editor" w:date="2026-10-08T03:16:00Z" w16du:dateUtc="2026-10-08T00:16:00Z">
        <w:r w:rsidDel="00115F68">
          <w:delText xml:space="preserve">Not only was Bob horrified when she </w:delText>
        </w:r>
        <w:r w:rsidR="002112B6" w:rsidDel="00115F68">
          <w:delText>holds</w:delText>
        </w:r>
        <w:r w:rsidDel="00115F68">
          <w:delText xml:space="preserve"> him, his wife wasn’t very impressed either when she found out.</w:delText>
        </w:r>
      </w:del>
    </w:p>
    <w:p w14:paraId="793EDA94" w14:textId="77777777" w:rsidR="00115F68" w:rsidRDefault="007C0FF3" w:rsidP="00115F68">
      <w:pPr>
        <w:pStyle w:val="bdialogue"/>
        <w:rPr>
          <w:ins w:id="9869" w:author="Copy Editor" w:date="2026-10-08T03:16:00Z" w16du:dateUtc="2026-10-08T00:16:00Z"/>
        </w:rPr>
      </w:pPr>
      <w:r>
        <w:t xml:space="preserve">In a unit such as ours, where everyone is pushing themselves very hard, it’s quite common for someone to suddenly find they cannot cope.  </w:t>
      </w:r>
    </w:p>
    <w:p w14:paraId="0F4CAFE8" w14:textId="77777777" w:rsidR="00115F68" w:rsidRDefault="007C0FF3" w:rsidP="00115F68">
      <w:pPr>
        <w:pStyle w:val="bdialogue"/>
        <w:rPr>
          <w:ins w:id="9870" w:author="Copy Editor" w:date="2026-10-08T03:17:00Z" w16du:dateUtc="2026-10-08T00:17:00Z"/>
        </w:rPr>
      </w:pPr>
      <w:r>
        <w:t>It’s then that the esprit de corps kicks in, you cover for each other, do each other’s work, and buy time for the bloke to recover</w:t>
      </w:r>
      <w:ins w:id="9871" w:author="Copy Editor" w:date="2026-10-08T03:17:00Z" w16du:dateUtc="2026-10-08T00:17:00Z">
        <w:r w:rsidR="00115F68">
          <w:t>.</w:t>
        </w:r>
      </w:ins>
    </w:p>
    <w:p w14:paraId="2732D2E0" w14:textId="77777777" w:rsidR="00115F68" w:rsidRDefault="00115F68" w:rsidP="00115F68">
      <w:pPr>
        <w:pStyle w:val="bdialogue"/>
        <w:rPr>
          <w:ins w:id="9872" w:author="Copy Editor" w:date="2026-10-08T03:17:00Z" w16du:dateUtc="2026-10-08T00:17:00Z"/>
        </w:rPr>
      </w:pPr>
      <w:ins w:id="9873" w:author="Copy Editor" w:date="2026-10-08T03:17:00Z" w16du:dateUtc="2026-10-08T00:17:00Z">
        <w:r>
          <w:t>W</w:t>
        </w:r>
      </w:ins>
      <w:del w:id="9874" w:author="Copy Editor" w:date="2026-10-08T03:17:00Z" w16du:dateUtc="2026-10-08T00:17:00Z">
        <w:r w:rsidR="007C0FF3" w:rsidDel="00115F68">
          <w:delText>, w</w:delText>
        </w:r>
      </w:del>
      <w:r w:rsidR="007C0FF3">
        <w:t xml:space="preserve">hich he invariably did, and was normally stronger for the experience. </w:t>
      </w:r>
    </w:p>
    <w:p w14:paraId="6E96DBB3" w14:textId="77777777" w:rsidR="006969A9" w:rsidRDefault="007C0FF3" w:rsidP="00115F68">
      <w:pPr>
        <w:pStyle w:val="bdialogue"/>
        <w:rPr>
          <w:ins w:id="9875" w:author="Copy Editor" w:date="2026-10-08T03:17:00Z" w16du:dateUtc="2026-10-08T00:17:00Z"/>
        </w:rPr>
      </w:pPr>
      <w:del w:id="9876" w:author="Copy Editor" w:date="2026-10-08T03:17:00Z" w16du:dateUtc="2026-10-08T00:17:00Z">
        <w:r w:rsidDel="00115F68">
          <w:delText xml:space="preserve"> </w:delText>
        </w:r>
      </w:del>
      <w:r>
        <w:t xml:space="preserve">Bob took to drink and couldn’t get up in the </w:t>
      </w:r>
      <w:r w:rsidR="000E684E">
        <w:t>morning,</w:t>
      </w:r>
      <w:r>
        <w:t xml:space="preserve"> so we covered for him, unfortunately he never did get over it as his marriage collapsed, Kay started claiming maintenance, and he didn’t try to pick himself up.  </w:t>
      </w:r>
    </w:p>
    <w:p w14:paraId="5E4BDDD1" w14:textId="52BB180F" w:rsidR="003439BF" w:rsidRDefault="007C0FF3">
      <w:pPr>
        <w:pStyle w:val="bdialogue"/>
        <w:pPrChange w:id="9877" w:author="Copy Editor" w:date="2026-10-08T03:16:00Z" w16du:dateUtc="2026-10-08T00:16:00Z">
          <w:pPr>
            <w:pStyle w:val="body"/>
          </w:pPr>
        </w:pPrChange>
      </w:pPr>
      <w:r>
        <w:t xml:space="preserve">He hid behind his rank and felt sorry for himself.  </w:t>
      </w:r>
    </w:p>
    <w:p w14:paraId="5E4BDDD3" w14:textId="5227BED9" w:rsidR="003439BF" w:rsidRDefault="007C0FF3">
      <w:pPr>
        <w:pStyle w:val="bdialogue"/>
        <w:pPrChange w:id="9878" w:author="Copy Editor" w:date="2026-10-08T03:18:00Z" w16du:dateUtc="2026-10-08T00:18:00Z">
          <w:pPr>
            <w:pStyle w:val="body"/>
          </w:pPr>
        </w:pPrChange>
      </w:pPr>
      <w:r>
        <w:t xml:space="preserve">After several months I had had enough as had several of us.  I stormed into the room where he was sleeping and told him that if he didn’t want to </w:t>
      </w:r>
      <w:r w:rsidR="000E684E">
        <w:t>lose</w:t>
      </w:r>
      <w:r>
        <w:t xml:space="preserve"> all the respect he had earned in the unit he should get out of his bed </w:t>
      </w:r>
      <w:r>
        <w:rPr>
          <w:u w:val="single"/>
        </w:rPr>
        <w:t>now</w:t>
      </w:r>
      <w:r>
        <w:t xml:space="preserve">.  </w:t>
      </w:r>
    </w:p>
    <w:p w14:paraId="39EF1166" w14:textId="2F52B2E2" w:rsidR="00801E06" w:rsidRPr="00801E06" w:rsidRDefault="00801E06">
      <w:pPr>
        <w:pStyle w:val="bCHARACTER"/>
        <w:rPr>
          <w:ins w:id="9879" w:author="Copy Editor" w:date="2026-10-08T03:18:00Z" w16du:dateUtc="2026-10-08T00:18:00Z"/>
        </w:rPr>
        <w:pPrChange w:id="9880" w:author="Copy Editor" w:date="2026-10-08T03:18:00Z" w16du:dateUtc="2026-10-08T00:18:00Z">
          <w:pPr>
            <w:pStyle w:val="bdialogue"/>
          </w:pPr>
        </w:pPrChange>
      </w:pPr>
      <w:ins w:id="9881" w:author="Copy Editor" w:date="2026-10-08T03:18:00Z">
        <w:r w:rsidRPr="00801E06">
          <w:lastRenderedPageBreak/>
          <w:t>BOB</w:t>
        </w:r>
      </w:ins>
    </w:p>
    <w:p w14:paraId="508E91FA" w14:textId="223081C4" w:rsidR="000E684E" w:rsidRDefault="007C0FF3" w:rsidP="004B3D80">
      <w:pPr>
        <w:pStyle w:val="bdialogue"/>
      </w:pPr>
      <w:del w:id="9882" w:author="Copy Editor" w:date="2026-10-08T03:18:00Z" w16du:dateUtc="2026-10-08T00:18:00Z">
        <w:r w:rsidDel="00801E06">
          <w:delText>“</w:delText>
        </w:r>
      </w:del>
      <w:r>
        <w:t>F*** off Jock</w:t>
      </w:r>
      <w:del w:id="9883" w:author="Copy Editor" w:date="2026-10-08T03:18:00Z" w16du:dateUtc="2026-10-08T00:18:00Z">
        <w:r w:rsidDel="00801E06">
          <w:delText>”</w:delText>
        </w:r>
      </w:del>
      <w:r>
        <w:t xml:space="preserve">.  </w:t>
      </w:r>
    </w:p>
    <w:p w14:paraId="00939F0B" w14:textId="77777777" w:rsidR="007617B4" w:rsidRPr="007617B4" w:rsidRDefault="007617B4" w:rsidP="007617B4">
      <w:pPr>
        <w:pStyle w:val="body"/>
        <w:rPr>
          <w:ins w:id="9884" w:author="Copy Editor" w:date="2026-10-08T03:19:00Z"/>
          <w:b/>
          <w:bCs/>
          <w:lang w:val="en-US"/>
        </w:rPr>
      </w:pPr>
      <w:ins w:id="9885" w:author="Copy Editor" w:date="2026-10-08T03:19:00Z">
        <w:r w:rsidRPr="007617B4">
          <w:rPr>
            <w:b/>
            <w:bCs/>
            <w:lang w:val="en-US"/>
          </w:rPr>
          <w:t>INT. TA UNIT – NIGHT</w:t>
        </w:r>
      </w:ins>
    </w:p>
    <w:p w14:paraId="3A491B6C" w14:textId="77777777" w:rsidR="007617B4" w:rsidRPr="007617B4" w:rsidRDefault="007617B4" w:rsidP="007617B4">
      <w:pPr>
        <w:pStyle w:val="body"/>
        <w:rPr>
          <w:ins w:id="9886" w:author="Copy Editor" w:date="2026-10-08T03:19:00Z"/>
          <w:lang w:val="en-US"/>
        </w:rPr>
      </w:pPr>
      <w:ins w:id="9887" w:author="Copy Editor" w:date="2026-10-08T03:19:00Z">
        <w:r w:rsidRPr="007617B4">
          <w:rPr>
            <w:lang w:val="en-US"/>
          </w:rPr>
          <w:t>Richard walks away.</w:t>
        </w:r>
      </w:ins>
    </w:p>
    <w:p w14:paraId="21ADE171" w14:textId="77777777" w:rsidR="007617B4" w:rsidRPr="007617B4" w:rsidRDefault="007617B4">
      <w:pPr>
        <w:pStyle w:val="bCHARACTER"/>
        <w:rPr>
          <w:ins w:id="9888" w:author="Copy Editor" w:date="2026-10-08T03:19:00Z"/>
          <w:lang w:val="en-US"/>
        </w:rPr>
        <w:pPrChange w:id="9889" w:author="Copy Editor" w:date="2026-10-08T03:19:00Z" w16du:dateUtc="2026-10-08T00:19:00Z">
          <w:pPr>
            <w:pStyle w:val="body"/>
          </w:pPr>
        </w:pPrChange>
      </w:pPr>
      <w:ins w:id="9890" w:author="Copy Editor" w:date="2026-10-08T03:19:00Z">
        <w:r w:rsidRPr="007617B4">
          <w:rPr>
            <w:lang w:val="en-US"/>
          </w:rPr>
          <w:t>RICHARD (V.O.)</w:t>
        </w:r>
      </w:ins>
    </w:p>
    <w:p w14:paraId="5E4BDDD4" w14:textId="78E8AFEF" w:rsidR="003439BF" w:rsidRDefault="007C0FF3">
      <w:pPr>
        <w:pStyle w:val="bdialogue"/>
        <w:pPrChange w:id="9891" w:author="Copy Editor" w:date="2026-10-08T03:19:00Z" w16du:dateUtc="2026-10-08T00:19:00Z">
          <w:pPr>
            <w:pStyle w:val="body"/>
          </w:pPr>
        </w:pPrChange>
      </w:pPr>
      <w:r>
        <w:t xml:space="preserve">I was always known as Jock having transferred from Glasgow.  </w:t>
      </w:r>
    </w:p>
    <w:p w14:paraId="42C6E9E3" w14:textId="77777777" w:rsidR="007617B4" w:rsidRDefault="007C0FF3" w:rsidP="007617B4">
      <w:pPr>
        <w:pStyle w:val="bdialogue"/>
        <w:rPr>
          <w:ins w:id="9892" w:author="Copy Editor" w:date="2026-10-08T03:19:00Z" w16du:dateUtc="2026-10-08T00:19:00Z"/>
        </w:rPr>
      </w:pPr>
      <w:r>
        <w:t xml:space="preserve">I lost all respect for him after </w:t>
      </w:r>
      <w:r w:rsidR="00CB3073">
        <w:t>that,</w:t>
      </w:r>
      <w:r>
        <w:t xml:space="preserve"> and it showed.  </w:t>
      </w:r>
    </w:p>
    <w:p w14:paraId="17E01AF4" w14:textId="77777777" w:rsidR="004B31B3" w:rsidRPr="004B31B3" w:rsidRDefault="004B31B3" w:rsidP="004B31B3">
      <w:pPr>
        <w:pStyle w:val="body"/>
        <w:rPr>
          <w:ins w:id="9893" w:author="Copy Editor" w:date="2026-10-08T03:19:00Z"/>
          <w:b/>
          <w:bCs/>
          <w:lang w:val="en-US"/>
        </w:rPr>
      </w:pPr>
      <w:ins w:id="9894" w:author="Copy Editor" w:date="2026-10-08T03:19:00Z">
        <w:r w:rsidRPr="004B31B3">
          <w:rPr>
            <w:b/>
            <w:bCs/>
            <w:lang w:val="en-US"/>
          </w:rPr>
          <w:t>INT. TA UNIT – DAY</w:t>
        </w:r>
      </w:ins>
    </w:p>
    <w:p w14:paraId="0B76C15C" w14:textId="77777777" w:rsidR="004B31B3" w:rsidRPr="004B31B3" w:rsidRDefault="004B31B3" w:rsidP="004B31B3">
      <w:pPr>
        <w:pStyle w:val="body"/>
        <w:rPr>
          <w:ins w:id="9895" w:author="Copy Editor" w:date="2026-10-08T03:19:00Z"/>
          <w:lang w:val="en-US"/>
        </w:rPr>
      </w:pPr>
      <w:ins w:id="9896" w:author="Copy Editor" w:date="2026-10-08T03:19:00Z">
        <w:r w:rsidRPr="004B31B3">
          <w:rPr>
            <w:lang w:val="en-US"/>
          </w:rPr>
          <w:t>Richard is due to re-enlist in a few months.</w:t>
        </w:r>
      </w:ins>
    </w:p>
    <w:p w14:paraId="65E49B2B" w14:textId="77777777" w:rsidR="004B31B3" w:rsidRPr="004B31B3" w:rsidRDefault="004B31B3" w:rsidP="004B31B3">
      <w:pPr>
        <w:pStyle w:val="body"/>
        <w:rPr>
          <w:ins w:id="9897" w:author="Copy Editor" w:date="2026-10-08T03:19:00Z"/>
          <w:lang w:val="en-US"/>
        </w:rPr>
      </w:pPr>
      <w:ins w:id="9898" w:author="Copy Editor" w:date="2026-10-08T03:19:00Z">
        <w:r w:rsidRPr="004B31B3">
          <w:rPr>
            <w:lang w:val="en-US"/>
          </w:rPr>
          <w:t>Bob threatens to prevent it.</w:t>
        </w:r>
      </w:ins>
    </w:p>
    <w:p w14:paraId="0E21BC08" w14:textId="77777777" w:rsidR="004B31B3" w:rsidRPr="004B31B3" w:rsidRDefault="004B31B3">
      <w:pPr>
        <w:pStyle w:val="bCHARACTER"/>
        <w:rPr>
          <w:ins w:id="9899" w:author="Copy Editor" w:date="2026-10-08T03:19:00Z"/>
          <w:lang w:val="en-US"/>
        </w:rPr>
        <w:pPrChange w:id="9900" w:author="Copy Editor" w:date="2026-10-08T03:19:00Z" w16du:dateUtc="2026-10-08T00:19:00Z">
          <w:pPr>
            <w:pStyle w:val="body"/>
          </w:pPr>
        </w:pPrChange>
      </w:pPr>
      <w:ins w:id="9901" w:author="Copy Editor" w:date="2026-10-08T03:19:00Z">
        <w:r w:rsidRPr="004B31B3">
          <w:rPr>
            <w:lang w:val="en-US"/>
          </w:rPr>
          <w:t>RICHARD (V.O.)</w:t>
        </w:r>
      </w:ins>
    </w:p>
    <w:p w14:paraId="64F5D752" w14:textId="77777777" w:rsidR="00F26D0D" w:rsidRDefault="007C0FF3" w:rsidP="007617B4">
      <w:pPr>
        <w:pStyle w:val="bdialogue"/>
        <w:rPr>
          <w:ins w:id="9902" w:author="Copy Editor" w:date="2026-10-08T03:20:00Z" w16du:dateUtc="2026-10-08T00:20:00Z"/>
        </w:rPr>
      </w:pPr>
      <w:del w:id="9903" w:author="Copy Editor" w:date="2026-10-08T03:19:00Z" w16du:dateUtc="2026-10-08T00:19:00Z">
        <w:r w:rsidDel="004B31B3">
          <w:delText>I was due to re-enlist in a few months and Bob kept threatening to prevent me, b</w:delText>
        </w:r>
      </w:del>
      <w:ins w:id="9904" w:author="Copy Editor" w:date="2026-10-08T03:19:00Z" w16du:dateUtc="2026-10-08T00:19:00Z">
        <w:r w:rsidR="004B31B3">
          <w:t>B</w:t>
        </w:r>
      </w:ins>
      <w:r>
        <w:t xml:space="preserve">ut with the steady deterioration in standards under his leadership the unit wasn’t worth re-enlisting in </w:t>
      </w:r>
      <w:r w:rsidR="000E684E">
        <w:t>anyway,</w:t>
      </w:r>
      <w:r>
        <w:t xml:space="preserve"> so I wasn’t concerned. </w:t>
      </w:r>
    </w:p>
    <w:p w14:paraId="7A154A9E" w14:textId="77777777" w:rsidR="00F26D0D" w:rsidRPr="00F26D0D" w:rsidRDefault="00F26D0D" w:rsidP="00F26D0D">
      <w:pPr>
        <w:pStyle w:val="body"/>
        <w:rPr>
          <w:ins w:id="9905" w:author="Copy Editor" w:date="2026-10-08T03:20:00Z"/>
          <w:b/>
          <w:bCs/>
          <w:lang w:val="en-US"/>
        </w:rPr>
      </w:pPr>
      <w:ins w:id="9906" w:author="Copy Editor" w:date="2026-10-08T03:20:00Z">
        <w:r w:rsidRPr="00F26D0D">
          <w:rPr>
            <w:b/>
            <w:bCs/>
            <w:lang w:val="en-US"/>
          </w:rPr>
          <w:t>EXT. TA UNIT – DAY</w:t>
        </w:r>
      </w:ins>
    </w:p>
    <w:p w14:paraId="1DDC94FF" w14:textId="77777777" w:rsidR="00F26D0D" w:rsidRPr="00F26D0D" w:rsidRDefault="00F26D0D" w:rsidP="00F26D0D">
      <w:pPr>
        <w:pStyle w:val="body"/>
        <w:rPr>
          <w:ins w:id="9907" w:author="Copy Editor" w:date="2026-10-08T03:20:00Z"/>
          <w:lang w:val="en-US"/>
        </w:rPr>
      </w:pPr>
      <w:ins w:id="9908" w:author="Copy Editor" w:date="2026-10-08T03:20:00Z">
        <w:r w:rsidRPr="00F26D0D">
          <w:rPr>
            <w:lang w:val="en-US"/>
          </w:rPr>
          <w:t>A new OFFICER COMMANDING arrives.</w:t>
        </w:r>
      </w:ins>
    </w:p>
    <w:p w14:paraId="324CCF62" w14:textId="77777777" w:rsidR="00F26D0D" w:rsidRPr="00F26D0D" w:rsidRDefault="00F26D0D" w:rsidP="00F26D0D">
      <w:pPr>
        <w:pStyle w:val="body"/>
        <w:rPr>
          <w:ins w:id="9909" w:author="Copy Editor" w:date="2026-10-08T03:20:00Z"/>
          <w:lang w:val="en-US"/>
        </w:rPr>
      </w:pPr>
      <w:ins w:id="9910" w:author="Copy Editor" w:date="2026-10-08T03:20:00Z">
        <w:r w:rsidRPr="00F26D0D">
          <w:rPr>
            <w:lang w:val="en-US"/>
          </w:rPr>
          <w:t>He is based at headquarters in Portsmouth.</w:t>
        </w:r>
      </w:ins>
    </w:p>
    <w:p w14:paraId="7F077E9D" w14:textId="02890039" w:rsidR="004B31B3" w:rsidRPr="00F26D0D" w:rsidRDefault="00F26D0D">
      <w:pPr>
        <w:pStyle w:val="bCHARACTER"/>
        <w:rPr>
          <w:ins w:id="9911" w:author="Copy Editor" w:date="2026-10-08T03:20:00Z" w16du:dateUtc="2026-10-08T00:20:00Z"/>
          <w:lang w:val="en-US"/>
          <w:rPrChange w:id="9912" w:author="Copy Editor" w:date="2026-10-08T03:20:00Z" w16du:dateUtc="2026-10-08T00:20:00Z">
            <w:rPr>
              <w:ins w:id="9913" w:author="Copy Editor" w:date="2026-10-08T03:20:00Z" w16du:dateUtc="2026-10-08T00:20:00Z"/>
            </w:rPr>
          </w:rPrChange>
        </w:rPr>
        <w:pPrChange w:id="9914" w:author="Copy Editor" w:date="2026-10-08T03:20:00Z" w16du:dateUtc="2026-10-08T00:20:00Z">
          <w:pPr>
            <w:pStyle w:val="bdialogue"/>
          </w:pPr>
        </w:pPrChange>
      </w:pPr>
      <w:ins w:id="9915" w:author="Copy Editor" w:date="2026-10-08T03:20:00Z">
        <w:r w:rsidRPr="00F26D0D">
          <w:rPr>
            <w:lang w:val="en-US"/>
          </w:rPr>
          <w:t>RICHARD (V.O.)</w:t>
        </w:r>
      </w:ins>
      <w:del w:id="9916" w:author="Copy Editor" w:date="2026-10-08T03:20:00Z" w16du:dateUtc="2026-10-08T00:20:00Z">
        <w:r w:rsidR="007C0FF3" w:rsidDel="00F26D0D">
          <w:delText xml:space="preserve"> </w:delText>
        </w:r>
      </w:del>
    </w:p>
    <w:p w14:paraId="5E4BDDD6" w14:textId="50B3065A" w:rsidR="003439BF" w:rsidRDefault="007C0FF3" w:rsidP="007617B4">
      <w:pPr>
        <w:pStyle w:val="bdialogue"/>
        <w:rPr>
          <w:ins w:id="9917" w:author="Copy Editor" w:date="2026-10-08T03:20:00Z" w16du:dateUtc="2026-10-08T00:20:00Z"/>
        </w:rPr>
      </w:pPr>
      <w:r>
        <w:t>Then we had a change of Officer Commanding, he was based at headquarters in Portsmouth.  He decided to do a tour of all the outlying units to introduce himself and tell everyone how things were going to be run under command.</w:t>
      </w:r>
    </w:p>
    <w:p w14:paraId="78FD22C3" w14:textId="77777777" w:rsidR="00F26D0D" w:rsidRPr="00F26D0D" w:rsidRDefault="00F26D0D" w:rsidP="00F26D0D">
      <w:pPr>
        <w:pStyle w:val="body"/>
        <w:rPr>
          <w:ins w:id="9918" w:author="Copy Editor" w:date="2026-10-08T03:20:00Z"/>
          <w:b/>
          <w:bCs/>
          <w:lang w:val="en-US"/>
        </w:rPr>
      </w:pPr>
      <w:ins w:id="9919" w:author="Copy Editor" w:date="2026-10-08T03:20:00Z">
        <w:r w:rsidRPr="00F26D0D">
          <w:rPr>
            <w:b/>
            <w:bCs/>
            <w:lang w:val="en-US"/>
          </w:rPr>
          <w:t>INT. TA UNIT – DAY</w:t>
        </w:r>
      </w:ins>
    </w:p>
    <w:p w14:paraId="222B8003" w14:textId="77777777" w:rsidR="00F26D0D" w:rsidRPr="00F26D0D" w:rsidRDefault="00F26D0D">
      <w:pPr>
        <w:pStyle w:val="bCHARACTER"/>
        <w:rPr>
          <w:ins w:id="9920" w:author="Copy Editor" w:date="2026-10-08T03:20:00Z"/>
          <w:lang w:val="en-US"/>
        </w:rPr>
        <w:pPrChange w:id="9921" w:author="Copy Editor" w:date="2026-10-08T03:20:00Z" w16du:dateUtc="2026-10-08T00:20:00Z">
          <w:pPr>
            <w:pStyle w:val="body"/>
          </w:pPr>
        </w:pPrChange>
      </w:pPr>
      <w:ins w:id="9922" w:author="Copy Editor" w:date="2026-10-08T03:20:00Z">
        <w:r w:rsidRPr="00F26D0D">
          <w:rPr>
            <w:lang w:val="en-US"/>
          </w:rPr>
          <w:t>RICHARD (V.O.)</w:t>
        </w:r>
      </w:ins>
    </w:p>
    <w:p w14:paraId="740A684A" w14:textId="7E8CE119" w:rsidR="00F26D0D" w:rsidDel="00F26D0D" w:rsidRDefault="00F26D0D">
      <w:pPr>
        <w:pStyle w:val="body"/>
        <w:rPr>
          <w:del w:id="9923" w:author="Copy Editor" w:date="2026-10-08T03:20:00Z" w16du:dateUtc="2026-10-08T00:20:00Z"/>
        </w:rPr>
      </w:pPr>
    </w:p>
    <w:p w14:paraId="13BF9042" w14:textId="77777777" w:rsidR="00F26D0D" w:rsidRDefault="007C0FF3" w:rsidP="00F26D0D">
      <w:pPr>
        <w:pStyle w:val="bdialogue"/>
        <w:rPr>
          <w:ins w:id="9924" w:author="Copy Editor" w:date="2026-10-08T03:20:00Z" w16du:dateUtc="2026-10-08T00:20:00Z"/>
        </w:rPr>
      </w:pPr>
      <w:r>
        <w:t xml:space="preserve">It was a great weakness of the TA that the Officer Commanding was usually a regular who was more interested in progressing </w:t>
      </w:r>
      <w:r>
        <w:lastRenderedPageBreak/>
        <w:t xml:space="preserve">his own career than preparing the unit for war.  </w:t>
      </w:r>
    </w:p>
    <w:p w14:paraId="5D05D961" w14:textId="77777777" w:rsidR="00F26D0D" w:rsidRDefault="007C0FF3" w:rsidP="00F26D0D">
      <w:pPr>
        <w:pStyle w:val="bdialogue"/>
        <w:rPr>
          <w:ins w:id="9925" w:author="Copy Editor" w:date="2026-10-08T03:21:00Z" w16du:dateUtc="2026-10-08T00:21:00Z"/>
        </w:rPr>
      </w:pPr>
      <w:r>
        <w:t xml:space="preserve">This meant that he had to change everything to impress the powers that be with his enthusiasm and efficiency.  </w:t>
      </w:r>
    </w:p>
    <w:p w14:paraId="0F7CDCD4" w14:textId="77777777" w:rsidR="00351C2C" w:rsidRPr="00351C2C" w:rsidRDefault="00351C2C" w:rsidP="00351C2C">
      <w:pPr>
        <w:pStyle w:val="body"/>
        <w:rPr>
          <w:ins w:id="9926" w:author="Copy Editor" w:date="2026-10-08T03:21:00Z"/>
          <w:b/>
          <w:bCs/>
          <w:lang w:val="en-US"/>
        </w:rPr>
      </w:pPr>
      <w:ins w:id="9927" w:author="Copy Editor" w:date="2026-10-08T03:21:00Z">
        <w:r w:rsidRPr="00351C2C">
          <w:rPr>
            <w:b/>
            <w:bCs/>
            <w:lang w:val="en-US"/>
          </w:rPr>
          <w:t>INT. TA UNIT – VARIOUS</w:t>
        </w:r>
      </w:ins>
    </w:p>
    <w:p w14:paraId="44307AF8" w14:textId="77777777" w:rsidR="00351C2C" w:rsidRPr="00351C2C" w:rsidRDefault="00351C2C" w:rsidP="00351C2C">
      <w:pPr>
        <w:pStyle w:val="body"/>
        <w:rPr>
          <w:ins w:id="9928" w:author="Copy Editor" w:date="2026-10-08T03:21:00Z"/>
          <w:lang w:val="en-US"/>
        </w:rPr>
      </w:pPr>
      <w:ins w:id="9929" w:author="Copy Editor" w:date="2026-10-08T03:21:00Z">
        <w:r w:rsidRPr="00351C2C">
          <w:rPr>
            <w:lang w:val="en-US"/>
          </w:rPr>
          <w:t>Changes are imposed.</w:t>
        </w:r>
      </w:ins>
    </w:p>
    <w:p w14:paraId="12EA60A7" w14:textId="77777777" w:rsidR="00351C2C" w:rsidRPr="00351C2C" w:rsidRDefault="00351C2C" w:rsidP="00351C2C">
      <w:pPr>
        <w:pStyle w:val="body"/>
        <w:rPr>
          <w:ins w:id="9930" w:author="Copy Editor" w:date="2026-10-08T03:21:00Z"/>
          <w:lang w:val="en-US"/>
        </w:rPr>
      </w:pPr>
      <w:ins w:id="9931" w:author="Copy Editor" w:date="2026-10-08T03:21:00Z">
        <w:r w:rsidRPr="00351C2C">
          <w:rPr>
            <w:lang w:val="en-US"/>
          </w:rPr>
          <w:t>Experienced members become frustrated.</w:t>
        </w:r>
      </w:ins>
    </w:p>
    <w:p w14:paraId="448A9101" w14:textId="77777777" w:rsidR="00351C2C" w:rsidRPr="00351C2C" w:rsidRDefault="00351C2C" w:rsidP="00351C2C">
      <w:pPr>
        <w:pStyle w:val="body"/>
        <w:rPr>
          <w:ins w:id="9932" w:author="Copy Editor" w:date="2026-10-08T03:21:00Z"/>
          <w:lang w:val="en-US"/>
        </w:rPr>
      </w:pPr>
      <w:ins w:id="9933" w:author="Copy Editor" w:date="2026-10-08T03:21:00Z">
        <w:r w:rsidRPr="00351C2C">
          <w:rPr>
            <w:lang w:val="en-US"/>
          </w:rPr>
          <w:t>Some leave.</w:t>
        </w:r>
      </w:ins>
    </w:p>
    <w:p w14:paraId="12E99EE5" w14:textId="77777777" w:rsidR="00351C2C" w:rsidRPr="00351C2C" w:rsidRDefault="00351C2C">
      <w:pPr>
        <w:pStyle w:val="bCHARACTER"/>
        <w:rPr>
          <w:ins w:id="9934" w:author="Copy Editor" w:date="2026-10-08T03:21:00Z"/>
          <w:lang w:val="en-US"/>
        </w:rPr>
        <w:pPrChange w:id="9935" w:author="Copy Editor" w:date="2026-10-08T03:21:00Z" w16du:dateUtc="2026-10-08T00:21:00Z">
          <w:pPr>
            <w:pStyle w:val="body"/>
          </w:pPr>
        </w:pPrChange>
      </w:pPr>
      <w:ins w:id="9936" w:author="Copy Editor" w:date="2026-10-08T03:21:00Z">
        <w:r w:rsidRPr="00351C2C">
          <w:rPr>
            <w:lang w:val="en-US"/>
          </w:rPr>
          <w:t>RICHARD (V.O.)</w:t>
        </w:r>
      </w:ins>
    </w:p>
    <w:p w14:paraId="5344B3B2" w14:textId="77777777" w:rsidR="00351C2C" w:rsidRDefault="007C0FF3">
      <w:pPr>
        <w:pStyle w:val="bbodybeforebeat"/>
        <w:rPr>
          <w:ins w:id="9937" w:author="Copy Editor" w:date="2026-10-08T03:21:00Z" w16du:dateUtc="2026-10-08T00:21:00Z"/>
        </w:rPr>
        <w:pPrChange w:id="9938" w:author="Copy Editor" w:date="2026-10-08T03:21:00Z" w16du:dateUtc="2026-10-08T00:21:00Z">
          <w:pPr>
            <w:pStyle w:val="bdialogue"/>
          </w:pPr>
        </w:pPrChange>
      </w:pPr>
      <w:r>
        <w:t xml:space="preserve">All that </w:t>
      </w:r>
      <w:r w:rsidR="00CB3073">
        <w:t>happened</w:t>
      </w:r>
      <w:r>
        <w:t xml:space="preserve"> was that they annoyed </w:t>
      </w:r>
      <w:r w:rsidR="00CB3073">
        <w:t>a few</w:t>
      </w:r>
      <w:r>
        <w:t xml:space="preserve"> members of the unit who would then leave and replacements had to be recruited and trained.</w:t>
      </w:r>
    </w:p>
    <w:p w14:paraId="4592FB2A" w14:textId="64260793" w:rsidR="00351C2C" w:rsidRDefault="00351C2C">
      <w:pPr>
        <w:pStyle w:val="baparenthisis"/>
        <w:rPr>
          <w:ins w:id="9939" w:author="Copy Editor" w:date="2026-10-08T03:21:00Z" w16du:dateUtc="2026-10-08T00:21:00Z"/>
        </w:rPr>
        <w:pPrChange w:id="9940" w:author="Copy Editor" w:date="2026-10-08T03:21:00Z" w16du:dateUtc="2026-10-08T00:21:00Z">
          <w:pPr>
            <w:pStyle w:val="bdialogue"/>
          </w:pPr>
        </w:pPrChange>
      </w:pPr>
      <w:ins w:id="9941" w:author="Copy Editor" w:date="2026-10-08T03:21:00Z" w16du:dateUtc="2026-10-08T00:21:00Z">
        <w:r>
          <w:t>(</w:t>
        </w:r>
      </w:ins>
      <w:ins w:id="9942" w:author="Copy Editor" w:date="2026-10-08T03:21:00Z">
        <w:r w:rsidRPr="00351C2C">
          <w:t>A beat.</w:t>
        </w:r>
      </w:ins>
      <w:ins w:id="9943" w:author="Copy Editor" w:date="2026-10-08T03:21:00Z" w16du:dateUtc="2026-10-08T00:21:00Z">
        <w:r>
          <w:t>)</w:t>
        </w:r>
      </w:ins>
      <w:r w:rsidR="007C0FF3">
        <w:t xml:space="preserve"> </w:t>
      </w:r>
    </w:p>
    <w:p w14:paraId="5E4BDDD8" w14:textId="28DFF168" w:rsidR="003439BF" w:rsidRDefault="007C0FF3">
      <w:pPr>
        <w:pStyle w:val="bdialogue"/>
        <w:pPrChange w:id="9944" w:author="Copy Editor" w:date="2026-10-08T03:20:00Z" w16du:dateUtc="2026-10-08T00:20:00Z">
          <w:pPr>
            <w:pStyle w:val="body"/>
          </w:pPr>
        </w:pPrChange>
      </w:pPr>
      <w:del w:id="9945" w:author="Copy Editor" w:date="2026-10-08T03:21:00Z" w16du:dateUtc="2026-10-08T00:21:00Z">
        <w:r w:rsidDel="00351C2C">
          <w:delText xml:space="preserve"> </w:delText>
        </w:r>
      </w:del>
      <w:r>
        <w:t xml:space="preserve">Not good for achieving a steady improvement in professional standards.  </w:t>
      </w:r>
    </w:p>
    <w:p w14:paraId="04ABC03B" w14:textId="77777777" w:rsidR="00A56183" w:rsidRPr="00A56183" w:rsidRDefault="00A56183" w:rsidP="00A56183">
      <w:pPr>
        <w:pStyle w:val="body"/>
        <w:rPr>
          <w:ins w:id="9946" w:author="Copy Editor" w:date="2026-10-08T03:22:00Z"/>
          <w:b/>
          <w:bCs/>
          <w:lang w:val="en-US"/>
        </w:rPr>
      </w:pPr>
      <w:ins w:id="9947" w:author="Copy Editor" w:date="2026-10-08T03:22:00Z">
        <w:r w:rsidRPr="00A56183">
          <w:rPr>
            <w:b/>
            <w:bCs/>
            <w:lang w:val="en-US"/>
          </w:rPr>
          <w:t>INT. TA UNIT – DAY</w:t>
        </w:r>
      </w:ins>
    </w:p>
    <w:p w14:paraId="4BFA45E4" w14:textId="77777777" w:rsidR="00A56183" w:rsidRPr="00A56183" w:rsidRDefault="00A56183" w:rsidP="00A56183">
      <w:pPr>
        <w:pStyle w:val="body"/>
        <w:rPr>
          <w:ins w:id="9948" w:author="Copy Editor" w:date="2026-10-08T03:22:00Z"/>
          <w:lang w:val="en-US"/>
        </w:rPr>
      </w:pPr>
      <w:ins w:id="9949" w:author="Copy Editor" w:date="2026-10-08T03:22:00Z">
        <w:r w:rsidRPr="00A56183">
          <w:rPr>
            <w:lang w:val="en-US"/>
          </w:rPr>
          <w:t>Richard works as a parachute instructor.</w:t>
        </w:r>
      </w:ins>
    </w:p>
    <w:p w14:paraId="5B5806FB" w14:textId="77777777" w:rsidR="00A56183" w:rsidRPr="00A56183" w:rsidRDefault="00A56183">
      <w:pPr>
        <w:pStyle w:val="bCHARACTER"/>
        <w:rPr>
          <w:ins w:id="9950" w:author="Copy Editor" w:date="2026-10-08T03:22:00Z"/>
          <w:lang w:val="en-US"/>
        </w:rPr>
        <w:pPrChange w:id="9951" w:author="Copy Editor" w:date="2026-10-08T03:22:00Z" w16du:dateUtc="2026-10-08T00:22:00Z">
          <w:pPr>
            <w:pStyle w:val="body"/>
          </w:pPr>
        </w:pPrChange>
      </w:pPr>
      <w:ins w:id="9952" w:author="Copy Editor" w:date="2026-10-08T03:22:00Z">
        <w:r w:rsidRPr="00A56183">
          <w:rPr>
            <w:lang w:val="en-US"/>
          </w:rPr>
          <w:t>RICHARD (V.O.)</w:t>
        </w:r>
      </w:ins>
    </w:p>
    <w:p w14:paraId="214E7AE7" w14:textId="77777777" w:rsidR="00A56183" w:rsidRDefault="00351C2C" w:rsidP="00A56183">
      <w:pPr>
        <w:pStyle w:val="bdialogue"/>
        <w:rPr>
          <w:ins w:id="9953" w:author="Copy Editor" w:date="2026-10-08T03:22:00Z" w16du:dateUtc="2026-10-08T00:22:00Z"/>
        </w:rPr>
      </w:pPr>
      <w:ins w:id="9954" w:author="Copy Editor" w:date="2026-10-08T03:22:00Z" w16du:dateUtc="2026-10-08T00:22:00Z">
        <w:r>
          <w:t>A</w:t>
        </w:r>
      </w:ins>
      <w:del w:id="9955" w:author="Copy Editor" w:date="2026-10-08T03:22:00Z" w16du:dateUtc="2026-10-08T00:22:00Z">
        <w:r w:rsidR="007C0FF3" w:rsidDel="00351C2C">
          <w:delText>N</w:delText>
        </w:r>
      </w:del>
      <w:del w:id="9956" w:author="Copy Editor" w:date="2026-10-08T03:21:00Z" w16du:dateUtc="2026-10-08T00:21:00Z">
        <w:r w:rsidR="007C0FF3" w:rsidDel="00351C2C">
          <w:delText>ow, a</w:delText>
        </w:r>
      </w:del>
      <w:r w:rsidR="007C0FF3">
        <w:t xml:space="preserve">s a parachute instructor my job was to make sure the lads didn’t kill themselves with stupid antics when parachuting.  </w:t>
      </w:r>
    </w:p>
    <w:p w14:paraId="7DF868E9" w14:textId="77777777" w:rsidR="00A56183" w:rsidRDefault="007C0FF3" w:rsidP="00A56183">
      <w:pPr>
        <w:pStyle w:val="bdialogue"/>
        <w:rPr>
          <w:ins w:id="9957" w:author="Copy Editor" w:date="2026-10-08T03:22:00Z" w16du:dateUtc="2026-10-08T00:22:00Z"/>
        </w:rPr>
      </w:pPr>
      <w:r>
        <w:t>As an example,</w:t>
      </w:r>
      <w:del w:id="9958" w:author="Copy Editor" w:date="2026-10-08T03:22:00Z" w16du:dateUtc="2026-10-08T00:22:00Z">
        <w:r w:rsidDel="00A56183">
          <w:delText xml:space="preserve"> </w:delText>
        </w:r>
      </w:del>
      <w:ins w:id="9959" w:author="Copy Editor" w:date="2026-10-08T03:22:00Z" w16du:dateUtc="2026-10-08T00:22:00Z">
        <w:r w:rsidR="00A56183">
          <w:t xml:space="preserve"> </w:t>
        </w:r>
      </w:ins>
      <w:r>
        <w:t xml:space="preserve">when I first joined the paras most of the parachuting equipment was administered by the air force, pretty much the only thing the army was allowed to do was look after the life jackets.  </w:t>
      </w:r>
    </w:p>
    <w:p w14:paraId="0D18A293" w14:textId="77777777" w:rsidR="00A56183" w:rsidRDefault="007C0FF3" w:rsidP="00A56183">
      <w:pPr>
        <w:pStyle w:val="bdialogue"/>
        <w:rPr>
          <w:ins w:id="9960" w:author="Copy Editor" w:date="2026-10-08T03:23:00Z" w16du:dateUtc="2026-10-08T00:23:00Z"/>
        </w:rPr>
      </w:pPr>
      <w:r>
        <w:t xml:space="preserve">If you were flying over water, or the aircraft doors were open within five miles of water, life jackets had to be worn.  </w:t>
      </w:r>
    </w:p>
    <w:p w14:paraId="574BA8A7" w14:textId="77777777" w:rsidR="00066C5B" w:rsidRDefault="007C0FF3" w:rsidP="00A56183">
      <w:pPr>
        <w:pStyle w:val="bdialogue"/>
        <w:rPr>
          <w:ins w:id="9961" w:author="Copy Editor" w:date="2026-10-08T03:23:00Z" w16du:dateUtc="2026-10-08T00:23:00Z"/>
        </w:rPr>
      </w:pPr>
      <w:r>
        <w:lastRenderedPageBreak/>
        <w:t xml:space="preserve">You’d be issued with a life jacket and a CO2 bottle from </w:t>
      </w:r>
      <w:r w:rsidR="00CB3073">
        <w:t>stores,</w:t>
      </w:r>
      <w:r>
        <w:t xml:space="preserve"> and you had to screw the gas bottle in place yourself. </w:t>
      </w:r>
    </w:p>
    <w:p w14:paraId="5E4BDDDA" w14:textId="2B13B98A" w:rsidR="003439BF" w:rsidRDefault="007C0FF3" w:rsidP="00A56183">
      <w:pPr>
        <w:pStyle w:val="bdialogue"/>
        <w:rPr>
          <w:ins w:id="9962" w:author="Copy Editor" w:date="2026-10-08T03:23:00Z" w16du:dateUtc="2026-10-08T00:23:00Z"/>
        </w:rPr>
      </w:pPr>
      <w:del w:id="9963" w:author="Copy Editor" w:date="2026-10-08T03:23:00Z" w16du:dateUtc="2026-10-08T00:23:00Z">
        <w:r w:rsidDel="00066C5B">
          <w:delText xml:space="preserve"> </w:delText>
        </w:r>
      </w:del>
      <w:r>
        <w:t xml:space="preserve">Also, there was a zip in the back of the life jacket so the rubber inflatable component could be extracted from the canvas </w:t>
      </w:r>
      <w:r w:rsidR="00CB3073">
        <w:t>outer and</w:t>
      </w:r>
      <w:r>
        <w:t xml:space="preserve"> serviced.  </w:t>
      </w:r>
    </w:p>
    <w:p w14:paraId="14DAA441" w14:textId="77777777" w:rsidR="00066C5B" w:rsidRPr="00066C5B" w:rsidRDefault="00066C5B" w:rsidP="00066C5B">
      <w:pPr>
        <w:pStyle w:val="body"/>
        <w:rPr>
          <w:ins w:id="9964" w:author="Copy Editor" w:date="2026-10-08T03:23:00Z"/>
          <w:b/>
          <w:bCs/>
          <w:lang w:val="en-US"/>
        </w:rPr>
      </w:pPr>
      <w:ins w:id="9965" w:author="Copy Editor" w:date="2026-10-08T03:23:00Z">
        <w:r w:rsidRPr="00066C5B">
          <w:rPr>
            <w:b/>
            <w:bCs/>
            <w:lang w:val="en-US"/>
          </w:rPr>
          <w:t>EXT. DROP ZONE – DAY</w:t>
        </w:r>
      </w:ins>
    </w:p>
    <w:p w14:paraId="22DC0132" w14:textId="77777777" w:rsidR="00066C5B" w:rsidRPr="00066C5B" w:rsidRDefault="00066C5B" w:rsidP="00066C5B">
      <w:pPr>
        <w:pStyle w:val="body"/>
        <w:rPr>
          <w:ins w:id="9966" w:author="Copy Editor" w:date="2026-10-08T03:23:00Z"/>
          <w:lang w:val="en-US"/>
        </w:rPr>
      </w:pPr>
      <w:ins w:id="9967" w:author="Copy Editor" w:date="2026-10-08T03:23:00Z">
        <w:r w:rsidRPr="00066C5B">
          <w:rPr>
            <w:lang w:val="en-US"/>
          </w:rPr>
          <w:t>A memory from the Bold Guard exercise.</w:t>
        </w:r>
      </w:ins>
    </w:p>
    <w:p w14:paraId="6D269BC0" w14:textId="77777777" w:rsidR="00066C5B" w:rsidRPr="00066C5B" w:rsidRDefault="00066C5B">
      <w:pPr>
        <w:pStyle w:val="bCHARACTER"/>
        <w:rPr>
          <w:ins w:id="9968" w:author="Copy Editor" w:date="2026-10-08T03:23:00Z"/>
          <w:lang w:val="en-US"/>
        </w:rPr>
        <w:pPrChange w:id="9969" w:author="Copy Editor" w:date="2026-10-08T03:23:00Z" w16du:dateUtc="2026-10-08T00:23:00Z">
          <w:pPr>
            <w:pStyle w:val="body"/>
          </w:pPr>
        </w:pPrChange>
      </w:pPr>
      <w:ins w:id="9970" w:author="Copy Editor" w:date="2026-10-08T03:23:00Z">
        <w:r w:rsidRPr="00066C5B">
          <w:rPr>
            <w:lang w:val="en-US"/>
          </w:rPr>
          <w:t>RICHARD (V.O.)</w:t>
        </w:r>
      </w:ins>
    </w:p>
    <w:p w14:paraId="1AE0B246" w14:textId="26E44DAB" w:rsidR="00066C5B" w:rsidDel="00AF6A88" w:rsidRDefault="00066C5B" w:rsidP="00066C5B">
      <w:pPr>
        <w:pStyle w:val="body"/>
        <w:rPr>
          <w:del w:id="9971" w:author="Copy Editor" w:date="2026-10-08T03:23:00Z" w16du:dateUtc="2026-10-08T00:23:00Z"/>
        </w:rPr>
      </w:pPr>
    </w:p>
    <w:p w14:paraId="71AB5BBD" w14:textId="77777777" w:rsidR="00AF6A88" w:rsidRDefault="007C0FF3" w:rsidP="00AF6A88">
      <w:pPr>
        <w:pStyle w:val="bdialogue"/>
        <w:rPr>
          <w:ins w:id="9972" w:author="Copy Editor" w:date="2026-10-08T03:23:00Z" w16du:dateUtc="2026-10-08T00:23:00Z"/>
        </w:rPr>
      </w:pPr>
      <w:r>
        <w:t xml:space="preserve">Before I went on my parachute course the battalion went on exercise Bold Guard.  </w:t>
      </w:r>
    </w:p>
    <w:p w14:paraId="2239FACE" w14:textId="77777777" w:rsidR="00AF6A88" w:rsidRDefault="007C0FF3" w:rsidP="00AF6A88">
      <w:pPr>
        <w:pStyle w:val="bdialogue"/>
        <w:rPr>
          <w:ins w:id="9973" w:author="Copy Editor" w:date="2026-10-08T03:24:00Z" w16du:dateUtc="2026-10-08T00:24:00Z"/>
        </w:rPr>
      </w:pPr>
      <w:r>
        <w:t xml:space="preserve">The drop was delayed by twelve hours because of mist on the drop </w:t>
      </w:r>
      <w:r w:rsidR="00CB3073">
        <w:t>zone,</w:t>
      </w:r>
      <w:r>
        <w:t xml:space="preserve"> so the drop was at last light instead of dawn. </w:t>
      </w:r>
    </w:p>
    <w:p w14:paraId="1AF44535" w14:textId="77777777" w:rsidR="00AF6A88" w:rsidRPr="00AF6A88" w:rsidRDefault="00AF6A88" w:rsidP="00AF6A88">
      <w:pPr>
        <w:pStyle w:val="body"/>
        <w:rPr>
          <w:ins w:id="9974" w:author="Copy Editor" w:date="2026-10-08T03:24:00Z"/>
          <w:b/>
          <w:bCs/>
          <w:lang w:val="en-US"/>
        </w:rPr>
      </w:pPr>
      <w:ins w:id="9975" w:author="Copy Editor" w:date="2026-10-08T03:24:00Z">
        <w:r w:rsidRPr="00AF6A88">
          <w:rPr>
            <w:b/>
            <w:bCs/>
            <w:lang w:val="en-US"/>
          </w:rPr>
          <w:t>EXT. AIRCRAFT – DUSK</w:t>
        </w:r>
      </w:ins>
    </w:p>
    <w:p w14:paraId="280FC850" w14:textId="77777777" w:rsidR="00AF6A88" w:rsidRPr="00AF6A88" w:rsidRDefault="00AF6A88" w:rsidP="00AF6A88">
      <w:pPr>
        <w:pStyle w:val="body"/>
        <w:rPr>
          <w:ins w:id="9976" w:author="Copy Editor" w:date="2026-10-08T03:24:00Z"/>
          <w:lang w:val="en-US"/>
        </w:rPr>
      </w:pPr>
      <w:ins w:id="9977" w:author="Copy Editor" w:date="2026-10-08T03:24:00Z">
        <w:r w:rsidRPr="00AF6A88">
          <w:rPr>
            <w:lang w:val="en-US"/>
          </w:rPr>
          <w:t>Aircraft fly over the Kiel Canal.</w:t>
        </w:r>
      </w:ins>
    </w:p>
    <w:p w14:paraId="28E67CA7" w14:textId="4979DAF9" w:rsidR="00AF6A88" w:rsidRPr="00E206B4" w:rsidRDefault="00AF6A88">
      <w:pPr>
        <w:pStyle w:val="bCHARACTER"/>
        <w:rPr>
          <w:ins w:id="9978" w:author="Copy Editor" w:date="2026-10-08T03:23:00Z" w16du:dateUtc="2026-10-08T00:23:00Z"/>
          <w:lang w:val="en-US"/>
          <w:rPrChange w:id="9979" w:author="Copy Editor" w:date="2026-10-08T03:24:00Z" w16du:dateUtc="2026-10-08T00:24:00Z">
            <w:rPr>
              <w:ins w:id="9980" w:author="Copy Editor" w:date="2026-10-08T03:23:00Z" w16du:dateUtc="2026-10-08T00:23:00Z"/>
            </w:rPr>
          </w:rPrChange>
        </w:rPr>
        <w:pPrChange w:id="9981" w:author="Copy Editor" w:date="2026-10-08T03:24:00Z" w16du:dateUtc="2026-10-08T00:24:00Z">
          <w:pPr>
            <w:pStyle w:val="bdialogue"/>
          </w:pPr>
        </w:pPrChange>
      </w:pPr>
      <w:ins w:id="9982" w:author="Copy Editor" w:date="2026-10-08T03:24:00Z">
        <w:r w:rsidRPr="00AF6A88">
          <w:rPr>
            <w:lang w:val="en-US"/>
          </w:rPr>
          <w:t>RICHARD (V.O.)</w:t>
        </w:r>
      </w:ins>
      <w:del w:id="9983" w:author="Copy Editor" w:date="2026-10-08T03:24:00Z" w16du:dateUtc="2026-10-08T00:24:00Z">
        <w:r w:rsidR="007C0FF3" w:rsidDel="00E206B4">
          <w:delText xml:space="preserve">  </w:delText>
        </w:r>
      </w:del>
    </w:p>
    <w:p w14:paraId="11B29FBE" w14:textId="77777777" w:rsidR="00AF6A88" w:rsidRDefault="007C0FF3" w:rsidP="00AF6A88">
      <w:pPr>
        <w:pStyle w:val="bdialogue"/>
        <w:rPr>
          <w:ins w:id="9984" w:author="Copy Editor" w:date="2026-10-08T03:24:00Z" w16du:dateUtc="2026-10-08T00:24:00Z"/>
        </w:rPr>
      </w:pPr>
      <w:r>
        <w:t xml:space="preserve">The aircraft flew in over the Kiel Canal and once clear of the waterway started dropping.  </w:t>
      </w:r>
    </w:p>
    <w:p w14:paraId="2BD90A3B" w14:textId="77777777" w:rsidR="00E206B4" w:rsidRDefault="007C0FF3" w:rsidP="00AF6A88">
      <w:pPr>
        <w:pStyle w:val="bdialogue"/>
        <w:rPr>
          <w:ins w:id="9985" w:author="Copy Editor" w:date="2026-10-08T03:24:00Z" w16du:dateUtc="2026-10-08T00:24:00Z"/>
        </w:rPr>
      </w:pPr>
      <w:r>
        <w:t xml:space="preserve">Something went wrong and the aircraft all started dropping early.  </w:t>
      </w:r>
    </w:p>
    <w:p w14:paraId="09F6AA5F" w14:textId="77777777" w:rsidR="00E206B4" w:rsidRDefault="007C0FF3" w:rsidP="00AF6A88">
      <w:pPr>
        <w:pStyle w:val="bdialogue"/>
        <w:rPr>
          <w:ins w:id="9986" w:author="Copy Editor" w:date="2026-10-08T03:24:00Z" w16du:dateUtc="2026-10-08T00:24:00Z"/>
        </w:rPr>
      </w:pPr>
      <w:r>
        <w:t xml:space="preserve">27 went in the Keil canal of whom six drowned.  </w:t>
      </w:r>
    </w:p>
    <w:p w14:paraId="27460919" w14:textId="77777777" w:rsidR="00E206B4" w:rsidRPr="00E206B4" w:rsidRDefault="00E206B4" w:rsidP="00E206B4">
      <w:pPr>
        <w:pStyle w:val="body"/>
        <w:rPr>
          <w:ins w:id="9987" w:author="Copy Editor" w:date="2026-10-08T03:24:00Z"/>
          <w:b/>
          <w:bCs/>
          <w:lang w:val="en-US"/>
        </w:rPr>
      </w:pPr>
      <w:ins w:id="9988" w:author="Copy Editor" w:date="2026-10-08T03:24:00Z">
        <w:r w:rsidRPr="00E206B4">
          <w:rPr>
            <w:b/>
            <w:bCs/>
            <w:lang w:val="en-US"/>
          </w:rPr>
          <w:t>EXT. KIEL CANAL – LATER</w:t>
        </w:r>
      </w:ins>
    </w:p>
    <w:p w14:paraId="44D7CAF7" w14:textId="77777777" w:rsidR="00E206B4" w:rsidRPr="00E206B4" w:rsidRDefault="00E206B4" w:rsidP="00E206B4">
      <w:pPr>
        <w:pStyle w:val="body"/>
        <w:rPr>
          <w:ins w:id="9989" w:author="Copy Editor" w:date="2026-10-08T03:24:00Z"/>
          <w:lang w:val="en-US"/>
        </w:rPr>
      </w:pPr>
      <w:ins w:id="9990" w:author="Copy Editor" w:date="2026-10-08T03:24:00Z">
        <w:r w:rsidRPr="00E206B4">
          <w:rPr>
            <w:lang w:val="en-US"/>
          </w:rPr>
          <w:t>A life jacket lies among the equipment.</w:t>
        </w:r>
      </w:ins>
    </w:p>
    <w:p w14:paraId="25923921" w14:textId="77777777" w:rsidR="00E206B4" w:rsidRPr="00E206B4" w:rsidRDefault="00E206B4">
      <w:pPr>
        <w:pStyle w:val="bCHARACTER"/>
        <w:rPr>
          <w:ins w:id="9991" w:author="Copy Editor" w:date="2026-10-08T03:24:00Z"/>
          <w:lang w:val="en-US"/>
        </w:rPr>
        <w:pPrChange w:id="9992" w:author="Copy Editor" w:date="2026-10-08T03:24:00Z" w16du:dateUtc="2026-10-08T00:24:00Z">
          <w:pPr>
            <w:pStyle w:val="body"/>
          </w:pPr>
        </w:pPrChange>
      </w:pPr>
      <w:ins w:id="9993" w:author="Copy Editor" w:date="2026-10-08T03:24:00Z">
        <w:r w:rsidRPr="00E206B4">
          <w:rPr>
            <w:lang w:val="en-US"/>
          </w:rPr>
          <w:t>RICHARD (V.O.)</w:t>
        </w:r>
      </w:ins>
    </w:p>
    <w:p w14:paraId="45DF3470" w14:textId="77777777" w:rsidR="00C024CA" w:rsidRDefault="007C0FF3">
      <w:pPr>
        <w:pStyle w:val="bbodybeforebeat"/>
        <w:rPr>
          <w:ins w:id="9994" w:author="Copy Editor" w:date="2026-10-08T03:25:00Z" w16du:dateUtc="2026-10-08T00:25:00Z"/>
        </w:rPr>
        <w:pPrChange w:id="9995" w:author="Copy Editor" w:date="2026-10-08T03:25:00Z" w16du:dateUtc="2026-10-08T00:25:00Z">
          <w:pPr>
            <w:pStyle w:val="bdialogue"/>
          </w:pPr>
        </w:pPrChange>
      </w:pPr>
      <w:r>
        <w:t xml:space="preserve">One, who I knew personally, was found to have put his belt, beret and paperback book inside the canvas outer of his life jacket and when he </w:t>
      </w:r>
      <w:r>
        <w:lastRenderedPageBreak/>
        <w:t xml:space="preserve">inflated it the gas couldn’t flow to the other side of the inflatable bladder and it burst.  </w:t>
      </w:r>
    </w:p>
    <w:p w14:paraId="67BDA3F7" w14:textId="230BCCBD" w:rsidR="00C024CA" w:rsidRDefault="00C024CA">
      <w:pPr>
        <w:pStyle w:val="baparenthisis"/>
        <w:rPr>
          <w:ins w:id="9996" w:author="Copy Editor" w:date="2026-10-08T03:25:00Z" w16du:dateUtc="2026-10-08T00:25:00Z"/>
        </w:rPr>
        <w:pPrChange w:id="9997" w:author="Copy Editor" w:date="2026-10-08T03:25:00Z" w16du:dateUtc="2026-10-08T00:25:00Z">
          <w:pPr>
            <w:pStyle w:val="bdialogue"/>
          </w:pPr>
        </w:pPrChange>
      </w:pPr>
      <w:ins w:id="9998" w:author="Copy Editor" w:date="2026-10-08T03:25:00Z" w16du:dateUtc="2026-10-08T00:25:00Z">
        <w:r>
          <w:t>(</w:t>
        </w:r>
      </w:ins>
      <w:ins w:id="9999" w:author="Copy Editor" w:date="2026-10-08T03:25:00Z">
        <w:r w:rsidRPr="00C024CA">
          <w:t>A beat.</w:t>
        </w:r>
      </w:ins>
      <w:ins w:id="10000" w:author="Copy Editor" w:date="2026-10-08T03:25:00Z" w16du:dateUtc="2026-10-08T00:25:00Z">
        <w:r>
          <w:t>)</w:t>
        </w:r>
      </w:ins>
    </w:p>
    <w:p w14:paraId="1F468936" w14:textId="77777777" w:rsidR="00C024CA" w:rsidRDefault="007C0FF3" w:rsidP="00AF6A88">
      <w:pPr>
        <w:pStyle w:val="bdialogue"/>
        <w:rPr>
          <w:ins w:id="10001" w:author="Copy Editor" w:date="2026-10-08T03:25:00Z" w16du:dateUtc="2026-10-08T00:25:00Z"/>
        </w:rPr>
      </w:pPr>
      <w:r>
        <w:t xml:space="preserve">He couldn’t swim and drowned.  </w:t>
      </w:r>
    </w:p>
    <w:p w14:paraId="4E64CBEE" w14:textId="77777777" w:rsidR="00EB74B1" w:rsidRPr="00EB74B1" w:rsidRDefault="00EB74B1" w:rsidP="00EB74B1">
      <w:pPr>
        <w:pStyle w:val="body"/>
        <w:rPr>
          <w:ins w:id="10002" w:author="Copy Editor" w:date="2026-10-08T03:25:00Z"/>
          <w:b/>
          <w:bCs/>
          <w:lang w:val="en-US"/>
        </w:rPr>
      </w:pPr>
      <w:ins w:id="10003" w:author="Copy Editor" w:date="2026-10-08T03:25:00Z">
        <w:r w:rsidRPr="00EB74B1">
          <w:rPr>
            <w:b/>
            <w:bCs/>
            <w:lang w:val="en-US"/>
          </w:rPr>
          <w:t>INT. TA EQUIPMENT STORE – DAY</w:t>
        </w:r>
      </w:ins>
    </w:p>
    <w:p w14:paraId="0BF038D0" w14:textId="77777777" w:rsidR="00EB74B1" w:rsidRPr="00EB74B1" w:rsidRDefault="00EB74B1" w:rsidP="00EB74B1">
      <w:pPr>
        <w:pStyle w:val="body"/>
        <w:rPr>
          <w:ins w:id="10004" w:author="Copy Editor" w:date="2026-10-08T03:25:00Z"/>
          <w:lang w:val="en-US"/>
        </w:rPr>
      </w:pPr>
      <w:ins w:id="10005" w:author="Copy Editor" w:date="2026-10-08T03:25:00Z">
        <w:r w:rsidRPr="00EB74B1">
          <w:rPr>
            <w:lang w:val="en-US"/>
          </w:rPr>
          <w:t>The life jackets are now under Air Force control.</w:t>
        </w:r>
      </w:ins>
    </w:p>
    <w:p w14:paraId="19C044C1" w14:textId="77777777" w:rsidR="00EB74B1" w:rsidRPr="00EB74B1" w:rsidRDefault="00EB74B1">
      <w:pPr>
        <w:pStyle w:val="bCHARACTER"/>
        <w:rPr>
          <w:ins w:id="10006" w:author="Copy Editor" w:date="2026-10-08T03:25:00Z"/>
          <w:lang w:val="en-US"/>
        </w:rPr>
        <w:pPrChange w:id="10007" w:author="Copy Editor" w:date="2026-10-08T03:25:00Z" w16du:dateUtc="2026-10-08T00:25:00Z">
          <w:pPr>
            <w:pStyle w:val="body"/>
          </w:pPr>
        </w:pPrChange>
      </w:pPr>
      <w:ins w:id="10008" w:author="Copy Editor" w:date="2026-10-08T03:25:00Z">
        <w:r w:rsidRPr="00EB74B1">
          <w:rPr>
            <w:lang w:val="en-US"/>
          </w:rPr>
          <w:t>RICHARD (V.O.)</w:t>
        </w:r>
      </w:ins>
    </w:p>
    <w:p w14:paraId="5E4BDDDC" w14:textId="6B6FEE90" w:rsidR="003439BF" w:rsidRDefault="007C0FF3">
      <w:pPr>
        <w:pStyle w:val="bdialogue"/>
        <w:pPrChange w:id="10009" w:author="Copy Editor" w:date="2026-10-08T03:23:00Z" w16du:dateUtc="2026-10-08T00:23:00Z">
          <w:pPr>
            <w:pStyle w:val="body"/>
          </w:pPr>
        </w:pPrChange>
      </w:pPr>
      <w:r>
        <w:t>After that the life jackets were put under air force control, the gas bottles were pre fitted with a thread tie to indicate if they hadn’t been tampered with, and another thread tie was fitted to the zip in the rear of the canvas outer.</w:t>
      </w:r>
    </w:p>
    <w:p w14:paraId="59822E69" w14:textId="77777777" w:rsidR="002B4F9F" w:rsidRPr="002B4F9F" w:rsidRDefault="002B4F9F">
      <w:pPr>
        <w:pStyle w:val="aSCENEHEAD"/>
        <w:rPr>
          <w:ins w:id="10010" w:author="Copy Editor" w:date="2026-10-08T03:26:00Z"/>
          <w:lang w:val="en-US"/>
        </w:rPr>
        <w:pPrChange w:id="10011" w:author="Copy Editor" w:date="2026-10-08T03:26:00Z" w16du:dateUtc="2026-10-08T00:26:00Z">
          <w:pPr>
            <w:pStyle w:val="bdialogue"/>
          </w:pPr>
        </w:pPrChange>
      </w:pPr>
      <w:ins w:id="10012" w:author="Copy Editor" w:date="2026-10-08T03:26:00Z">
        <w:r w:rsidRPr="002B4F9F">
          <w:rPr>
            <w:lang w:val="en-US"/>
          </w:rPr>
          <w:t>INT. TA UNIT – DAY</w:t>
        </w:r>
      </w:ins>
    </w:p>
    <w:p w14:paraId="723B6276" w14:textId="77777777" w:rsidR="002B4F9F" w:rsidRPr="002B4F9F" w:rsidRDefault="002B4F9F">
      <w:pPr>
        <w:pStyle w:val="body"/>
        <w:rPr>
          <w:ins w:id="10013" w:author="Copy Editor" w:date="2026-10-08T03:26:00Z"/>
          <w:lang w:val="en-US"/>
        </w:rPr>
        <w:pPrChange w:id="10014" w:author="Copy Editor" w:date="2026-10-08T03:26:00Z" w16du:dateUtc="2026-10-08T00:26:00Z">
          <w:pPr>
            <w:pStyle w:val="bdialogue"/>
          </w:pPr>
        </w:pPrChange>
      </w:pPr>
      <w:ins w:id="10015" w:author="Copy Editor" w:date="2026-10-08T03:26:00Z">
        <w:r w:rsidRPr="002B4F9F">
          <w:rPr>
            <w:lang w:val="en-US"/>
          </w:rPr>
          <w:t>Richard remembers advice from one of the old sweats.</w:t>
        </w:r>
      </w:ins>
    </w:p>
    <w:p w14:paraId="6B3D2D6B" w14:textId="77777777" w:rsidR="002B4F9F" w:rsidRPr="002B4F9F" w:rsidRDefault="002B4F9F">
      <w:pPr>
        <w:pStyle w:val="body"/>
        <w:rPr>
          <w:ins w:id="10016" w:author="Copy Editor" w:date="2026-10-08T03:26:00Z"/>
          <w:lang w:val="en-US"/>
        </w:rPr>
        <w:pPrChange w:id="10017" w:author="Copy Editor" w:date="2026-10-08T03:26:00Z" w16du:dateUtc="2026-10-08T00:26:00Z">
          <w:pPr>
            <w:pStyle w:val="bdialogue"/>
          </w:pPr>
        </w:pPrChange>
      </w:pPr>
      <w:ins w:id="10018" w:author="Copy Editor" w:date="2026-10-08T03:26:00Z">
        <w:r w:rsidRPr="002B4F9F">
          <w:rPr>
            <w:lang w:val="en-US"/>
          </w:rPr>
          <w:t>OLD SWEAT</w:t>
        </w:r>
      </w:ins>
    </w:p>
    <w:p w14:paraId="25045915" w14:textId="77777777" w:rsidR="002B4F9F" w:rsidRPr="002B4F9F" w:rsidRDefault="002B4F9F">
      <w:pPr>
        <w:pStyle w:val="body"/>
        <w:rPr>
          <w:ins w:id="10019" w:author="Copy Editor" w:date="2026-10-08T03:26:00Z"/>
          <w:lang w:val="en-US"/>
        </w:rPr>
        <w:pPrChange w:id="10020" w:author="Copy Editor" w:date="2026-10-08T03:26:00Z" w16du:dateUtc="2026-10-08T00:26:00Z">
          <w:pPr>
            <w:pStyle w:val="bdialogue"/>
          </w:pPr>
        </w:pPrChange>
      </w:pPr>
      <w:ins w:id="10021" w:author="Copy Editor" w:date="2026-10-08T03:26:00Z">
        <w:r w:rsidRPr="002B4F9F">
          <w:rPr>
            <w:lang w:val="en-US"/>
          </w:rPr>
          <w:t>Undo the gas cylinder two turns so that it can’t accidentally inflate in the aircraft.</w:t>
        </w:r>
      </w:ins>
    </w:p>
    <w:p w14:paraId="32DA542B" w14:textId="77777777" w:rsidR="002B4F9F" w:rsidRPr="002B4F9F" w:rsidRDefault="002B4F9F">
      <w:pPr>
        <w:pStyle w:val="body"/>
        <w:rPr>
          <w:ins w:id="10022" w:author="Copy Editor" w:date="2026-10-08T03:26:00Z"/>
          <w:lang w:val="en-US"/>
        </w:rPr>
        <w:pPrChange w:id="10023" w:author="Copy Editor" w:date="2026-10-08T03:26:00Z" w16du:dateUtc="2026-10-08T00:26:00Z">
          <w:pPr>
            <w:pStyle w:val="bdialogue"/>
          </w:pPr>
        </w:pPrChange>
      </w:pPr>
      <w:ins w:id="10024" w:author="Copy Editor" w:date="2026-10-08T03:26:00Z">
        <w:r w:rsidRPr="002B4F9F">
          <w:rPr>
            <w:lang w:val="en-US"/>
          </w:rPr>
          <w:t>Richard looks at him.</w:t>
        </w:r>
      </w:ins>
    </w:p>
    <w:p w14:paraId="5E4BDDDE" w14:textId="70FE594D" w:rsidR="003439BF" w:rsidRDefault="002B4F9F">
      <w:pPr>
        <w:pStyle w:val="bCHARACTER"/>
        <w:pPrChange w:id="10025" w:author="Copy Editor" w:date="2026-10-08T03:26:00Z" w16du:dateUtc="2026-10-08T00:26:00Z">
          <w:pPr>
            <w:pStyle w:val="body"/>
          </w:pPr>
        </w:pPrChange>
      </w:pPr>
      <w:ins w:id="10026" w:author="Copy Editor" w:date="2026-10-08T03:26:00Z">
        <w:r w:rsidRPr="002B4F9F">
          <w:t>RICHARD</w:t>
        </w:r>
      </w:ins>
      <w:del w:id="10027" w:author="Copy Editor" w:date="2026-10-08T03:26:00Z" w16du:dateUtc="2026-10-08T00:26:00Z">
        <w:r w:rsidR="007C0FF3" w:rsidDel="002B4F9F">
          <w:delText>I distinctly remember being advised by one of the old sweats to undo the gas cylinder two turns so that it couldn’t accidentally inflate in the aircraft.</w:delText>
        </w:r>
      </w:del>
    </w:p>
    <w:p w14:paraId="5E4BDDDF" w14:textId="77777777" w:rsidR="003439BF" w:rsidRDefault="007C0FF3" w:rsidP="004B3D80">
      <w:pPr>
        <w:pStyle w:val="bdialogue"/>
        <w:rPr>
          <w:ins w:id="10028" w:author="Copy Editor" w:date="2026-10-08T03:27:00Z" w16du:dateUtc="2026-10-08T00:27:00Z"/>
        </w:rPr>
      </w:pPr>
      <w:del w:id="10029" w:author="Copy Editor" w:date="2026-10-08T03:26:00Z" w16du:dateUtc="2026-10-08T00:26:00Z">
        <w:r w:rsidDel="002B4F9F">
          <w:delText>“</w:delText>
        </w:r>
      </w:del>
      <w:r>
        <w:t>What if you find yourself over water and need to inflate it?!</w:t>
      </w:r>
    </w:p>
    <w:p w14:paraId="4AA7AC76" w14:textId="77777777" w:rsidR="002B4F9F" w:rsidRPr="002B4F9F" w:rsidRDefault="002B4F9F">
      <w:pPr>
        <w:pStyle w:val="bCHARACTER"/>
        <w:rPr>
          <w:ins w:id="10030" w:author="Copy Editor" w:date="2026-10-08T03:27:00Z" w16du:dateUtc="2026-10-08T00:27:00Z"/>
          <w:lang w:val="en-US"/>
        </w:rPr>
        <w:pPrChange w:id="10031" w:author="Copy Editor" w:date="2026-10-08T03:27:00Z" w16du:dateUtc="2026-10-08T00:27:00Z">
          <w:pPr>
            <w:pStyle w:val="body"/>
          </w:pPr>
        </w:pPrChange>
      </w:pPr>
      <w:ins w:id="10032" w:author="Copy Editor" w:date="2026-10-08T03:27:00Z" w16du:dateUtc="2026-10-08T00:27:00Z">
        <w:r w:rsidRPr="002B4F9F">
          <w:rPr>
            <w:lang w:val="en-US"/>
          </w:rPr>
          <w:t>OLD SWEAT</w:t>
        </w:r>
      </w:ins>
    </w:p>
    <w:p w14:paraId="077990DF" w14:textId="7C8E3596" w:rsidR="002B4F9F" w:rsidDel="00F72F64" w:rsidRDefault="002B4F9F" w:rsidP="004B3D80">
      <w:pPr>
        <w:pStyle w:val="bdialogue"/>
        <w:rPr>
          <w:del w:id="10033" w:author="Copy Editor" w:date="2026-10-08T03:27:00Z" w16du:dateUtc="2026-10-08T00:27:00Z"/>
        </w:rPr>
      </w:pPr>
    </w:p>
    <w:p w14:paraId="5E4BDDE0" w14:textId="66665DCA" w:rsidR="003439BF" w:rsidRDefault="007C0FF3" w:rsidP="004B3D80">
      <w:pPr>
        <w:pStyle w:val="bdialogue"/>
        <w:rPr>
          <w:ins w:id="10034" w:author="Copy Editor" w:date="2026-10-08T03:27:00Z" w16du:dateUtc="2026-10-08T00:27:00Z"/>
        </w:rPr>
      </w:pPr>
      <w:del w:id="10035" w:author="Copy Editor" w:date="2026-10-08T03:27:00Z" w16du:dateUtc="2026-10-08T00:27:00Z">
        <w:r w:rsidDel="00F72F64">
          <w:delText>“</w:delText>
        </w:r>
      </w:del>
      <w:r>
        <w:t>Just do it up two turns before you pull the inflation cord.</w:t>
      </w:r>
      <w:del w:id="10036" w:author="Copy Editor" w:date="2026-10-08T03:27:00Z" w16du:dateUtc="2026-10-08T00:27:00Z">
        <w:r w:rsidDel="00F72F64">
          <w:delText>”</w:delText>
        </w:r>
      </w:del>
    </w:p>
    <w:p w14:paraId="1619274A" w14:textId="77777777" w:rsidR="00F72F64" w:rsidRPr="00F72F64" w:rsidRDefault="00F72F64" w:rsidP="00F72F64">
      <w:pPr>
        <w:pStyle w:val="body"/>
        <w:rPr>
          <w:ins w:id="10037" w:author="Copy Editor" w:date="2026-10-08T03:27:00Z"/>
          <w:b/>
          <w:bCs/>
          <w:lang w:val="en-US"/>
        </w:rPr>
      </w:pPr>
      <w:ins w:id="10038" w:author="Copy Editor" w:date="2026-10-08T03:27:00Z">
        <w:r w:rsidRPr="00F72F64">
          <w:rPr>
            <w:b/>
            <w:bCs/>
            <w:lang w:val="en-US"/>
          </w:rPr>
          <w:t>EXT. AIRFIELD – DAY</w:t>
        </w:r>
      </w:ins>
    </w:p>
    <w:p w14:paraId="5E050EFC" w14:textId="77777777" w:rsidR="00F72F64" w:rsidRPr="00F72F64" w:rsidRDefault="00F72F64" w:rsidP="00F72F64">
      <w:pPr>
        <w:pStyle w:val="body"/>
        <w:rPr>
          <w:ins w:id="10039" w:author="Copy Editor" w:date="2026-10-08T03:27:00Z"/>
          <w:lang w:val="en-US"/>
        </w:rPr>
      </w:pPr>
      <w:ins w:id="10040" w:author="Copy Editor" w:date="2026-10-08T03:27:00Z">
        <w:r w:rsidRPr="00F72F64">
          <w:rPr>
            <w:lang w:val="en-US"/>
          </w:rPr>
          <w:t>Richard looks out over the drop zone.</w:t>
        </w:r>
      </w:ins>
    </w:p>
    <w:p w14:paraId="7D697F7B" w14:textId="3D5ADC91" w:rsidR="00F72F64" w:rsidRPr="00DB3D48" w:rsidRDefault="00F72F64">
      <w:pPr>
        <w:pStyle w:val="bCHARACTER"/>
        <w:rPr>
          <w:lang w:val="en-US"/>
          <w:rPrChange w:id="10041" w:author="Copy Editor" w:date="2026-10-08T03:27:00Z" w16du:dateUtc="2026-10-08T00:27:00Z">
            <w:rPr/>
          </w:rPrChange>
        </w:rPr>
        <w:pPrChange w:id="10042" w:author="Copy Editor" w:date="2026-10-08T03:27:00Z" w16du:dateUtc="2026-10-08T00:27:00Z">
          <w:pPr>
            <w:pStyle w:val="bdialogue"/>
          </w:pPr>
        </w:pPrChange>
      </w:pPr>
      <w:ins w:id="10043" w:author="Copy Editor" w:date="2026-10-08T03:27:00Z">
        <w:r w:rsidRPr="00F72F64">
          <w:rPr>
            <w:lang w:val="en-US"/>
          </w:rPr>
          <w:t>RICHARD (V.O.)</w:t>
        </w:r>
      </w:ins>
    </w:p>
    <w:p w14:paraId="33284351" w14:textId="77777777" w:rsidR="00DB3D48" w:rsidRDefault="007C0FF3">
      <w:pPr>
        <w:pStyle w:val="bbodybeforebeat"/>
        <w:rPr>
          <w:ins w:id="10044" w:author="Copy Editor" w:date="2026-10-08T03:28:00Z" w16du:dateUtc="2026-10-08T00:28:00Z"/>
        </w:rPr>
        <w:pPrChange w:id="10045" w:author="Copy Editor" w:date="2026-10-08T03:28:00Z" w16du:dateUtc="2026-10-08T00:28:00Z">
          <w:pPr>
            <w:pStyle w:val="bdialogue"/>
          </w:pPr>
        </w:pPrChange>
      </w:pPr>
      <w:r>
        <w:t xml:space="preserve">Like </w:t>
      </w:r>
      <w:r w:rsidR="00CB3073">
        <w:t>you’re</w:t>
      </w:r>
      <w:r>
        <w:t xml:space="preserve"> going to remember to do that in the highly stressful environment of </w:t>
      </w:r>
      <w:r>
        <w:lastRenderedPageBreak/>
        <w:t xml:space="preserve">suddenly discovering you are over water!  </w:t>
      </w:r>
    </w:p>
    <w:p w14:paraId="3D46287F" w14:textId="29A5DF7F" w:rsidR="00DB3D48" w:rsidRDefault="00DB3D48">
      <w:pPr>
        <w:pStyle w:val="baparenthisis"/>
        <w:rPr>
          <w:ins w:id="10046" w:author="Copy Editor" w:date="2026-10-08T03:28:00Z" w16du:dateUtc="2026-10-08T00:28:00Z"/>
        </w:rPr>
        <w:pPrChange w:id="10047" w:author="Copy Editor" w:date="2026-10-08T03:28:00Z" w16du:dateUtc="2026-10-08T00:28:00Z">
          <w:pPr>
            <w:pStyle w:val="bdialogue"/>
          </w:pPr>
        </w:pPrChange>
      </w:pPr>
      <w:ins w:id="10048" w:author="Copy Editor" w:date="2026-10-08T03:28:00Z" w16du:dateUtc="2026-10-08T00:28:00Z">
        <w:r>
          <w:t>(</w:t>
        </w:r>
      </w:ins>
      <w:ins w:id="10049" w:author="Copy Editor" w:date="2026-10-08T03:28:00Z">
        <w:r w:rsidRPr="00DB3D48">
          <w:t>A beat.</w:t>
        </w:r>
      </w:ins>
      <w:ins w:id="10050" w:author="Copy Editor" w:date="2026-10-08T03:28:00Z" w16du:dateUtc="2026-10-08T00:28:00Z">
        <w:r>
          <w:t>)</w:t>
        </w:r>
      </w:ins>
    </w:p>
    <w:p w14:paraId="5E4BDDE1" w14:textId="43ABDC1E" w:rsidR="003439BF" w:rsidRDefault="007C0FF3">
      <w:pPr>
        <w:pStyle w:val="bdialogue"/>
        <w:pPrChange w:id="10051" w:author="Copy Editor" w:date="2026-10-08T03:28:00Z" w16du:dateUtc="2026-10-08T00:28:00Z">
          <w:pPr>
            <w:pStyle w:val="body"/>
          </w:pPr>
        </w:pPrChange>
      </w:pPr>
      <w:r>
        <w:t>I always made sure mine was correctly screwed in place, that is, before the air force took over control of the life jackets.</w:t>
      </w:r>
    </w:p>
    <w:p w14:paraId="6A17E64D" w14:textId="77777777" w:rsidR="008E69CD" w:rsidRPr="008E69CD" w:rsidRDefault="008E69CD">
      <w:pPr>
        <w:pStyle w:val="aSCENEHEAD"/>
        <w:rPr>
          <w:ins w:id="10052" w:author="Copy Editor" w:date="2026-10-08T03:29:00Z"/>
          <w:lang w:val="en-US"/>
        </w:rPr>
        <w:pPrChange w:id="10053" w:author="Copy Editor" w:date="2026-10-08T03:29:00Z" w16du:dateUtc="2026-10-08T00:29:00Z">
          <w:pPr>
            <w:pStyle w:val="bdialogue"/>
          </w:pPr>
        </w:pPrChange>
      </w:pPr>
      <w:ins w:id="10054" w:author="Copy Editor" w:date="2026-10-08T03:29:00Z">
        <w:r w:rsidRPr="008E69CD">
          <w:rPr>
            <w:lang w:val="en-US"/>
          </w:rPr>
          <w:t>INT. TA UNIT – DAY</w:t>
        </w:r>
      </w:ins>
    </w:p>
    <w:p w14:paraId="31EB14CE" w14:textId="77777777" w:rsidR="008E69CD" w:rsidRPr="008E69CD" w:rsidRDefault="008E69CD">
      <w:pPr>
        <w:pStyle w:val="body"/>
        <w:rPr>
          <w:ins w:id="10055" w:author="Copy Editor" w:date="2026-10-08T03:29:00Z"/>
          <w:lang w:val="en-US"/>
        </w:rPr>
        <w:pPrChange w:id="10056" w:author="Copy Editor" w:date="2026-10-08T03:29:00Z" w16du:dateUtc="2026-10-08T00:29:00Z">
          <w:pPr>
            <w:pStyle w:val="bdialogue"/>
          </w:pPr>
        </w:pPrChange>
      </w:pPr>
      <w:ins w:id="10057" w:author="Copy Editor" w:date="2026-10-08T03:29:00Z">
        <w:r w:rsidRPr="008E69CD">
          <w:rPr>
            <w:lang w:val="en-US"/>
          </w:rPr>
          <w:t>Richard returns to the subject of his unit.</w:t>
        </w:r>
      </w:ins>
    </w:p>
    <w:p w14:paraId="2289EDD7" w14:textId="77777777" w:rsidR="008E69CD" w:rsidRPr="008E69CD" w:rsidRDefault="008E69CD">
      <w:pPr>
        <w:pStyle w:val="bCHARACTER"/>
        <w:rPr>
          <w:ins w:id="10058" w:author="Copy Editor" w:date="2026-10-08T03:29:00Z"/>
          <w:lang w:val="en-US"/>
        </w:rPr>
        <w:pPrChange w:id="10059" w:author="Copy Editor" w:date="2026-10-08T03:29:00Z" w16du:dateUtc="2026-10-08T00:29:00Z">
          <w:pPr>
            <w:pStyle w:val="bdialogue"/>
          </w:pPr>
        </w:pPrChange>
      </w:pPr>
      <w:ins w:id="10060" w:author="Copy Editor" w:date="2026-10-08T03:29:00Z">
        <w:r w:rsidRPr="008E69CD">
          <w:rPr>
            <w:lang w:val="en-US"/>
          </w:rPr>
          <w:t>RICHARD (V.O.)</w:t>
        </w:r>
      </w:ins>
    </w:p>
    <w:p w14:paraId="17F786EA" w14:textId="77777777" w:rsidR="008E69CD" w:rsidRDefault="007C0FF3" w:rsidP="008E69CD">
      <w:pPr>
        <w:pStyle w:val="bdialogue"/>
        <w:rPr>
          <w:ins w:id="10061" w:author="Copy Editor" w:date="2026-10-08T03:29:00Z" w16du:dateUtc="2026-10-08T00:29:00Z"/>
        </w:rPr>
      </w:pPr>
      <w:del w:id="10062" w:author="Copy Editor" w:date="2026-10-08T03:29:00Z" w16du:dateUtc="2026-10-08T00:29:00Z">
        <w:r w:rsidDel="008E69CD">
          <w:delText xml:space="preserve">Now, back to my unit.  </w:delText>
        </w:r>
      </w:del>
      <w:del w:id="10063" w:author="Copy Editor" w:date="2026-10-08T03:28:00Z" w16du:dateUtc="2026-10-08T00:28:00Z">
        <w:r w:rsidDel="00DB3D48">
          <w:delText>As I have said no</w:delText>
        </w:r>
      </w:del>
      <w:ins w:id="10064" w:author="Copy Editor" w:date="2026-10-08T03:28:00Z" w16du:dateUtc="2026-10-08T00:28:00Z">
        <w:r w:rsidR="008E69CD">
          <w:t>No</w:t>
        </w:r>
      </w:ins>
      <w:r>
        <w:t xml:space="preserve">t everyone was parachute trained, to get on a course you had to pass your B3 qualification as a signaller and complete a </w:t>
      </w:r>
      <w:r w:rsidR="00CB3073">
        <w:t>two-day</w:t>
      </w:r>
      <w:r>
        <w:t xml:space="preserve"> speed march, carrying a 45 lb. Pack, over the Brecon Beacons within the allowed time.  </w:t>
      </w:r>
    </w:p>
    <w:p w14:paraId="5521CF13" w14:textId="77777777" w:rsidR="00C83C28" w:rsidRDefault="007C0FF3" w:rsidP="008E69CD">
      <w:pPr>
        <w:pStyle w:val="bdialogue"/>
        <w:rPr>
          <w:ins w:id="10065" w:author="Copy Editor" w:date="2026-10-08T03:29:00Z" w16du:dateUtc="2026-10-08T00:29:00Z"/>
        </w:rPr>
      </w:pPr>
      <w:r>
        <w:t xml:space="preserve">This was not an air force requirement, they would train anyone sent to them, it was a unit requirement that we enforced to make sure the parachute personnel were made of the right stuff.  </w:t>
      </w:r>
    </w:p>
    <w:p w14:paraId="1F3291A0" w14:textId="77777777" w:rsidR="00C83C28" w:rsidRDefault="007C0FF3">
      <w:pPr>
        <w:pStyle w:val="bbodybeforebeat"/>
        <w:rPr>
          <w:ins w:id="10066" w:author="Copy Editor" w:date="2026-10-08T03:29:00Z" w16du:dateUtc="2026-10-08T00:29:00Z"/>
        </w:rPr>
        <w:pPrChange w:id="10067" w:author="Copy Editor" w:date="2026-10-08T03:30:00Z" w16du:dateUtc="2026-10-08T00:30:00Z">
          <w:pPr>
            <w:pStyle w:val="bdialogue"/>
          </w:pPr>
        </w:pPrChange>
      </w:pPr>
      <w:r>
        <w:t xml:space="preserve">I don’t know how he did it, but our new OC managed to get himself on a parachute course just before taking up his new </w:t>
      </w:r>
      <w:r w:rsidR="00CB3073">
        <w:t>post,</w:t>
      </w:r>
      <w:r>
        <w:t xml:space="preserve"> so he was qualified to jump but hadn’t passed our unit requirements.  </w:t>
      </w:r>
    </w:p>
    <w:p w14:paraId="2F01B17A" w14:textId="05CE4E15" w:rsidR="00C83C28" w:rsidRDefault="00C83C28">
      <w:pPr>
        <w:pStyle w:val="baparenthisis"/>
        <w:rPr>
          <w:ins w:id="10068" w:author="Copy Editor" w:date="2026-10-08T03:29:00Z" w16du:dateUtc="2026-10-08T00:29:00Z"/>
        </w:rPr>
        <w:pPrChange w:id="10069" w:author="Copy Editor" w:date="2026-10-08T03:30:00Z" w16du:dateUtc="2026-10-08T00:30:00Z">
          <w:pPr>
            <w:pStyle w:val="bdialogue"/>
          </w:pPr>
        </w:pPrChange>
      </w:pPr>
      <w:ins w:id="10070" w:author="Copy Editor" w:date="2026-10-08T03:30:00Z" w16du:dateUtc="2026-10-08T00:30:00Z">
        <w:r>
          <w:t>(</w:t>
        </w:r>
      </w:ins>
      <w:ins w:id="10071" w:author="Copy Editor" w:date="2026-10-08T03:30:00Z">
        <w:r w:rsidRPr="00C83C28">
          <w:t>A beat.</w:t>
        </w:r>
      </w:ins>
      <w:ins w:id="10072" w:author="Copy Editor" w:date="2026-10-08T03:30:00Z" w16du:dateUtc="2026-10-08T00:30:00Z">
        <w:r>
          <w:t>)</w:t>
        </w:r>
      </w:ins>
    </w:p>
    <w:p w14:paraId="5E4BDDE3" w14:textId="56874A19" w:rsidR="003439BF" w:rsidRDefault="007C0FF3">
      <w:pPr>
        <w:pStyle w:val="bdialogue"/>
        <w:pPrChange w:id="10073" w:author="Copy Editor" w:date="2026-10-08T03:29:00Z" w16du:dateUtc="2026-10-08T00:29:00Z">
          <w:pPr>
            <w:pStyle w:val="body"/>
          </w:pPr>
        </w:pPrChange>
      </w:pPr>
      <w:r>
        <w:t>Not a good way to win respect.</w:t>
      </w:r>
    </w:p>
    <w:p w14:paraId="2B60E9F2" w14:textId="77777777" w:rsidR="00004835" w:rsidRPr="00004835" w:rsidRDefault="00004835" w:rsidP="00004835">
      <w:pPr>
        <w:pStyle w:val="body"/>
        <w:rPr>
          <w:ins w:id="10074" w:author="Copy Editor" w:date="2026-10-08T03:31:00Z"/>
          <w:b/>
          <w:bCs/>
          <w:lang w:val="en-US"/>
        </w:rPr>
      </w:pPr>
      <w:ins w:id="10075" w:author="Copy Editor" w:date="2026-10-08T03:31:00Z">
        <w:r w:rsidRPr="00004835">
          <w:rPr>
            <w:b/>
            <w:bCs/>
            <w:lang w:val="en-US"/>
          </w:rPr>
          <w:t>INT. TA UNIT – EVENING</w:t>
        </w:r>
      </w:ins>
    </w:p>
    <w:p w14:paraId="3FFBB0C5" w14:textId="77777777" w:rsidR="00004835" w:rsidRPr="00004835" w:rsidRDefault="00004835" w:rsidP="00004835">
      <w:pPr>
        <w:pStyle w:val="body"/>
        <w:rPr>
          <w:ins w:id="10076" w:author="Copy Editor" w:date="2026-10-08T03:31:00Z"/>
          <w:lang w:val="en-US"/>
        </w:rPr>
      </w:pPr>
      <w:ins w:id="10077" w:author="Copy Editor" w:date="2026-10-08T03:31:00Z">
        <w:r w:rsidRPr="00004835">
          <w:rPr>
            <w:lang w:val="en-US"/>
          </w:rPr>
          <w:t>The new OC addresses the men.</w:t>
        </w:r>
      </w:ins>
    </w:p>
    <w:p w14:paraId="35B956D3" w14:textId="77777777" w:rsidR="00004835" w:rsidRPr="00004835" w:rsidRDefault="00004835">
      <w:pPr>
        <w:pStyle w:val="bCHARACTER"/>
        <w:rPr>
          <w:ins w:id="10078" w:author="Copy Editor" w:date="2026-10-08T03:31:00Z"/>
          <w:lang w:val="en-US"/>
        </w:rPr>
        <w:pPrChange w:id="10079" w:author="Copy Editor" w:date="2026-10-08T03:31:00Z" w16du:dateUtc="2026-10-08T00:31:00Z">
          <w:pPr>
            <w:pStyle w:val="body"/>
          </w:pPr>
        </w:pPrChange>
      </w:pPr>
      <w:ins w:id="10080" w:author="Copy Editor" w:date="2026-10-08T03:31:00Z">
        <w:r w:rsidRPr="00004835">
          <w:rPr>
            <w:lang w:val="en-US"/>
          </w:rPr>
          <w:t>RICHARD (V.O.)</w:t>
        </w:r>
      </w:ins>
    </w:p>
    <w:p w14:paraId="6ED25AEA" w14:textId="77777777" w:rsidR="00D33583" w:rsidRDefault="007C0FF3" w:rsidP="00D33583">
      <w:pPr>
        <w:pStyle w:val="bdialogue"/>
        <w:rPr>
          <w:ins w:id="10081" w:author="Copy Editor" w:date="2026-10-08T03:31:00Z" w16du:dateUtc="2026-10-08T00:31:00Z"/>
        </w:rPr>
      </w:pPr>
      <w:r>
        <w:t xml:space="preserve">Anyway, he decided to do a tour of all the outlying units to introduce himself and let everyone know that the </w:t>
      </w:r>
      <w:r>
        <w:lastRenderedPageBreak/>
        <w:t xml:space="preserve">standards of discipline </w:t>
      </w:r>
      <w:r w:rsidR="00CB3073">
        <w:t>were</w:t>
      </w:r>
      <w:r>
        <w:t xml:space="preserve"> going to be much higher.  </w:t>
      </w:r>
    </w:p>
    <w:p w14:paraId="19B230AD" w14:textId="77777777" w:rsidR="00FD6640" w:rsidRPr="00FD6640" w:rsidRDefault="00FD6640">
      <w:pPr>
        <w:pStyle w:val="body"/>
        <w:rPr>
          <w:ins w:id="10082" w:author="Copy Editor" w:date="2026-10-08T03:31:00Z"/>
          <w:lang w:val="en-US"/>
        </w:rPr>
        <w:pPrChange w:id="10083" w:author="Copy Editor" w:date="2026-10-08T03:31:00Z" w16du:dateUtc="2026-10-08T00:31:00Z">
          <w:pPr>
            <w:pStyle w:val="bdialogue"/>
          </w:pPr>
        </w:pPrChange>
      </w:pPr>
      <w:ins w:id="10084" w:author="Copy Editor" w:date="2026-10-08T03:31:00Z">
        <w:r w:rsidRPr="00FD6640">
          <w:rPr>
            <w:lang w:val="en-US"/>
          </w:rPr>
          <w:t>He lectures the men.</w:t>
        </w:r>
      </w:ins>
    </w:p>
    <w:p w14:paraId="640221C8" w14:textId="77777777" w:rsidR="00FD6640" w:rsidRPr="00FD6640" w:rsidRDefault="00FD6640">
      <w:pPr>
        <w:pStyle w:val="bCHARACTER"/>
        <w:rPr>
          <w:ins w:id="10085" w:author="Copy Editor" w:date="2026-10-08T03:31:00Z"/>
          <w:rPrChange w:id="10086" w:author="Copy Editor" w:date="2026-10-08T03:32:00Z" w16du:dateUtc="2026-10-08T00:32:00Z">
            <w:rPr>
              <w:ins w:id="10087" w:author="Copy Editor" w:date="2026-10-08T03:31:00Z"/>
              <w:lang w:val="en-US"/>
            </w:rPr>
          </w:rPrChange>
        </w:rPr>
        <w:pPrChange w:id="10088" w:author="Copy Editor" w:date="2026-10-08T03:32:00Z" w16du:dateUtc="2026-10-08T00:32:00Z">
          <w:pPr>
            <w:pStyle w:val="bdialogue"/>
          </w:pPr>
        </w:pPrChange>
      </w:pPr>
      <w:ins w:id="10089" w:author="Copy Editor" w:date="2026-10-08T03:31:00Z">
        <w:r w:rsidRPr="00FD6640">
          <w:rPr>
            <w:lang w:val="en-US"/>
          </w:rPr>
          <w:t>OC</w:t>
        </w:r>
      </w:ins>
    </w:p>
    <w:p w14:paraId="23B4BEF5" w14:textId="607DC9D6" w:rsidR="00CB3073" w:rsidDel="00FD6640" w:rsidRDefault="007C0FF3">
      <w:pPr>
        <w:pStyle w:val="body"/>
        <w:rPr>
          <w:del w:id="10090" w:author="Copy Editor" w:date="2026-10-08T03:31:00Z" w16du:dateUtc="2026-10-08T00:31:00Z"/>
        </w:rPr>
        <w:pPrChange w:id="10091" w:author="Copy Editor" w:date="2026-10-08T03:31:00Z" w16du:dateUtc="2026-10-08T00:31:00Z">
          <w:pPr>
            <w:pStyle w:val="bdialogue"/>
          </w:pPr>
        </w:pPrChange>
      </w:pPr>
      <w:del w:id="10092" w:author="Copy Editor" w:date="2026-10-08T03:31:00Z" w16du:dateUtc="2026-10-08T00:31:00Z">
        <w:r w:rsidDel="00FD6640">
          <w:delText xml:space="preserve">He was lecturing us one evening and he </w:delText>
        </w:r>
        <w:r w:rsidR="00CB3073" w:rsidDel="00FD6640">
          <w:delText>said,</w:delText>
        </w:r>
        <w:r w:rsidDel="00FD6640">
          <w:delText xml:space="preserve"> </w:delText>
        </w:r>
      </w:del>
    </w:p>
    <w:p w14:paraId="11C0B986" w14:textId="5CC5C1B0" w:rsidR="00CB3073" w:rsidRDefault="007C0FF3" w:rsidP="004B3D80">
      <w:pPr>
        <w:pStyle w:val="bdialogue"/>
        <w:rPr>
          <w:ins w:id="10093" w:author="Copy Editor" w:date="2026-10-08T03:32:00Z" w16du:dateUtc="2026-10-08T00:32:00Z"/>
        </w:rPr>
      </w:pPr>
      <w:del w:id="10094" w:author="Copy Editor" w:date="2026-10-08T03:32:00Z" w16du:dateUtc="2026-10-08T00:32:00Z">
        <w:r w:rsidDel="00FD6640">
          <w:delText>“</w:delText>
        </w:r>
      </w:del>
      <w:r>
        <w:t>Everyone knows you’re not supposed to put your belt beret and book in the back of your life jacket valise, but everyone does it, just get the job done!</w:t>
      </w:r>
      <w:del w:id="10095" w:author="Copy Editor" w:date="2026-10-08T03:32:00Z" w16du:dateUtc="2026-10-08T00:32:00Z">
        <w:r w:rsidDel="00FD6640">
          <w:delText>”</w:delText>
        </w:r>
      </w:del>
    </w:p>
    <w:p w14:paraId="6ED9614C" w14:textId="162982A0" w:rsidR="00D52272" w:rsidRDefault="00D52272">
      <w:pPr>
        <w:pStyle w:val="bCHARACTER"/>
        <w:pPrChange w:id="10096" w:author="Copy Editor" w:date="2026-10-08T03:32:00Z" w16du:dateUtc="2026-10-08T00:32:00Z">
          <w:pPr>
            <w:pStyle w:val="bdialogue"/>
          </w:pPr>
        </w:pPrChange>
      </w:pPr>
      <w:ins w:id="10097" w:author="Copy Editor" w:date="2026-10-08T03:32:00Z">
        <w:r w:rsidRPr="00D52272">
          <w:t>RICHARD (V.O.)</w:t>
        </w:r>
      </w:ins>
    </w:p>
    <w:p w14:paraId="3AAB1A4B" w14:textId="77777777" w:rsidR="00FD6640" w:rsidRDefault="007C0FF3" w:rsidP="00FD6640">
      <w:pPr>
        <w:pStyle w:val="bdialogue"/>
        <w:rPr>
          <w:ins w:id="10098" w:author="Copy Editor" w:date="2026-10-08T03:32:00Z" w16du:dateUtc="2026-10-08T00:32:00Z"/>
        </w:rPr>
      </w:pPr>
      <w:r>
        <w:t xml:space="preserve">I was horrified, if the lads listening to this had done so and got hurt it would have been my neck on the block after the, very thorough, investigation.  </w:t>
      </w:r>
    </w:p>
    <w:p w14:paraId="251D92C2" w14:textId="77777777" w:rsidR="00167055" w:rsidRPr="00167055" w:rsidRDefault="00167055">
      <w:pPr>
        <w:pStyle w:val="body"/>
        <w:rPr>
          <w:ins w:id="10099" w:author="Copy Editor" w:date="2026-10-08T03:33:00Z"/>
          <w:lang w:val="en-US"/>
        </w:rPr>
        <w:pPrChange w:id="10100" w:author="Copy Editor" w:date="2026-10-08T03:33:00Z" w16du:dateUtc="2026-10-08T00:33:00Z">
          <w:pPr>
            <w:pStyle w:val="bdialogue"/>
          </w:pPr>
        </w:pPrChange>
      </w:pPr>
      <w:ins w:id="10101" w:author="Copy Editor" w:date="2026-10-08T03:33:00Z">
        <w:r w:rsidRPr="00167055">
          <w:rPr>
            <w:lang w:val="en-US"/>
          </w:rPr>
          <w:t>Richard speaks up.</w:t>
        </w:r>
      </w:ins>
    </w:p>
    <w:p w14:paraId="7A93E933" w14:textId="77777777" w:rsidR="00167055" w:rsidRPr="00167055" w:rsidRDefault="00167055">
      <w:pPr>
        <w:pStyle w:val="bCHARACTER"/>
        <w:rPr>
          <w:ins w:id="10102" w:author="Copy Editor" w:date="2026-10-08T03:33:00Z"/>
          <w:lang w:val="en-US"/>
        </w:rPr>
        <w:pPrChange w:id="10103" w:author="Copy Editor" w:date="2026-10-08T03:33:00Z" w16du:dateUtc="2026-10-08T00:33:00Z">
          <w:pPr>
            <w:pStyle w:val="bdialogue"/>
          </w:pPr>
        </w:pPrChange>
      </w:pPr>
      <w:ins w:id="10104" w:author="Copy Editor" w:date="2026-10-08T03:33:00Z">
        <w:r w:rsidRPr="00167055">
          <w:rPr>
            <w:lang w:val="en-US"/>
          </w:rPr>
          <w:t>RICHARD</w:t>
        </w:r>
      </w:ins>
    </w:p>
    <w:p w14:paraId="7669DE9E" w14:textId="5C21EABD" w:rsidR="00CB3073" w:rsidDel="00167055" w:rsidRDefault="007C0FF3">
      <w:pPr>
        <w:pStyle w:val="bdialogue"/>
        <w:rPr>
          <w:del w:id="10105" w:author="Copy Editor" w:date="2026-10-08T03:33:00Z" w16du:dateUtc="2026-10-08T00:33:00Z"/>
        </w:rPr>
        <w:pPrChange w:id="10106" w:author="Copy Editor" w:date="2026-10-08T03:33:00Z" w16du:dateUtc="2026-10-08T00:33:00Z">
          <w:pPr>
            <w:pStyle w:val="body"/>
          </w:pPr>
        </w:pPrChange>
      </w:pPr>
      <w:del w:id="10107" w:author="Copy Editor" w:date="2026-10-08T03:33:00Z" w16du:dateUtc="2026-10-08T00:33:00Z">
        <w:r w:rsidDel="00167055">
          <w:delText xml:space="preserve">I felt I had to nip it in the bud and fast.  </w:delText>
        </w:r>
      </w:del>
    </w:p>
    <w:p w14:paraId="5E4BDDE5" w14:textId="14AAB1DD" w:rsidR="003439BF" w:rsidRDefault="007C0FF3" w:rsidP="002F4678">
      <w:pPr>
        <w:pStyle w:val="bdialogue"/>
      </w:pPr>
      <w:del w:id="10108" w:author="Copy Editor" w:date="2026-10-08T03:33:00Z" w16du:dateUtc="2026-10-08T00:33:00Z">
        <w:r w:rsidDel="00167055">
          <w:delText>“</w:delText>
        </w:r>
      </w:del>
      <w:r>
        <w:t xml:space="preserve">If I catch you doing it </w:t>
      </w:r>
      <w:r w:rsidR="00CB3073">
        <w:t>sir,</w:t>
      </w:r>
      <w:r>
        <w:t xml:space="preserve"> you’ll get your head in your hands to play with.</w:t>
      </w:r>
      <w:del w:id="10109" w:author="Copy Editor" w:date="2026-10-08T03:33:00Z" w16du:dateUtc="2026-10-08T00:33:00Z">
        <w:r w:rsidDel="00167055">
          <w:delText>”</w:delText>
        </w:r>
      </w:del>
      <w:r>
        <w:t xml:space="preserve">  </w:t>
      </w:r>
    </w:p>
    <w:p w14:paraId="6662DFD8" w14:textId="64FD3474" w:rsidR="00CB3073" w:rsidRDefault="007C0FF3" w:rsidP="00B33299">
      <w:pPr>
        <w:pStyle w:val="body"/>
        <w:rPr>
          <w:ins w:id="10110" w:author="Copy Editor" w:date="2026-10-08T03:33:00Z" w16du:dateUtc="2026-10-08T00:33:00Z"/>
        </w:rPr>
      </w:pPr>
      <w:r>
        <w:t>He look</w:t>
      </w:r>
      <w:ins w:id="10111" w:author="Copy Editor" w:date="2026-10-08T03:33:00Z" w16du:dateUtc="2026-10-08T00:33:00Z">
        <w:r w:rsidR="00167055">
          <w:t>s</w:t>
        </w:r>
      </w:ins>
      <w:del w:id="10112" w:author="Copy Editor" w:date="2026-10-08T03:33:00Z" w16du:dateUtc="2026-10-08T00:33:00Z">
        <w:r w:rsidDel="00167055">
          <w:delText>ed</w:delText>
        </w:r>
      </w:del>
      <w:r>
        <w:t xml:space="preserve"> over</w:t>
      </w:r>
      <w:ins w:id="10113" w:author="Copy Editor" w:date="2026-10-08T03:33:00Z" w16du:dateUtc="2026-10-08T00:33:00Z">
        <w:r w:rsidR="00167055">
          <w:t>.</w:t>
        </w:r>
      </w:ins>
      <w:del w:id="10114" w:author="Copy Editor" w:date="2026-10-08T03:33:00Z" w16du:dateUtc="2026-10-08T00:33:00Z">
        <w:r w:rsidDel="00167055">
          <w:delText>,</w:delText>
        </w:r>
      </w:del>
    </w:p>
    <w:p w14:paraId="6827B3DF" w14:textId="5E19FEC3" w:rsidR="00167055" w:rsidRPr="002F4678" w:rsidRDefault="002F4678">
      <w:pPr>
        <w:pStyle w:val="bCHARACTER"/>
        <w:pPrChange w:id="10115" w:author="Copy Editor" w:date="2026-10-08T03:34:00Z" w16du:dateUtc="2026-10-08T00:34:00Z">
          <w:pPr>
            <w:pStyle w:val="body"/>
          </w:pPr>
        </w:pPrChange>
      </w:pPr>
      <w:ins w:id="10116" w:author="Copy Editor" w:date="2026-10-08T03:34:00Z">
        <w:r w:rsidRPr="002F4678">
          <w:t>OC</w:t>
        </w:r>
      </w:ins>
    </w:p>
    <w:p w14:paraId="5E4BDDE6" w14:textId="2446F174" w:rsidR="003439BF" w:rsidRDefault="007C0FF3" w:rsidP="004B3D80">
      <w:pPr>
        <w:pStyle w:val="bdialogue"/>
        <w:rPr>
          <w:ins w:id="10117" w:author="Copy Editor" w:date="2026-10-08T03:34:00Z" w16du:dateUtc="2026-10-08T00:34:00Z"/>
        </w:rPr>
      </w:pPr>
      <w:del w:id="10118" w:author="Copy Editor" w:date="2026-10-08T03:34:00Z" w16du:dateUtc="2026-10-08T00:34:00Z">
        <w:r w:rsidDel="002F4678">
          <w:delText>“</w:delText>
        </w:r>
      </w:del>
      <w:r>
        <w:t>I beg your pardon?</w:t>
      </w:r>
      <w:del w:id="10119" w:author="Copy Editor" w:date="2026-10-08T03:34:00Z" w16du:dateUtc="2026-10-08T00:34:00Z">
        <w:r w:rsidDel="002F4678">
          <w:delText>”</w:delText>
        </w:r>
      </w:del>
    </w:p>
    <w:p w14:paraId="7434ADA8" w14:textId="23148030" w:rsidR="002F4678" w:rsidRDefault="002F4678">
      <w:pPr>
        <w:pStyle w:val="bCHARACTER"/>
        <w:pPrChange w:id="10120" w:author="Copy Editor" w:date="2026-10-08T03:34:00Z" w16du:dateUtc="2026-10-08T00:34:00Z">
          <w:pPr>
            <w:pStyle w:val="bdialogue"/>
          </w:pPr>
        </w:pPrChange>
      </w:pPr>
      <w:ins w:id="10121" w:author="Copy Editor" w:date="2026-10-08T03:34:00Z">
        <w:r w:rsidRPr="002F4678">
          <w:t>RICHARD</w:t>
        </w:r>
      </w:ins>
    </w:p>
    <w:p w14:paraId="78756531" w14:textId="2B08EDBF" w:rsidR="00CB3073" w:rsidRDefault="007C0FF3" w:rsidP="004B3D80">
      <w:pPr>
        <w:pStyle w:val="bdialogue"/>
        <w:rPr>
          <w:ins w:id="10122" w:author="Copy Editor" w:date="2026-10-08T03:34:00Z" w16du:dateUtc="2026-10-08T00:34:00Z"/>
        </w:rPr>
      </w:pPr>
      <w:del w:id="10123" w:author="Copy Editor" w:date="2026-10-08T03:34:00Z" w16du:dateUtc="2026-10-08T00:34:00Z">
        <w:r w:rsidDel="002F4678">
          <w:delText>“</w:delText>
        </w:r>
      </w:del>
      <w:r>
        <w:t xml:space="preserve">If I catch you doing it </w:t>
      </w:r>
      <w:r w:rsidR="00CB3073">
        <w:t>sir,</w:t>
      </w:r>
      <w:r>
        <w:t xml:space="preserve"> you’ll get your head in your hands to play with.</w:t>
      </w:r>
      <w:del w:id="10124" w:author="Copy Editor" w:date="2026-10-08T03:34:00Z" w16du:dateUtc="2026-10-08T00:34:00Z">
        <w:r w:rsidDel="002F4678">
          <w:delText xml:space="preserve">”  </w:delText>
        </w:r>
      </w:del>
    </w:p>
    <w:p w14:paraId="6DE492AC" w14:textId="77777777" w:rsidR="003265FA" w:rsidRPr="003265FA" w:rsidRDefault="003265FA" w:rsidP="003265FA">
      <w:pPr>
        <w:pStyle w:val="body"/>
        <w:rPr>
          <w:ins w:id="10125" w:author="Copy Editor" w:date="2026-10-08T03:34:00Z"/>
          <w:lang w:val="en-US"/>
        </w:rPr>
      </w:pPr>
      <w:ins w:id="10126" w:author="Copy Editor" w:date="2026-10-08T03:34:00Z">
        <w:r w:rsidRPr="003265FA">
          <w:rPr>
            <w:lang w:val="en-US"/>
          </w:rPr>
          <w:t>Silence.</w:t>
        </w:r>
      </w:ins>
    </w:p>
    <w:p w14:paraId="74DBB9C1" w14:textId="77777777" w:rsidR="003265FA" w:rsidRPr="003265FA" w:rsidRDefault="003265FA">
      <w:pPr>
        <w:pStyle w:val="bCHARACTER"/>
        <w:rPr>
          <w:ins w:id="10127" w:author="Copy Editor" w:date="2026-10-08T03:34:00Z"/>
          <w:lang w:val="en-US"/>
        </w:rPr>
        <w:pPrChange w:id="10128" w:author="Copy Editor" w:date="2026-10-08T03:34:00Z" w16du:dateUtc="2026-10-08T00:34:00Z">
          <w:pPr>
            <w:pStyle w:val="body"/>
          </w:pPr>
        </w:pPrChange>
      </w:pPr>
      <w:ins w:id="10129" w:author="Copy Editor" w:date="2026-10-08T03:34:00Z">
        <w:r w:rsidRPr="003265FA">
          <w:rPr>
            <w:lang w:val="en-US"/>
          </w:rPr>
          <w:t>RICHARD (V.O.)</w:t>
        </w:r>
      </w:ins>
    </w:p>
    <w:p w14:paraId="71845F6F" w14:textId="7E2076A1" w:rsidR="002F4678" w:rsidDel="003265FA" w:rsidRDefault="002F4678">
      <w:pPr>
        <w:pStyle w:val="body"/>
        <w:rPr>
          <w:del w:id="10130" w:author="Copy Editor" w:date="2026-10-08T03:34:00Z" w16du:dateUtc="2026-10-08T00:34:00Z"/>
        </w:rPr>
        <w:pPrChange w:id="10131" w:author="Copy Editor" w:date="2026-10-08T03:34:00Z" w16du:dateUtc="2026-10-08T00:34:00Z">
          <w:pPr>
            <w:pStyle w:val="bdialogue"/>
          </w:pPr>
        </w:pPrChange>
      </w:pPr>
    </w:p>
    <w:p w14:paraId="0F44CF2E" w14:textId="77777777" w:rsidR="002F4678" w:rsidRDefault="007C0FF3">
      <w:pPr>
        <w:pStyle w:val="bdialogue"/>
        <w:rPr>
          <w:ins w:id="10132" w:author="Copy Editor" w:date="2026-10-08T03:34:00Z" w16du:dateUtc="2026-10-08T00:34:00Z"/>
        </w:rPr>
        <w:pPrChange w:id="10133" w:author="Copy Editor" w:date="2026-10-08T03:34:00Z" w16du:dateUtc="2026-10-08T00:34:00Z">
          <w:pPr>
            <w:pStyle w:val="body"/>
          </w:pPr>
        </w:pPrChange>
      </w:pPr>
      <w:r>
        <w:t xml:space="preserve">You could have heard a pin drop!  </w:t>
      </w:r>
    </w:p>
    <w:p w14:paraId="5E66731D" w14:textId="77777777" w:rsidR="003265FA" w:rsidRDefault="007C0FF3" w:rsidP="00B33299">
      <w:pPr>
        <w:pStyle w:val="body"/>
        <w:rPr>
          <w:ins w:id="10134" w:author="Copy Editor" w:date="2026-10-08T03:35:00Z" w16du:dateUtc="2026-10-08T00:35:00Z"/>
        </w:rPr>
      </w:pPr>
      <w:r>
        <w:t>He ignor</w:t>
      </w:r>
      <w:ins w:id="10135" w:author="Copy Editor" w:date="2026-10-08T03:34:00Z" w16du:dateUtc="2026-10-08T00:34:00Z">
        <w:r w:rsidR="003265FA">
          <w:t>es</w:t>
        </w:r>
      </w:ins>
      <w:del w:id="10136" w:author="Copy Editor" w:date="2026-10-08T03:34:00Z" w16du:dateUtc="2026-10-08T00:34:00Z">
        <w:r w:rsidDel="003265FA">
          <w:delText>ed</w:delText>
        </w:r>
      </w:del>
      <w:r>
        <w:t xml:space="preserve"> the comment and move</w:t>
      </w:r>
      <w:ins w:id="10137" w:author="Copy Editor" w:date="2026-10-08T03:35:00Z" w16du:dateUtc="2026-10-08T00:35:00Z">
        <w:r w:rsidR="003265FA">
          <w:t>s</w:t>
        </w:r>
      </w:ins>
      <w:del w:id="10138" w:author="Copy Editor" w:date="2026-10-08T03:35:00Z" w16du:dateUtc="2026-10-08T00:35:00Z">
        <w:r w:rsidDel="003265FA">
          <w:delText>d</w:delText>
        </w:r>
      </w:del>
      <w:r>
        <w:t xml:space="preserve"> on</w:t>
      </w:r>
      <w:ins w:id="10139" w:author="Copy Editor" w:date="2026-10-08T03:35:00Z" w16du:dateUtc="2026-10-08T00:35:00Z">
        <w:r w:rsidR="003265FA">
          <w:t>.</w:t>
        </w:r>
      </w:ins>
    </w:p>
    <w:p w14:paraId="07689BF8" w14:textId="2612D578" w:rsidR="00AA0F6C" w:rsidRDefault="00AA0F6C">
      <w:pPr>
        <w:pStyle w:val="bCHARACTER"/>
        <w:rPr>
          <w:ins w:id="10140" w:author="Copy Editor" w:date="2026-10-08T03:35:00Z" w16du:dateUtc="2026-10-08T00:35:00Z"/>
        </w:rPr>
        <w:pPrChange w:id="10141" w:author="Copy Editor" w:date="2026-10-08T03:35:00Z" w16du:dateUtc="2026-10-08T00:35:00Z">
          <w:pPr>
            <w:pStyle w:val="body"/>
          </w:pPr>
        </w:pPrChange>
      </w:pPr>
      <w:ins w:id="10142" w:author="Copy Editor" w:date="2026-10-08T03:35:00Z" w16du:dateUtc="2026-10-08T00:35:00Z">
        <w:r>
          <w:t>RI</w:t>
        </w:r>
      </w:ins>
      <w:ins w:id="10143" w:author="Copy Editor" w:date="2026-10-08T03:35:00Z">
        <w:r w:rsidRPr="00AA0F6C">
          <w:t>CHARD (V.O.)</w:t>
        </w:r>
      </w:ins>
    </w:p>
    <w:p w14:paraId="5E4BDDE7" w14:textId="498EAEF5" w:rsidR="003439BF" w:rsidRDefault="007C0FF3">
      <w:pPr>
        <w:pStyle w:val="bdialogue"/>
        <w:pPrChange w:id="10144" w:author="Copy Editor" w:date="2026-10-08T03:35:00Z" w16du:dateUtc="2026-10-08T00:35:00Z">
          <w:pPr>
            <w:pStyle w:val="body"/>
          </w:pPr>
        </w:pPrChange>
      </w:pPr>
      <w:del w:id="10145" w:author="Copy Editor" w:date="2026-10-08T03:35:00Z" w16du:dateUtc="2026-10-08T00:35:00Z">
        <w:r w:rsidDel="003265FA">
          <w:delText xml:space="preserve"> b</w:delText>
        </w:r>
      </w:del>
      <w:ins w:id="10146" w:author="Copy Editor" w:date="2026-10-08T03:35:00Z" w16du:dateUtc="2026-10-08T00:35:00Z">
        <w:r w:rsidR="003265FA">
          <w:t>B</w:t>
        </w:r>
      </w:ins>
      <w:r>
        <w:t>ut I’d made my point.</w:t>
      </w:r>
    </w:p>
    <w:p w14:paraId="6A73F6CD" w14:textId="77777777" w:rsidR="00AB6513" w:rsidRPr="00AB6513" w:rsidRDefault="00AB6513">
      <w:pPr>
        <w:pStyle w:val="aSCENEHEAD"/>
        <w:rPr>
          <w:ins w:id="10147" w:author="Copy Editor" w:date="2026-10-08T03:36:00Z"/>
          <w:lang w:val="en-US"/>
        </w:rPr>
        <w:pPrChange w:id="10148" w:author="Copy Editor" w:date="2026-10-08T03:36:00Z" w16du:dateUtc="2026-10-08T00:36:00Z">
          <w:pPr>
            <w:pStyle w:val="bdialogue"/>
          </w:pPr>
        </w:pPrChange>
      </w:pPr>
      <w:ins w:id="10149" w:author="Copy Editor" w:date="2026-10-08T03:36:00Z">
        <w:r w:rsidRPr="00AB6513">
          <w:rPr>
            <w:lang w:val="en-US"/>
          </w:rPr>
          <w:t>INT. TA UNIT – LATER</w:t>
        </w:r>
      </w:ins>
    </w:p>
    <w:p w14:paraId="7DCFFA6C" w14:textId="77777777" w:rsidR="00AB6513" w:rsidRPr="00AB6513" w:rsidRDefault="00AB6513">
      <w:pPr>
        <w:pStyle w:val="body"/>
        <w:rPr>
          <w:ins w:id="10150" w:author="Copy Editor" w:date="2026-10-08T03:36:00Z"/>
          <w:lang w:val="en-US"/>
        </w:rPr>
        <w:pPrChange w:id="10151" w:author="Copy Editor" w:date="2026-10-08T03:36:00Z" w16du:dateUtc="2026-10-08T00:36:00Z">
          <w:pPr>
            <w:pStyle w:val="bdialogue"/>
          </w:pPr>
        </w:pPrChange>
      </w:pPr>
      <w:ins w:id="10152" w:author="Copy Editor" w:date="2026-10-08T03:36:00Z">
        <w:r w:rsidRPr="00AB6513">
          <w:rPr>
            <w:lang w:val="en-US"/>
          </w:rPr>
          <w:lastRenderedPageBreak/>
          <w:t>Richard discusses the incident with another instructor.</w:t>
        </w:r>
      </w:ins>
    </w:p>
    <w:p w14:paraId="2EC70D47" w14:textId="77777777" w:rsidR="00AB6513" w:rsidRPr="00AB6513" w:rsidRDefault="00AB6513">
      <w:pPr>
        <w:pStyle w:val="bCHARACTER"/>
        <w:rPr>
          <w:ins w:id="10153" w:author="Copy Editor" w:date="2026-10-08T03:36:00Z"/>
          <w:lang w:val="en-US"/>
        </w:rPr>
        <w:pPrChange w:id="10154" w:author="Copy Editor" w:date="2026-10-08T03:36:00Z" w16du:dateUtc="2026-10-08T00:36:00Z">
          <w:pPr>
            <w:pStyle w:val="bdialogue"/>
          </w:pPr>
        </w:pPrChange>
      </w:pPr>
      <w:ins w:id="10155" w:author="Copy Editor" w:date="2026-10-08T03:36:00Z">
        <w:r w:rsidRPr="00AB6513">
          <w:rPr>
            <w:lang w:val="en-US"/>
          </w:rPr>
          <w:t>RICHARD (V.O.)</w:t>
        </w:r>
      </w:ins>
    </w:p>
    <w:p w14:paraId="72345AD8" w14:textId="77777777" w:rsidR="00AB6513" w:rsidRDefault="007C0FF3">
      <w:pPr>
        <w:pStyle w:val="bbodybeforebeat"/>
        <w:rPr>
          <w:ins w:id="10156" w:author="Copy Editor" w:date="2026-10-08T03:36:00Z" w16du:dateUtc="2026-10-08T00:36:00Z"/>
        </w:rPr>
        <w:pPrChange w:id="10157" w:author="Copy Editor" w:date="2026-10-08T03:36:00Z" w16du:dateUtc="2026-10-08T00:36:00Z">
          <w:pPr>
            <w:pStyle w:val="bdialogue"/>
          </w:pPr>
        </w:pPrChange>
      </w:pPr>
      <w:del w:id="10158" w:author="Copy Editor" w:date="2026-10-08T03:36:00Z" w16du:dateUtc="2026-10-08T00:36:00Z">
        <w:r w:rsidDel="00AB6513">
          <w:delText xml:space="preserve">Discussing this later with another instructor, </w:delText>
        </w:r>
      </w:del>
      <w:r>
        <w:t xml:space="preserve">I pointed out how one man had died on Bold Guard precisely because he had done that and subsequently the air force had taken over the life jackets and you couldn’t unzip the valise </w:t>
      </w:r>
      <w:r w:rsidR="00CB3073">
        <w:t>anymore</w:t>
      </w:r>
      <w:r>
        <w:t xml:space="preserve">.  </w:t>
      </w:r>
    </w:p>
    <w:p w14:paraId="5930E10F" w14:textId="0FA8648E" w:rsidR="003513FF" w:rsidRDefault="003513FF">
      <w:pPr>
        <w:pStyle w:val="baparenthisis"/>
        <w:rPr>
          <w:ins w:id="10159" w:author="Copy Editor" w:date="2026-10-08T03:36:00Z" w16du:dateUtc="2026-10-08T00:36:00Z"/>
        </w:rPr>
        <w:pPrChange w:id="10160" w:author="Copy Editor" w:date="2026-10-08T03:37:00Z" w16du:dateUtc="2026-10-08T00:37:00Z">
          <w:pPr>
            <w:pStyle w:val="bdialogue"/>
          </w:pPr>
        </w:pPrChange>
      </w:pPr>
      <w:ins w:id="10161" w:author="Copy Editor" w:date="2026-10-08T03:36:00Z" w16du:dateUtc="2026-10-08T00:36:00Z">
        <w:r>
          <w:t>(</w:t>
        </w:r>
      </w:ins>
      <w:ins w:id="10162" w:author="Copy Editor" w:date="2026-10-08T03:36:00Z">
        <w:r w:rsidRPr="003513FF">
          <w:t>A beat.</w:t>
        </w:r>
      </w:ins>
      <w:ins w:id="10163" w:author="Copy Editor" w:date="2026-10-08T03:36:00Z" w16du:dateUtc="2026-10-08T00:36:00Z">
        <w:r>
          <w:t>)</w:t>
        </w:r>
      </w:ins>
    </w:p>
    <w:p w14:paraId="5E4BDDE9" w14:textId="42CDF4C7" w:rsidR="003439BF" w:rsidRDefault="007C0FF3" w:rsidP="00AB6513">
      <w:pPr>
        <w:pStyle w:val="bdialogue"/>
        <w:rPr>
          <w:ins w:id="10164" w:author="Copy Editor" w:date="2026-10-08T03:37:00Z" w16du:dateUtc="2026-10-08T00:37:00Z"/>
        </w:rPr>
      </w:pPr>
      <w:r>
        <w:t xml:space="preserve">The OC hadn’t stored his beret and belt in his life jacket </w:t>
      </w:r>
      <w:r w:rsidR="00CB3073">
        <w:t>valise;</w:t>
      </w:r>
      <w:r>
        <w:t xml:space="preserve"> he’s simply reiterated war stories he had heard from others in a very misguided attempt to impress these weekend warriors that he thought would be a push over.</w:t>
      </w:r>
    </w:p>
    <w:p w14:paraId="5976F1C1" w14:textId="77777777" w:rsidR="003513FF" w:rsidRPr="003513FF" w:rsidRDefault="003513FF" w:rsidP="003513FF">
      <w:pPr>
        <w:pStyle w:val="body"/>
        <w:rPr>
          <w:ins w:id="10165" w:author="Copy Editor" w:date="2026-10-08T03:37:00Z"/>
          <w:b/>
          <w:bCs/>
          <w:lang w:val="en-US"/>
        </w:rPr>
      </w:pPr>
      <w:ins w:id="10166" w:author="Copy Editor" w:date="2026-10-08T03:37:00Z">
        <w:r w:rsidRPr="003513FF">
          <w:rPr>
            <w:b/>
            <w:bCs/>
            <w:lang w:val="en-US"/>
          </w:rPr>
          <w:t>INT. TA UNIT – DAY</w:t>
        </w:r>
      </w:ins>
    </w:p>
    <w:p w14:paraId="43257019" w14:textId="77777777" w:rsidR="003513FF" w:rsidRPr="003513FF" w:rsidRDefault="003513FF" w:rsidP="003513FF">
      <w:pPr>
        <w:pStyle w:val="body"/>
        <w:rPr>
          <w:ins w:id="10167" w:author="Copy Editor" w:date="2026-10-08T03:37:00Z"/>
          <w:lang w:val="en-US"/>
        </w:rPr>
      </w:pPr>
      <w:ins w:id="10168" w:author="Copy Editor" w:date="2026-10-08T03:37:00Z">
        <w:r w:rsidRPr="003513FF">
          <w:rPr>
            <w:lang w:val="en-US"/>
          </w:rPr>
          <w:t>The year is moving towards October.</w:t>
        </w:r>
      </w:ins>
    </w:p>
    <w:p w14:paraId="0E4A5A02" w14:textId="77777777" w:rsidR="003513FF" w:rsidRPr="003513FF" w:rsidRDefault="003513FF">
      <w:pPr>
        <w:pStyle w:val="bCHARACTER"/>
        <w:rPr>
          <w:ins w:id="10169" w:author="Copy Editor" w:date="2026-10-08T03:37:00Z"/>
          <w:lang w:val="en-US"/>
        </w:rPr>
        <w:pPrChange w:id="10170" w:author="Copy Editor" w:date="2026-10-08T03:37:00Z" w16du:dateUtc="2026-10-08T00:37:00Z">
          <w:pPr>
            <w:pStyle w:val="body"/>
          </w:pPr>
        </w:pPrChange>
      </w:pPr>
      <w:ins w:id="10171" w:author="Copy Editor" w:date="2026-10-08T03:37:00Z">
        <w:r w:rsidRPr="003513FF">
          <w:rPr>
            <w:lang w:val="en-US"/>
          </w:rPr>
          <w:t>RICHARD (V.O.)</w:t>
        </w:r>
      </w:ins>
    </w:p>
    <w:p w14:paraId="143299F0" w14:textId="49078E6B" w:rsidR="003513FF" w:rsidDel="00675A6B" w:rsidRDefault="003513FF" w:rsidP="003513FF">
      <w:pPr>
        <w:pStyle w:val="body"/>
        <w:rPr>
          <w:del w:id="10172" w:author="Copy Editor" w:date="2026-10-08T03:37:00Z" w16du:dateUtc="2026-10-08T00:37:00Z"/>
        </w:rPr>
      </w:pPr>
    </w:p>
    <w:p w14:paraId="3D379BBA" w14:textId="77777777" w:rsidR="00AB3FAE" w:rsidRDefault="007C0FF3" w:rsidP="00675A6B">
      <w:pPr>
        <w:pStyle w:val="bdialogue"/>
        <w:rPr>
          <w:ins w:id="10173" w:author="Copy Editor" w:date="2026-10-08T03:38:00Z" w16du:dateUtc="2026-10-08T00:38:00Z"/>
        </w:rPr>
      </w:pPr>
      <w:r>
        <w:t xml:space="preserve">That year the </w:t>
      </w:r>
      <w:r w:rsidR="00CB3073">
        <w:t>two-week</w:t>
      </w:r>
      <w:r>
        <w:t xml:space="preserve"> annual camp was held in the second half of </w:t>
      </w:r>
      <w:r w:rsidR="00CB3073">
        <w:t>October,</w:t>
      </w:r>
      <w:r>
        <w:t xml:space="preserve"> and I was due to re-enlist </w:t>
      </w:r>
      <w:r w:rsidR="005F4FFB">
        <w:t>on</w:t>
      </w:r>
      <w:r>
        <w:t xml:space="preserve"> the </w:t>
      </w:r>
      <w:r w:rsidR="00CB3073">
        <w:t>14</w:t>
      </w:r>
      <w:r w:rsidR="00CB3073">
        <w:rPr>
          <w:vertAlign w:val="superscript"/>
        </w:rPr>
        <w:t>th of</w:t>
      </w:r>
      <w:r>
        <w:t xml:space="preserve"> October.</w:t>
      </w:r>
    </w:p>
    <w:p w14:paraId="76BC44C0" w14:textId="77777777" w:rsidR="00AB3FAE" w:rsidRPr="00AB3FAE" w:rsidRDefault="00AB3FAE" w:rsidP="00AB3FAE">
      <w:pPr>
        <w:pStyle w:val="body"/>
        <w:rPr>
          <w:ins w:id="10174" w:author="Copy Editor" w:date="2026-10-08T03:38:00Z"/>
          <w:lang w:val="en-US"/>
        </w:rPr>
      </w:pPr>
      <w:ins w:id="10175" w:author="Copy Editor" w:date="2026-10-08T03:38:00Z">
        <w:r w:rsidRPr="00AB3FAE">
          <w:rPr>
            <w:lang w:val="en-US"/>
          </w:rPr>
          <w:t>Richard is handed his re-enlistment form.</w:t>
        </w:r>
      </w:ins>
    </w:p>
    <w:p w14:paraId="2FA65F0E" w14:textId="77777777" w:rsidR="00AB3FAE" w:rsidRPr="00AB3FAE" w:rsidRDefault="00AB3FAE" w:rsidP="00AB3FAE">
      <w:pPr>
        <w:pStyle w:val="body"/>
        <w:rPr>
          <w:ins w:id="10176" w:author="Copy Editor" w:date="2026-10-08T03:38:00Z"/>
          <w:b/>
          <w:bCs/>
          <w:lang w:val="en-US"/>
        </w:rPr>
      </w:pPr>
      <w:ins w:id="10177" w:author="Copy Editor" w:date="2026-10-08T03:38:00Z">
        <w:r w:rsidRPr="00AB3FAE">
          <w:rPr>
            <w:b/>
            <w:bCs/>
            <w:lang w:val="en-US"/>
          </w:rPr>
          <w:t>INT. BOB'S OFFICE – DAY</w:t>
        </w:r>
      </w:ins>
    </w:p>
    <w:p w14:paraId="1D89F69D" w14:textId="36A11B20" w:rsidR="00675A6B" w:rsidRPr="00AB3FAE" w:rsidRDefault="00AB3FAE">
      <w:pPr>
        <w:pStyle w:val="body"/>
        <w:rPr>
          <w:ins w:id="10178" w:author="Copy Editor" w:date="2026-10-08T03:37:00Z" w16du:dateUtc="2026-10-08T00:37:00Z"/>
          <w:lang w:val="en-US"/>
          <w:rPrChange w:id="10179" w:author="Copy Editor" w:date="2026-10-08T03:38:00Z" w16du:dateUtc="2026-10-08T00:38:00Z">
            <w:rPr>
              <w:ins w:id="10180" w:author="Copy Editor" w:date="2026-10-08T03:37:00Z" w16du:dateUtc="2026-10-08T00:37:00Z"/>
            </w:rPr>
          </w:rPrChange>
        </w:rPr>
        <w:pPrChange w:id="10181" w:author="Copy Editor" w:date="2026-10-08T03:38:00Z" w16du:dateUtc="2026-10-08T00:38:00Z">
          <w:pPr>
            <w:pStyle w:val="bdialogue"/>
          </w:pPr>
        </w:pPrChange>
      </w:pPr>
      <w:ins w:id="10182" w:author="Copy Editor" w:date="2026-10-08T03:38:00Z">
        <w:r w:rsidRPr="00AB3FAE">
          <w:rPr>
            <w:lang w:val="en-US"/>
          </w:rPr>
          <w:t>Richard enters Bob’s office and hands over the form.</w:t>
        </w:r>
      </w:ins>
      <w:del w:id="10183" w:author="Copy Editor" w:date="2026-10-08T03:38:00Z" w16du:dateUtc="2026-10-08T00:38:00Z">
        <w:r w:rsidR="007C0FF3" w:rsidDel="00AB3FAE">
          <w:delText xml:space="preserve">  </w:delText>
        </w:r>
      </w:del>
    </w:p>
    <w:p w14:paraId="4D4C2333" w14:textId="77777777" w:rsidR="00AB3FAE" w:rsidRPr="003513FF" w:rsidRDefault="00AB3FAE" w:rsidP="00AB3FAE">
      <w:pPr>
        <w:pStyle w:val="bCHARACTER"/>
        <w:rPr>
          <w:ins w:id="10184" w:author="Copy Editor" w:date="2026-10-08T03:38:00Z" w16du:dateUtc="2026-10-08T00:38:00Z"/>
          <w:lang w:val="en-US"/>
        </w:rPr>
      </w:pPr>
      <w:ins w:id="10185" w:author="Copy Editor" w:date="2026-10-08T03:38:00Z" w16du:dateUtc="2026-10-08T00:38:00Z">
        <w:r w:rsidRPr="003513FF">
          <w:rPr>
            <w:lang w:val="en-US"/>
          </w:rPr>
          <w:t>RICHARD (V.O.)</w:t>
        </w:r>
      </w:ins>
    </w:p>
    <w:p w14:paraId="2E69E46D" w14:textId="7E83B37E" w:rsidR="00B736AB" w:rsidRDefault="007C0FF3" w:rsidP="00675A6B">
      <w:pPr>
        <w:pStyle w:val="bdialogue"/>
        <w:rPr>
          <w:ins w:id="10186" w:author="Copy Editor" w:date="2026-10-08T03:38:00Z" w16du:dateUtc="2026-10-08T00:38:00Z"/>
        </w:rPr>
      </w:pPr>
      <w:r>
        <w:t xml:space="preserve">About three months prior I was given my form to re-enlist.  I went into Bob’s office </w:t>
      </w:r>
    </w:p>
    <w:p w14:paraId="67D2E423" w14:textId="2B46D78C" w:rsidR="00CE7681" w:rsidRDefault="00CE7681">
      <w:pPr>
        <w:pStyle w:val="bCHARACTER"/>
        <w:pPrChange w:id="10187" w:author="Copy Editor" w:date="2026-10-08T03:39:00Z" w16du:dateUtc="2026-10-08T00:39:00Z">
          <w:pPr>
            <w:pStyle w:val="body"/>
          </w:pPr>
        </w:pPrChange>
      </w:pPr>
      <w:ins w:id="10188" w:author="Copy Editor" w:date="2026-10-08T03:38:00Z">
        <w:r w:rsidRPr="00CE7681">
          <w:t>RICHARD</w:t>
        </w:r>
      </w:ins>
    </w:p>
    <w:p w14:paraId="5E4BDDEB" w14:textId="3E5E8471" w:rsidR="003439BF" w:rsidRDefault="007C0FF3" w:rsidP="004B3D80">
      <w:pPr>
        <w:pStyle w:val="bdialogue"/>
        <w:rPr>
          <w:ins w:id="10189" w:author="Copy Editor" w:date="2026-10-08T03:39:00Z" w16du:dateUtc="2026-10-08T00:39:00Z"/>
        </w:rPr>
      </w:pPr>
      <w:del w:id="10190" w:author="Copy Editor" w:date="2026-10-08T03:39:00Z" w16du:dateUtc="2026-10-08T00:39:00Z">
        <w:r w:rsidDel="00CE7681">
          <w:delText>“</w:delText>
        </w:r>
      </w:del>
      <w:r>
        <w:t>Here Bob, I thought you weren’t going to let me re-enlist?</w:t>
      </w:r>
      <w:del w:id="10191" w:author="Copy Editor" w:date="2026-10-08T03:39:00Z" w16du:dateUtc="2026-10-08T00:39:00Z">
        <w:r w:rsidDel="00CE7681">
          <w:delText>”</w:delText>
        </w:r>
      </w:del>
    </w:p>
    <w:p w14:paraId="6BF74D16" w14:textId="50CCAD54" w:rsidR="00CE7681" w:rsidRPr="00CD6C8D" w:rsidRDefault="00CD6C8D">
      <w:pPr>
        <w:pStyle w:val="bCHARACTER"/>
        <w:pPrChange w:id="10192" w:author="Copy Editor" w:date="2026-10-08T03:39:00Z" w16du:dateUtc="2026-10-08T00:39:00Z">
          <w:pPr>
            <w:pStyle w:val="bdialogue"/>
          </w:pPr>
        </w:pPrChange>
      </w:pPr>
      <w:ins w:id="10193" w:author="Copy Editor" w:date="2026-10-08T03:39:00Z">
        <w:r w:rsidRPr="00CD6C8D">
          <w:t>BOB</w:t>
        </w:r>
      </w:ins>
    </w:p>
    <w:p w14:paraId="1A9BD1C9" w14:textId="385AD2D2" w:rsidR="00CB3073" w:rsidRDefault="007C0FF3" w:rsidP="004B3D80">
      <w:pPr>
        <w:pStyle w:val="bdialogue"/>
      </w:pPr>
      <w:del w:id="10194" w:author="Copy Editor" w:date="2026-10-08T03:39:00Z" w16du:dateUtc="2026-10-08T00:39:00Z">
        <w:r w:rsidDel="00CD6C8D">
          <w:delText>“</w:delText>
        </w:r>
      </w:del>
      <w:r w:rsidR="00CB3073">
        <w:t>Thank you, Jock</w:t>
      </w:r>
      <w:r>
        <w:t>.</w:t>
      </w:r>
      <w:del w:id="10195" w:author="Copy Editor" w:date="2026-10-08T03:39:00Z" w16du:dateUtc="2026-10-08T00:39:00Z">
        <w:r w:rsidDel="00CD6C8D">
          <w:delText>”</w:delText>
        </w:r>
      </w:del>
      <w:r>
        <w:t xml:space="preserve"> </w:t>
      </w:r>
    </w:p>
    <w:p w14:paraId="3EEDD800" w14:textId="77777777" w:rsidR="00512ACC" w:rsidRPr="00512ACC" w:rsidRDefault="00512ACC">
      <w:pPr>
        <w:pStyle w:val="body"/>
        <w:rPr>
          <w:ins w:id="10196" w:author="Copy Editor" w:date="2026-10-08T03:39:00Z"/>
          <w:lang w:val="en-US"/>
        </w:rPr>
        <w:pPrChange w:id="10197" w:author="Copy Editor" w:date="2026-10-08T03:40:00Z" w16du:dateUtc="2026-10-08T00:40:00Z">
          <w:pPr>
            <w:pStyle w:val="bdialogue"/>
          </w:pPr>
        </w:pPrChange>
      </w:pPr>
      <w:ins w:id="10198" w:author="Copy Editor" w:date="2026-10-08T03:39:00Z">
        <w:r w:rsidRPr="00512ACC">
          <w:rPr>
            <w:lang w:val="en-US"/>
          </w:rPr>
          <w:lastRenderedPageBreak/>
          <w:t>Bob takes the form.</w:t>
        </w:r>
      </w:ins>
    </w:p>
    <w:p w14:paraId="4584434E" w14:textId="77777777" w:rsidR="00512ACC" w:rsidRPr="00512ACC" w:rsidRDefault="00512ACC">
      <w:pPr>
        <w:pStyle w:val="body"/>
        <w:rPr>
          <w:ins w:id="10199" w:author="Copy Editor" w:date="2026-10-08T03:39:00Z"/>
          <w:lang w:val="en-US"/>
        </w:rPr>
        <w:pPrChange w:id="10200" w:author="Copy Editor" w:date="2026-10-08T03:40:00Z" w16du:dateUtc="2026-10-08T00:40:00Z">
          <w:pPr>
            <w:pStyle w:val="bdialogue"/>
          </w:pPr>
        </w:pPrChange>
      </w:pPr>
      <w:ins w:id="10201" w:author="Copy Editor" w:date="2026-10-08T03:39:00Z">
        <w:r w:rsidRPr="00512ACC">
          <w:rPr>
            <w:lang w:val="en-US"/>
          </w:rPr>
          <w:t>Richard shrugs.</w:t>
        </w:r>
      </w:ins>
    </w:p>
    <w:p w14:paraId="7E16CFDD" w14:textId="77777777" w:rsidR="00512ACC" w:rsidRPr="00512ACC" w:rsidRDefault="00512ACC">
      <w:pPr>
        <w:pStyle w:val="bCHARACTER"/>
        <w:rPr>
          <w:ins w:id="10202" w:author="Copy Editor" w:date="2026-10-08T03:39:00Z"/>
          <w:lang w:val="en-US"/>
        </w:rPr>
        <w:pPrChange w:id="10203" w:author="Copy Editor" w:date="2026-10-08T03:40:00Z" w16du:dateUtc="2026-10-08T00:40:00Z">
          <w:pPr>
            <w:pStyle w:val="bdialogue"/>
          </w:pPr>
        </w:pPrChange>
      </w:pPr>
      <w:ins w:id="10204" w:author="Copy Editor" w:date="2026-10-08T03:39:00Z">
        <w:r w:rsidRPr="00512ACC">
          <w:rPr>
            <w:lang w:val="en-US"/>
          </w:rPr>
          <w:t>RICHARD (V.O.)</w:t>
        </w:r>
      </w:ins>
    </w:p>
    <w:p w14:paraId="5E4BDDEC" w14:textId="73C2E8FD" w:rsidR="003439BF" w:rsidRDefault="007C0FF3" w:rsidP="00512ACC">
      <w:pPr>
        <w:pStyle w:val="bdialogue"/>
        <w:rPr>
          <w:ins w:id="10205" w:author="Copy Editor" w:date="2026-10-08T03:40:00Z" w16du:dateUtc="2026-10-08T00:40:00Z"/>
        </w:rPr>
      </w:pPr>
      <w:del w:id="10206" w:author="Copy Editor" w:date="2026-10-08T03:39:00Z" w16du:dateUtc="2026-10-08T00:39:00Z">
        <w:r w:rsidDel="00512ACC">
          <w:delText>as he took it from me</w:delText>
        </w:r>
      </w:del>
      <w:del w:id="10207" w:author="Copy Editor" w:date="2026-10-08T03:40:00Z" w16du:dateUtc="2026-10-08T00:40:00Z">
        <w:r w:rsidDel="00512ACC">
          <w:delText xml:space="preserve">.  </w:delText>
        </w:r>
      </w:del>
      <w:r>
        <w:t xml:space="preserve">OK he could keep </w:t>
      </w:r>
      <w:r w:rsidR="00CB3073">
        <w:t>it;</w:t>
      </w:r>
      <w:r>
        <w:t xml:space="preserve"> the unit wasn’t worth getting excited about by then anyway. </w:t>
      </w:r>
    </w:p>
    <w:p w14:paraId="4E51851E" w14:textId="77777777" w:rsidR="00512ACC" w:rsidRPr="00512ACC" w:rsidRDefault="00512ACC" w:rsidP="00512ACC">
      <w:pPr>
        <w:pStyle w:val="body"/>
        <w:rPr>
          <w:ins w:id="10208" w:author="Copy Editor" w:date="2026-10-08T03:40:00Z"/>
          <w:b/>
          <w:bCs/>
          <w:lang w:val="en-US"/>
        </w:rPr>
      </w:pPr>
      <w:ins w:id="10209" w:author="Copy Editor" w:date="2026-10-08T03:40:00Z">
        <w:r w:rsidRPr="00512ACC">
          <w:rPr>
            <w:b/>
            <w:bCs/>
            <w:lang w:val="en-US"/>
          </w:rPr>
          <w:t>INT. CUSTOMER'S HOUSE – DAY</w:t>
        </w:r>
      </w:ins>
    </w:p>
    <w:p w14:paraId="286CBE32" w14:textId="77777777" w:rsidR="00512ACC" w:rsidRPr="00512ACC" w:rsidRDefault="00512ACC" w:rsidP="00512ACC">
      <w:pPr>
        <w:pStyle w:val="body"/>
        <w:rPr>
          <w:ins w:id="10210" w:author="Copy Editor" w:date="2026-10-08T03:40:00Z"/>
          <w:lang w:val="en-US"/>
        </w:rPr>
      </w:pPr>
      <w:ins w:id="10211" w:author="Copy Editor" w:date="2026-10-08T03:40:00Z">
        <w:r w:rsidRPr="00512ACC">
          <w:rPr>
            <w:lang w:val="en-US"/>
          </w:rPr>
          <w:t>A customer offers Richard a decorating job for October.</w:t>
        </w:r>
      </w:ins>
    </w:p>
    <w:p w14:paraId="6EC94606" w14:textId="77777777" w:rsidR="00512ACC" w:rsidRPr="00512ACC" w:rsidRDefault="00512ACC">
      <w:pPr>
        <w:pStyle w:val="bCHARACTER"/>
        <w:rPr>
          <w:ins w:id="10212" w:author="Copy Editor" w:date="2026-10-08T03:40:00Z"/>
          <w:lang w:val="en-US"/>
        </w:rPr>
        <w:pPrChange w:id="10213" w:author="Copy Editor" w:date="2026-10-08T03:40:00Z" w16du:dateUtc="2026-10-08T00:40:00Z">
          <w:pPr>
            <w:pStyle w:val="body"/>
          </w:pPr>
        </w:pPrChange>
      </w:pPr>
      <w:ins w:id="10214" w:author="Copy Editor" w:date="2026-10-08T03:40:00Z">
        <w:r w:rsidRPr="00512ACC">
          <w:rPr>
            <w:lang w:val="en-US"/>
          </w:rPr>
          <w:t>RICHARD (V.O.)</w:t>
        </w:r>
      </w:ins>
    </w:p>
    <w:p w14:paraId="16C776D6" w14:textId="1640F74C" w:rsidR="00512ACC" w:rsidDel="009200B9" w:rsidRDefault="00512ACC">
      <w:pPr>
        <w:pStyle w:val="body"/>
        <w:rPr>
          <w:del w:id="10215" w:author="Copy Editor" w:date="2026-10-08T03:40:00Z" w16du:dateUtc="2026-10-08T00:40:00Z"/>
        </w:rPr>
      </w:pPr>
    </w:p>
    <w:p w14:paraId="5B2F53EE" w14:textId="77777777" w:rsidR="009200B9" w:rsidRDefault="007C0FF3" w:rsidP="009200B9">
      <w:pPr>
        <w:pStyle w:val="bdialogue"/>
        <w:rPr>
          <w:ins w:id="10216" w:author="Copy Editor" w:date="2026-10-08T03:40:00Z" w16du:dateUtc="2026-10-08T00:40:00Z"/>
        </w:rPr>
      </w:pPr>
      <w:r>
        <w:t xml:space="preserve">It was about this time that one of my customers asked me to work the month of October on a decorating job.  </w:t>
      </w:r>
    </w:p>
    <w:p w14:paraId="2449509F" w14:textId="77777777" w:rsidR="009200B9" w:rsidRDefault="007C0FF3" w:rsidP="009200B9">
      <w:pPr>
        <w:pStyle w:val="bdialogue"/>
        <w:rPr>
          <w:ins w:id="10217" w:author="Copy Editor" w:date="2026-10-08T03:40:00Z" w16du:dateUtc="2026-10-08T00:40:00Z"/>
        </w:rPr>
      </w:pPr>
      <w:r>
        <w:t xml:space="preserve">As I wasn’t committed to the TA after the </w:t>
      </w:r>
      <w:r w:rsidR="00CB3073">
        <w:t>14</w:t>
      </w:r>
      <w:r w:rsidR="00CB3073">
        <w:rPr>
          <w:vertAlign w:val="superscript"/>
        </w:rPr>
        <w:t>th of</w:t>
      </w:r>
      <w:r>
        <w:t xml:space="preserve"> October I accepted, I had a mortgage to pay and had to make sure I had money coming in and I didn’t know if I was going to continue with the TA.  </w:t>
      </w:r>
    </w:p>
    <w:p w14:paraId="1DE72706" w14:textId="77777777" w:rsidR="009200B9" w:rsidRPr="009200B9" w:rsidRDefault="009200B9" w:rsidP="009200B9">
      <w:pPr>
        <w:pStyle w:val="body"/>
        <w:rPr>
          <w:ins w:id="10218" w:author="Copy Editor" w:date="2026-10-08T03:41:00Z"/>
          <w:b/>
          <w:bCs/>
          <w:lang w:val="en-US"/>
        </w:rPr>
      </w:pPr>
      <w:ins w:id="10219" w:author="Copy Editor" w:date="2026-10-08T03:41:00Z">
        <w:r w:rsidRPr="009200B9">
          <w:rPr>
            <w:b/>
            <w:bCs/>
            <w:lang w:val="en-US"/>
          </w:rPr>
          <w:t>INT. TA UNIT – DAY</w:t>
        </w:r>
      </w:ins>
    </w:p>
    <w:p w14:paraId="47D0C8B4" w14:textId="77777777" w:rsidR="009200B9" w:rsidRPr="009200B9" w:rsidRDefault="009200B9">
      <w:pPr>
        <w:pStyle w:val="bCHARACTER"/>
        <w:rPr>
          <w:ins w:id="10220" w:author="Copy Editor" w:date="2026-10-08T03:41:00Z"/>
          <w:lang w:val="en-US"/>
        </w:rPr>
        <w:pPrChange w:id="10221" w:author="Copy Editor" w:date="2026-10-08T03:41:00Z" w16du:dateUtc="2026-10-08T00:41:00Z">
          <w:pPr>
            <w:pStyle w:val="body"/>
          </w:pPr>
        </w:pPrChange>
      </w:pPr>
      <w:ins w:id="10222" w:author="Copy Editor" w:date="2026-10-08T03:41:00Z">
        <w:r w:rsidRPr="009200B9">
          <w:rPr>
            <w:lang w:val="en-US"/>
          </w:rPr>
          <w:t>RICHARD (V.O.)</w:t>
        </w:r>
      </w:ins>
    </w:p>
    <w:p w14:paraId="5E4BDDEE" w14:textId="793A461C" w:rsidR="003439BF" w:rsidRDefault="007C0FF3" w:rsidP="009200B9">
      <w:pPr>
        <w:pStyle w:val="bdialogue"/>
        <w:rPr>
          <w:ins w:id="10223" w:author="Copy Editor" w:date="2026-10-08T03:41:00Z" w16du:dateUtc="2026-10-08T00:41:00Z"/>
        </w:rPr>
      </w:pPr>
      <w:del w:id="10224" w:author="Copy Editor" w:date="2026-10-08T03:41:00Z" w16du:dateUtc="2026-10-08T00:41:00Z">
        <w:r w:rsidDel="00CA764A">
          <w:delText>Also, i</w:delText>
        </w:r>
      </w:del>
      <w:ins w:id="10225" w:author="Copy Editor" w:date="2026-10-08T03:41:00Z" w16du:dateUtc="2026-10-08T00:41:00Z">
        <w:r w:rsidR="00CA764A">
          <w:t>I</w:t>
        </w:r>
      </w:ins>
      <w:r>
        <w:t>nterestingly, the new OC introduced a policy were for certain important weekends, us TA squaddies had to commit to attending six months prior to the weekend exercise being held.</w:t>
      </w:r>
    </w:p>
    <w:p w14:paraId="3A87F779" w14:textId="77777777" w:rsidR="00CA764A" w:rsidRPr="00CA764A" w:rsidRDefault="00CA764A" w:rsidP="00CA764A">
      <w:pPr>
        <w:pStyle w:val="body"/>
        <w:rPr>
          <w:ins w:id="10226" w:author="Copy Editor" w:date="2026-10-08T03:41:00Z"/>
          <w:b/>
          <w:bCs/>
          <w:lang w:val="en-US"/>
        </w:rPr>
      </w:pPr>
      <w:ins w:id="10227" w:author="Copy Editor" w:date="2026-10-08T03:41:00Z">
        <w:r w:rsidRPr="00CA764A">
          <w:rPr>
            <w:b/>
            <w:bCs/>
            <w:lang w:val="en-US"/>
          </w:rPr>
          <w:t>INT. TA UNIT – NIGHT</w:t>
        </w:r>
      </w:ins>
    </w:p>
    <w:p w14:paraId="0D2DA351" w14:textId="77777777" w:rsidR="00CA764A" w:rsidRPr="00CA764A" w:rsidRDefault="00CA764A" w:rsidP="00CA764A">
      <w:pPr>
        <w:pStyle w:val="body"/>
        <w:rPr>
          <w:ins w:id="10228" w:author="Copy Editor" w:date="2026-10-08T03:41:00Z"/>
          <w:lang w:val="en-US"/>
        </w:rPr>
      </w:pPr>
      <w:ins w:id="10229" w:author="Copy Editor" w:date="2026-10-08T03:41:00Z">
        <w:r w:rsidRPr="00CA764A">
          <w:rPr>
            <w:lang w:val="en-US"/>
          </w:rPr>
          <w:t>Richard is told he is on the OC’s orders for Saturday night.</w:t>
        </w:r>
      </w:ins>
    </w:p>
    <w:p w14:paraId="2ADF2368" w14:textId="77777777" w:rsidR="00CA764A" w:rsidRPr="00CA764A" w:rsidRDefault="00CA764A">
      <w:pPr>
        <w:pStyle w:val="bCHARACTER"/>
        <w:rPr>
          <w:ins w:id="10230" w:author="Copy Editor" w:date="2026-10-08T03:41:00Z"/>
          <w:lang w:val="en-US"/>
        </w:rPr>
        <w:pPrChange w:id="10231" w:author="Copy Editor" w:date="2026-10-08T03:41:00Z" w16du:dateUtc="2026-10-08T00:41:00Z">
          <w:pPr>
            <w:pStyle w:val="body"/>
          </w:pPr>
        </w:pPrChange>
      </w:pPr>
      <w:ins w:id="10232" w:author="Copy Editor" w:date="2026-10-08T03:41:00Z">
        <w:r w:rsidRPr="00CA764A">
          <w:rPr>
            <w:lang w:val="en-US"/>
          </w:rPr>
          <w:t>RICHARD (V.O.)</w:t>
        </w:r>
      </w:ins>
    </w:p>
    <w:p w14:paraId="34D95B2C" w14:textId="3EB399D2" w:rsidR="00CA764A" w:rsidDel="00CA764A" w:rsidRDefault="00CA764A">
      <w:pPr>
        <w:pStyle w:val="body"/>
        <w:rPr>
          <w:del w:id="10233" w:author="Copy Editor" w:date="2026-10-08T03:41:00Z" w16du:dateUtc="2026-10-08T00:41:00Z"/>
        </w:rPr>
      </w:pPr>
    </w:p>
    <w:p w14:paraId="5984E410" w14:textId="77777777" w:rsidR="00CA764A" w:rsidRDefault="007C0FF3" w:rsidP="00CA764A">
      <w:pPr>
        <w:pStyle w:val="bdialogue"/>
        <w:rPr>
          <w:ins w:id="10234" w:author="Copy Editor" w:date="2026-10-08T03:41:00Z" w16du:dateUtc="2026-10-08T00:41:00Z"/>
        </w:rPr>
      </w:pPr>
      <w:r>
        <w:t xml:space="preserve">Then I was told I was on OC’s orders on Saturday night.  </w:t>
      </w:r>
    </w:p>
    <w:p w14:paraId="4641C229" w14:textId="77777777" w:rsidR="00CA764A" w:rsidRDefault="007C0FF3">
      <w:pPr>
        <w:pStyle w:val="bbodybeforebeat"/>
        <w:rPr>
          <w:ins w:id="10235" w:author="Copy Editor" w:date="2026-10-08T03:42:00Z" w16du:dateUtc="2026-10-08T00:42:00Z"/>
        </w:rPr>
        <w:pPrChange w:id="10236" w:author="Copy Editor" w:date="2026-10-08T03:42:00Z" w16du:dateUtc="2026-10-08T00:42:00Z">
          <w:pPr>
            <w:pStyle w:val="bdialogue"/>
          </w:pPr>
        </w:pPrChange>
      </w:pPr>
      <w:r>
        <w:t xml:space="preserve">That normally means you’re in </w:t>
      </w:r>
      <w:r w:rsidR="00CB3073">
        <w:t>trouble,</w:t>
      </w:r>
      <w:r>
        <w:t xml:space="preserve"> but my conscience was </w:t>
      </w:r>
      <w:r w:rsidR="00CB3073">
        <w:lastRenderedPageBreak/>
        <w:t>clear,</w:t>
      </w:r>
      <w:r>
        <w:t xml:space="preserve"> so I wondered what he wanted to discuss with me.  </w:t>
      </w:r>
    </w:p>
    <w:p w14:paraId="6B0C975D" w14:textId="3C2640BF" w:rsidR="00CA764A" w:rsidRDefault="00CA764A">
      <w:pPr>
        <w:pStyle w:val="baparenthisis"/>
        <w:rPr>
          <w:ins w:id="10237" w:author="Copy Editor" w:date="2026-10-08T03:42:00Z" w16du:dateUtc="2026-10-08T00:42:00Z"/>
        </w:rPr>
        <w:pPrChange w:id="10238" w:author="Copy Editor" w:date="2026-10-08T03:42:00Z" w16du:dateUtc="2026-10-08T00:42:00Z">
          <w:pPr>
            <w:pStyle w:val="bdialogue"/>
          </w:pPr>
        </w:pPrChange>
      </w:pPr>
      <w:ins w:id="10239" w:author="Copy Editor" w:date="2026-10-08T03:42:00Z" w16du:dateUtc="2026-10-08T00:42:00Z">
        <w:r>
          <w:t>(A beat.)</w:t>
        </w:r>
      </w:ins>
    </w:p>
    <w:p w14:paraId="3CCCE04C" w14:textId="77777777" w:rsidR="00CA764A" w:rsidRDefault="007C0FF3" w:rsidP="00CA764A">
      <w:pPr>
        <w:pStyle w:val="bdialogue"/>
        <w:rPr>
          <w:ins w:id="10240" w:author="Copy Editor" w:date="2026-10-08T03:42:00Z" w16du:dateUtc="2026-10-08T00:42:00Z"/>
        </w:rPr>
      </w:pPr>
      <w:r>
        <w:t xml:space="preserve">Something told me it wasn’t going to be </w:t>
      </w:r>
      <w:r w:rsidR="00CB3073">
        <w:t>good,</w:t>
      </w:r>
      <w:r>
        <w:t xml:space="preserve"> but I was so fed up with the unit by then I wasn’t going to take any nonsense, if he demanded too much from </w:t>
      </w:r>
      <w:r w:rsidR="00CB3073">
        <w:t>me,</w:t>
      </w:r>
      <w:r>
        <w:t xml:space="preserve"> I’d leave.  </w:t>
      </w:r>
    </w:p>
    <w:p w14:paraId="59A9AABE" w14:textId="77777777" w:rsidR="00EF136B" w:rsidRDefault="007C0FF3" w:rsidP="00CA764A">
      <w:pPr>
        <w:pStyle w:val="bdialogue"/>
        <w:rPr>
          <w:ins w:id="10241" w:author="Copy Editor" w:date="2026-10-08T03:42:00Z" w16du:dateUtc="2026-10-08T00:42:00Z"/>
        </w:rPr>
      </w:pPr>
      <w:r>
        <w:t xml:space="preserve">I was sat having a pint with one of the other lads and I told him I was on OC’s </w:t>
      </w:r>
      <w:r w:rsidR="00CB3073">
        <w:t>orders,</w:t>
      </w:r>
      <w:r>
        <w:t xml:space="preserve"> and I was 90% sure I’d be leaving and 95% sure that was what I wanted to happen.  </w:t>
      </w:r>
    </w:p>
    <w:p w14:paraId="5E4BDDF0" w14:textId="2D70C105" w:rsidR="003439BF" w:rsidRDefault="007C0FF3">
      <w:pPr>
        <w:pStyle w:val="bdialogue"/>
        <w:pPrChange w:id="10242" w:author="Copy Editor" w:date="2026-10-08T03:41:00Z" w16du:dateUtc="2026-10-08T00:41:00Z">
          <w:pPr>
            <w:pStyle w:val="body"/>
          </w:pPr>
        </w:pPrChange>
      </w:pPr>
      <w:r>
        <w:t>My mate was stunned that someone of my enthusiasm had come to this point.</w:t>
      </w:r>
    </w:p>
    <w:p w14:paraId="4061EDDF" w14:textId="69F24EB0" w:rsidR="00E36C76" w:rsidRPr="00E36C76" w:rsidRDefault="007C0FF3" w:rsidP="00E36C76">
      <w:pPr>
        <w:pStyle w:val="body"/>
        <w:rPr>
          <w:ins w:id="10243" w:author="Copy Editor" w:date="2026-10-08T03:43:00Z"/>
          <w:b/>
          <w:bCs/>
          <w:lang w:val="en-US"/>
        </w:rPr>
      </w:pPr>
      <w:del w:id="10244" w:author="Copy Editor" w:date="2026-10-08T03:43:00Z" w16du:dateUtc="2026-10-08T00:43:00Z">
        <w:r w:rsidDel="00E36C76">
          <w:delText>Later that evening the Sargent Major found me</w:delText>
        </w:r>
      </w:del>
      <w:ins w:id="10245" w:author="Copy Editor" w:date="2026-10-08T03:43:00Z" w16du:dateUtc="2026-10-08T00:43:00Z">
        <w:r w:rsidR="00E36C76" w:rsidRPr="00E36C76">
          <w:rPr>
            <w:rFonts w:ascii="Times New Roman" w:eastAsia="Times New Roman" w:hAnsi="Times New Roman" w:cs="Times New Roman"/>
            <w:b/>
            <w:bCs/>
            <w:color w:val="auto"/>
            <w:kern w:val="0"/>
            <w:sz w:val="27"/>
            <w:szCs w:val="27"/>
            <w:lang w:val="en-US" w:eastAsia="en-US" w:bidi="ar-SA"/>
          </w:rPr>
          <w:t xml:space="preserve"> </w:t>
        </w:r>
      </w:ins>
      <w:ins w:id="10246" w:author="Copy Editor" w:date="2026-10-08T03:43:00Z">
        <w:r w:rsidR="00E36C76" w:rsidRPr="00E36C76">
          <w:rPr>
            <w:b/>
            <w:bCs/>
            <w:lang w:val="en-US"/>
          </w:rPr>
          <w:t>INT. TA UNIT – NIGHT</w:t>
        </w:r>
      </w:ins>
    </w:p>
    <w:p w14:paraId="07EF6C77" w14:textId="77777777" w:rsidR="00E36C76" w:rsidRPr="00E36C76" w:rsidRDefault="00E36C76" w:rsidP="00E36C76">
      <w:pPr>
        <w:pStyle w:val="body"/>
        <w:rPr>
          <w:ins w:id="10247" w:author="Copy Editor" w:date="2026-10-08T03:43:00Z"/>
          <w:lang w:val="en-US"/>
        </w:rPr>
      </w:pPr>
      <w:ins w:id="10248" w:author="Copy Editor" w:date="2026-10-08T03:43:00Z">
        <w:r w:rsidRPr="00E36C76">
          <w:rPr>
            <w:lang w:val="en-US"/>
          </w:rPr>
          <w:t>The Sergeant Major finds Richard.</w:t>
        </w:r>
      </w:ins>
    </w:p>
    <w:p w14:paraId="35852503" w14:textId="338AD922" w:rsidR="00CB3073" w:rsidRDefault="007C0FF3">
      <w:pPr>
        <w:pStyle w:val="bCHARACTER"/>
        <w:pPrChange w:id="10249" w:author="Copy Editor" w:date="2026-10-08T03:43:00Z" w16du:dateUtc="2026-10-08T00:43:00Z">
          <w:pPr>
            <w:pStyle w:val="body"/>
          </w:pPr>
        </w:pPrChange>
      </w:pPr>
      <w:del w:id="10250" w:author="Copy Editor" w:date="2026-10-08T03:43:00Z" w16du:dateUtc="2026-10-08T00:43:00Z">
        <w:r w:rsidDel="00E36C76">
          <w:delText xml:space="preserve">. </w:delText>
        </w:r>
      </w:del>
      <w:ins w:id="10251" w:author="Copy Editor" w:date="2026-10-08T03:43:00Z">
        <w:r w:rsidR="00E36C76" w:rsidRPr="00E36C76">
          <w:t>SERGEANT MAJOR</w:t>
        </w:r>
      </w:ins>
      <w:r>
        <w:t xml:space="preserve"> </w:t>
      </w:r>
    </w:p>
    <w:p w14:paraId="25B8B183" w14:textId="578BDB79" w:rsidR="00CB3073" w:rsidRDefault="007C0FF3" w:rsidP="004B3D80">
      <w:pPr>
        <w:pStyle w:val="bdialogue"/>
        <w:rPr>
          <w:ins w:id="10252" w:author="Copy Editor" w:date="2026-10-08T03:43:00Z" w16du:dateUtc="2026-10-08T00:43:00Z"/>
        </w:rPr>
      </w:pPr>
      <w:del w:id="10253" w:author="Copy Editor" w:date="2026-10-08T03:43:00Z" w16du:dateUtc="2026-10-08T00:43:00Z">
        <w:r w:rsidDel="00E36C76">
          <w:delText>“</w:delText>
        </w:r>
      </w:del>
      <w:r>
        <w:t xml:space="preserve">Come on Jock, </w:t>
      </w:r>
      <w:r w:rsidR="00CB3073">
        <w:t>let’s</w:t>
      </w:r>
      <w:r>
        <w:t xml:space="preserve"> go and see the OC now</w:t>
      </w:r>
      <w:ins w:id="10254" w:author="Copy Editor" w:date="2026-10-08T03:43:00Z" w16du:dateUtc="2026-10-08T00:43:00Z">
        <w:r w:rsidR="00E36C76">
          <w:t>.</w:t>
        </w:r>
      </w:ins>
      <w:del w:id="10255" w:author="Copy Editor" w:date="2026-10-08T03:43:00Z" w16du:dateUtc="2026-10-08T00:43:00Z">
        <w:r w:rsidDel="00E36C76">
          <w:delText xml:space="preserve">,”  </w:delText>
        </w:r>
      </w:del>
    </w:p>
    <w:p w14:paraId="1CFC8426" w14:textId="4FB49008" w:rsidR="00E36C76" w:rsidRDefault="003933BF">
      <w:pPr>
        <w:pStyle w:val="bCHARACTER"/>
        <w:pPrChange w:id="10256" w:author="Copy Editor" w:date="2026-10-08T03:43:00Z" w16du:dateUtc="2026-10-08T00:43:00Z">
          <w:pPr>
            <w:pStyle w:val="bdialogue"/>
          </w:pPr>
        </w:pPrChange>
      </w:pPr>
      <w:ins w:id="10257" w:author="Copy Editor" w:date="2026-10-08T03:43:00Z">
        <w:r w:rsidRPr="003933BF">
          <w:t>RICHARD (V.O.)</w:t>
        </w:r>
      </w:ins>
    </w:p>
    <w:p w14:paraId="10347033" w14:textId="77777777" w:rsidR="003933BF" w:rsidRDefault="007C0FF3" w:rsidP="003933BF">
      <w:pPr>
        <w:pStyle w:val="bdialogue"/>
        <w:rPr>
          <w:ins w:id="10258" w:author="Copy Editor" w:date="2026-10-08T03:44:00Z" w16du:dateUtc="2026-10-08T00:44:00Z"/>
        </w:rPr>
      </w:pPr>
      <w:r>
        <w:t>OK I thought.</w:t>
      </w:r>
    </w:p>
    <w:p w14:paraId="2EE12DE0" w14:textId="77777777" w:rsidR="003933BF" w:rsidRPr="003933BF" w:rsidRDefault="003933BF">
      <w:pPr>
        <w:pStyle w:val="body"/>
        <w:rPr>
          <w:ins w:id="10259" w:author="Copy Editor" w:date="2026-10-08T03:44:00Z"/>
          <w:lang w:val="en-US"/>
        </w:rPr>
        <w:pPrChange w:id="10260" w:author="Copy Editor" w:date="2026-10-08T03:44:00Z" w16du:dateUtc="2026-10-08T00:44:00Z">
          <w:pPr>
            <w:pStyle w:val="bdialogue"/>
          </w:pPr>
        </w:pPrChange>
      </w:pPr>
      <w:ins w:id="10261" w:author="Copy Editor" w:date="2026-10-08T03:44:00Z">
        <w:r w:rsidRPr="003933BF">
          <w:rPr>
            <w:lang w:val="en-US"/>
          </w:rPr>
          <w:t>They walk.</w:t>
        </w:r>
      </w:ins>
    </w:p>
    <w:p w14:paraId="0FA9BCE0" w14:textId="77777777" w:rsidR="003933BF" w:rsidRPr="003933BF" w:rsidRDefault="003933BF">
      <w:pPr>
        <w:pStyle w:val="body"/>
        <w:rPr>
          <w:ins w:id="10262" w:author="Copy Editor" w:date="2026-10-08T03:44:00Z"/>
          <w:lang w:val="en-US"/>
        </w:rPr>
        <w:pPrChange w:id="10263" w:author="Copy Editor" w:date="2026-10-08T03:44:00Z" w16du:dateUtc="2026-10-08T00:44:00Z">
          <w:pPr>
            <w:pStyle w:val="bdialogue"/>
          </w:pPr>
        </w:pPrChange>
      </w:pPr>
      <w:ins w:id="10264" w:author="Copy Editor" w:date="2026-10-08T03:44:00Z">
        <w:r w:rsidRPr="003933BF">
          <w:rPr>
            <w:lang w:val="en-US"/>
          </w:rPr>
          <w:t>The Sergeant Major looks Richard over.</w:t>
        </w:r>
      </w:ins>
    </w:p>
    <w:p w14:paraId="7DBF9053" w14:textId="77777777" w:rsidR="003933BF" w:rsidRPr="003933BF" w:rsidRDefault="003933BF">
      <w:pPr>
        <w:pStyle w:val="bCHARACTER"/>
        <w:rPr>
          <w:ins w:id="10265" w:author="Copy Editor" w:date="2026-10-08T03:44:00Z"/>
          <w:lang w:val="en-US"/>
        </w:rPr>
        <w:pPrChange w:id="10266" w:author="Copy Editor" w:date="2026-10-08T03:44:00Z" w16du:dateUtc="2026-10-08T00:44:00Z">
          <w:pPr>
            <w:pStyle w:val="bdialogue"/>
          </w:pPr>
        </w:pPrChange>
      </w:pPr>
      <w:ins w:id="10267" w:author="Copy Editor" w:date="2026-10-08T03:44:00Z">
        <w:r w:rsidRPr="003933BF">
          <w:rPr>
            <w:lang w:val="en-US"/>
          </w:rPr>
          <w:t>SERGEANT MAJOR</w:t>
        </w:r>
      </w:ins>
    </w:p>
    <w:p w14:paraId="0C8E3D2C" w14:textId="6D4C9AF2" w:rsidR="00CB3073" w:rsidDel="003933BF" w:rsidRDefault="007C0FF3">
      <w:pPr>
        <w:pStyle w:val="bdialogue"/>
        <w:rPr>
          <w:del w:id="10268" w:author="Copy Editor" w:date="2026-10-08T03:44:00Z" w16du:dateUtc="2026-10-08T00:44:00Z"/>
        </w:rPr>
        <w:pPrChange w:id="10269" w:author="Copy Editor" w:date="2026-10-08T03:44:00Z" w16du:dateUtc="2026-10-08T00:44:00Z">
          <w:pPr>
            <w:pStyle w:val="body"/>
          </w:pPr>
        </w:pPrChange>
      </w:pPr>
      <w:del w:id="10270" w:author="Copy Editor" w:date="2026-10-08T03:44:00Z" w16du:dateUtc="2026-10-08T00:44:00Z">
        <w:r w:rsidDel="003933BF">
          <w:delText xml:space="preserve">  The Sargent Major looked at me, </w:delText>
        </w:r>
      </w:del>
    </w:p>
    <w:p w14:paraId="30F0D96B" w14:textId="7284241E" w:rsidR="00CB3073" w:rsidRDefault="007C0FF3" w:rsidP="004B3D80">
      <w:pPr>
        <w:pStyle w:val="bdialogue"/>
      </w:pPr>
      <w:del w:id="10271" w:author="Copy Editor" w:date="2026-10-08T03:44:00Z" w16du:dateUtc="2026-10-08T00:44:00Z">
        <w:r w:rsidDel="003933BF">
          <w:delText>“</w:delText>
        </w:r>
      </w:del>
      <w:r>
        <w:t>Come on, tidy yourself up a bit!</w:t>
      </w:r>
      <w:del w:id="10272" w:author="Copy Editor" w:date="2026-10-08T03:44:00Z" w16du:dateUtc="2026-10-08T00:44:00Z">
        <w:r w:rsidDel="003933BF">
          <w:delText xml:space="preserve">” </w:delText>
        </w:r>
      </w:del>
      <w:r>
        <w:t xml:space="preserve"> </w:t>
      </w:r>
    </w:p>
    <w:p w14:paraId="5AB42DA9" w14:textId="77777777" w:rsidR="00795E54" w:rsidRPr="00795E54" w:rsidRDefault="00795E54">
      <w:pPr>
        <w:pStyle w:val="body"/>
        <w:rPr>
          <w:ins w:id="10273" w:author="Copy Editor" w:date="2026-10-08T03:44:00Z"/>
          <w:lang w:val="en-US"/>
        </w:rPr>
        <w:pPrChange w:id="10274" w:author="Copy Editor" w:date="2026-10-08T03:44:00Z" w16du:dateUtc="2026-10-08T00:44:00Z">
          <w:pPr>
            <w:pStyle w:val="bdialogue"/>
          </w:pPr>
        </w:pPrChange>
      </w:pPr>
      <w:ins w:id="10275" w:author="Copy Editor" w:date="2026-10-08T03:44:00Z">
        <w:r w:rsidRPr="00795E54">
          <w:rPr>
            <w:lang w:val="en-US"/>
          </w:rPr>
          <w:t>Richard stops dead.</w:t>
        </w:r>
      </w:ins>
    </w:p>
    <w:p w14:paraId="4D488E40" w14:textId="77777777" w:rsidR="00795E54" w:rsidRPr="00795E54" w:rsidRDefault="00795E54">
      <w:pPr>
        <w:pStyle w:val="bCHARACTER"/>
        <w:rPr>
          <w:ins w:id="10276" w:author="Copy Editor" w:date="2026-10-08T03:44:00Z"/>
          <w:lang w:val="en-US"/>
        </w:rPr>
        <w:pPrChange w:id="10277" w:author="Copy Editor" w:date="2026-10-08T03:44:00Z" w16du:dateUtc="2026-10-08T00:44:00Z">
          <w:pPr>
            <w:pStyle w:val="bdialogue"/>
          </w:pPr>
        </w:pPrChange>
      </w:pPr>
      <w:ins w:id="10278" w:author="Copy Editor" w:date="2026-10-08T03:44:00Z">
        <w:r w:rsidRPr="00795E54">
          <w:rPr>
            <w:lang w:val="en-US"/>
          </w:rPr>
          <w:t>RICHARD</w:t>
        </w:r>
      </w:ins>
    </w:p>
    <w:p w14:paraId="35DE81A7" w14:textId="7854FA7B" w:rsidR="00CB3073" w:rsidDel="00795E54" w:rsidRDefault="007C0FF3" w:rsidP="00B33299">
      <w:pPr>
        <w:pStyle w:val="body"/>
        <w:rPr>
          <w:del w:id="10279" w:author="Copy Editor" w:date="2026-10-08T03:45:00Z" w16du:dateUtc="2026-10-08T00:45:00Z"/>
        </w:rPr>
      </w:pPr>
      <w:del w:id="10280" w:author="Copy Editor" w:date="2026-10-08T03:44:00Z" w16du:dateUtc="2026-10-08T00:44:00Z">
        <w:r w:rsidDel="00795E54">
          <w:delText xml:space="preserve">I stopped dead in my tracks.  </w:delText>
        </w:r>
      </w:del>
    </w:p>
    <w:p w14:paraId="6380DF06" w14:textId="239216E7" w:rsidR="00CB3073" w:rsidRDefault="007C0FF3" w:rsidP="00795E54">
      <w:pPr>
        <w:pStyle w:val="bdialogue"/>
        <w:rPr>
          <w:ins w:id="10281" w:author="Copy Editor" w:date="2026-10-08T03:45:00Z" w16du:dateUtc="2026-10-08T00:45:00Z"/>
        </w:rPr>
      </w:pPr>
      <w:del w:id="10282" w:author="Copy Editor" w:date="2026-10-08T03:45:00Z" w16du:dateUtc="2026-10-08T00:45:00Z">
        <w:r w:rsidDel="00795E54">
          <w:delText>“</w:delText>
        </w:r>
      </w:del>
      <w:r>
        <w:t>Am I in trouble or something</w:t>
      </w:r>
      <w:ins w:id="10283" w:author="Copy Editor" w:date="2026-10-08T03:45:00Z" w16du:dateUtc="2026-10-08T00:45:00Z">
        <w:r w:rsidR="00795E54">
          <w:t>?</w:t>
        </w:r>
      </w:ins>
      <w:del w:id="10284" w:author="Copy Editor" w:date="2026-10-08T03:45:00Z" w16du:dateUtc="2026-10-08T00:45:00Z">
        <w:r w:rsidDel="00795E54">
          <w:delText xml:space="preserve">?”  </w:delText>
        </w:r>
      </w:del>
    </w:p>
    <w:p w14:paraId="35A25B31" w14:textId="77777777" w:rsidR="00CE4CBA" w:rsidRPr="00CE4CBA" w:rsidRDefault="00CE4CBA" w:rsidP="00CE4CBA">
      <w:pPr>
        <w:pStyle w:val="body"/>
        <w:rPr>
          <w:ins w:id="10285" w:author="Copy Editor" w:date="2026-10-08T03:45:00Z"/>
          <w:lang w:val="en-US"/>
        </w:rPr>
      </w:pPr>
      <w:ins w:id="10286" w:author="Copy Editor" w:date="2026-10-08T03:45:00Z">
        <w:r w:rsidRPr="00CE4CBA">
          <w:rPr>
            <w:lang w:val="en-US"/>
          </w:rPr>
          <w:t>The Sergeant Major hesitates.</w:t>
        </w:r>
      </w:ins>
    </w:p>
    <w:p w14:paraId="3091473C" w14:textId="77777777" w:rsidR="00CE4CBA" w:rsidRPr="00CE4CBA" w:rsidRDefault="00CE4CBA">
      <w:pPr>
        <w:pStyle w:val="bCHARACTER"/>
        <w:rPr>
          <w:ins w:id="10287" w:author="Copy Editor" w:date="2026-10-08T03:45:00Z"/>
          <w:lang w:val="en-US"/>
        </w:rPr>
        <w:pPrChange w:id="10288" w:author="Copy Editor" w:date="2026-10-08T03:45:00Z" w16du:dateUtc="2026-10-08T00:45:00Z">
          <w:pPr>
            <w:pStyle w:val="body"/>
          </w:pPr>
        </w:pPrChange>
      </w:pPr>
      <w:ins w:id="10289" w:author="Copy Editor" w:date="2026-10-08T03:45:00Z">
        <w:r w:rsidRPr="00CE4CBA">
          <w:rPr>
            <w:lang w:val="en-US"/>
          </w:rPr>
          <w:t>SERGEANT MAJOR</w:t>
        </w:r>
      </w:ins>
    </w:p>
    <w:p w14:paraId="35639095" w14:textId="77777777" w:rsidR="00CE4CBA" w:rsidRDefault="00CE4CBA">
      <w:pPr>
        <w:pStyle w:val="body"/>
        <w:pPrChange w:id="10290" w:author="Copy Editor" w:date="2026-10-08T03:45:00Z" w16du:dateUtc="2026-10-08T00:45:00Z">
          <w:pPr>
            <w:pStyle w:val="bdialogue"/>
          </w:pPr>
        </w:pPrChange>
      </w:pPr>
    </w:p>
    <w:p w14:paraId="2038DEA9" w14:textId="28A7482C" w:rsidR="00CB3073" w:rsidRDefault="007C0FF3" w:rsidP="004B3D80">
      <w:pPr>
        <w:pStyle w:val="bdialogue"/>
      </w:pPr>
      <w:del w:id="10291" w:author="Copy Editor" w:date="2026-10-08T03:45:00Z" w16du:dateUtc="2026-10-08T00:45:00Z">
        <w:r w:rsidDel="00CE4CBA">
          <w:lastRenderedPageBreak/>
          <w:delText>“</w:delText>
        </w:r>
      </w:del>
      <w:r>
        <w:t>Ehm, I’ll let the boss explain everything.</w:t>
      </w:r>
      <w:del w:id="10292" w:author="Copy Editor" w:date="2026-10-08T03:45:00Z" w16du:dateUtc="2026-10-08T00:45:00Z">
        <w:r w:rsidDel="00CE4CBA">
          <w:delText>”</w:delText>
        </w:r>
      </w:del>
      <w:r>
        <w:t xml:space="preserve">  </w:t>
      </w:r>
    </w:p>
    <w:p w14:paraId="01066756" w14:textId="451E4B82" w:rsidR="00CE4CBA" w:rsidRDefault="00CE4CBA">
      <w:pPr>
        <w:pStyle w:val="bCHARACTER"/>
        <w:rPr>
          <w:ins w:id="10293" w:author="Copy Editor" w:date="2026-10-08T03:45:00Z" w16du:dateUtc="2026-10-08T00:45:00Z"/>
        </w:rPr>
        <w:pPrChange w:id="10294" w:author="Copy Editor" w:date="2026-10-08T03:45:00Z" w16du:dateUtc="2026-10-08T00:45:00Z">
          <w:pPr>
            <w:pStyle w:val="bdialogue"/>
          </w:pPr>
        </w:pPrChange>
      </w:pPr>
      <w:ins w:id="10295" w:author="Copy Editor" w:date="2026-10-08T03:45:00Z">
        <w:r w:rsidRPr="00CE4CBA">
          <w:t>RICHARD</w:t>
        </w:r>
      </w:ins>
    </w:p>
    <w:p w14:paraId="5E4BDDF2" w14:textId="33D32D2C" w:rsidR="003439BF" w:rsidRDefault="007C0FF3" w:rsidP="004B3D80">
      <w:pPr>
        <w:pStyle w:val="bdialogue"/>
      </w:pPr>
      <w:del w:id="10296" w:author="Copy Editor" w:date="2026-10-08T03:45:00Z" w16du:dateUtc="2026-10-08T00:45:00Z">
        <w:r w:rsidDel="00CE4CBA">
          <w:delText>“</w:delText>
        </w:r>
      </w:del>
      <w:r>
        <w:t xml:space="preserve">OK, </w:t>
      </w:r>
      <w:r w:rsidR="00CB3073">
        <w:t>let’s</w:t>
      </w:r>
      <w:r>
        <w:t xml:space="preserve"> get it over with.</w:t>
      </w:r>
      <w:del w:id="10297" w:author="Copy Editor" w:date="2026-10-08T03:45:00Z" w16du:dateUtc="2026-10-08T00:45:00Z">
        <w:r w:rsidDel="00CE4CBA">
          <w:delText>”</w:delText>
        </w:r>
      </w:del>
    </w:p>
    <w:p w14:paraId="27CB6131" w14:textId="77777777" w:rsidR="00E00B35" w:rsidRPr="00E00B35" w:rsidRDefault="00E00B35">
      <w:pPr>
        <w:pStyle w:val="aSCENEHEAD"/>
        <w:rPr>
          <w:ins w:id="10298" w:author="Copy Editor" w:date="2026-10-08T03:46:00Z"/>
          <w:lang w:val="en-US"/>
        </w:rPr>
        <w:pPrChange w:id="10299" w:author="Copy Editor" w:date="2026-10-08T03:46:00Z" w16du:dateUtc="2026-10-08T00:46:00Z">
          <w:pPr>
            <w:pStyle w:val="bdialogue"/>
          </w:pPr>
        </w:pPrChange>
      </w:pPr>
      <w:ins w:id="10300" w:author="Copy Editor" w:date="2026-10-08T03:46:00Z">
        <w:r w:rsidRPr="00E00B35">
          <w:rPr>
            <w:lang w:val="en-US"/>
          </w:rPr>
          <w:t>INT. OC'S OFFICE – NIGHT</w:t>
        </w:r>
      </w:ins>
    </w:p>
    <w:p w14:paraId="405C5B75" w14:textId="77777777" w:rsidR="00E00B35" w:rsidRPr="00E00B35" w:rsidRDefault="00E00B35">
      <w:pPr>
        <w:pStyle w:val="body"/>
        <w:rPr>
          <w:ins w:id="10301" w:author="Copy Editor" w:date="2026-10-08T03:46:00Z"/>
          <w:lang w:val="en-US"/>
        </w:rPr>
        <w:pPrChange w:id="10302" w:author="Copy Editor" w:date="2026-10-08T03:46:00Z" w16du:dateUtc="2026-10-08T00:46:00Z">
          <w:pPr>
            <w:pStyle w:val="bdialogue"/>
          </w:pPr>
        </w:pPrChange>
      </w:pPr>
      <w:ins w:id="10303" w:author="Copy Editor" w:date="2026-10-08T03:46:00Z">
        <w:r w:rsidRPr="00E00B35">
          <w:rPr>
            <w:lang w:val="en-US"/>
          </w:rPr>
          <w:t>Richard is marched into the OC’s office.</w:t>
        </w:r>
      </w:ins>
    </w:p>
    <w:p w14:paraId="322D7C5C" w14:textId="77777777" w:rsidR="00E00B35" w:rsidRPr="00E00B35" w:rsidRDefault="00E00B35">
      <w:pPr>
        <w:pStyle w:val="body"/>
        <w:rPr>
          <w:ins w:id="10304" w:author="Copy Editor" w:date="2026-10-08T03:46:00Z"/>
          <w:lang w:val="en-US"/>
        </w:rPr>
        <w:pPrChange w:id="10305" w:author="Copy Editor" w:date="2026-10-08T03:46:00Z" w16du:dateUtc="2026-10-08T00:46:00Z">
          <w:pPr>
            <w:pStyle w:val="bdialogue"/>
          </w:pPr>
        </w:pPrChange>
      </w:pPr>
      <w:ins w:id="10306" w:author="Copy Editor" w:date="2026-10-08T03:46:00Z">
        <w:r w:rsidRPr="00E00B35">
          <w:rPr>
            <w:lang w:val="en-US"/>
          </w:rPr>
          <w:t>He stands to attention.</w:t>
        </w:r>
      </w:ins>
    </w:p>
    <w:p w14:paraId="16089BA2" w14:textId="77777777" w:rsidR="00E00B35" w:rsidRDefault="00E00B35" w:rsidP="00E00B35">
      <w:pPr>
        <w:pStyle w:val="bdialogue"/>
        <w:rPr>
          <w:ins w:id="10307" w:author="Copy Editor" w:date="2026-10-08T03:46:00Z" w16du:dateUtc="2026-10-08T00:46:00Z"/>
          <w:lang w:val="en-US"/>
        </w:rPr>
      </w:pPr>
      <w:ins w:id="10308" w:author="Copy Editor" w:date="2026-10-08T03:46:00Z">
        <w:r w:rsidRPr="00E00B35">
          <w:rPr>
            <w:lang w:val="en-US"/>
          </w:rPr>
          <w:t>The OC looks up.</w:t>
        </w:r>
      </w:ins>
    </w:p>
    <w:p w14:paraId="4EE89357" w14:textId="259DCBB6" w:rsidR="00E00B35" w:rsidRPr="00E00B35" w:rsidRDefault="00E00B35">
      <w:pPr>
        <w:pStyle w:val="bCHARACTER"/>
        <w:rPr>
          <w:ins w:id="10309" w:author="Copy Editor" w:date="2026-10-08T03:46:00Z"/>
          <w:lang w:val="en-US"/>
        </w:rPr>
        <w:pPrChange w:id="10310" w:author="Copy Editor" w:date="2026-10-08T03:46:00Z" w16du:dateUtc="2026-10-08T00:46:00Z">
          <w:pPr>
            <w:pStyle w:val="bdialogue"/>
          </w:pPr>
        </w:pPrChange>
      </w:pPr>
      <w:ins w:id="10311" w:author="Copy Editor" w:date="2026-10-08T03:46:00Z" w16du:dateUtc="2026-10-08T00:46:00Z">
        <w:r>
          <w:rPr>
            <w:lang w:val="en-US"/>
          </w:rPr>
          <w:t>OC</w:t>
        </w:r>
      </w:ins>
    </w:p>
    <w:p w14:paraId="3520018B" w14:textId="370A492D" w:rsidR="00CB3073" w:rsidDel="00E00B35" w:rsidRDefault="007C0FF3" w:rsidP="00B33299">
      <w:pPr>
        <w:pStyle w:val="body"/>
        <w:rPr>
          <w:del w:id="10312" w:author="Copy Editor" w:date="2026-10-08T03:46:00Z" w16du:dateUtc="2026-10-08T00:46:00Z"/>
        </w:rPr>
      </w:pPr>
      <w:del w:id="10313" w:author="Copy Editor" w:date="2026-10-08T03:46:00Z" w16du:dateUtc="2026-10-08T00:46:00Z">
        <w:r w:rsidDel="00E00B35">
          <w:delText xml:space="preserve">I was marched into the OC’s office and stood to attention in front of him, he looked up.  </w:delText>
        </w:r>
      </w:del>
    </w:p>
    <w:p w14:paraId="158D4887" w14:textId="05C3B1B8" w:rsidR="00CB3073" w:rsidRDefault="007C0FF3" w:rsidP="00E00B35">
      <w:pPr>
        <w:pStyle w:val="bdialogue"/>
        <w:rPr>
          <w:ins w:id="10314" w:author="Copy Editor" w:date="2026-10-08T03:46:00Z" w16du:dateUtc="2026-10-08T00:46:00Z"/>
        </w:rPr>
      </w:pPr>
      <w:del w:id="10315" w:author="Copy Editor" w:date="2026-10-08T03:46:00Z" w16du:dateUtc="2026-10-08T00:46:00Z">
        <w:r w:rsidDel="00E00B35">
          <w:delText>“</w:delText>
        </w:r>
      </w:del>
      <w:r>
        <w:t>You are the worst soldier I have ever come across…</w:t>
      </w:r>
      <w:del w:id="10316" w:author="Copy Editor" w:date="2026-10-08T03:46:00Z" w16du:dateUtc="2026-10-08T00:46:00Z">
        <w:r w:rsidDel="00E00B35">
          <w:delText>”</w:delText>
        </w:r>
      </w:del>
    </w:p>
    <w:p w14:paraId="6A75E56D" w14:textId="5FAF2ADF" w:rsidR="00E00B35" w:rsidRDefault="00E3714F">
      <w:pPr>
        <w:pStyle w:val="bCHARACTER"/>
        <w:pPrChange w:id="10317" w:author="Copy Editor" w:date="2026-10-08T03:47:00Z" w16du:dateUtc="2026-10-08T00:47:00Z">
          <w:pPr>
            <w:pStyle w:val="bdialogue"/>
          </w:pPr>
        </w:pPrChange>
      </w:pPr>
      <w:ins w:id="10318" w:author="Copy Editor" w:date="2026-10-08T03:47:00Z">
        <w:r w:rsidRPr="00E3714F">
          <w:t>RICHARD (V.O.)</w:t>
        </w:r>
      </w:ins>
    </w:p>
    <w:p w14:paraId="67A4F27C" w14:textId="77777777" w:rsidR="00E3714F" w:rsidRDefault="007C0FF3" w:rsidP="00E3714F">
      <w:pPr>
        <w:pStyle w:val="bdialogue"/>
        <w:rPr>
          <w:ins w:id="10319" w:author="Copy Editor" w:date="2026-10-08T03:47:00Z" w16du:dateUtc="2026-10-08T00:47:00Z"/>
        </w:rPr>
      </w:pPr>
      <w:r>
        <w:t xml:space="preserve">and a whole lot more in a similar vein.  </w:t>
      </w:r>
    </w:p>
    <w:p w14:paraId="0DA5F41E" w14:textId="77777777" w:rsidR="00E3714F" w:rsidRDefault="007C0FF3" w:rsidP="00E3714F">
      <w:pPr>
        <w:pStyle w:val="bdialogue"/>
        <w:rPr>
          <w:ins w:id="10320" w:author="Copy Editor" w:date="2026-10-08T03:47:00Z" w16du:dateUtc="2026-10-08T00:47:00Z"/>
        </w:rPr>
      </w:pPr>
      <w:r>
        <w:t xml:space="preserve">This is interesting I </w:t>
      </w:r>
      <w:r w:rsidR="00CB3073">
        <w:t>thought, from</w:t>
      </w:r>
      <w:r>
        <w:t xml:space="preserve"> the phrases he used it was obvious he’d been got at by </w:t>
      </w:r>
      <w:r w:rsidR="00CB3073">
        <w:t>Bob;</w:t>
      </w:r>
      <w:r>
        <w:t xml:space="preserve"> I listened to his tirade with a growing sense of annoyance.  </w:t>
      </w:r>
    </w:p>
    <w:p w14:paraId="3C1C87C9" w14:textId="77777777" w:rsidR="00E3714F" w:rsidRDefault="007C0FF3" w:rsidP="00E3714F">
      <w:pPr>
        <w:pStyle w:val="bdialogue"/>
        <w:rPr>
          <w:ins w:id="10321" w:author="Copy Editor" w:date="2026-10-08T03:47:00Z" w16du:dateUtc="2026-10-08T00:47:00Z"/>
        </w:rPr>
      </w:pPr>
      <w:r>
        <w:t xml:space="preserve">He’d done no investigation, Bob had led him by the </w:t>
      </w:r>
      <w:r w:rsidR="00CB3073">
        <w:t>nose,</w:t>
      </w:r>
      <w:r>
        <w:t xml:space="preserve"> and he’d sucked it all up.  </w:t>
      </w:r>
    </w:p>
    <w:p w14:paraId="3BBA6587" w14:textId="77777777" w:rsidR="009D306C" w:rsidRPr="009D306C" w:rsidRDefault="009D306C" w:rsidP="009D306C">
      <w:pPr>
        <w:pStyle w:val="body"/>
        <w:rPr>
          <w:ins w:id="10322" w:author="Copy Editor" w:date="2026-10-08T03:47:00Z"/>
          <w:lang w:val="en-US"/>
        </w:rPr>
      </w:pPr>
      <w:ins w:id="10323" w:author="Copy Editor" w:date="2026-10-08T03:47:00Z">
        <w:r w:rsidRPr="009D306C">
          <w:rPr>
            <w:lang w:val="en-US"/>
          </w:rPr>
          <w:t>The OC explains that Richard will be allowed to re-enlist to attend annual camp, but any failure to improve his attitude will result in him being thrown out of the unit.</w:t>
        </w:r>
      </w:ins>
    </w:p>
    <w:p w14:paraId="78D5ADD4" w14:textId="77777777" w:rsidR="009D306C" w:rsidRPr="009D306C" w:rsidRDefault="009D306C" w:rsidP="009D306C">
      <w:pPr>
        <w:pStyle w:val="body"/>
        <w:rPr>
          <w:ins w:id="10324" w:author="Copy Editor" w:date="2026-10-08T03:47:00Z"/>
          <w:lang w:val="en-US"/>
        </w:rPr>
      </w:pPr>
      <w:ins w:id="10325" w:author="Copy Editor" w:date="2026-10-08T03:47:00Z">
        <w:r w:rsidRPr="009D306C">
          <w:rPr>
            <w:lang w:val="en-US"/>
          </w:rPr>
          <w:t>He explains that he can do it.</w:t>
        </w:r>
      </w:ins>
    </w:p>
    <w:p w14:paraId="387A8A4A" w14:textId="77777777" w:rsidR="009D306C" w:rsidRPr="009D306C" w:rsidRDefault="009D306C" w:rsidP="009D306C">
      <w:pPr>
        <w:pStyle w:val="body"/>
        <w:rPr>
          <w:ins w:id="10326" w:author="Copy Editor" w:date="2026-10-08T03:47:00Z"/>
          <w:lang w:val="en-US"/>
        </w:rPr>
      </w:pPr>
      <w:ins w:id="10327" w:author="Copy Editor" w:date="2026-10-08T03:47:00Z">
        <w:r w:rsidRPr="009D306C">
          <w:rPr>
            <w:lang w:val="en-US"/>
          </w:rPr>
          <w:t>All he needs are four copies of Army Form AF****, confirming that Richard has been warned about his behaviour.</w:t>
        </w:r>
      </w:ins>
    </w:p>
    <w:p w14:paraId="5017FE7E" w14:textId="77777777" w:rsidR="009D306C" w:rsidRPr="009D306C" w:rsidRDefault="009D306C" w:rsidP="009D306C">
      <w:pPr>
        <w:pStyle w:val="body"/>
        <w:rPr>
          <w:ins w:id="10328" w:author="Copy Editor" w:date="2026-10-08T03:47:00Z"/>
          <w:lang w:val="en-US"/>
        </w:rPr>
      </w:pPr>
      <w:ins w:id="10329" w:author="Copy Editor" w:date="2026-10-08T03:47:00Z">
        <w:r w:rsidRPr="009D306C">
          <w:rPr>
            <w:lang w:val="en-US"/>
          </w:rPr>
          <w:t>The forms are placed in front of Richard.</w:t>
        </w:r>
      </w:ins>
    </w:p>
    <w:p w14:paraId="39073A6F" w14:textId="46D56EA6" w:rsidR="00E3714F" w:rsidRDefault="009D306C">
      <w:pPr>
        <w:pStyle w:val="bCHARACTER"/>
        <w:rPr>
          <w:ins w:id="10330" w:author="Copy Editor" w:date="2026-10-08T03:47:00Z" w16du:dateUtc="2026-10-08T00:47:00Z"/>
        </w:rPr>
        <w:pPrChange w:id="10331" w:author="Copy Editor" w:date="2026-10-08T03:47:00Z" w16du:dateUtc="2026-10-08T00:47:00Z">
          <w:pPr>
            <w:pStyle w:val="bdialogue"/>
          </w:pPr>
        </w:pPrChange>
      </w:pPr>
      <w:ins w:id="10332" w:author="Copy Editor" w:date="2026-10-08T03:47:00Z">
        <w:r w:rsidRPr="009D306C">
          <w:t>RICHARD (V.O.)</w:t>
        </w:r>
      </w:ins>
    </w:p>
    <w:p w14:paraId="28D19878" w14:textId="77777777" w:rsidR="009D306C" w:rsidRDefault="007C0FF3" w:rsidP="00E3714F">
      <w:pPr>
        <w:pStyle w:val="bdialogue"/>
        <w:rPr>
          <w:ins w:id="10333" w:author="Copy Editor" w:date="2026-10-08T03:48:00Z" w16du:dateUtc="2026-10-08T00:48:00Z"/>
        </w:rPr>
      </w:pPr>
      <w:del w:id="10334" w:author="Copy Editor" w:date="2026-10-08T03:47:00Z" w16du:dateUtc="2026-10-08T00:47:00Z">
        <w:r w:rsidDel="00E3714F">
          <w:delText xml:space="preserve">I was told that I would be allowed to re-enlist to attend annual camp and if there wasn’t a big improvement in my attitude he’d throw me out of the unit and I needn’t think he couldn’t do it because he could, all he needed was four copies of army form AF**** which tells you that you have been warned about your behaviour and the forms were there for me to sign.  </w:delText>
        </w:r>
      </w:del>
      <w:r>
        <w:t xml:space="preserve">He didn’t give a damn if I signed them or not as the Sargent Major was there as a </w:t>
      </w:r>
      <w:r>
        <w:lastRenderedPageBreak/>
        <w:t xml:space="preserve">witness to the fact that I had been invited to sign them.  </w:t>
      </w:r>
    </w:p>
    <w:p w14:paraId="5E4BDDF4" w14:textId="11BD5E26" w:rsidR="003439BF" w:rsidRDefault="007C0FF3">
      <w:pPr>
        <w:pStyle w:val="bdialogue"/>
        <w:pPrChange w:id="10335" w:author="Copy Editor" w:date="2026-10-08T03:47:00Z" w16du:dateUtc="2026-10-08T00:47:00Z">
          <w:pPr>
            <w:pStyle w:val="body"/>
          </w:pPr>
        </w:pPrChange>
      </w:pPr>
      <w:r>
        <w:t xml:space="preserve">Blimey, this is getting interesting I thought. </w:t>
      </w:r>
    </w:p>
    <w:p w14:paraId="281EC004" w14:textId="77777777" w:rsidR="00D03A35" w:rsidRPr="00D03A35" w:rsidRDefault="00D03A35">
      <w:pPr>
        <w:pStyle w:val="body"/>
        <w:rPr>
          <w:ins w:id="10336" w:author="Copy Editor" w:date="2026-10-08T03:48:00Z"/>
          <w:lang w:val="en-US"/>
        </w:rPr>
        <w:pPrChange w:id="10337" w:author="Copy Editor" w:date="2026-10-08T03:50:00Z" w16du:dateUtc="2026-10-08T00:50:00Z">
          <w:pPr>
            <w:pStyle w:val="bdialogue"/>
          </w:pPr>
        </w:pPrChange>
      </w:pPr>
      <w:ins w:id="10338" w:author="Copy Editor" w:date="2026-10-08T03:48:00Z">
        <w:r w:rsidRPr="00D03A35">
          <w:rPr>
            <w:lang w:val="en-US"/>
          </w:rPr>
          <w:t>The OC pushes a form and pen across the desk.</w:t>
        </w:r>
      </w:ins>
    </w:p>
    <w:p w14:paraId="3EB91612" w14:textId="77777777" w:rsidR="00D03A35" w:rsidRPr="00D03A35" w:rsidRDefault="00D03A35">
      <w:pPr>
        <w:pStyle w:val="body"/>
        <w:rPr>
          <w:ins w:id="10339" w:author="Copy Editor" w:date="2026-10-08T03:48:00Z"/>
          <w:lang w:val="en-US"/>
        </w:rPr>
        <w:pPrChange w:id="10340" w:author="Copy Editor" w:date="2026-10-08T03:50:00Z" w16du:dateUtc="2026-10-08T00:50:00Z">
          <w:pPr>
            <w:pStyle w:val="bdialogue"/>
          </w:pPr>
        </w:pPrChange>
      </w:pPr>
      <w:ins w:id="10341" w:author="Copy Editor" w:date="2026-10-08T03:48:00Z">
        <w:r w:rsidRPr="00D03A35">
          <w:rPr>
            <w:lang w:val="en-US"/>
          </w:rPr>
          <w:t>Richard picks it up.</w:t>
        </w:r>
      </w:ins>
    </w:p>
    <w:p w14:paraId="5D90885B" w14:textId="77777777" w:rsidR="00D03A35" w:rsidRPr="00D03A35" w:rsidRDefault="00D03A35">
      <w:pPr>
        <w:pStyle w:val="body"/>
        <w:rPr>
          <w:ins w:id="10342" w:author="Copy Editor" w:date="2026-10-08T03:48:00Z"/>
          <w:lang w:val="en-US"/>
        </w:rPr>
        <w:pPrChange w:id="10343" w:author="Copy Editor" w:date="2026-10-08T03:50:00Z" w16du:dateUtc="2026-10-08T00:50:00Z">
          <w:pPr>
            <w:pStyle w:val="bdialogue"/>
          </w:pPr>
        </w:pPrChange>
      </w:pPr>
      <w:ins w:id="10344" w:author="Copy Editor" w:date="2026-10-08T03:48:00Z">
        <w:r w:rsidRPr="00D03A35">
          <w:rPr>
            <w:lang w:val="en-US"/>
          </w:rPr>
          <w:t>Four pages of closely typed A4.</w:t>
        </w:r>
      </w:ins>
    </w:p>
    <w:p w14:paraId="0CCBE068" w14:textId="77777777" w:rsidR="00D03A35" w:rsidRPr="00D03A35" w:rsidRDefault="00D03A35">
      <w:pPr>
        <w:pStyle w:val="bCHARACTER"/>
        <w:rPr>
          <w:ins w:id="10345" w:author="Copy Editor" w:date="2026-10-08T03:48:00Z"/>
          <w:lang w:val="en-US"/>
        </w:rPr>
        <w:pPrChange w:id="10346" w:author="Copy Editor" w:date="2026-10-08T03:50:00Z" w16du:dateUtc="2026-10-08T00:50:00Z">
          <w:pPr>
            <w:pStyle w:val="bdialogue"/>
          </w:pPr>
        </w:pPrChange>
      </w:pPr>
      <w:ins w:id="10347" w:author="Copy Editor" w:date="2026-10-08T03:48:00Z">
        <w:r w:rsidRPr="00D03A35">
          <w:rPr>
            <w:lang w:val="en-US"/>
          </w:rPr>
          <w:t>OC</w:t>
        </w:r>
      </w:ins>
    </w:p>
    <w:p w14:paraId="7A9FF5BA" w14:textId="0A9CFB07" w:rsidR="00B66069" w:rsidDel="00D03A35" w:rsidRDefault="007C0FF3">
      <w:pPr>
        <w:pStyle w:val="body"/>
        <w:rPr>
          <w:del w:id="10348" w:author="Copy Editor" w:date="2026-10-08T03:48:00Z" w16du:dateUtc="2026-10-08T00:48:00Z"/>
        </w:rPr>
      </w:pPr>
      <w:del w:id="10349" w:author="Copy Editor" w:date="2026-10-08T03:48:00Z" w16du:dateUtc="2026-10-08T00:48:00Z">
        <w:r w:rsidDel="00D03A35">
          <w:delText xml:space="preserve">He pushed a form and a pen over to me, I picked up the form and started reading it, four pages of closely typed A4. </w:delText>
        </w:r>
      </w:del>
    </w:p>
    <w:p w14:paraId="5E4BDDF6" w14:textId="3501AF67" w:rsidR="003439BF" w:rsidRDefault="007C0FF3" w:rsidP="004B3D80">
      <w:pPr>
        <w:pStyle w:val="bdialogue"/>
        <w:rPr>
          <w:ins w:id="10350" w:author="Copy Editor" w:date="2026-10-08T03:50:00Z" w16du:dateUtc="2026-10-08T00:50:00Z"/>
        </w:rPr>
      </w:pPr>
      <w:del w:id="10351" w:author="Copy Editor" w:date="2026-10-08T03:50:00Z" w16du:dateUtc="2026-10-08T00:50:00Z">
        <w:r w:rsidDel="00102D7C">
          <w:delText>“</w:delText>
        </w:r>
      </w:del>
      <w:r>
        <w:t>I’ve told you what’s in it.</w:t>
      </w:r>
      <w:del w:id="10352" w:author="Copy Editor" w:date="2026-10-08T03:50:00Z" w16du:dateUtc="2026-10-08T00:50:00Z">
        <w:r w:rsidDel="00102D7C">
          <w:delText>”</w:delText>
        </w:r>
      </w:del>
    </w:p>
    <w:p w14:paraId="7BFE4BDA" w14:textId="7234362C" w:rsidR="00102D7C" w:rsidRDefault="00102D7C">
      <w:pPr>
        <w:pStyle w:val="bCHARACTER"/>
        <w:pPrChange w:id="10353" w:author="Copy Editor" w:date="2026-10-08T03:50:00Z" w16du:dateUtc="2026-10-08T00:50:00Z">
          <w:pPr>
            <w:pStyle w:val="bdialogue"/>
          </w:pPr>
        </w:pPrChange>
      </w:pPr>
      <w:ins w:id="10354" w:author="Copy Editor" w:date="2026-10-08T03:50:00Z" w16du:dateUtc="2026-10-08T00:50:00Z">
        <w:r>
          <w:t>RICHARD</w:t>
        </w:r>
      </w:ins>
    </w:p>
    <w:p w14:paraId="5E4BDDF7" w14:textId="7B2866DD" w:rsidR="003439BF" w:rsidRDefault="007C0FF3" w:rsidP="004B3D80">
      <w:pPr>
        <w:pStyle w:val="bdialogue"/>
        <w:rPr>
          <w:ins w:id="10355" w:author="Copy Editor" w:date="2026-10-08T03:50:00Z" w16du:dateUtc="2026-10-08T00:50:00Z"/>
        </w:rPr>
      </w:pPr>
      <w:del w:id="10356" w:author="Copy Editor" w:date="2026-10-08T03:50:00Z" w16du:dateUtc="2026-10-08T00:50:00Z">
        <w:r w:rsidDel="00E4696F">
          <w:delText>“</w:delText>
        </w:r>
      </w:del>
      <w:r>
        <w:t>Are you asking me to sign something I haven’t read sir?</w:t>
      </w:r>
      <w:del w:id="10357" w:author="Copy Editor" w:date="2026-10-08T03:50:00Z" w16du:dateUtc="2026-10-08T00:50:00Z">
        <w:r w:rsidDel="00E4696F">
          <w:delText>”</w:delText>
        </w:r>
      </w:del>
    </w:p>
    <w:p w14:paraId="6F846FC1" w14:textId="5CDC9F45" w:rsidR="00E4696F" w:rsidRDefault="00E4696F">
      <w:pPr>
        <w:pStyle w:val="bCHARACTER"/>
        <w:pPrChange w:id="10358" w:author="Copy Editor" w:date="2026-10-08T03:50:00Z" w16du:dateUtc="2026-10-08T00:50:00Z">
          <w:pPr>
            <w:pStyle w:val="bdialogue"/>
          </w:pPr>
        </w:pPrChange>
      </w:pPr>
      <w:ins w:id="10359" w:author="Copy Editor" w:date="2026-10-08T03:50:00Z">
        <w:r w:rsidRPr="00E4696F">
          <w:t>OC</w:t>
        </w:r>
      </w:ins>
    </w:p>
    <w:p w14:paraId="0A1E1C43" w14:textId="50B3845D" w:rsidR="00B66069" w:rsidRDefault="007C0FF3" w:rsidP="004B3D80">
      <w:pPr>
        <w:pStyle w:val="bdialogue"/>
      </w:pPr>
      <w:del w:id="10360" w:author="Copy Editor" w:date="2026-10-08T03:50:00Z" w16du:dateUtc="2026-10-08T00:50:00Z">
        <w:r w:rsidDel="00E4696F">
          <w:delText>“</w:delText>
        </w:r>
      </w:del>
      <w:r>
        <w:t>Of course not.</w:t>
      </w:r>
      <w:del w:id="10361" w:author="Copy Editor" w:date="2026-10-08T03:50:00Z" w16du:dateUtc="2026-10-08T00:50:00Z">
        <w:r w:rsidDel="00E4696F">
          <w:delText>”</w:delText>
        </w:r>
      </w:del>
    </w:p>
    <w:p w14:paraId="091B7C93" w14:textId="77777777" w:rsidR="00EA67C0" w:rsidRDefault="007C0FF3" w:rsidP="00B33299">
      <w:pPr>
        <w:pStyle w:val="body"/>
        <w:rPr>
          <w:ins w:id="10362" w:author="Copy Editor" w:date="2026-10-08T03:51:00Z" w16du:dateUtc="2026-10-08T00:51:00Z"/>
        </w:rPr>
      </w:pPr>
      <w:del w:id="10363" w:author="Copy Editor" w:date="2026-10-08T03:51:00Z" w16du:dateUtc="2026-10-08T00:51:00Z">
        <w:r w:rsidDel="00EA67C0">
          <w:delText>he barked and I</w:delText>
        </w:r>
      </w:del>
      <w:ins w:id="10364" w:author="Copy Editor" w:date="2026-10-08T03:51:00Z" w16du:dateUtc="2026-10-08T00:51:00Z">
        <w:r w:rsidR="00EA67C0">
          <w:t>Richard</w:t>
        </w:r>
      </w:ins>
      <w:r>
        <w:t xml:space="preserve"> carrie</w:t>
      </w:r>
      <w:ins w:id="10365" w:author="Copy Editor" w:date="2026-10-08T03:51:00Z" w16du:dateUtc="2026-10-08T00:51:00Z">
        <w:r w:rsidR="00EA67C0">
          <w:t>s</w:t>
        </w:r>
      </w:ins>
      <w:del w:id="10366" w:author="Copy Editor" w:date="2026-10-08T03:51:00Z" w16du:dateUtc="2026-10-08T00:51:00Z">
        <w:r w:rsidDel="00EA67C0">
          <w:delText>d</w:delText>
        </w:r>
      </w:del>
      <w:r>
        <w:t xml:space="preserve"> on reading.</w:t>
      </w:r>
    </w:p>
    <w:p w14:paraId="15F5545E" w14:textId="429B8AE2" w:rsidR="00EA67C0" w:rsidRDefault="00EA67C0">
      <w:pPr>
        <w:pStyle w:val="bCHARACTER"/>
        <w:rPr>
          <w:ins w:id="10367" w:author="Copy Editor" w:date="2026-10-08T03:51:00Z" w16du:dateUtc="2026-10-08T00:51:00Z"/>
        </w:rPr>
        <w:pPrChange w:id="10368" w:author="Copy Editor" w:date="2026-10-08T03:51:00Z" w16du:dateUtc="2026-10-08T00:51:00Z">
          <w:pPr>
            <w:pStyle w:val="body"/>
          </w:pPr>
        </w:pPrChange>
      </w:pPr>
      <w:ins w:id="10369" w:author="Copy Editor" w:date="2026-10-08T03:51:00Z">
        <w:r w:rsidRPr="00EA67C0">
          <w:t>RICHARD (V.O.)</w:t>
        </w:r>
      </w:ins>
      <w:r w:rsidR="007C0FF3">
        <w:t xml:space="preserve">  </w:t>
      </w:r>
    </w:p>
    <w:p w14:paraId="238A49C9" w14:textId="77777777" w:rsidR="00EA67C0" w:rsidRDefault="007C0FF3" w:rsidP="00EA67C0">
      <w:pPr>
        <w:pStyle w:val="bdialogue"/>
        <w:rPr>
          <w:ins w:id="10370" w:author="Copy Editor" w:date="2026-10-08T03:52:00Z" w16du:dateUtc="2026-10-08T00:52:00Z"/>
        </w:rPr>
      </w:pPr>
      <w:r>
        <w:t xml:space="preserve">The form was as he’d said, now how am I going to play this?  </w:t>
      </w:r>
    </w:p>
    <w:p w14:paraId="2CC9CA76" w14:textId="77777777" w:rsidR="00D31DAF" w:rsidRPr="00D31DAF" w:rsidRDefault="00D31DAF" w:rsidP="00D31DAF">
      <w:pPr>
        <w:pStyle w:val="body"/>
        <w:rPr>
          <w:ins w:id="10371" w:author="Copy Editor" w:date="2026-10-08T03:52:00Z"/>
          <w:lang w:val="en-US"/>
        </w:rPr>
      </w:pPr>
      <w:ins w:id="10372" w:author="Copy Editor" w:date="2026-10-08T03:52:00Z">
        <w:r w:rsidRPr="00D31DAF">
          <w:rPr>
            <w:lang w:val="en-US"/>
          </w:rPr>
          <w:t>Richard finishes reading.</w:t>
        </w:r>
      </w:ins>
    </w:p>
    <w:p w14:paraId="5468D4FA" w14:textId="77777777" w:rsidR="00D31DAF" w:rsidRPr="00D31DAF" w:rsidRDefault="00D31DAF" w:rsidP="00D31DAF">
      <w:pPr>
        <w:pStyle w:val="body"/>
        <w:rPr>
          <w:ins w:id="10373" w:author="Copy Editor" w:date="2026-10-08T03:52:00Z"/>
          <w:lang w:val="en-US"/>
        </w:rPr>
      </w:pPr>
      <w:ins w:id="10374" w:author="Copy Editor" w:date="2026-10-08T03:52:00Z">
        <w:r w:rsidRPr="00D31DAF">
          <w:rPr>
            <w:lang w:val="en-US"/>
          </w:rPr>
          <w:t>He signs.</w:t>
        </w:r>
      </w:ins>
    </w:p>
    <w:p w14:paraId="54BF58EE" w14:textId="77777777" w:rsidR="00D31DAF" w:rsidRPr="00D31DAF" w:rsidRDefault="00D31DAF" w:rsidP="00D31DAF">
      <w:pPr>
        <w:pStyle w:val="body"/>
        <w:rPr>
          <w:ins w:id="10375" w:author="Copy Editor" w:date="2026-10-08T03:52:00Z"/>
          <w:lang w:val="en-US"/>
        </w:rPr>
      </w:pPr>
      <w:ins w:id="10376" w:author="Copy Editor" w:date="2026-10-08T03:52:00Z">
        <w:r w:rsidRPr="00D31DAF">
          <w:rPr>
            <w:lang w:val="en-US"/>
          </w:rPr>
          <w:t>He adds the date, although there is nowhere specifically provided for it.</w:t>
        </w:r>
      </w:ins>
    </w:p>
    <w:p w14:paraId="4BC381B2" w14:textId="77777777" w:rsidR="00D31DAF" w:rsidRPr="00D31DAF" w:rsidRDefault="00D31DAF" w:rsidP="00D31DAF">
      <w:pPr>
        <w:pStyle w:val="body"/>
        <w:rPr>
          <w:ins w:id="10377" w:author="Copy Editor" w:date="2026-10-08T03:52:00Z"/>
          <w:lang w:val="en-US"/>
        </w:rPr>
      </w:pPr>
      <w:ins w:id="10378" w:author="Copy Editor" w:date="2026-10-08T03:52:00Z">
        <w:r w:rsidRPr="00D31DAF">
          <w:rPr>
            <w:lang w:val="en-US"/>
          </w:rPr>
          <w:t>For a split second, the OC’s face gives him away.</w:t>
        </w:r>
      </w:ins>
    </w:p>
    <w:p w14:paraId="130C2EC5" w14:textId="69978DA3" w:rsidR="00D31DAF" w:rsidRDefault="00D31DAF">
      <w:pPr>
        <w:pStyle w:val="bCHARACTER"/>
        <w:rPr>
          <w:ins w:id="10379" w:author="Copy Editor" w:date="2026-10-08T03:52:00Z" w16du:dateUtc="2026-10-08T00:52:00Z"/>
        </w:rPr>
        <w:pPrChange w:id="10380" w:author="Copy Editor" w:date="2026-10-08T03:52:00Z" w16du:dateUtc="2026-10-08T00:52:00Z">
          <w:pPr>
            <w:pStyle w:val="body"/>
          </w:pPr>
        </w:pPrChange>
      </w:pPr>
      <w:ins w:id="10381" w:author="Copy Editor" w:date="2026-10-08T03:52:00Z">
        <w:r w:rsidRPr="00D31DAF">
          <w:t>RICHARD (V.O.)</w:t>
        </w:r>
      </w:ins>
    </w:p>
    <w:p w14:paraId="06143CA9" w14:textId="77777777" w:rsidR="00D31DAF" w:rsidRDefault="007C0FF3" w:rsidP="00D31DAF">
      <w:pPr>
        <w:pStyle w:val="bdialogue"/>
        <w:rPr>
          <w:ins w:id="10382" w:author="Copy Editor" w:date="2026-10-08T03:52:00Z" w16du:dateUtc="2026-10-08T00:52:00Z"/>
        </w:rPr>
      </w:pPr>
      <w:del w:id="10383" w:author="Copy Editor" w:date="2026-10-08T03:52:00Z" w16du:dateUtc="2026-10-08T00:52:00Z">
        <w:r w:rsidDel="00D31DAF">
          <w:delText xml:space="preserve">I picked up the pen and signed, then I added the date.  There wasn’t anywhere for the </w:delText>
        </w:r>
        <w:r w:rsidR="00B66069" w:rsidDel="00D31DAF">
          <w:delText>date,</w:delText>
        </w:r>
        <w:r w:rsidDel="00D31DAF">
          <w:delText xml:space="preserve"> but I put it on anyway.  For a split second the OC’s face gave it away, </w:delText>
        </w:r>
      </w:del>
      <w:del w:id="10384" w:author="Copy Editor" w:date="2026-10-08T03:51:00Z" w16du:dateUtc="2026-10-08T00:51:00Z">
        <w:r w:rsidDel="00EA67C0">
          <w:delText>h</w:delText>
        </w:r>
      </w:del>
      <w:ins w:id="10385" w:author="Copy Editor" w:date="2026-10-08T03:51:00Z" w16du:dateUtc="2026-10-08T00:51:00Z">
        <w:r w:rsidR="00EA67C0">
          <w:t>H</w:t>
        </w:r>
      </w:ins>
      <w:r>
        <w:t xml:space="preserve">e’d been out manoeuvred and he knew it.  </w:t>
      </w:r>
    </w:p>
    <w:p w14:paraId="3212BF71" w14:textId="3832820A" w:rsidR="004D6ED2" w:rsidRPr="004D6ED2" w:rsidRDefault="007C0FF3" w:rsidP="004D6ED2">
      <w:pPr>
        <w:pStyle w:val="body"/>
        <w:rPr>
          <w:ins w:id="10386" w:author="Copy Editor" w:date="2026-10-08T03:53:00Z"/>
          <w:lang w:val="en-US"/>
        </w:rPr>
      </w:pPr>
      <w:del w:id="10387" w:author="Copy Editor" w:date="2026-10-08T03:53:00Z" w16du:dateUtc="2026-10-08T00:53:00Z">
        <w:r w:rsidRPr="004D6ED2" w:rsidDel="004D6ED2">
          <w:rPr>
            <w:rStyle w:val="bbodybeforebeatChar"/>
            <w:rPrChange w:id="10388" w:author="Copy Editor" w:date="2026-10-08T03:53:00Z" w16du:dateUtc="2026-10-08T00:53:00Z">
              <w:rPr/>
            </w:rPrChange>
          </w:rPr>
          <w:delText>I picked up the second form and started reading</w:delText>
        </w:r>
        <w:r w:rsidDel="004D6ED2">
          <w:delText>.</w:delText>
        </w:r>
      </w:del>
      <w:ins w:id="10389" w:author="Copy Editor" w:date="2026-10-08T03:53:00Z">
        <w:r w:rsidR="004D6ED2" w:rsidRPr="004D6ED2">
          <w:rPr>
            <w:lang w:val="en-US"/>
          </w:rPr>
          <w:t>Richard picks up the second form.</w:t>
        </w:r>
      </w:ins>
    </w:p>
    <w:p w14:paraId="14471B1C" w14:textId="77777777" w:rsidR="004D6ED2" w:rsidRPr="004D6ED2" w:rsidRDefault="004D6ED2" w:rsidP="004D6ED2">
      <w:pPr>
        <w:pStyle w:val="body"/>
        <w:rPr>
          <w:ins w:id="10390" w:author="Copy Editor" w:date="2026-10-08T03:53:00Z"/>
          <w:lang w:val="en-US"/>
        </w:rPr>
      </w:pPr>
      <w:ins w:id="10391" w:author="Copy Editor" w:date="2026-10-08T03:53:00Z">
        <w:r w:rsidRPr="004D6ED2">
          <w:rPr>
            <w:lang w:val="en-US"/>
          </w:rPr>
          <w:t>He starts reading.</w:t>
        </w:r>
      </w:ins>
    </w:p>
    <w:p w14:paraId="59141BC8" w14:textId="6A930B64" w:rsidR="00B66069" w:rsidRPr="004D6ED2" w:rsidRDefault="004D6ED2">
      <w:pPr>
        <w:pStyle w:val="bCHARACTER"/>
        <w:rPr>
          <w:lang w:val="en-US"/>
          <w:rPrChange w:id="10392" w:author="Copy Editor" w:date="2026-10-08T03:53:00Z" w16du:dateUtc="2026-10-08T00:53:00Z">
            <w:rPr/>
          </w:rPrChange>
        </w:rPr>
        <w:pPrChange w:id="10393" w:author="Copy Editor" w:date="2026-10-08T03:53:00Z" w16du:dateUtc="2026-10-08T00:53:00Z">
          <w:pPr>
            <w:pStyle w:val="body"/>
          </w:pPr>
        </w:pPrChange>
      </w:pPr>
      <w:ins w:id="10394" w:author="Copy Editor" w:date="2026-10-08T03:53:00Z">
        <w:r w:rsidRPr="004D6ED2">
          <w:rPr>
            <w:b/>
            <w:bCs/>
            <w:lang w:val="en-US"/>
          </w:rPr>
          <w:t>OC</w:t>
        </w:r>
      </w:ins>
      <w:r w:rsidR="007C0FF3">
        <w:t xml:space="preserve">  </w:t>
      </w:r>
    </w:p>
    <w:p w14:paraId="43DFC7CF" w14:textId="77777777" w:rsidR="00B66069" w:rsidRDefault="007C0FF3" w:rsidP="004B3D80">
      <w:pPr>
        <w:pStyle w:val="bdialogue"/>
      </w:pPr>
      <w:del w:id="10395" w:author="Copy Editor" w:date="2026-10-08T03:53:00Z" w16du:dateUtc="2026-10-08T00:53:00Z">
        <w:r w:rsidDel="004D6ED2">
          <w:delText>“</w:delText>
        </w:r>
      </w:del>
      <w:r>
        <w:t>They’re all the same.</w:t>
      </w:r>
      <w:del w:id="10396" w:author="Copy Editor" w:date="2026-10-08T03:53:00Z" w16du:dateUtc="2026-10-08T00:53:00Z">
        <w:r w:rsidDel="004D6ED2">
          <w:delText>”</w:delText>
        </w:r>
      </w:del>
      <w:r>
        <w:t xml:space="preserve"> </w:t>
      </w:r>
    </w:p>
    <w:p w14:paraId="6CD0CA92" w14:textId="283A4B0D" w:rsidR="00B66069" w:rsidRDefault="007C0FF3">
      <w:pPr>
        <w:pStyle w:val="bCHARACTER"/>
        <w:pPrChange w:id="10397" w:author="Copy Editor" w:date="2026-10-08T03:53:00Z" w16du:dateUtc="2026-10-08T00:53:00Z">
          <w:pPr>
            <w:pStyle w:val="body"/>
          </w:pPr>
        </w:pPrChange>
      </w:pPr>
      <w:del w:id="10398" w:author="Copy Editor" w:date="2026-10-08T03:53:00Z" w16du:dateUtc="2026-10-08T00:53:00Z">
        <w:r w:rsidDel="004D6ED2">
          <w:delText>he barked.</w:delText>
        </w:r>
      </w:del>
      <w:ins w:id="10399" w:author="Copy Editor" w:date="2026-10-08T03:53:00Z" w16du:dateUtc="2026-10-08T00:53:00Z">
        <w:r w:rsidR="00FF26F6" w:rsidRPr="00FF26F6">
          <w:rPr>
            <w:rFonts w:ascii="Liberation Serif" w:hAnsi="Liberation Serif" w:cs="Lucida Sans"/>
            <w:color w:val="auto"/>
          </w:rPr>
          <w:t xml:space="preserve"> </w:t>
        </w:r>
      </w:ins>
      <w:ins w:id="10400" w:author="Copy Editor" w:date="2026-10-08T03:53:00Z">
        <w:r w:rsidR="00FF26F6" w:rsidRPr="00FF26F6">
          <w:t>RICHARD</w:t>
        </w:r>
      </w:ins>
    </w:p>
    <w:p w14:paraId="5E4BDDF8" w14:textId="04C442A2" w:rsidR="003439BF" w:rsidRDefault="007C0FF3" w:rsidP="004B3D80">
      <w:pPr>
        <w:pStyle w:val="bdialogue"/>
      </w:pPr>
      <w:del w:id="10401" w:author="Copy Editor" w:date="2026-10-08T03:53:00Z" w16du:dateUtc="2026-10-08T00:53:00Z">
        <w:r w:rsidDel="00FF26F6">
          <w:delText>“</w:delText>
        </w:r>
      </w:del>
      <w:r>
        <w:t>Are you asking me to sign something I haven’t read?</w:t>
      </w:r>
      <w:del w:id="10402" w:author="Copy Editor" w:date="2026-10-08T03:53:00Z" w16du:dateUtc="2026-10-08T00:53:00Z">
        <w:r w:rsidDel="00FF26F6">
          <w:delText xml:space="preserve">” </w:delText>
        </w:r>
      </w:del>
      <w:r>
        <w:t xml:space="preserve"> </w:t>
      </w:r>
    </w:p>
    <w:p w14:paraId="581563CC" w14:textId="18E53C42" w:rsidR="00FF26F6" w:rsidRDefault="00FF26F6">
      <w:pPr>
        <w:pStyle w:val="bCHARACTER"/>
        <w:rPr>
          <w:ins w:id="10403" w:author="Copy Editor" w:date="2026-10-08T03:53:00Z" w16du:dateUtc="2026-10-08T00:53:00Z"/>
        </w:rPr>
        <w:pPrChange w:id="10404" w:author="Copy Editor" w:date="2026-10-08T03:54:00Z" w16du:dateUtc="2026-10-08T00:54:00Z">
          <w:pPr>
            <w:pStyle w:val="bdialogue"/>
          </w:pPr>
        </w:pPrChange>
      </w:pPr>
      <w:ins w:id="10405" w:author="Copy Editor" w:date="2026-10-08T03:53:00Z">
        <w:r w:rsidRPr="00FF26F6">
          <w:lastRenderedPageBreak/>
          <w:t>OC</w:t>
        </w:r>
      </w:ins>
    </w:p>
    <w:p w14:paraId="29210A96" w14:textId="6921FDE0" w:rsidR="00B66069" w:rsidRDefault="007C0FF3" w:rsidP="004B3D80">
      <w:pPr>
        <w:pStyle w:val="bdialogue"/>
      </w:pPr>
      <w:del w:id="10406" w:author="Copy Editor" w:date="2026-10-08T03:54:00Z" w16du:dateUtc="2026-10-08T00:54:00Z">
        <w:r w:rsidDel="00FF26F6">
          <w:delText>“</w:delText>
        </w:r>
      </w:del>
      <w:r>
        <w:t>No of course not.</w:t>
      </w:r>
      <w:del w:id="10407" w:author="Copy Editor" w:date="2026-10-08T03:54:00Z" w16du:dateUtc="2026-10-08T00:54:00Z">
        <w:r w:rsidDel="00FF26F6">
          <w:delText xml:space="preserve">” </w:delText>
        </w:r>
      </w:del>
      <w:r>
        <w:t xml:space="preserve"> </w:t>
      </w:r>
    </w:p>
    <w:p w14:paraId="3B6E9BA6" w14:textId="77777777" w:rsidR="006E63F1" w:rsidRPr="006E63F1" w:rsidRDefault="006E63F1">
      <w:pPr>
        <w:pStyle w:val="body"/>
        <w:rPr>
          <w:ins w:id="10408" w:author="Copy Editor" w:date="2026-10-08T03:54:00Z"/>
          <w:lang w:val="en-US"/>
        </w:rPr>
        <w:pPrChange w:id="10409" w:author="Copy Editor" w:date="2026-10-08T03:54:00Z" w16du:dateUtc="2026-10-08T00:54:00Z">
          <w:pPr>
            <w:pStyle w:val="bdialogue"/>
          </w:pPr>
        </w:pPrChange>
      </w:pPr>
      <w:ins w:id="10410" w:author="Copy Editor" w:date="2026-10-08T03:54:00Z">
        <w:r w:rsidRPr="006E63F1">
          <w:rPr>
            <w:lang w:val="en-US"/>
          </w:rPr>
          <w:t>He signs and dates it.</w:t>
        </w:r>
      </w:ins>
    </w:p>
    <w:p w14:paraId="1D560074" w14:textId="77777777" w:rsidR="006E63F1" w:rsidRPr="006E63F1" w:rsidRDefault="006E63F1">
      <w:pPr>
        <w:pStyle w:val="body"/>
        <w:rPr>
          <w:ins w:id="10411" w:author="Copy Editor" w:date="2026-10-08T03:54:00Z"/>
          <w:lang w:val="en-US"/>
        </w:rPr>
        <w:pPrChange w:id="10412" w:author="Copy Editor" w:date="2026-10-08T03:54:00Z" w16du:dateUtc="2026-10-08T00:54:00Z">
          <w:pPr>
            <w:pStyle w:val="bdialogue"/>
          </w:pPr>
        </w:pPrChange>
      </w:pPr>
      <w:ins w:id="10413" w:author="Copy Editor" w:date="2026-10-08T03:54:00Z">
        <w:r w:rsidRPr="006E63F1">
          <w:rPr>
            <w:lang w:val="en-US"/>
          </w:rPr>
          <w:t>The OC’s mask stays in place this time.</w:t>
        </w:r>
      </w:ins>
    </w:p>
    <w:p w14:paraId="075C311E" w14:textId="77777777" w:rsidR="006E63F1" w:rsidRPr="006E63F1" w:rsidRDefault="006E63F1">
      <w:pPr>
        <w:pStyle w:val="body"/>
        <w:rPr>
          <w:ins w:id="10414" w:author="Copy Editor" w:date="2026-10-08T03:54:00Z"/>
          <w:lang w:val="en-US"/>
        </w:rPr>
        <w:pPrChange w:id="10415" w:author="Copy Editor" w:date="2026-10-08T03:54:00Z" w16du:dateUtc="2026-10-08T00:54:00Z">
          <w:pPr>
            <w:pStyle w:val="bdialogue"/>
          </w:pPr>
        </w:pPrChange>
      </w:pPr>
      <w:ins w:id="10416" w:author="Copy Editor" w:date="2026-10-08T03:54:00Z">
        <w:r w:rsidRPr="006E63F1">
          <w:rPr>
            <w:lang w:val="en-US"/>
          </w:rPr>
          <w:t>Richard signs and dates the final two forms after checking that they are identical.</w:t>
        </w:r>
      </w:ins>
    </w:p>
    <w:p w14:paraId="76D5109B" w14:textId="77777777" w:rsidR="006E63F1" w:rsidRPr="006E63F1" w:rsidRDefault="006E63F1">
      <w:pPr>
        <w:pStyle w:val="aSCENEHEAD"/>
        <w:rPr>
          <w:ins w:id="10417" w:author="Copy Editor" w:date="2026-10-08T03:54:00Z"/>
          <w:lang w:val="en-US"/>
        </w:rPr>
        <w:pPrChange w:id="10418" w:author="Copy Editor" w:date="2026-10-08T03:55:00Z" w16du:dateUtc="2026-10-08T00:55:00Z">
          <w:pPr>
            <w:pStyle w:val="bdialogue"/>
          </w:pPr>
        </w:pPrChange>
      </w:pPr>
      <w:ins w:id="10419" w:author="Copy Editor" w:date="2026-10-08T03:54:00Z">
        <w:r w:rsidRPr="006E63F1">
          <w:rPr>
            <w:lang w:val="en-US"/>
          </w:rPr>
          <w:t>INT. OC'S OFFICE – NIGHT</w:t>
        </w:r>
      </w:ins>
    </w:p>
    <w:p w14:paraId="66EAF9CD" w14:textId="77777777" w:rsidR="006E63F1" w:rsidRPr="006E63F1" w:rsidRDefault="006E63F1">
      <w:pPr>
        <w:pStyle w:val="body"/>
        <w:rPr>
          <w:ins w:id="10420" w:author="Copy Editor" w:date="2026-10-08T03:54:00Z"/>
          <w:lang w:val="en-US"/>
        </w:rPr>
        <w:pPrChange w:id="10421" w:author="Copy Editor" w:date="2026-10-08T03:54:00Z" w16du:dateUtc="2026-10-08T00:54:00Z">
          <w:pPr>
            <w:pStyle w:val="bdialogue"/>
          </w:pPr>
        </w:pPrChange>
      </w:pPr>
      <w:ins w:id="10422" w:author="Copy Editor" w:date="2026-10-08T03:54:00Z">
        <w:r w:rsidRPr="006E63F1">
          <w:rPr>
            <w:lang w:val="en-US"/>
          </w:rPr>
          <w:t>The OC continues ranting.</w:t>
        </w:r>
      </w:ins>
    </w:p>
    <w:p w14:paraId="5F7E121A" w14:textId="77777777" w:rsidR="006E63F1" w:rsidRPr="006E63F1" w:rsidRDefault="006E63F1">
      <w:pPr>
        <w:pStyle w:val="body"/>
        <w:rPr>
          <w:ins w:id="10423" w:author="Copy Editor" w:date="2026-10-08T03:54:00Z"/>
          <w:lang w:val="en-US"/>
        </w:rPr>
        <w:pPrChange w:id="10424" w:author="Copy Editor" w:date="2026-10-08T03:54:00Z" w16du:dateUtc="2026-10-08T00:54:00Z">
          <w:pPr>
            <w:pStyle w:val="bdialogue"/>
          </w:pPr>
        </w:pPrChange>
      </w:pPr>
      <w:ins w:id="10425" w:author="Copy Editor" w:date="2026-10-08T03:54:00Z">
        <w:r w:rsidRPr="006E63F1">
          <w:rPr>
            <w:lang w:val="en-US"/>
          </w:rPr>
          <w:t>Richard stands silently.</w:t>
        </w:r>
      </w:ins>
    </w:p>
    <w:p w14:paraId="0289471E" w14:textId="77777777" w:rsidR="006E63F1" w:rsidRPr="006E63F1" w:rsidRDefault="006E63F1">
      <w:pPr>
        <w:pStyle w:val="bCHARACTER"/>
        <w:rPr>
          <w:ins w:id="10426" w:author="Copy Editor" w:date="2026-10-08T03:54:00Z"/>
          <w:lang w:val="en-US"/>
        </w:rPr>
        <w:pPrChange w:id="10427" w:author="Copy Editor" w:date="2026-10-08T03:55:00Z" w16du:dateUtc="2026-10-08T00:55:00Z">
          <w:pPr>
            <w:pStyle w:val="bdialogue"/>
          </w:pPr>
        </w:pPrChange>
      </w:pPr>
      <w:ins w:id="10428" w:author="Copy Editor" w:date="2026-10-08T03:54:00Z">
        <w:r w:rsidRPr="006E63F1">
          <w:rPr>
            <w:lang w:val="en-US"/>
          </w:rPr>
          <w:t>RICHARD (V.O.)</w:t>
        </w:r>
      </w:ins>
    </w:p>
    <w:p w14:paraId="5E4BDDF9" w14:textId="12DF3FDB" w:rsidR="003439BF" w:rsidDel="006E63F1" w:rsidRDefault="007C0FF3" w:rsidP="00B33299">
      <w:pPr>
        <w:pStyle w:val="body"/>
        <w:rPr>
          <w:del w:id="10429" w:author="Copy Editor" w:date="2026-10-08T03:54:00Z" w16du:dateUtc="2026-10-08T00:54:00Z"/>
        </w:rPr>
      </w:pPr>
      <w:del w:id="10430" w:author="Copy Editor" w:date="2026-10-08T03:54:00Z" w16du:dateUtc="2026-10-08T00:54:00Z">
        <w:r w:rsidDel="006E63F1">
          <w:delText xml:space="preserve">It was the same </w:delText>
        </w:r>
        <w:r w:rsidR="00B66069" w:rsidDel="006E63F1">
          <w:delText>form,</w:delText>
        </w:r>
        <w:r w:rsidDel="006E63F1">
          <w:delText xml:space="preserve"> and I signed and dated it.  His mask didn’t slip that </w:delText>
        </w:r>
        <w:r w:rsidR="00B66069" w:rsidDel="006E63F1">
          <w:delText>time;</w:delText>
        </w:r>
        <w:r w:rsidDel="006E63F1">
          <w:delText xml:space="preserve"> it was obvious what I was doing.  I signed and dated the last two forms after a quick check to make sure they were the same.</w:delText>
        </w:r>
      </w:del>
    </w:p>
    <w:p w14:paraId="12BA690E" w14:textId="77777777" w:rsidR="00E52776" w:rsidRDefault="007C0FF3" w:rsidP="006E63F1">
      <w:pPr>
        <w:pStyle w:val="bdialogue"/>
        <w:rPr>
          <w:ins w:id="10431" w:author="Copy Editor" w:date="2026-10-08T03:55:00Z" w16du:dateUtc="2026-10-08T00:55:00Z"/>
        </w:rPr>
      </w:pPr>
      <w:del w:id="10432" w:author="Copy Editor" w:date="2026-10-08T03:54:00Z" w16du:dateUtc="2026-10-08T00:54:00Z">
        <w:r w:rsidDel="006E63F1">
          <w:delText xml:space="preserve">He ranted on a bit more and I just stood there and took it.  </w:delText>
        </w:r>
      </w:del>
      <w:r>
        <w:t xml:space="preserve">Any minute now you’re going to ask me if I have anything to say in my defence and you are going to get a heck of a shock. </w:t>
      </w:r>
    </w:p>
    <w:p w14:paraId="04EE6AD9" w14:textId="77777777" w:rsidR="00E52776" w:rsidRDefault="007C0FF3" w:rsidP="00E52776">
      <w:pPr>
        <w:pStyle w:val="body"/>
        <w:rPr>
          <w:ins w:id="10433" w:author="Copy Editor" w:date="2026-10-08T03:55:00Z" w16du:dateUtc="2026-10-08T00:55:00Z"/>
        </w:rPr>
      </w:pPr>
      <w:del w:id="10434" w:author="Copy Editor" w:date="2026-10-08T03:55:00Z" w16du:dateUtc="2026-10-08T00:55:00Z">
        <w:r w:rsidDel="00E52776">
          <w:delText xml:space="preserve"> </w:delText>
        </w:r>
      </w:del>
      <w:r w:rsidR="00B66069">
        <w:t>Finally,</w:t>
      </w:r>
      <w:r>
        <w:t xml:space="preserve"> he finishe</w:t>
      </w:r>
      <w:ins w:id="10435" w:author="Copy Editor" w:date="2026-10-08T03:55:00Z" w16du:dateUtc="2026-10-08T00:55:00Z">
        <w:r w:rsidR="00E52776">
          <w:t>s</w:t>
        </w:r>
      </w:ins>
      <w:del w:id="10436" w:author="Copy Editor" w:date="2026-10-08T03:55:00Z" w16du:dateUtc="2026-10-08T00:55:00Z">
        <w:r w:rsidDel="00E52776">
          <w:delText>d</w:delText>
        </w:r>
      </w:del>
      <w:r>
        <w:t>.</w:t>
      </w:r>
    </w:p>
    <w:p w14:paraId="4D8BFE6A" w14:textId="323A9B2A" w:rsidR="00B66069" w:rsidRDefault="007C0FF3">
      <w:pPr>
        <w:pStyle w:val="bCHARACTER"/>
        <w:pPrChange w:id="10437" w:author="Copy Editor" w:date="2026-10-08T03:55:00Z" w16du:dateUtc="2026-10-08T00:55:00Z">
          <w:pPr>
            <w:pStyle w:val="body"/>
          </w:pPr>
        </w:pPrChange>
      </w:pPr>
      <w:r>
        <w:t xml:space="preserve">  </w:t>
      </w:r>
      <w:ins w:id="10438" w:author="Copy Editor" w:date="2026-10-08T03:55:00Z" w16du:dateUtc="2026-10-08T00:55:00Z">
        <w:r w:rsidR="00E52776">
          <w:t>OC</w:t>
        </w:r>
      </w:ins>
    </w:p>
    <w:p w14:paraId="3D898248" w14:textId="0DFF5B2D" w:rsidR="00B66069" w:rsidRDefault="007C0FF3" w:rsidP="004B3D80">
      <w:pPr>
        <w:pStyle w:val="bdialogue"/>
        <w:rPr>
          <w:ins w:id="10439" w:author="Copy Editor" w:date="2026-10-08T03:56:00Z" w16du:dateUtc="2026-10-08T00:56:00Z"/>
        </w:rPr>
      </w:pPr>
      <w:del w:id="10440" w:author="Copy Editor" w:date="2026-10-08T19:23:00Z" w16du:dateUtc="2026-10-08T16:23:00Z">
        <w:r w:rsidDel="0004248A">
          <w:delText>“</w:delText>
        </w:r>
      </w:del>
      <w:r>
        <w:t>Dismiss.</w:t>
      </w:r>
      <w:del w:id="10441" w:author="Copy Editor" w:date="2026-10-08T19:23:00Z" w16du:dateUtc="2026-10-08T16:23:00Z">
        <w:r w:rsidDel="0004248A">
          <w:delText>”</w:delText>
        </w:r>
      </w:del>
      <w:r>
        <w:t xml:space="preserve">  </w:t>
      </w:r>
    </w:p>
    <w:p w14:paraId="21E97EBD" w14:textId="36305842" w:rsidR="00C679BB" w:rsidRDefault="00C679BB">
      <w:pPr>
        <w:pStyle w:val="bCHARACTER"/>
        <w:pPrChange w:id="10442" w:author="Copy Editor" w:date="2026-10-08T03:56:00Z" w16du:dateUtc="2026-10-08T00:56:00Z">
          <w:pPr>
            <w:pStyle w:val="bdialogue"/>
          </w:pPr>
        </w:pPrChange>
      </w:pPr>
      <w:ins w:id="10443" w:author="Copy Editor" w:date="2026-10-08T03:56:00Z">
        <w:r w:rsidRPr="00C679BB">
          <w:t>RICHARD (V.O.)</w:t>
        </w:r>
      </w:ins>
    </w:p>
    <w:p w14:paraId="39B227F5" w14:textId="77777777" w:rsidR="00C679BB" w:rsidRDefault="00B66069" w:rsidP="00C679BB">
      <w:pPr>
        <w:pStyle w:val="bdialogue"/>
        <w:rPr>
          <w:ins w:id="10444" w:author="Copy Editor" w:date="2026-10-08T03:56:00Z" w16du:dateUtc="2026-10-08T00:56:00Z"/>
        </w:rPr>
      </w:pPr>
      <w:r>
        <w:t>So,</w:t>
      </w:r>
      <w:r w:rsidR="007C0FF3">
        <w:t xml:space="preserve"> I wasn’t even given the right of reply. </w:t>
      </w:r>
    </w:p>
    <w:p w14:paraId="4FC9F8E6" w14:textId="77777777" w:rsidR="00EB2A3B" w:rsidRPr="00EB2A3B" w:rsidRDefault="00EB2A3B" w:rsidP="00EB2A3B">
      <w:pPr>
        <w:pStyle w:val="bdialogue"/>
        <w:rPr>
          <w:ins w:id="10445" w:author="Copy Editor" w:date="2026-10-08T03:57:00Z"/>
          <w:lang w:val="en-US"/>
        </w:rPr>
      </w:pPr>
      <w:ins w:id="10446" w:author="Copy Editor" w:date="2026-10-08T03:57:00Z">
        <w:r w:rsidRPr="00EB2A3B">
          <w:rPr>
            <w:lang w:val="en-US"/>
          </w:rPr>
          <w:t>Richard turns and marches out.</w:t>
        </w:r>
      </w:ins>
    </w:p>
    <w:p w14:paraId="125E78C2" w14:textId="77777777" w:rsidR="00EB2A3B" w:rsidRPr="00EB2A3B" w:rsidRDefault="00EB2A3B">
      <w:pPr>
        <w:pStyle w:val="aSCENEHEAD"/>
        <w:rPr>
          <w:ins w:id="10447" w:author="Copy Editor" w:date="2026-10-08T03:57:00Z"/>
          <w:lang w:val="en-US"/>
        </w:rPr>
        <w:pPrChange w:id="10448" w:author="Copy Editor" w:date="2026-10-08T03:57:00Z" w16du:dateUtc="2026-10-08T00:57:00Z">
          <w:pPr>
            <w:pStyle w:val="bdialogue"/>
          </w:pPr>
        </w:pPrChange>
      </w:pPr>
      <w:ins w:id="10449" w:author="Copy Editor" w:date="2026-10-08T03:57:00Z">
        <w:r w:rsidRPr="00EB2A3B">
          <w:rPr>
            <w:lang w:val="en-US"/>
          </w:rPr>
          <w:t>INT. SERGEANT MAJOR'S OFFICE – NIGHT</w:t>
        </w:r>
      </w:ins>
    </w:p>
    <w:p w14:paraId="4D4B5EDA" w14:textId="77777777" w:rsidR="00EB2A3B" w:rsidRPr="00EB2A3B" w:rsidRDefault="00EB2A3B">
      <w:pPr>
        <w:pStyle w:val="body"/>
        <w:rPr>
          <w:ins w:id="10450" w:author="Copy Editor" w:date="2026-10-08T03:57:00Z"/>
          <w:lang w:val="en-US"/>
        </w:rPr>
        <w:pPrChange w:id="10451" w:author="Copy Editor" w:date="2026-10-08T03:57:00Z" w16du:dateUtc="2026-10-08T00:57:00Z">
          <w:pPr>
            <w:pStyle w:val="bdialogue"/>
          </w:pPr>
        </w:pPrChange>
      </w:pPr>
      <w:ins w:id="10452" w:author="Copy Editor" w:date="2026-10-08T03:57:00Z">
        <w:r w:rsidRPr="00EB2A3B">
          <w:rPr>
            <w:lang w:val="en-US"/>
          </w:rPr>
          <w:t>Richard is furious.</w:t>
        </w:r>
      </w:ins>
    </w:p>
    <w:p w14:paraId="5F82A9C2" w14:textId="77777777" w:rsidR="00EB2A3B" w:rsidRPr="00EB2A3B" w:rsidRDefault="00EB2A3B">
      <w:pPr>
        <w:pStyle w:val="body"/>
        <w:rPr>
          <w:ins w:id="10453" w:author="Copy Editor" w:date="2026-10-08T03:57:00Z"/>
          <w:lang w:val="en-US"/>
        </w:rPr>
        <w:pPrChange w:id="10454" w:author="Copy Editor" w:date="2026-10-08T03:57:00Z" w16du:dateUtc="2026-10-08T00:57:00Z">
          <w:pPr>
            <w:pStyle w:val="bdialogue"/>
          </w:pPr>
        </w:pPrChange>
      </w:pPr>
      <w:ins w:id="10455" w:author="Copy Editor" w:date="2026-10-08T03:57:00Z">
        <w:r w:rsidRPr="00EB2A3B">
          <w:rPr>
            <w:lang w:val="en-US"/>
          </w:rPr>
          <w:t>He is about to leave.</w:t>
        </w:r>
      </w:ins>
    </w:p>
    <w:p w14:paraId="32B76C24" w14:textId="77777777" w:rsidR="00EB2A3B" w:rsidRPr="00EB2A3B" w:rsidRDefault="00EB2A3B">
      <w:pPr>
        <w:pStyle w:val="bCHARACTER"/>
        <w:rPr>
          <w:ins w:id="10456" w:author="Copy Editor" w:date="2026-10-08T03:57:00Z"/>
          <w:lang w:val="en-US"/>
        </w:rPr>
        <w:pPrChange w:id="10457" w:author="Copy Editor" w:date="2026-10-08T03:57:00Z" w16du:dateUtc="2026-10-08T00:57:00Z">
          <w:pPr>
            <w:pStyle w:val="bdialogue"/>
          </w:pPr>
        </w:pPrChange>
      </w:pPr>
      <w:ins w:id="10458" w:author="Copy Editor" w:date="2026-10-08T03:57:00Z">
        <w:r w:rsidRPr="00EB2A3B">
          <w:rPr>
            <w:lang w:val="en-US"/>
          </w:rPr>
          <w:t>RICHARD (V.O.)</w:t>
        </w:r>
      </w:ins>
    </w:p>
    <w:p w14:paraId="1E39B6ED" w14:textId="77777777" w:rsidR="00EB2A3B" w:rsidRDefault="007C0FF3" w:rsidP="00EB2A3B">
      <w:pPr>
        <w:pStyle w:val="bdialogue"/>
        <w:rPr>
          <w:ins w:id="10459" w:author="Copy Editor" w:date="2026-10-08T03:57:00Z" w16du:dateUtc="2026-10-08T00:57:00Z"/>
        </w:rPr>
      </w:pPr>
      <w:del w:id="10460" w:author="Copy Editor" w:date="2026-10-08T03:56:00Z" w16du:dateUtc="2026-10-08T00:56:00Z">
        <w:r w:rsidDel="00C679BB">
          <w:delText xml:space="preserve"> </w:delText>
        </w:r>
      </w:del>
      <w:del w:id="10461" w:author="Copy Editor" w:date="2026-10-08T03:57:00Z" w16du:dateUtc="2026-10-08T00:57:00Z">
        <w:r w:rsidDel="00EB2A3B">
          <w:delText xml:space="preserve">What a very low form of life if ever I met one.  </w:delText>
        </w:r>
      </w:del>
      <w:r>
        <w:t xml:space="preserve">It was very clear to me how this was going to end.  I marched out, followed by the Sargent Major, and I was determined to go and get a pint with my mates.  </w:t>
      </w:r>
    </w:p>
    <w:p w14:paraId="5E4BDDFB" w14:textId="6C55900E" w:rsidR="003439BF" w:rsidDel="002D5101" w:rsidRDefault="002D5101">
      <w:pPr>
        <w:pStyle w:val="body"/>
        <w:rPr>
          <w:del w:id="10462" w:author="Copy Editor" w:date="2026-10-08T03:58:00Z" w16du:dateUtc="2026-10-08T00:58:00Z"/>
        </w:rPr>
      </w:pPr>
      <w:ins w:id="10463" w:author="Copy Editor" w:date="2026-10-08T03:58:00Z">
        <w:r w:rsidRPr="002D5101">
          <w:t>The Sergeant Major takes Richard by the arm and steers him into his office.</w:t>
        </w:r>
      </w:ins>
      <w:del w:id="10464" w:author="Copy Editor" w:date="2026-10-08T03:58:00Z" w16du:dateUtc="2026-10-08T00:58:00Z">
        <w:r w:rsidR="007C0FF3" w:rsidRPr="002D5101" w:rsidDel="002D5101">
          <w:rPr>
            <w:rStyle w:val="bodyChar"/>
            <w:rPrChange w:id="10465" w:author="Copy Editor" w:date="2026-10-08T03:58:00Z" w16du:dateUtc="2026-10-08T00:58:00Z">
              <w:rPr/>
            </w:rPrChange>
          </w:rPr>
          <w:delText xml:space="preserve">I was </w:delText>
        </w:r>
        <w:r w:rsidR="00B66069" w:rsidRPr="002D5101" w:rsidDel="002D5101">
          <w:rPr>
            <w:rStyle w:val="bodyChar"/>
            <w:rPrChange w:id="10466" w:author="Copy Editor" w:date="2026-10-08T03:58:00Z" w16du:dateUtc="2026-10-08T00:58:00Z">
              <w:rPr/>
            </w:rPrChange>
          </w:rPr>
          <w:delText>livid</w:delText>
        </w:r>
        <w:r w:rsidR="007C0FF3" w:rsidRPr="002D5101" w:rsidDel="002D5101">
          <w:rPr>
            <w:rStyle w:val="bodyChar"/>
            <w:rPrChange w:id="10467" w:author="Copy Editor" w:date="2026-10-08T03:58:00Z" w16du:dateUtc="2026-10-08T00:58:00Z">
              <w:rPr/>
            </w:rPrChange>
          </w:rPr>
          <w:delText xml:space="preserve">.  I wasn’t allowed to go for a pint </w:delText>
        </w:r>
        <w:r w:rsidR="00B66069" w:rsidRPr="002D5101" w:rsidDel="002D5101">
          <w:rPr>
            <w:rStyle w:val="bodyChar"/>
            <w:rPrChange w:id="10468" w:author="Copy Editor" w:date="2026-10-08T03:58:00Z" w16du:dateUtc="2026-10-08T00:58:00Z">
              <w:rPr/>
            </w:rPrChange>
          </w:rPr>
          <w:delText>however;</w:delText>
        </w:r>
        <w:r w:rsidR="007C0FF3" w:rsidRPr="002D5101" w:rsidDel="002D5101">
          <w:rPr>
            <w:rStyle w:val="bodyChar"/>
            <w:rPrChange w:id="10469" w:author="Copy Editor" w:date="2026-10-08T03:58:00Z" w16du:dateUtc="2026-10-08T00:58:00Z">
              <w:rPr/>
            </w:rPrChange>
          </w:rPr>
          <w:delText xml:space="preserve"> the Sargent Major took me by the arm and steered me into his offic</w:delText>
        </w:r>
        <w:r w:rsidR="007C0FF3" w:rsidDel="002D5101">
          <w:delText xml:space="preserve">e.  </w:delText>
        </w:r>
      </w:del>
    </w:p>
    <w:p w14:paraId="2149F34D" w14:textId="77777777" w:rsidR="002D5101" w:rsidRDefault="002D5101">
      <w:pPr>
        <w:pStyle w:val="body"/>
        <w:rPr>
          <w:ins w:id="10470" w:author="Copy Editor" w:date="2026-10-08T03:58:00Z" w16du:dateUtc="2026-10-08T00:58:00Z"/>
        </w:rPr>
        <w:pPrChange w:id="10471" w:author="Copy Editor" w:date="2026-10-08T03:58:00Z" w16du:dateUtc="2026-10-08T00:58:00Z">
          <w:pPr>
            <w:pStyle w:val="bdialogue"/>
          </w:pPr>
        </w:pPrChange>
      </w:pPr>
    </w:p>
    <w:p w14:paraId="76D313DC" w14:textId="77777777" w:rsidR="00AA6137" w:rsidRDefault="00AA6137" w:rsidP="004B3D80">
      <w:pPr>
        <w:pStyle w:val="bdialogue"/>
        <w:rPr>
          <w:ins w:id="10472" w:author="Copy Editor" w:date="2026-10-08T03:58:00Z" w16du:dateUtc="2026-10-08T00:58:00Z"/>
        </w:rPr>
      </w:pPr>
    </w:p>
    <w:p w14:paraId="1738E627" w14:textId="7DDB65D1" w:rsidR="00AA6137" w:rsidRDefault="00AA6137">
      <w:pPr>
        <w:pStyle w:val="bCHARACTER"/>
        <w:rPr>
          <w:ins w:id="10473" w:author="Copy Editor" w:date="2026-10-08T03:58:00Z" w16du:dateUtc="2026-10-08T00:58:00Z"/>
        </w:rPr>
        <w:pPrChange w:id="10474" w:author="Copy Editor" w:date="2026-10-08T03:58:00Z" w16du:dateUtc="2026-10-08T00:58:00Z">
          <w:pPr>
            <w:pStyle w:val="bdialogue"/>
          </w:pPr>
        </w:pPrChange>
      </w:pPr>
      <w:ins w:id="10475" w:author="Copy Editor" w:date="2026-10-08T03:58:00Z">
        <w:r w:rsidRPr="00AA6137">
          <w:lastRenderedPageBreak/>
          <w:t>SERGEANT MAJOR</w:t>
        </w:r>
      </w:ins>
    </w:p>
    <w:p w14:paraId="285A1854" w14:textId="7173561D" w:rsidR="004756BC" w:rsidDel="00AA6137" w:rsidRDefault="007C0FF3" w:rsidP="004B3D80">
      <w:pPr>
        <w:pStyle w:val="bdialogue"/>
        <w:rPr>
          <w:del w:id="10476" w:author="Copy Editor" w:date="2026-10-08T03:59:00Z" w16du:dateUtc="2026-10-08T00:59:00Z"/>
        </w:rPr>
      </w:pPr>
      <w:del w:id="10477" w:author="Copy Editor" w:date="2026-10-08T03:58:00Z" w16du:dateUtc="2026-10-08T00:58:00Z">
        <w:r w:rsidDel="00AA6137">
          <w:delText>“</w:delText>
        </w:r>
      </w:del>
      <w:r>
        <w:t>I didn’t quite gather from that if you’re going to sign on again or not</w:t>
      </w:r>
      <w:ins w:id="10478" w:author="Copy Editor" w:date="2026-10-08T03:58:00Z" w16du:dateUtc="2026-10-08T00:58:00Z">
        <w:r w:rsidR="00AA6137">
          <w:t>?</w:t>
        </w:r>
      </w:ins>
      <w:del w:id="10479" w:author="Copy Editor" w:date="2026-10-08T03:58:00Z" w16du:dateUtc="2026-10-08T00:58:00Z">
        <w:r w:rsidDel="00AA6137">
          <w:delText>?”</w:delText>
        </w:r>
      </w:del>
      <w:r>
        <w:t xml:space="preserve"> </w:t>
      </w:r>
    </w:p>
    <w:p w14:paraId="2286DABC" w14:textId="77777777" w:rsidR="00AA6137" w:rsidRDefault="00AA6137" w:rsidP="00AA6137">
      <w:pPr>
        <w:pStyle w:val="bdialogue"/>
        <w:rPr>
          <w:ins w:id="10480" w:author="Copy Editor" w:date="2026-10-08T03:59:00Z" w16du:dateUtc="2026-10-08T00:59:00Z"/>
        </w:rPr>
      </w:pPr>
    </w:p>
    <w:p w14:paraId="18E072EB" w14:textId="71C1CC2C" w:rsidR="00AA6137" w:rsidRDefault="00AA6137">
      <w:pPr>
        <w:pStyle w:val="bCHARACTER"/>
        <w:rPr>
          <w:ins w:id="10481" w:author="Copy Editor" w:date="2026-10-08T03:59:00Z" w16du:dateUtc="2026-10-08T00:59:00Z"/>
        </w:rPr>
        <w:pPrChange w:id="10482" w:author="Copy Editor" w:date="2026-10-08T03:59:00Z" w16du:dateUtc="2026-10-08T00:59:00Z">
          <w:pPr>
            <w:pStyle w:val="bdialogue"/>
          </w:pPr>
        </w:pPrChange>
      </w:pPr>
      <w:ins w:id="10483" w:author="Copy Editor" w:date="2026-10-08T03:59:00Z">
        <w:r w:rsidRPr="00AA6137">
          <w:t>RICHARD (V.O.)</w:t>
        </w:r>
      </w:ins>
    </w:p>
    <w:p w14:paraId="5E4BDDFD" w14:textId="762F8A7A" w:rsidR="003439BF" w:rsidRDefault="007C0FF3">
      <w:pPr>
        <w:pStyle w:val="bdialogue"/>
        <w:pPrChange w:id="10484" w:author="Copy Editor" w:date="2026-10-08T03:59:00Z" w16du:dateUtc="2026-10-08T00:59:00Z">
          <w:pPr>
            <w:pStyle w:val="body"/>
          </w:pPr>
        </w:pPrChange>
      </w:pPr>
      <w:del w:id="10485" w:author="Copy Editor" w:date="2026-10-08T03:59:00Z" w16du:dateUtc="2026-10-08T00:59:00Z">
        <w:r w:rsidDel="00AA6137">
          <w:delText xml:space="preserve">he calmly enquired.  </w:delText>
        </w:r>
      </w:del>
      <w:r>
        <w:t xml:space="preserve">So, I thought to myself, this is going to be the good cop bad cop </w:t>
      </w:r>
      <w:r w:rsidR="004756BC">
        <w:t>routine,</w:t>
      </w:r>
      <w:r>
        <w:t xml:space="preserve"> is it?  </w:t>
      </w:r>
      <w:r w:rsidR="004756BC">
        <w:t>Well,</w:t>
      </w:r>
      <w:r>
        <w:t xml:space="preserve"> we’ll see about that.</w:t>
      </w:r>
    </w:p>
    <w:p w14:paraId="54E64D73" w14:textId="0F8D73F7" w:rsidR="00AA6137" w:rsidRDefault="007F7157">
      <w:pPr>
        <w:pStyle w:val="bCHARACTER"/>
        <w:rPr>
          <w:ins w:id="10486" w:author="Copy Editor" w:date="2026-10-08T03:59:00Z" w16du:dateUtc="2026-10-08T00:59:00Z"/>
        </w:rPr>
        <w:pPrChange w:id="10487" w:author="Copy Editor" w:date="2026-10-08T03:59:00Z" w16du:dateUtc="2026-10-08T00:59:00Z">
          <w:pPr>
            <w:pStyle w:val="bdialogue"/>
          </w:pPr>
        </w:pPrChange>
      </w:pPr>
      <w:ins w:id="10488" w:author="Copy Editor" w:date="2026-10-08T03:59:00Z">
        <w:r w:rsidRPr="007F7157">
          <w:t>RICHARD</w:t>
        </w:r>
      </w:ins>
    </w:p>
    <w:p w14:paraId="5E4BDDFE" w14:textId="526702E1" w:rsidR="003439BF" w:rsidRDefault="007C0FF3" w:rsidP="004B3D80">
      <w:pPr>
        <w:pStyle w:val="bdialogue"/>
      </w:pPr>
      <w:del w:id="10489" w:author="Copy Editor" w:date="2026-10-08T03:59:00Z" w16du:dateUtc="2026-10-08T00:59:00Z">
        <w:r w:rsidDel="007F7157">
          <w:delText>“</w:delText>
        </w:r>
      </w:del>
      <w:r>
        <w:t>You’re too f***ing late</w:t>
      </w:r>
      <w:del w:id="10490" w:author="Copy Editor" w:date="2026-10-08T03:59:00Z" w16du:dateUtc="2026-10-08T00:59:00Z">
        <w:r w:rsidDel="007F7157">
          <w:delText>”</w:delText>
        </w:r>
      </w:del>
    </w:p>
    <w:p w14:paraId="6548E8FA" w14:textId="77777777" w:rsidR="007F7157" w:rsidRDefault="007C0FF3" w:rsidP="00B33299">
      <w:pPr>
        <w:pStyle w:val="body"/>
        <w:rPr>
          <w:ins w:id="10491" w:author="Copy Editor" w:date="2026-10-08T03:59:00Z" w16du:dateUtc="2026-10-08T00:59:00Z"/>
        </w:rPr>
      </w:pPr>
      <w:r>
        <w:t>He look</w:t>
      </w:r>
      <w:ins w:id="10492" w:author="Copy Editor" w:date="2026-10-08T03:59:00Z" w16du:dateUtc="2026-10-08T00:59:00Z">
        <w:r w:rsidR="007F7157">
          <w:t>s</w:t>
        </w:r>
      </w:ins>
      <w:del w:id="10493" w:author="Copy Editor" w:date="2026-10-08T03:59:00Z" w16du:dateUtc="2026-10-08T00:59:00Z">
        <w:r w:rsidDel="007F7157">
          <w:delText>ed</w:delText>
        </w:r>
      </w:del>
      <w:r>
        <w:t xml:space="preserve"> perplexed. </w:t>
      </w:r>
    </w:p>
    <w:p w14:paraId="5316FE13" w14:textId="4435B877" w:rsidR="004756BC" w:rsidRDefault="007F7157">
      <w:pPr>
        <w:pStyle w:val="bCHARACTER"/>
        <w:pPrChange w:id="10494" w:author="Copy Editor" w:date="2026-10-08T03:59:00Z" w16du:dateUtc="2026-10-08T00:59:00Z">
          <w:pPr>
            <w:pStyle w:val="body"/>
          </w:pPr>
        </w:pPrChange>
      </w:pPr>
      <w:ins w:id="10495" w:author="Copy Editor" w:date="2026-10-08T03:59:00Z">
        <w:r w:rsidRPr="007F7157">
          <w:t>SERGEANT MAJOR</w:t>
        </w:r>
      </w:ins>
      <w:r w:rsidR="007C0FF3">
        <w:t xml:space="preserve"> </w:t>
      </w:r>
    </w:p>
    <w:p w14:paraId="5E4BDDFF" w14:textId="215007FF" w:rsidR="003439BF" w:rsidRDefault="007C0FF3" w:rsidP="004B3D80">
      <w:pPr>
        <w:pStyle w:val="bdialogue"/>
        <w:rPr>
          <w:ins w:id="10496" w:author="Copy Editor" w:date="2026-10-08T04:00:00Z" w16du:dateUtc="2026-10-08T01:00:00Z"/>
        </w:rPr>
      </w:pPr>
      <w:del w:id="10497" w:author="Copy Editor" w:date="2026-10-08T03:59:00Z" w16du:dateUtc="2026-10-08T00:59:00Z">
        <w:r w:rsidDel="007F7157">
          <w:delText>“</w:delText>
        </w:r>
      </w:del>
      <w:r>
        <w:t>What?</w:t>
      </w:r>
      <w:del w:id="10498" w:author="Copy Editor" w:date="2026-10-08T03:59:00Z" w16du:dateUtc="2026-10-08T00:59:00Z">
        <w:r w:rsidDel="007F7157">
          <w:delText>”</w:delText>
        </w:r>
      </w:del>
    </w:p>
    <w:p w14:paraId="2B0C0048" w14:textId="6C795DDC" w:rsidR="007A5C70" w:rsidRDefault="007A5C70">
      <w:pPr>
        <w:pStyle w:val="bCHARACTER"/>
        <w:pPrChange w:id="10499" w:author="Copy Editor" w:date="2026-10-08T04:00:00Z" w16du:dateUtc="2026-10-08T01:00:00Z">
          <w:pPr>
            <w:pStyle w:val="bdialogue"/>
          </w:pPr>
        </w:pPrChange>
      </w:pPr>
      <w:ins w:id="10500" w:author="Copy Editor" w:date="2026-10-08T04:00:00Z">
        <w:r w:rsidRPr="007A5C70">
          <w:t>RICHARD</w:t>
        </w:r>
      </w:ins>
    </w:p>
    <w:p w14:paraId="5E4BDE00" w14:textId="1B5D8C74" w:rsidR="003439BF" w:rsidRDefault="007C0FF3" w:rsidP="004B3D80">
      <w:pPr>
        <w:pStyle w:val="bdialogue"/>
        <w:rPr>
          <w:ins w:id="10501" w:author="Copy Editor" w:date="2026-10-08T04:00:00Z" w16du:dateUtc="2026-10-08T01:00:00Z"/>
        </w:rPr>
      </w:pPr>
      <w:del w:id="10502" w:author="Copy Editor" w:date="2026-10-08T04:00:00Z" w16du:dateUtc="2026-10-08T01:00:00Z">
        <w:r w:rsidDel="007A5C70">
          <w:delText>“</w:delText>
        </w:r>
      </w:del>
      <w:r>
        <w:t>I said you’re too f***ing late.</w:t>
      </w:r>
      <w:del w:id="10503" w:author="Copy Editor" w:date="2026-10-08T04:00:00Z" w16du:dateUtc="2026-10-08T01:00:00Z">
        <w:r w:rsidDel="007A5C70">
          <w:delText>”</w:delText>
        </w:r>
      </w:del>
    </w:p>
    <w:p w14:paraId="25C92E4A" w14:textId="688BCAA6" w:rsidR="007A5C70" w:rsidRDefault="007A5C70">
      <w:pPr>
        <w:pStyle w:val="bCHARACTER"/>
        <w:pPrChange w:id="10504" w:author="Copy Editor" w:date="2026-10-08T04:00:00Z" w16du:dateUtc="2026-10-08T01:00:00Z">
          <w:pPr>
            <w:pStyle w:val="bdialogue"/>
          </w:pPr>
        </w:pPrChange>
      </w:pPr>
      <w:ins w:id="10505" w:author="Copy Editor" w:date="2026-10-08T04:00:00Z">
        <w:r w:rsidRPr="007A5C70">
          <w:t>SERGEANT MAJOR</w:t>
        </w:r>
      </w:ins>
    </w:p>
    <w:p w14:paraId="5E4BDE01" w14:textId="77777777" w:rsidR="003439BF" w:rsidRDefault="007C0FF3" w:rsidP="004B3D80">
      <w:pPr>
        <w:pStyle w:val="bdialogue"/>
        <w:rPr>
          <w:ins w:id="10506" w:author="Copy Editor" w:date="2026-10-08T04:00:00Z" w16du:dateUtc="2026-10-08T01:00:00Z"/>
        </w:rPr>
      </w:pPr>
      <w:del w:id="10507" w:author="Copy Editor" w:date="2026-10-08T04:00:00Z" w16du:dateUtc="2026-10-08T01:00:00Z">
        <w:r w:rsidDel="007A5C70">
          <w:delText>“</w:delText>
        </w:r>
      </w:del>
      <w:r>
        <w:t>What do you mean?</w:t>
      </w:r>
      <w:del w:id="10508" w:author="Copy Editor" w:date="2026-10-08T04:00:00Z" w16du:dateUtc="2026-10-08T01:00:00Z">
        <w:r w:rsidDel="007A5C70">
          <w:delText>”</w:delText>
        </w:r>
      </w:del>
    </w:p>
    <w:p w14:paraId="2174AE78" w14:textId="6328A44B" w:rsidR="007A5C70" w:rsidRDefault="004240F0">
      <w:pPr>
        <w:pStyle w:val="bCHARACTER"/>
        <w:pPrChange w:id="10509" w:author="Copy Editor" w:date="2026-10-08T04:00:00Z" w16du:dateUtc="2026-10-08T01:00:00Z">
          <w:pPr>
            <w:pStyle w:val="bdialogue"/>
          </w:pPr>
        </w:pPrChange>
      </w:pPr>
      <w:ins w:id="10510" w:author="Copy Editor" w:date="2026-10-08T04:00:00Z">
        <w:r w:rsidRPr="004240F0">
          <w:t>RICHARD</w:t>
        </w:r>
      </w:ins>
    </w:p>
    <w:p w14:paraId="5E4BDE02" w14:textId="34342D31" w:rsidR="003439BF" w:rsidRDefault="007C0FF3" w:rsidP="004B3D80">
      <w:pPr>
        <w:pStyle w:val="bdialogue"/>
        <w:rPr>
          <w:ins w:id="10511" w:author="Copy Editor" w:date="2026-10-08T04:00:00Z" w16du:dateUtc="2026-10-08T01:00:00Z"/>
        </w:rPr>
      </w:pPr>
      <w:del w:id="10512" w:author="Copy Editor" w:date="2026-10-08T04:00:00Z" w16du:dateUtc="2026-10-08T01:00:00Z">
        <w:r w:rsidDel="004240F0">
          <w:delText>“</w:delText>
        </w:r>
      </w:del>
      <w:r>
        <w:t>Can I talk openly?</w:t>
      </w:r>
      <w:del w:id="10513" w:author="Copy Editor" w:date="2026-10-08T04:00:00Z" w16du:dateUtc="2026-10-08T01:00:00Z">
        <w:r w:rsidDel="004240F0">
          <w:delText>”</w:delText>
        </w:r>
      </w:del>
    </w:p>
    <w:p w14:paraId="4A87632B" w14:textId="1E3D65E0" w:rsidR="004240F0" w:rsidRDefault="004240F0">
      <w:pPr>
        <w:pStyle w:val="bCHARACTER"/>
        <w:pPrChange w:id="10514" w:author="Copy Editor" w:date="2026-10-08T04:00:00Z" w16du:dateUtc="2026-10-08T01:00:00Z">
          <w:pPr>
            <w:pStyle w:val="bdialogue"/>
          </w:pPr>
        </w:pPrChange>
      </w:pPr>
      <w:ins w:id="10515" w:author="Copy Editor" w:date="2026-10-08T04:00:00Z">
        <w:r w:rsidRPr="004240F0">
          <w:t>SERGEANT MAJOR</w:t>
        </w:r>
      </w:ins>
    </w:p>
    <w:p w14:paraId="698BD7F8" w14:textId="2173F39A" w:rsidR="004756BC" w:rsidRDefault="007C0FF3" w:rsidP="004B3D80">
      <w:pPr>
        <w:pStyle w:val="bdialogue"/>
      </w:pPr>
      <w:del w:id="10516" w:author="Copy Editor" w:date="2026-10-08T04:00:00Z" w16du:dateUtc="2026-10-08T01:00:00Z">
        <w:r w:rsidDel="004240F0">
          <w:delText>“</w:delText>
        </w:r>
      </w:del>
      <w:r w:rsidR="004756BC">
        <w:t>Yes,</w:t>
      </w:r>
      <w:r>
        <w:t xml:space="preserve"> of course you can Jock.</w:t>
      </w:r>
      <w:del w:id="10517" w:author="Copy Editor" w:date="2026-10-08T04:00:00Z" w16du:dateUtc="2026-10-08T01:00:00Z">
        <w:r w:rsidDel="004240F0">
          <w:delText xml:space="preserve">” </w:delText>
        </w:r>
      </w:del>
    </w:p>
    <w:p w14:paraId="3260EA47" w14:textId="77777777" w:rsidR="004240F0" w:rsidRPr="004240F0" w:rsidRDefault="004240F0">
      <w:pPr>
        <w:pStyle w:val="body"/>
        <w:rPr>
          <w:ins w:id="10518" w:author="Copy Editor" w:date="2026-10-08T04:01:00Z"/>
          <w:lang w:val="en-US"/>
        </w:rPr>
        <w:pPrChange w:id="10519" w:author="Copy Editor" w:date="2026-10-08T04:01:00Z" w16du:dateUtc="2026-10-08T01:01:00Z">
          <w:pPr>
            <w:pStyle w:val="bdialogue"/>
          </w:pPr>
        </w:pPrChange>
      </w:pPr>
      <w:ins w:id="10520" w:author="Copy Editor" w:date="2026-10-08T04:01:00Z">
        <w:r w:rsidRPr="004240F0">
          <w:rPr>
            <w:lang w:val="en-US"/>
          </w:rPr>
          <w:t>Richard explains.</w:t>
        </w:r>
      </w:ins>
    </w:p>
    <w:p w14:paraId="4B087CDC" w14:textId="77777777" w:rsidR="004240F0" w:rsidRPr="004240F0" w:rsidRDefault="004240F0">
      <w:pPr>
        <w:pStyle w:val="bCHARACTER"/>
        <w:rPr>
          <w:ins w:id="10521" w:author="Copy Editor" w:date="2026-10-08T04:01:00Z"/>
          <w:lang w:val="en-US"/>
        </w:rPr>
        <w:pPrChange w:id="10522" w:author="Copy Editor" w:date="2026-10-08T04:01:00Z" w16du:dateUtc="2026-10-08T01:01:00Z">
          <w:pPr>
            <w:pStyle w:val="bdialogue"/>
          </w:pPr>
        </w:pPrChange>
      </w:pPr>
      <w:ins w:id="10523" w:author="Copy Editor" w:date="2026-10-08T04:01:00Z">
        <w:r w:rsidRPr="004240F0">
          <w:rPr>
            <w:lang w:val="en-US"/>
          </w:rPr>
          <w:t>RICHARD</w:t>
        </w:r>
      </w:ins>
    </w:p>
    <w:p w14:paraId="5E4BDE03" w14:textId="790051C0" w:rsidR="003439BF" w:rsidDel="008B0A87" w:rsidRDefault="007C0FF3" w:rsidP="00B33299">
      <w:pPr>
        <w:pStyle w:val="body"/>
        <w:rPr>
          <w:del w:id="10524" w:author="Copy Editor" w:date="2026-10-08T04:01:00Z" w16du:dateUtc="2026-10-08T01:01:00Z"/>
        </w:rPr>
      </w:pPr>
      <w:del w:id="10525" w:author="Copy Editor" w:date="2026-10-08T04:01:00Z" w16du:dateUtc="2026-10-08T01:01:00Z">
        <w:r w:rsidDel="004240F0">
          <w:delText>he said soothingly</w:delText>
        </w:r>
        <w:r w:rsidDel="008B0A87">
          <w:delText>.</w:delText>
        </w:r>
      </w:del>
    </w:p>
    <w:p w14:paraId="5E4BDE04" w14:textId="3802F0E6" w:rsidR="003439BF" w:rsidRDefault="007C0FF3" w:rsidP="008B0A87">
      <w:pPr>
        <w:pStyle w:val="bdialogue"/>
        <w:rPr>
          <w:ins w:id="10526" w:author="Copy Editor" w:date="2026-10-08T04:01:00Z" w16du:dateUtc="2026-10-08T01:01:00Z"/>
        </w:rPr>
      </w:pPr>
      <w:del w:id="10527" w:author="Copy Editor" w:date="2026-10-08T04:01:00Z" w16du:dateUtc="2026-10-08T01:01:00Z">
        <w:r w:rsidDel="008B0A87">
          <w:delText>“</w:delText>
        </w:r>
      </w:del>
      <w:r>
        <w:t xml:space="preserve">I’ve got a mortgage to pay so I’ve got to have money coming in, right!  I didn’t know if I was going to be allowed to re-enlist to go on camp or not, so when a customer asked me to work all of October for </w:t>
      </w:r>
      <w:r w:rsidR="004756BC">
        <w:t>him,</w:t>
      </w:r>
      <w:r>
        <w:t xml:space="preserve"> I accepted.</w:t>
      </w:r>
      <w:del w:id="10528" w:author="Copy Editor" w:date="2026-10-08T04:01:00Z" w16du:dateUtc="2026-10-08T01:01:00Z">
        <w:r w:rsidDel="008B0A87">
          <w:delText>”</w:delText>
        </w:r>
      </w:del>
    </w:p>
    <w:p w14:paraId="40B15AD6" w14:textId="07B1BFDD" w:rsidR="008B0A87" w:rsidRDefault="008B0A87">
      <w:pPr>
        <w:pStyle w:val="bCHARACTER"/>
        <w:pPrChange w:id="10529" w:author="Copy Editor" w:date="2026-10-08T04:01:00Z" w16du:dateUtc="2026-10-08T01:01:00Z">
          <w:pPr>
            <w:pStyle w:val="bdialogue"/>
          </w:pPr>
        </w:pPrChange>
      </w:pPr>
      <w:ins w:id="10530" w:author="Copy Editor" w:date="2026-10-08T04:01:00Z">
        <w:r w:rsidRPr="008B0A87">
          <w:t>SERGEANT MAJOR</w:t>
        </w:r>
      </w:ins>
    </w:p>
    <w:p w14:paraId="5BF4A35F" w14:textId="77777777" w:rsidR="004756BC" w:rsidRDefault="007C0FF3" w:rsidP="004B3D80">
      <w:pPr>
        <w:pStyle w:val="bdialogue"/>
      </w:pPr>
      <w:del w:id="10531" w:author="Copy Editor" w:date="2026-10-08T04:01:00Z" w16du:dateUtc="2026-10-08T01:01:00Z">
        <w:r w:rsidDel="008B0A87">
          <w:delText>“</w:delText>
        </w:r>
      </w:del>
      <w:r>
        <w:t>That means you can’t do camp!</w:t>
      </w:r>
      <w:del w:id="10532" w:author="Copy Editor" w:date="2026-10-08T04:01:00Z" w16du:dateUtc="2026-10-08T01:01:00Z">
        <w:r w:rsidDel="008B0A87">
          <w:delText xml:space="preserve">” </w:delText>
        </w:r>
      </w:del>
    </w:p>
    <w:p w14:paraId="5E4BDE05" w14:textId="1D1D0E02" w:rsidR="003439BF" w:rsidRDefault="007C0FF3" w:rsidP="00B33299">
      <w:pPr>
        <w:pStyle w:val="body"/>
        <w:rPr>
          <w:ins w:id="10533" w:author="Copy Editor" w:date="2026-10-08T04:02:00Z" w16du:dateUtc="2026-10-08T01:02:00Z"/>
        </w:rPr>
      </w:pPr>
      <w:r>
        <w:t xml:space="preserve"> The Sargent Major excla</w:t>
      </w:r>
      <w:ins w:id="10534" w:author="Copy Editor" w:date="2026-10-08T04:02:00Z" w16du:dateUtc="2026-10-08T01:02:00Z">
        <w:r w:rsidR="008B0A87">
          <w:t>ims</w:t>
        </w:r>
      </w:ins>
      <w:del w:id="10535" w:author="Copy Editor" w:date="2026-10-08T04:02:00Z" w16du:dateUtc="2026-10-08T01:02:00Z">
        <w:r w:rsidDel="008B0A87">
          <w:delText>imed</w:delText>
        </w:r>
      </w:del>
      <w:r>
        <w:t>.</w:t>
      </w:r>
    </w:p>
    <w:p w14:paraId="2BC446B9" w14:textId="264F93B1" w:rsidR="008B0A87" w:rsidRDefault="008B0A87">
      <w:pPr>
        <w:pStyle w:val="bCHARACTER"/>
        <w:pPrChange w:id="10536" w:author="Copy Editor" w:date="2026-10-08T04:02:00Z" w16du:dateUtc="2026-10-08T01:02:00Z">
          <w:pPr>
            <w:pStyle w:val="body"/>
          </w:pPr>
        </w:pPrChange>
      </w:pPr>
      <w:ins w:id="10537" w:author="Copy Editor" w:date="2026-10-08T04:02:00Z">
        <w:r w:rsidRPr="008B0A87">
          <w:t>RICHARD</w:t>
        </w:r>
      </w:ins>
    </w:p>
    <w:p w14:paraId="36D6FB0B" w14:textId="2DE60F86" w:rsidR="004756BC" w:rsidRDefault="007C0FF3" w:rsidP="004B3D80">
      <w:pPr>
        <w:pStyle w:val="bdialogue"/>
      </w:pPr>
      <w:del w:id="10538" w:author="Copy Editor" w:date="2026-10-08T04:02:00Z" w16du:dateUtc="2026-10-08T01:02:00Z">
        <w:r w:rsidDel="008B0A87">
          <w:lastRenderedPageBreak/>
          <w:delText>“</w:delText>
        </w:r>
      </w:del>
      <w:r>
        <w:t>That means I can’t do camp.</w:t>
      </w:r>
      <w:del w:id="10539" w:author="Copy Editor" w:date="2026-10-08T04:02:00Z" w16du:dateUtc="2026-10-08T01:02:00Z">
        <w:r w:rsidDel="008B0A87">
          <w:delText>”</w:delText>
        </w:r>
      </w:del>
      <w:r>
        <w:t xml:space="preserve"> </w:t>
      </w:r>
    </w:p>
    <w:p w14:paraId="5E4BDE06" w14:textId="5664CC48" w:rsidR="003439BF" w:rsidRDefault="007C0FF3" w:rsidP="00B33299">
      <w:pPr>
        <w:pStyle w:val="body"/>
        <w:rPr>
          <w:ins w:id="10540" w:author="Copy Editor" w:date="2026-10-08T04:02:00Z" w16du:dateUtc="2026-10-08T01:02:00Z"/>
        </w:rPr>
      </w:pPr>
      <w:r>
        <w:t>I repea</w:t>
      </w:r>
      <w:ins w:id="10541" w:author="Copy Editor" w:date="2026-10-08T04:02:00Z" w16du:dateUtc="2026-10-08T01:02:00Z">
        <w:r w:rsidR="008B0A87">
          <w:t>t</w:t>
        </w:r>
      </w:ins>
      <w:del w:id="10542" w:author="Copy Editor" w:date="2026-10-08T04:02:00Z" w16du:dateUtc="2026-10-08T01:02:00Z">
        <w:r w:rsidDel="008B0A87">
          <w:delText>ted</w:delText>
        </w:r>
      </w:del>
      <w:r>
        <w:t>.</w:t>
      </w:r>
    </w:p>
    <w:p w14:paraId="7A05BF9B" w14:textId="2E4EF037" w:rsidR="001C23D6" w:rsidRDefault="001C23D6">
      <w:pPr>
        <w:pStyle w:val="bCHARACTER"/>
        <w:pPrChange w:id="10543" w:author="Copy Editor" w:date="2026-10-08T04:02:00Z" w16du:dateUtc="2026-10-08T01:02:00Z">
          <w:pPr>
            <w:pStyle w:val="body"/>
          </w:pPr>
        </w:pPrChange>
      </w:pPr>
      <w:ins w:id="10544" w:author="Copy Editor" w:date="2026-10-08T04:02:00Z">
        <w:r w:rsidRPr="001C23D6">
          <w:t>SERGEANT MAJOR</w:t>
        </w:r>
      </w:ins>
    </w:p>
    <w:p w14:paraId="009A6241" w14:textId="77777777" w:rsidR="004756BC" w:rsidRDefault="007C0FF3" w:rsidP="004B3D80">
      <w:pPr>
        <w:pStyle w:val="bdialogue"/>
      </w:pPr>
      <w:del w:id="10545" w:author="Copy Editor" w:date="2026-10-08T04:02:00Z" w16du:dateUtc="2026-10-08T01:02:00Z">
        <w:r w:rsidDel="001C23D6">
          <w:delText>“</w:delText>
        </w:r>
      </w:del>
      <w:r>
        <w:t>The boss won’t like that.</w:t>
      </w:r>
      <w:del w:id="10546" w:author="Copy Editor" w:date="2026-10-08T04:02:00Z" w16du:dateUtc="2026-10-08T01:02:00Z">
        <w:r w:rsidDel="001C23D6">
          <w:delText xml:space="preserve">” </w:delText>
        </w:r>
      </w:del>
    </w:p>
    <w:p w14:paraId="5E4BDE07" w14:textId="501F343A" w:rsidR="003439BF" w:rsidRDefault="001C23D6">
      <w:pPr>
        <w:pStyle w:val="bCHARACTER"/>
        <w:pPrChange w:id="10547" w:author="Copy Editor" w:date="2026-10-08T04:02:00Z" w16du:dateUtc="2026-10-08T01:02:00Z">
          <w:pPr>
            <w:pStyle w:val="body"/>
          </w:pPr>
        </w:pPrChange>
      </w:pPr>
      <w:ins w:id="10548" w:author="Copy Editor" w:date="2026-10-08T04:02:00Z">
        <w:r w:rsidRPr="001C23D6">
          <w:t>RICHARD</w:t>
        </w:r>
      </w:ins>
      <w:del w:id="10549" w:author="Copy Editor" w:date="2026-10-08T04:02:00Z" w16du:dateUtc="2026-10-08T01:02:00Z">
        <w:r w:rsidR="007C0FF3" w:rsidDel="001C23D6">
          <w:delText xml:space="preserve">he </w:delText>
        </w:r>
        <w:r w:rsidR="004756BC" w:rsidDel="001C23D6">
          <w:delText>spoke</w:delText>
        </w:r>
      </w:del>
    </w:p>
    <w:p w14:paraId="5E4BDE08" w14:textId="211C9E21" w:rsidR="003439BF" w:rsidRDefault="007C0FF3" w:rsidP="004B3D80">
      <w:pPr>
        <w:pStyle w:val="bdialogue"/>
        <w:rPr>
          <w:ins w:id="10550" w:author="Copy Editor" w:date="2026-10-08T04:02:00Z" w16du:dateUtc="2026-10-08T01:02:00Z"/>
        </w:rPr>
      </w:pPr>
      <w:del w:id="10551" w:author="Copy Editor" w:date="2026-10-08T04:02:00Z" w16du:dateUtc="2026-10-08T01:02:00Z">
        <w:r w:rsidDel="001C23D6">
          <w:delText>“</w:delText>
        </w:r>
      </w:del>
      <w:r w:rsidR="004756BC">
        <w:t>Well,</w:t>
      </w:r>
      <w:r>
        <w:t xml:space="preserve"> that’s just f***ing tough isn’t it.</w:t>
      </w:r>
      <w:del w:id="10552" w:author="Copy Editor" w:date="2026-10-08T04:02:00Z" w16du:dateUtc="2026-10-08T01:02:00Z">
        <w:r w:rsidDel="001C23D6">
          <w:delText>”</w:delText>
        </w:r>
      </w:del>
    </w:p>
    <w:p w14:paraId="31A50CC9" w14:textId="220D99A9" w:rsidR="001C23D6" w:rsidRPr="001C23D6" w:rsidRDefault="001C23D6">
      <w:pPr>
        <w:pStyle w:val="bCHARACTER"/>
        <w:pPrChange w:id="10553" w:author="Copy Editor" w:date="2026-10-08T04:03:00Z" w16du:dateUtc="2026-10-08T01:03:00Z">
          <w:pPr>
            <w:pStyle w:val="bdialogue"/>
          </w:pPr>
        </w:pPrChange>
      </w:pPr>
      <w:ins w:id="10554" w:author="Copy Editor" w:date="2026-10-08T04:03:00Z">
        <w:r w:rsidRPr="001C23D6">
          <w:t>SERGEANT MAJOR</w:t>
        </w:r>
      </w:ins>
    </w:p>
    <w:p w14:paraId="57724EC9" w14:textId="68FCE43D" w:rsidR="00F02AD1" w:rsidRDefault="007C0FF3" w:rsidP="004B3D80">
      <w:pPr>
        <w:pStyle w:val="bdialogue"/>
      </w:pPr>
      <w:del w:id="10555" w:author="Copy Editor" w:date="2026-10-08T04:03:00Z" w16du:dateUtc="2026-10-08T01:03:00Z">
        <w:r w:rsidDel="001C23D6">
          <w:delText>“</w:delText>
        </w:r>
      </w:del>
      <w:r w:rsidR="00F02AD1">
        <w:t>Oh,</w:t>
      </w:r>
      <w:r>
        <w:t xml:space="preserve"> I suppose so.</w:t>
      </w:r>
      <w:del w:id="10556" w:author="Copy Editor" w:date="2026-10-08T04:03:00Z" w16du:dateUtc="2026-10-08T01:03:00Z">
        <w:r w:rsidDel="001C23D6">
          <w:delText>”</w:delText>
        </w:r>
      </w:del>
    </w:p>
    <w:p w14:paraId="247C63D0" w14:textId="77777777" w:rsidR="001E057F" w:rsidRDefault="00142E62" w:rsidP="00B33299">
      <w:pPr>
        <w:pStyle w:val="body"/>
        <w:rPr>
          <w:ins w:id="10557" w:author="Copy Editor" w:date="2026-10-08T04:03:00Z" w16du:dateUtc="2026-10-08T01:03:00Z"/>
        </w:rPr>
      </w:pPr>
      <w:ins w:id="10558" w:author="Copy Editor" w:date="2026-10-08T04:03:00Z">
        <w:r w:rsidRPr="00142E62">
          <w:t>The Sergeant Major is completely deflated.</w:t>
        </w:r>
      </w:ins>
      <w:del w:id="10559" w:author="Copy Editor" w:date="2026-10-08T04:03:00Z" w16du:dateUtc="2026-10-08T01:03:00Z">
        <w:r w:rsidR="007C0FF3" w:rsidDel="00142E62">
          <w:delText>He was completely deflated,</w:delText>
        </w:r>
      </w:del>
      <w:r w:rsidR="007C0FF3">
        <w:t xml:space="preserve"> </w:t>
      </w:r>
      <w:ins w:id="10560" w:author="Copy Editor" w:date="2026-10-08T04:03:00Z" w16du:dateUtc="2026-10-08T01:03:00Z">
        <w:r>
          <w:br/>
        </w:r>
      </w:ins>
    </w:p>
    <w:p w14:paraId="012112EE" w14:textId="211101BD" w:rsidR="00142E62" w:rsidRDefault="001E057F">
      <w:pPr>
        <w:pStyle w:val="bCHARACTER"/>
        <w:rPr>
          <w:ins w:id="10561" w:author="Copy Editor" w:date="2026-10-08T04:03:00Z" w16du:dateUtc="2026-10-08T01:03:00Z"/>
        </w:rPr>
        <w:pPrChange w:id="10562" w:author="Copy Editor" w:date="2026-10-08T04:03:00Z" w16du:dateUtc="2026-10-08T01:03:00Z">
          <w:pPr>
            <w:pStyle w:val="body"/>
          </w:pPr>
        </w:pPrChange>
      </w:pPr>
      <w:ins w:id="10563" w:author="Copy Editor" w:date="2026-10-08T04:03:00Z">
        <w:r w:rsidRPr="001E057F">
          <w:t>RICHARD (V.O.)</w:t>
        </w:r>
      </w:ins>
    </w:p>
    <w:p w14:paraId="5E4BDE09" w14:textId="5EA528F4" w:rsidR="003439BF" w:rsidRDefault="00142E62">
      <w:pPr>
        <w:pStyle w:val="bdialogue"/>
        <w:pPrChange w:id="10564" w:author="Copy Editor" w:date="2026-10-08T04:03:00Z" w16du:dateUtc="2026-10-08T01:03:00Z">
          <w:pPr>
            <w:pStyle w:val="body"/>
          </w:pPr>
        </w:pPrChange>
      </w:pPr>
      <w:ins w:id="10565" w:author="Copy Editor" w:date="2026-10-08T04:03:00Z" w16du:dateUtc="2026-10-08T01:03:00Z">
        <w:r>
          <w:t>T</w:t>
        </w:r>
      </w:ins>
      <w:del w:id="10566" w:author="Copy Editor" w:date="2026-10-08T04:03:00Z" w16du:dateUtc="2026-10-08T01:03:00Z">
        <w:r w:rsidR="007C0FF3" w:rsidDel="00142E62">
          <w:delText>t</w:delText>
        </w:r>
      </w:del>
      <w:r w:rsidR="007C0FF3">
        <w:t xml:space="preserve">heir carefully crafted plan to enforce discipline had </w:t>
      </w:r>
      <w:r w:rsidR="00F02AD1">
        <w:t>backfired</w:t>
      </w:r>
      <w:r w:rsidR="007C0FF3">
        <w:t xml:space="preserve"> spectacularly, they’d been bluffing, I wasn’t and when I called their </w:t>
      </w:r>
      <w:r w:rsidR="00F02AD1">
        <w:t>bluff,</w:t>
      </w:r>
      <w:r w:rsidR="007C0FF3">
        <w:t xml:space="preserve"> they had no choice but to see it through.</w:t>
      </w:r>
    </w:p>
    <w:p w14:paraId="39D4DCD4" w14:textId="77777777" w:rsidR="001E057F" w:rsidRDefault="007C0FF3" w:rsidP="001E057F">
      <w:pPr>
        <w:pStyle w:val="bdialogue"/>
        <w:rPr>
          <w:ins w:id="10567" w:author="Copy Editor" w:date="2026-10-08T04:04:00Z" w16du:dateUtc="2026-10-08T01:04:00Z"/>
        </w:rPr>
      </w:pPr>
      <w:r>
        <w:t xml:space="preserve">I told him that Bob was making a very bad job of running the Troop and he couldn’t even get out of his bed in the morning.  </w:t>
      </w:r>
    </w:p>
    <w:p w14:paraId="294D71DB" w14:textId="628AEDDE" w:rsidR="00AC6380" w:rsidRDefault="007C0FF3" w:rsidP="001E057F">
      <w:pPr>
        <w:pStyle w:val="body"/>
        <w:rPr>
          <w:ins w:id="10568" w:author="Copy Editor" w:date="2026-10-08T04:04:00Z" w16du:dateUtc="2026-10-08T01:04:00Z"/>
        </w:rPr>
      </w:pPr>
      <w:r>
        <w:t>The Sargent Major look</w:t>
      </w:r>
      <w:ins w:id="10569" w:author="Copy Editor" w:date="2026-10-08T04:04:00Z" w16du:dateUtc="2026-10-08T01:04:00Z">
        <w:r w:rsidR="001E057F">
          <w:t>s</w:t>
        </w:r>
      </w:ins>
      <w:del w:id="10570" w:author="Copy Editor" w:date="2026-10-08T04:04:00Z" w16du:dateUtc="2026-10-08T01:04:00Z">
        <w:r w:rsidDel="001E057F">
          <w:delText>ed</w:delText>
        </w:r>
      </w:del>
      <w:r>
        <w:t xml:space="preserve"> even more perplexed.</w:t>
      </w:r>
    </w:p>
    <w:p w14:paraId="204DF1EB" w14:textId="0B863E9C" w:rsidR="001E057F" w:rsidRDefault="00833322">
      <w:pPr>
        <w:pStyle w:val="bCHARACTER"/>
        <w:pPrChange w:id="10571" w:author="Copy Editor" w:date="2026-10-08T04:04:00Z" w16du:dateUtc="2026-10-08T01:04:00Z">
          <w:pPr>
            <w:pStyle w:val="body"/>
          </w:pPr>
        </w:pPrChange>
      </w:pPr>
      <w:ins w:id="10572" w:author="Copy Editor" w:date="2026-10-08T04:04:00Z">
        <w:r w:rsidRPr="00833322">
          <w:t>SERGEANT MAJOR</w:t>
        </w:r>
      </w:ins>
    </w:p>
    <w:p w14:paraId="784B6451" w14:textId="162DEC11" w:rsidR="00AC6380" w:rsidRDefault="007C0FF3" w:rsidP="004B3D80">
      <w:pPr>
        <w:pStyle w:val="bdialogue"/>
      </w:pPr>
      <w:del w:id="10573" w:author="Copy Editor" w:date="2026-10-08T04:04:00Z" w16du:dateUtc="2026-10-08T01:04:00Z">
        <w:r w:rsidDel="00833322">
          <w:delText>“</w:delText>
        </w:r>
      </w:del>
      <w:r>
        <w:t>No, I didn’t think you knew about that.</w:t>
      </w:r>
      <w:del w:id="10574" w:author="Copy Editor" w:date="2026-10-08T04:04:00Z" w16du:dateUtc="2026-10-08T01:04:00Z">
        <w:r w:rsidDel="00833322">
          <w:delText>”</w:delText>
        </w:r>
      </w:del>
    </w:p>
    <w:p w14:paraId="2AEDEA27" w14:textId="1578B378" w:rsidR="009B03FA" w:rsidRDefault="009B03FA">
      <w:pPr>
        <w:pStyle w:val="bCHARACTER"/>
        <w:rPr>
          <w:ins w:id="10575" w:author="Copy Editor" w:date="2026-10-08T04:05:00Z" w16du:dateUtc="2026-10-08T01:05:00Z"/>
        </w:rPr>
        <w:pPrChange w:id="10576" w:author="Copy Editor" w:date="2026-10-08T04:05:00Z" w16du:dateUtc="2026-10-08T01:05:00Z">
          <w:pPr>
            <w:pStyle w:val="body"/>
          </w:pPr>
        </w:pPrChange>
      </w:pPr>
      <w:ins w:id="10577" w:author="Copy Editor" w:date="2026-10-08T04:05:00Z">
        <w:r w:rsidRPr="009B03FA">
          <w:t>RICHARD (V.O.)</w:t>
        </w:r>
      </w:ins>
    </w:p>
    <w:p w14:paraId="5E4BDE0B" w14:textId="177529DF" w:rsidR="003439BF" w:rsidRDefault="007C0FF3">
      <w:pPr>
        <w:pStyle w:val="bdialogue"/>
        <w:pPrChange w:id="10578" w:author="Copy Editor" w:date="2026-10-08T04:05:00Z" w16du:dateUtc="2026-10-08T01:05:00Z">
          <w:pPr>
            <w:pStyle w:val="body"/>
          </w:pPr>
        </w:pPrChange>
      </w:pPr>
      <w:del w:id="10579" w:author="Copy Editor" w:date="2026-10-08T04:05:00Z" w16du:dateUtc="2026-10-08T01:05:00Z">
        <w:r w:rsidDel="009B03FA">
          <w:delText xml:space="preserve">I said as </w:delText>
        </w:r>
      </w:del>
      <w:r>
        <w:t>I told him some of the other things that had been going on</w:t>
      </w:r>
      <w:ins w:id="10580" w:author="Copy Editor" w:date="2026-10-08T04:05:00Z" w16du:dateUtc="2026-10-08T01:05:00Z">
        <w:r w:rsidR="009B03FA">
          <w:t xml:space="preserve"> </w:t>
        </w:r>
      </w:ins>
      <w:del w:id="10581" w:author="Copy Editor" w:date="2026-10-08T04:04:00Z" w16du:dateUtc="2026-10-08T01:04:00Z">
        <w:r w:rsidDel="00833322">
          <w:delText xml:space="preserve">, </w:delText>
        </w:r>
      </w:del>
      <w:r>
        <w:t xml:space="preserve">trips to the pub organised then the driver driving a </w:t>
      </w:r>
      <w:r w:rsidR="00AC6380">
        <w:t>three-ton</w:t>
      </w:r>
      <w:r>
        <w:t xml:space="preserve"> lorry when he was half pissed!</w:t>
      </w:r>
    </w:p>
    <w:p w14:paraId="6BD9BD72" w14:textId="77777777" w:rsidR="007B7E42" w:rsidRDefault="007C0FF3" w:rsidP="00B33299">
      <w:pPr>
        <w:pStyle w:val="body"/>
        <w:rPr>
          <w:ins w:id="10582" w:author="Copy Editor" w:date="2026-10-08T04:05:00Z" w16du:dateUtc="2026-10-08T01:05:00Z"/>
        </w:rPr>
      </w:pPr>
      <w:r>
        <w:t>The “conversation” continue</w:t>
      </w:r>
      <w:ins w:id="10583" w:author="Copy Editor" w:date="2026-10-08T04:05:00Z" w16du:dateUtc="2026-10-08T01:05:00Z">
        <w:r w:rsidR="009B03FA">
          <w:t>s</w:t>
        </w:r>
      </w:ins>
      <w:del w:id="10584" w:author="Copy Editor" w:date="2026-10-08T04:05:00Z" w16du:dateUtc="2026-10-08T01:05:00Z">
        <w:r w:rsidDel="009B03FA">
          <w:delText>d</w:delText>
        </w:r>
      </w:del>
      <w:r>
        <w:t xml:space="preserve"> a bit </w:t>
      </w:r>
      <w:r w:rsidR="00AC6380">
        <w:t>longer</w:t>
      </w:r>
      <w:ins w:id="10585" w:author="Copy Editor" w:date="2026-10-08T04:05:00Z" w16du:dateUtc="2026-10-08T01:05:00Z">
        <w:r w:rsidR="007B7E42">
          <w:t>.</w:t>
        </w:r>
      </w:ins>
    </w:p>
    <w:p w14:paraId="039B95BF" w14:textId="77777777" w:rsidR="007B7E42" w:rsidRDefault="00AC6380" w:rsidP="00B33299">
      <w:pPr>
        <w:pStyle w:val="body"/>
        <w:rPr>
          <w:ins w:id="10586" w:author="Copy Editor" w:date="2026-10-08T04:06:00Z" w16du:dateUtc="2026-10-08T01:06:00Z"/>
        </w:rPr>
      </w:pPr>
      <w:del w:id="10587" w:author="Copy Editor" w:date="2026-10-08T04:05:00Z" w16du:dateUtc="2026-10-08T01:05:00Z">
        <w:r w:rsidDel="007B7E42">
          <w:delText>;</w:delText>
        </w:r>
        <w:r w:rsidR="007C0FF3" w:rsidDel="007B7E42">
          <w:delText xml:space="preserve"> I</w:delText>
        </w:r>
      </w:del>
      <w:ins w:id="10588" w:author="Copy Editor" w:date="2026-10-08T04:05:00Z" w16du:dateUtc="2026-10-08T01:05:00Z">
        <w:r w:rsidR="007B7E42">
          <w:t>R</w:t>
        </w:r>
      </w:ins>
      <w:ins w:id="10589" w:author="Copy Editor" w:date="2026-10-08T04:06:00Z" w16du:dateUtc="2026-10-08T01:06:00Z">
        <w:r w:rsidR="007B7E42">
          <w:t>ichard</w:t>
        </w:r>
      </w:ins>
      <w:r w:rsidR="007C0FF3">
        <w:t xml:space="preserve"> point</w:t>
      </w:r>
      <w:ins w:id="10590" w:author="Copy Editor" w:date="2026-10-08T04:06:00Z" w16du:dateUtc="2026-10-08T01:06:00Z">
        <w:r w:rsidR="007B7E42">
          <w:t>s</w:t>
        </w:r>
      </w:ins>
      <w:del w:id="10591" w:author="Copy Editor" w:date="2026-10-08T04:06:00Z" w16du:dateUtc="2026-10-08T01:06:00Z">
        <w:r w:rsidR="007C0FF3" w:rsidDel="007B7E42">
          <w:delText>ed</w:delText>
        </w:r>
      </w:del>
      <w:r w:rsidR="007C0FF3">
        <w:t xml:space="preserve"> out </w:t>
      </w:r>
      <w:ins w:id="10592" w:author="Copy Editor" w:date="2026-10-08T04:06:00Z" w16du:dateUtc="2026-10-08T01:06:00Z">
        <w:r w:rsidR="007B7E42">
          <w:t>the</w:t>
        </w:r>
      </w:ins>
      <w:del w:id="10593" w:author="Copy Editor" w:date="2026-10-08T04:06:00Z" w16du:dateUtc="2026-10-08T01:06:00Z">
        <w:r w:rsidR="007C0FF3" w:rsidDel="007B7E42">
          <w:delText>some of their</w:delText>
        </w:r>
      </w:del>
      <w:r w:rsidR="007C0FF3">
        <w:t xml:space="preserve"> hypocrisy. </w:t>
      </w:r>
    </w:p>
    <w:p w14:paraId="3DD8835B" w14:textId="60C06236" w:rsidR="00AC6380" w:rsidRDefault="007B7E42">
      <w:pPr>
        <w:pStyle w:val="bCHARACTER"/>
        <w:pPrChange w:id="10594" w:author="Copy Editor" w:date="2026-10-08T04:06:00Z" w16du:dateUtc="2026-10-08T01:06:00Z">
          <w:pPr>
            <w:pStyle w:val="body"/>
          </w:pPr>
        </w:pPrChange>
      </w:pPr>
      <w:ins w:id="10595" w:author="Copy Editor" w:date="2026-10-08T04:06:00Z">
        <w:r w:rsidRPr="007B7E42">
          <w:t>RICHARD</w:t>
        </w:r>
      </w:ins>
      <w:r w:rsidR="007C0FF3">
        <w:t xml:space="preserve"> </w:t>
      </w:r>
    </w:p>
    <w:p w14:paraId="0448AE9F" w14:textId="7C11E0D6" w:rsidR="00AC6380" w:rsidRDefault="007C0FF3" w:rsidP="004B3D80">
      <w:pPr>
        <w:pStyle w:val="bdialogue"/>
      </w:pPr>
      <w:del w:id="10596" w:author="Copy Editor" w:date="2026-10-08T04:06:00Z" w16du:dateUtc="2026-10-08T01:06:00Z">
        <w:r w:rsidDel="007B7E42">
          <w:lastRenderedPageBreak/>
          <w:delText>“</w:delText>
        </w:r>
      </w:del>
      <w:r>
        <w:t xml:space="preserve">You expect us to give you six </w:t>
      </w:r>
      <w:r w:rsidR="00AC6380">
        <w:t>months’ notice</w:t>
      </w:r>
      <w:r>
        <w:t xml:space="preserve"> we’re going to attend a poxy </w:t>
      </w:r>
      <w:r w:rsidR="008C6B32">
        <w:t>two-day</w:t>
      </w:r>
      <w:r>
        <w:t xml:space="preserve"> </w:t>
      </w:r>
      <w:r w:rsidR="008C6B32">
        <w:t>weekend,</w:t>
      </w:r>
      <w:r>
        <w:t xml:space="preserve"> yet you only give me six </w:t>
      </w:r>
      <w:r w:rsidR="00AC6380">
        <w:t>weeks’ notice</w:t>
      </w:r>
      <w:r>
        <w:t xml:space="preserve"> you’re going to allow me to sign on to do a </w:t>
      </w:r>
      <w:r w:rsidR="00AC6380">
        <w:t>two-week</w:t>
      </w:r>
      <w:r>
        <w:t xml:space="preserve"> annual camp, you’re living in cloud cuckoo land you lot.</w:t>
      </w:r>
      <w:del w:id="10597" w:author="Copy Editor" w:date="2026-10-08T04:06:00Z" w16du:dateUtc="2026-10-08T01:06:00Z">
        <w:r w:rsidDel="007B7E42">
          <w:delText>”</w:delText>
        </w:r>
      </w:del>
      <w:r>
        <w:t xml:space="preserve">  </w:t>
      </w:r>
    </w:p>
    <w:p w14:paraId="587D7025" w14:textId="77777777" w:rsidR="004E410B" w:rsidRPr="004E410B" w:rsidRDefault="004E410B">
      <w:pPr>
        <w:pStyle w:val="body"/>
        <w:rPr>
          <w:ins w:id="10598" w:author="Copy Editor" w:date="2026-10-08T04:07:00Z"/>
          <w:lang w:val="en-US"/>
        </w:rPr>
        <w:pPrChange w:id="10599" w:author="Copy Editor" w:date="2026-10-08T04:07:00Z" w16du:dateUtc="2026-10-08T01:07:00Z">
          <w:pPr>
            <w:pStyle w:val="bdialogue"/>
          </w:pPr>
        </w:pPrChange>
      </w:pPr>
      <w:ins w:id="10600" w:author="Copy Editor" w:date="2026-10-08T04:07:00Z">
        <w:r w:rsidRPr="004E410B">
          <w:rPr>
            <w:lang w:val="en-US"/>
          </w:rPr>
          <w:t>The Sergeant Major stands there with a stupid look on his face and takes it.</w:t>
        </w:r>
      </w:ins>
    </w:p>
    <w:p w14:paraId="5F440F36" w14:textId="77777777" w:rsidR="004E410B" w:rsidRPr="004E410B" w:rsidRDefault="004E410B">
      <w:pPr>
        <w:pStyle w:val="body"/>
        <w:rPr>
          <w:ins w:id="10601" w:author="Copy Editor" w:date="2026-10-08T04:07:00Z"/>
          <w:b/>
          <w:bCs/>
          <w:lang w:val="en-US"/>
        </w:rPr>
        <w:pPrChange w:id="10602" w:author="Copy Editor" w:date="2026-10-08T04:07:00Z" w16du:dateUtc="2026-10-08T01:07:00Z">
          <w:pPr>
            <w:pStyle w:val="bdialogue"/>
          </w:pPr>
        </w:pPrChange>
      </w:pPr>
      <w:ins w:id="10603" w:author="Copy Editor" w:date="2026-10-08T04:07:00Z">
        <w:r w:rsidRPr="004E410B">
          <w:rPr>
            <w:b/>
            <w:bCs/>
            <w:lang w:val="en-US"/>
          </w:rPr>
          <w:t>INT. TA DRILL HALL – TUESDAY NIGHT</w:t>
        </w:r>
      </w:ins>
    </w:p>
    <w:p w14:paraId="5108674E" w14:textId="77777777" w:rsidR="004E410B" w:rsidRPr="004E410B" w:rsidRDefault="004E410B">
      <w:pPr>
        <w:pStyle w:val="body"/>
        <w:rPr>
          <w:ins w:id="10604" w:author="Copy Editor" w:date="2026-10-08T04:07:00Z"/>
          <w:lang w:val="en-US"/>
        </w:rPr>
        <w:pPrChange w:id="10605" w:author="Copy Editor" w:date="2026-10-08T04:07:00Z" w16du:dateUtc="2026-10-08T01:07:00Z">
          <w:pPr>
            <w:pStyle w:val="bdialogue"/>
          </w:pPr>
        </w:pPrChange>
      </w:pPr>
      <w:ins w:id="10606" w:author="Copy Editor" w:date="2026-10-08T04:07:00Z">
        <w:r w:rsidRPr="004E410B">
          <w:rPr>
            <w:lang w:val="en-US"/>
          </w:rPr>
          <w:t>Richard is back in the Drill Hall.</w:t>
        </w:r>
      </w:ins>
    </w:p>
    <w:p w14:paraId="4A6FE943" w14:textId="77777777" w:rsidR="004E410B" w:rsidRPr="004E410B" w:rsidRDefault="004E410B">
      <w:pPr>
        <w:pStyle w:val="body"/>
        <w:rPr>
          <w:ins w:id="10607" w:author="Copy Editor" w:date="2026-10-08T04:07:00Z"/>
          <w:lang w:val="en-US"/>
        </w:rPr>
        <w:pPrChange w:id="10608" w:author="Copy Editor" w:date="2026-10-08T04:07:00Z" w16du:dateUtc="2026-10-08T01:07:00Z">
          <w:pPr>
            <w:pStyle w:val="bdialogue"/>
          </w:pPr>
        </w:pPrChange>
      </w:pPr>
      <w:ins w:id="10609" w:author="Copy Editor" w:date="2026-10-08T04:07:00Z">
        <w:r w:rsidRPr="004E410B">
          <w:rPr>
            <w:lang w:val="en-US"/>
          </w:rPr>
          <w:t>The PERMANENT STAFF INSTRUCTOR, a Regular Sergeant, approaches him.</w:t>
        </w:r>
      </w:ins>
    </w:p>
    <w:p w14:paraId="42548595" w14:textId="77777777" w:rsidR="004E410B" w:rsidRPr="004E410B" w:rsidRDefault="004E410B">
      <w:pPr>
        <w:pStyle w:val="bCHARACTER"/>
        <w:rPr>
          <w:ins w:id="10610" w:author="Copy Editor" w:date="2026-10-08T04:07:00Z"/>
          <w:lang w:val="en-US"/>
        </w:rPr>
        <w:pPrChange w:id="10611" w:author="Copy Editor" w:date="2026-10-08T04:07:00Z" w16du:dateUtc="2026-10-08T01:07:00Z">
          <w:pPr>
            <w:pStyle w:val="bdialogue"/>
          </w:pPr>
        </w:pPrChange>
      </w:pPr>
      <w:ins w:id="10612" w:author="Copy Editor" w:date="2026-10-08T04:07:00Z">
        <w:r w:rsidRPr="004E410B">
          <w:rPr>
            <w:lang w:val="en-US"/>
          </w:rPr>
          <w:t>PERMANENT STAFF INSTRUCTOR</w:t>
        </w:r>
      </w:ins>
    </w:p>
    <w:p w14:paraId="3F958197" w14:textId="77777777" w:rsidR="004E410B" w:rsidRPr="004E410B" w:rsidRDefault="004E410B" w:rsidP="005D0242">
      <w:pPr>
        <w:pStyle w:val="bdialogue"/>
        <w:rPr>
          <w:ins w:id="10613" w:author="Copy Editor" w:date="2026-10-08T04:07:00Z"/>
          <w:lang w:val="en-US"/>
        </w:rPr>
      </w:pPr>
      <w:ins w:id="10614" w:author="Copy Editor" w:date="2026-10-08T04:07:00Z">
        <w:r w:rsidRPr="004E410B">
          <w:rPr>
            <w:lang w:val="en-US"/>
          </w:rPr>
          <w:t>What happened over the weekend?</w:t>
        </w:r>
      </w:ins>
    </w:p>
    <w:p w14:paraId="65995D3D" w14:textId="77777777" w:rsidR="004E410B" w:rsidRPr="004E410B" w:rsidRDefault="004E410B">
      <w:pPr>
        <w:pStyle w:val="body"/>
        <w:rPr>
          <w:ins w:id="10615" w:author="Copy Editor" w:date="2026-10-08T04:07:00Z"/>
          <w:lang w:val="en-US"/>
        </w:rPr>
        <w:pPrChange w:id="10616" w:author="Copy Editor" w:date="2026-10-08T04:07:00Z" w16du:dateUtc="2026-10-08T01:07:00Z">
          <w:pPr>
            <w:pStyle w:val="bdialogue"/>
          </w:pPr>
        </w:pPrChange>
      </w:pPr>
      <w:ins w:id="10617" w:author="Copy Editor" w:date="2026-10-08T04:07:00Z">
        <w:r w:rsidRPr="004E410B">
          <w:rPr>
            <w:lang w:val="en-US"/>
          </w:rPr>
          <w:t>Richard briefly explains.</w:t>
        </w:r>
      </w:ins>
    </w:p>
    <w:p w14:paraId="479ACFC4" w14:textId="77777777" w:rsidR="004E410B" w:rsidRPr="004E410B" w:rsidRDefault="004E410B">
      <w:pPr>
        <w:pStyle w:val="bCHARACTER"/>
        <w:rPr>
          <w:ins w:id="10618" w:author="Copy Editor" w:date="2026-10-08T04:07:00Z"/>
          <w:lang w:val="en-US"/>
        </w:rPr>
        <w:pPrChange w:id="10619" w:author="Copy Editor" w:date="2026-10-08T04:07:00Z" w16du:dateUtc="2026-10-08T01:07:00Z">
          <w:pPr>
            <w:pStyle w:val="bdialogue"/>
          </w:pPr>
        </w:pPrChange>
      </w:pPr>
      <w:ins w:id="10620" w:author="Copy Editor" w:date="2026-10-08T04:07:00Z">
        <w:r w:rsidRPr="004E410B">
          <w:rPr>
            <w:lang w:val="en-US"/>
          </w:rPr>
          <w:t>PERMANENT STAFF INSTRUCTOR</w:t>
        </w:r>
      </w:ins>
    </w:p>
    <w:p w14:paraId="5E4BDE0D" w14:textId="3BFF8100" w:rsidR="003439BF" w:rsidDel="004E410B" w:rsidRDefault="007C0FF3">
      <w:pPr>
        <w:pStyle w:val="body"/>
        <w:rPr>
          <w:del w:id="10621" w:author="Copy Editor" w:date="2026-10-08T04:07:00Z" w16du:dateUtc="2026-10-08T01:07:00Z"/>
        </w:rPr>
      </w:pPr>
      <w:del w:id="10622" w:author="Copy Editor" w:date="2026-10-08T04:07:00Z" w16du:dateUtc="2026-10-08T01:07:00Z">
        <w:r w:rsidDel="004E410B">
          <w:delText>He just stood there was a stupid look on his face and took it.</w:delText>
        </w:r>
      </w:del>
    </w:p>
    <w:p w14:paraId="51234D80" w14:textId="2C4FA15C" w:rsidR="008C6B32" w:rsidDel="004E410B" w:rsidRDefault="007C0FF3">
      <w:pPr>
        <w:pStyle w:val="body"/>
        <w:rPr>
          <w:del w:id="10623" w:author="Copy Editor" w:date="2026-10-08T04:07:00Z" w16du:dateUtc="2026-10-08T01:07:00Z"/>
        </w:rPr>
      </w:pPr>
      <w:del w:id="10624" w:author="Copy Editor" w:date="2026-10-08T04:07:00Z" w16du:dateUtc="2026-10-08T01:07:00Z">
        <w:r w:rsidDel="004E410B">
          <w:delText xml:space="preserve">The following Tuesday night I was in the drill </w:delText>
        </w:r>
        <w:r w:rsidR="008C6B32" w:rsidDel="004E410B">
          <w:delText>hall,</w:delText>
        </w:r>
        <w:r w:rsidDel="004E410B">
          <w:delText xml:space="preserve"> and the permanent staff instructor </w:delText>
        </w:r>
      </w:del>
    </w:p>
    <w:p w14:paraId="70ECFC36" w14:textId="470956DD" w:rsidR="008C6B32" w:rsidDel="004E410B" w:rsidRDefault="007C0FF3">
      <w:pPr>
        <w:pStyle w:val="body"/>
        <w:rPr>
          <w:del w:id="10625" w:author="Copy Editor" w:date="2026-10-08T04:07:00Z" w16du:dateUtc="2026-10-08T01:07:00Z"/>
        </w:rPr>
        <w:pPrChange w:id="10626" w:author="Copy Editor" w:date="2026-10-08T04:07:00Z" w16du:dateUtc="2026-10-08T01:07:00Z">
          <w:pPr>
            <w:pStyle w:val="baparenthisis"/>
          </w:pPr>
        </w:pPrChange>
      </w:pPr>
      <w:del w:id="10627" w:author="Copy Editor" w:date="2026-10-08T04:07:00Z" w16du:dateUtc="2026-10-08T01:07:00Z">
        <w:r w:rsidDel="004E410B">
          <w:delText xml:space="preserve">(a regular </w:delText>
        </w:r>
        <w:r w:rsidR="00AC6380" w:rsidDel="004E410B">
          <w:delText>sergeant</w:delText>
        </w:r>
        <w:r w:rsidDel="004E410B">
          <w:delText>)</w:delText>
        </w:r>
      </w:del>
    </w:p>
    <w:p w14:paraId="16EE68AF" w14:textId="7630CD6E" w:rsidR="00AC6380" w:rsidDel="004E410B" w:rsidRDefault="007C0FF3">
      <w:pPr>
        <w:pStyle w:val="body"/>
        <w:rPr>
          <w:del w:id="10628" w:author="Copy Editor" w:date="2026-10-08T04:07:00Z" w16du:dateUtc="2026-10-08T01:07:00Z"/>
        </w:rPr>
        <w:pPrChange w:id="10629" w:author="Copy Editor" w:date="2026-10-08T04:07:00Z" w16du:dateUtc="2026-10-08T01:07:00Z">
          <w:pPr>
            <w:pStyle w:val="body"/>
            <w:spacing w:before="0"/>
          </w:pPr>
        </w:pPrChange>
      </w:pPr>
      <w:del w:id="10630" w:author="Copy Editor" w:date="2026-10-08T04:07:00Z" w16du:dateUtc="2026-10-08T01:07:00Z">
        <w:r w:rsidDel="004E410B">
          <w:delText xml:space="preserve">asked me what had happened over the </w:delText>
        </w:r>
        <w:r w:rsidR="008C6B32" w:rsidDel="004E410B">
          <w:delText>weekend,</w:delText>
        </w:r>
        <w:r w:rsidDel="004E410B">
          <w:delText xml:space="preserve"> so I briefly told him.  </w:delText>
        </w:r>
      </w:del>
    </w:p>
    <w:p w14:paraId="5A0B1465" w14:textId="7A30FB5C" w:rsidR="00AC6380" w:rsidRDefault="007C0FF3" w:rsidP="004B3D80">
      <w:pPr>
        <w:pStyle w:val="bdialogue"/>
      </w:pPr>
      <w:del w:id="10631" w:author="Copy Editor" w:date="2026-10-08T04:07:00Z" w16du:dateUtc="2026-10-08T01:07:00Z">
        <w:r w:rsidDel="00072981">
          <w:delText>“</w:delText>
        </w:r>
      </w:del>
      <w:r w:rsidR="00AC6380">
        <w:t>Oh,</w:t>
      </w:r>
      <w:r>
        <w:t xml:space="preserve"> is that all.</w:t>
      </w:r>
      <w:del w:id="10632" w:author="Copy Editor" w:date="2026-10-08T04:07:00Z" w16du:dateUtc="2026-10-08T01:07:00Z">
        <w:r w:rsidDel="00072981">
          <w:delText>”</w:delText>
        </w:r>
      </w:del>
    </w:p>
    <w:p w14:paraId="4E22AE17" w14:textId="77777777" w:rsidR="005D0242" w:rsidRDefault="00072981" w:rsidP="00B33299">
      <w:pPr>
        <w:pStyle w:val="body"/>
        <w:rPr>
          <w:ins w:id="10633" w:author="Copy Editor" w:date="2026-10-08T04:08:00Z" w16du:dateUtc="2026-10-08T01:08:00Z"/>
        </w:rPr>
      </w:pPr>
      <w:ins w:id="10634" w:author="Copy Editor" w:date="2026-10-08T04:07:00Z" w16du:dateUtc="2026-10-08T01:07:00Z">
        <w:r>
          <w:t xml:space="preserve">He </w:t>
        </w:r>
      </w:ins>
      <w:r w:rsidR="007C0FF3">
        <w:t>tr</w:t>
      </w:r>
      <w:ins w:id="10635" w:author="Copy Editor" w:date="2026-10-08T04:07:00Z" w16du:dateUtc="2026-10-08T01:07:00Z">
        <w:r>
          <w:t>ies</w:t>
        </w:r>
      </w:ins>
      <w:del w:id="10636" w:author="Copy Editor" w:date="2026-10-08T04:07:00Z" w16du:dateUtc="2026-10-08T01:07:00Z">
        <w:r w:rsidR="007C0FF3" w:rsidDel="00072981">
          <w:delText>ying</w:delText>
        </w:r>
      </w:del>
      <w:r w:rsidR="007C0FF3">
        <w:t xml:space="preserve"> to make light of it.</w:t>
      </w:r>
    </w:p>
    <w:p w14:paraId="4FB217B3" w14:textId="35E51697" w:rsidR="00AC6380" w:rsidRDefault="005D0242">
      <w:pPr>
        <w:pStyle w:val="bCHARACTER"/>
        <w:pPrChange w:id="10637" w:author="Copy Editor" w:date="2026-10-08T04:08:00Z" w16du:dateUtc="2026-10-08T01:08:00Z">
          <w:pPr>
            <w:pStyle w:val="body"/>
          </w:pPr>
        </w:pPrChange>
      </w:pPr>
      <w:ins w:id="10638" w:author="Copy Editor" w:date="2026-10-08T04:08:00Z">
        <w:r w:rsidRPr="005D0242">
          <w:t>PERMANENT STAFF INSTRUCTOR</w:t>
        </w:r>
      </w:ins>
      <w:r w:rsidR="007C0FF3">
        <w:t xml:space="preserve"> </w:t>
      </w:r>
    </w:p>
    <w:p w14:paraId="2ECCA0B0" w14:textId="7F8C3D95" w:rsidR="00AC6380" w:rsidRDefault="007C0FF3" w:rsidP="004B3D80">
      <w:pPr>
        <w:pStyle w:val="bdialogue"/>
      </w:pPr>
      <w:del w:id="10639" w:author="Copy Editor" w:date="2026-10-08T04:08:00Z" w16du:dateUtc="2026-10-08T01:08:00Z">
        <w:r w:rsidDel="005D0242">
          <w:delText>“</w:delText>
        </w:r>
      </w:del>
      <w:r>
        <w:t>Here sign this.</w:t>
      </w:r>
      <w:del w:id="10640" w:author="Copy Editor" w:date="2026-10-08T04:08:00Z" w16du:dateUtc="2026-10-08T01:08:00Z">
        <w:r w:rsidDel="005D0242">
          <w:delText>”</w:delText>
        </w:r>
      </w:del>
    </w:p>
    <w:p w14:paraId="77BAE4E5" w14:textId="77777777" w:rsidR="005D0242" w:rsidRDefault="005D0242" w:rsidP="00B33299">
      <w:pPr>
        <w:pStyle w:val="body"/>
        <w:rPr>
          <w:ins w:id="10641" w:author="Copy Editor" w:date="2026-10-08T04:08:00Z" w16du:dateUtc="2026-10-08T01:08:00Z"/>
        </w:rPr>
      </w:pPr>
      <w:ins w:id="10642" w:author="Copy Editor" w:date="2026-10-08T04:08:00Z" w16du:dateUtc="2026-10-08T01:08:00Z">
        <w:r>
          <w:t>Richard</w:t>
        </w:r>
      </w:ins>
      <w:del w:id="10643" w:author="Copy Editor" w:date="2026-10-08T04:08:00Z" w16du:dateUtc="2026-10-08T01:08:00Z">
        <w:r w:rsidR="007C0FF3" w:rsidDel="005D0242">
          <w:delText>I</w:delText>
        </w:r>
      </w:del>
      <w:r w:rsidR="007C0FF3">
        <w:t xml:space="preserve"> pick</w:t>
      </w:r>
      <w:ins w:id="10644" w:author="Copy Editor" w:date="2026-10-08T04:08:00Z" w16du:dateUtc="2026-10-08T01:08:00Z">
        <w:r>
          <w:t>s</w:t>
        </w:r>
      </w:ins>
      <w:del w:id="10645" w:author="Copy Editor" w:date="2026-10-08T04:08:00Z" w16du:dateUtc="2026-10-08T01:08:00Z">
        <w:r w:rsidR="007C0FF3" w:rsidDel="005D0242">
          <w:delText>ed</w:delText>
        </w:r>
      </w:del>
      <w:r w:rsidR="007C0FF3">
        <w:t xml:space="preserve"> it </w:t>
      </w:r>
      <w:r w:rsidR="00AC6380">
        <w:t>up</w:t>
      </w:r>
      <w:ins w:id="10646" w:author="Copy Editor" w:date="2026-10-08T04:08:00Z" w16du:dateUtc="2026-10-08T01:08:00Z">
        <w:r>
          <w:t>.</w:t>
        </w:r>
      </w:ins>
    </w:p>
    <w:p w14:paraId="4F6EAF9B" w14:textId="77777777" w:rsidR="005D0242" w:rsidRDefault="00AC6380" w:rsidP="00B33299">
      <w:pPr>
        <w:pStyle w:val="body"/>
        <w:rPr>
          <w:ins w:id="10647" w:author="Copy Editor" w:date="2026-10-08T04:08:00Z" w16du:dateUtc="2026-10-08T01:08:00Z"/>
        </w:rPr>
      </w:pPr>
      <w:del w:id="10648" w:author="Copy Editor" w:date="2026-10-08T04:08:00Z" w16du:dateUtc="2026-10-08T01:08:00Z">
        <w:r w:rsidDel="005D0242">
          <w:delText>;</w:delText>
        </w:r>
        <w:r w:rsidR="007C0FF3" w:rsidDel="005D0242">
          <w:delText xml:space="preserve"> i</w:delText>
        </w:r>
      </w:del>
      <w:ins w:id="10649" w:author="Copy Editor" w:date="2026-10-08T04:08:00Z" w16du:dateUtc="2026-10-08T01:08:00Z">
        <w:r w:rsidR="005D0242">
          <w:t>I</w:t>
        </w:r>
      </w:ins>
      <w:r w:rsidR="007C0FF3">
        <w:t xml:space="preserve">t </w:t>
      </w:r>
      <w:ins w:id="10650" w:author="Copy Editor" w:date="2026-10-08T04:08:00Z" w16du:dateUtc="2026-10-08T01:08:00Z">
        <w:r w:rsidR="005D0242">
          <w:t>is the</w:t>
        </w:r>
      </w:ins>
      <w:del w:id="10651" w:author="Copy Editor" w:date="2026-10-08T04:08:00Z" w16du:dateUtc="2026-10-08T01:08:00Z">
        <w:r w:rsidR="007C0FF3" w:rsidDel="005D0242">
          <w:delText>was a</w:delText>
        </w:r>
      </w:del>
      <w:r w:rsidR="007C0FF3">
        <w:t xml:space="preserve"> re-enlistment form.  </w:t>
      </w:r>
    </w:p>
    <w:p w14:paraId="4BD2DB07" w14:textId="77777777" w:rsidR="005D0242" w:rsidRDefault="007C0FF3" w:rsidP="00B33299">
      <w:pPr>
        <w:pStyle w:val="body"/>
        <w:rPr>
          <w:ins w:id="10652" w:author="Copy Editor" w:date="2026-10-08T04:08:00Z" w16du:dateUtc="2026-10-08T01:08:00Z"/>
        </w:rPr>
      </w:pPr>
      <w:del w:id="10653" w:author="Copy Editor" w:date="2026-10-08T04:08:00Z" w16du:dateUtc="2026-10-08T01:08:00Z">
        <w:r w:rsidDel="005D0242">
          <w:delText>I</w:delText>
        </w:r>
      </w:del>
      <w:ins w:id="10654" w:author="Copy Editor" w:date="2026-10-08T04:08:00Z" w16du:dateUtc="2026-10-08T01:08:00Z">
        <w:r w:rsidR="005D0242">
          <w:t>He</w:t>
        </w:r>
      </w:ins>
      <w:r>
        <w:t xml:space="preserve"> read</w:t>
      </w:r>
      <w:ins w:id="10655" w:author="Copy Editor" w:date="2026-10-08T04:08:00Z" w16du:dateUtc="2026-10-08T01:08:00Z">
        <w:r w:rsidR="005D0242">
          <w:t>s</w:t>
        </w:r>
      </w:ins>
      <w:r>
        <w:t xml:space="preserve"> it carefully then put</w:t>
      </w:r>
      <w:ins w:id="10656" w:author="Copy Editor" w:date="2026-10-08T04:08:00Z" w16du:dateUtc="2026-10-08T01:08:00Z">
        <w:r w:rsidR="005D0242">
          <w:t>s</w:t>
        </w:r>
      </w:ins>
      <w:r>
        <w:t xml:space="preserve"> it back on </w:t>
      </w:r>
      <w:ins w:id="10657" w:author="Copy Editor" w:date="2026-10-08T04:08:00Z" w16du:dateUtc="2026-10-08T01:08:00Z">
        <w:r w:rsidR="005D0242">
          <w:t>the</w:t>
        </w:r>
      </w:ins>
      <w:del w:id="10658" w:author="Copy Editor" w:date="2026-10-08T04:08:00Z" w16du:dateUtc="2026-10-08T01:08:00Z">
        <w:r w:rsidDel="005D0242">
          <w:delText>his</w:delText>
        </w:r>
      </w:del>
      <w:r>
        <w:t xml:space="preserve"> desk.</w:t>
      </w:r>
    </w:p>
    <w:p w14:paraId="13DD3E98" w14:textId="261CE471" w:rsidR="00AC6380" w:rsidRDefault="00157554">
      <w:pPr>
        <w:pStyle w:val="bCHARACTER"/>
        <w:pPrChange w:id="10659" w:author="Copy Editor" w:date="2026-10-08T04:09:00Z" w16du:dateUtc="2026-10-08T01:09:00Z">
          <w:pPr>
            <w:pStyle w:val="body"/>
          </w:pPr>
        </w:pPrChange>
      </w:pPr>
      <w:ins w:id="10660" w:author="Copy Editor" w:date="2026-10-08T04:09:00Z">
        <w:r w:rsidRPr="00157554">
          <w:t>RICHARD</w:t>
        </w:r>
      </w:ins>
      <w:r w:rsidR="007C0FF3">
        <w:t xml:space="preserve">  </w:t>
      </w:r>
    </w:p>
    <w:p w14:paraId="6D2F57FF" w14:textId="5BB1A245" w:rsidR="00AC6380" w:rsidRDefault="007C0FF3" w:rsidP="004B3D80">
      <w:pPr>
        <w:pStyle w:val="bdialogue"/>
      </w:pPr>
      <w:del w:id="10661" w:author="Copy Editor" w:date="2026-10-08T04:09:00Z" w16du:dateUtc="2026-10-08T01:09:00Z">
        <w:r w:rsidDel="00157554">
          <w:delText>“</w:delText>
        </w:r>
      </w:del>
      <w:r>
        <w:t>I’m not at all sure I want to thank you.</w:t>
      </w:r>
      <w:del w:id="10662" w:author="Copy Editor" w:date="2026-10-08T04:09:00Z" w16du:dateUtc="2026-10-08T01:09:00Z">
        <w:r w:rsidDel="00157554">
          <w:delText>”</w:delText>
        </w:r>
      </w:del>
    </w:p>
    <w:p w14:paraId="7660DDEC" w14:textId="77777777" w:rsidR="00157554" w:rsidRDefault="00157554" w:rsidP="00B33299">
      <w:pPr>
        <w:pStyle w:val="body"/>
        <w:rPr>
          <w:ins w:id="10663" w:author="Copy Editor" w:date="2026-10-08T04:09:00Z" w16du:dateUtc="2026-10-08T01:09:00Z"/>
        </w:rPr>
      </w:pPr>
      <w:ins w:id="10664" w:author="Copy Editor" w:date="2026-10-08T04:09:00Z" w16du:dateUtc="2026-10-08T01:09:00Z">
        <w:r>
          <w:t>The instructor</w:t>
        </w:r>
      </w:ins>
      <w:del w:id="10665" w:author="Copy Editor" w:date="2026-10-08T04:09:00Z" w16du:dateUtc="2026-10-08T01:09:00Z">
        <w:r w:rsidR="007C0FF3" w:rsidDel="00157554">
          <w:delText>He</w:delText>
        </w:r>
      </w:del>
      <w:r w:rsidR="007C0FF3">
        <w:t xml:space="preserve"> thr</w:t>
      </w:r>
      <w:ins w:id="10666" w:author="Copy Editor" w:date="2026-10-08T04:09:00Z" w16du:dateUtc="2026-10-08T01:09:00Z">
        <w:r>
          <w:t>ows</w:t>
        </w:r>
      </w:ins>
      <w:del w:id="10667" w:author="Copy Editor" w:date="2026-10-08T04:09:00Z" w16du:dateUtc="2026-10-08T01:09:00Z">
        <w:r w:rsidR="007C0FF3" w:rsidDel="00157554">
          <w:delText>ew</w:delText>
        </w:r>
      </w:del>
      <w:r w:rsidR="007C0FF3">
        <w:t xml:space="preserve"> his hands up in despair.</w:t>
      </w:r>
    </w:p>
    <w:p w14:paraId="678018EA" w14:textId="1FCE4319" w:rsidR="00AC6380" w:rsidDel="00157554" w:rsidRDefault="007C0FF3">
      <w:pPr>
        <w:pStyle w:val="bCHARACTER"/>
        <w:rPr>
          <w:del w:id="10668" w:author="Copy Editor" w:date="2026-10-08T04:09:00Z" w16du:dateUtc="2026-10-08T01:09:00Z"/>
        </w:rPr>
        <w:pPrChange w:id="10669" w:author="Copy Editor" w:date="2026-10-08T04:10:00Z" w16du:dateUtc="2026-10-08T01:10:00Z">
          <w:pPr>
            <w:pStyle w:val="body"/>
          </w:pPr>
        </w:pPrChange>
      </w:pPr>
      <w:del w:id="10670" w:author="Copy Editor" w:date="2026-10-08T04:10:00Z" w16du:dateUtc="2026-10-08T01:10:00Z">
        <w:r w:rsidDel="00157554">
          <w:delText xml:space="preserve">  </w:delText>
        </w:r>
      </w:del>
    </w:p>
    <w:p w14:paraId="3B3D8E9A" w14:textId="77777777" w:rsidR="00157554" w:rsidRDefault="00157554" w:rsidP="00157554">
      <w:pPr>
        <w:pStyle w:val="bCHARACTER"/>
        <w:rPr>
          <w:ins w:id="10671" w:author="Copy Editor" w:date="2026-10-08T04:09:00Z" w16du:dateUtc="2026-10-08T01:09:00Z"/>
        </w:rPr>
      </w:pPr>
      <w:ins w:id="10672" w:author="Copy Editor" w:date="2026-10-08T04:09:00Z" w16du:dateUtc="2026-10-08T01:09:00Z">
        <w:r w:rsidRPr="005D0242">
          <w:t>PERMANENT STAFF INSTRUCTOR</w:t>
        </w:r>
        <w:r>
          <w:t xml:space="preserve"> </w:t>
        </w:r>
      </w:ins>
    </w:p>
    <w:p w14:paraId="56CCE2CB" w14:textId="77777777" w:rsidR="00AC6380" w:rsidRDefault="007C0FF3" w:rsidP="004B3D80">
      <w:pPr>
        <w:pStyle w:val="bdialogue"/>
      </w:pPr>
      <w:del w:id="10673" w:author="Copy Editor" w:date="2026-10-08T04:09:00Z" w16du:dateUtc="2026-10-08T01:09:00Z">
        <w:r w:rsidDel="00157554">
          <w:delText>“</w:delText>
        </w:r>
      </w:del>
      <w:r>
        <w:t>Why not?</w:t>
      </w:r>
      <w:del w:id="10674" w:author="Copy Editor" w:date="2026-10-08T04:09:00Z" w16du:dateUtc="2026-10-08T01:09:00Z">
        <w:r w:rsidDel="00157554">
          <w:delText xml:space="preserve">” </w:delText>
        </w:r>
      </w:del>
    </w:p>
    <w:p w14:paraId="69EA97D3" w14:textId="77777777" w:rsidR="00157554" w:rsidRDefault="00157554">
      <w:pPr>
        <w:pStyle w:val="bCHARACTER"/>
        <w:rPr>
          <w:ins w:id="10675" w:author="Copy Editor" w:date="2026-10-08T04:09:00Z" w16du:dateUtc="2026-10-08T01:09:00Z"/>
        </w:rPr>
        <w:pPrChange w:id="10676" w:author="Copy Editor" w:date="2026-10-08T04:10:00Z" w16du:dateUtc="2026-10-08T01:10:00Z">
          <w:pPr>
            <w:pStyle w:val="bdialogue"/>
          </w:pPr>
        </w:pPrChange>
      </w:pPr>
      <w:ins w:id="10677" w:author="Copy Editor" w:date="2026-10-08T04:09:00Z" w16du:dateUtc="2026-10-08T01:09:00Z">
        <w:r w:rsidRPr="00157554">
          <w:t>RICHARD</w:t>
        </w:r>
        <w:r>
          <w:t xml:space="preserve"> </w:t>
        </w:r>
      </w:ins>
    </w:p>
    <w:p w14:paraId="2B5FBDF9" w14:textId="22588E54" w:rsidR="00AC6380" w:rsidRDefault="007C0FF3" w:rsidP="004B3D80">
      <w:pPr>
        <w:pStyle w:val="bdialogue"/>
        <w:rPr>
          <w:ins w:id="10678" w:author="Copy Editor" w:date="2026-10-08T04:12:00Z" w16du:dateUtc="2026-10-08T01:12:00Z"/>
          <w:color w:val="auto"/>
        </w:rPr>
      </w:pPr>
      <w:del w:id="10679" w:author="Copy Editor" w:date="2026-10-08T04:10:00Z" w16du:dateUtc="2026-10-08T01:10:00Z">
        <w:r w:rsidRPr="009E07B1" w:rsidDel="00157554">
          <w:rPr>
            <w:color w:val="auto"/>
            <w:rPrChange w:id="10680" w:author="Copy Editor" w:date="2026-10-08T04:11:00Z" w16du:dateUtc="2026-10-08T01:11:00Z">
              <w:rPr/>
            </w:rPrChange>
          </w:rPr>
          <w:lastRenderedPageBreak/>
          <w:delText>“</w:delText>
        </w:r>
      </w:del>
      <w:r w:rsidRPr="009E07B1">
        <w:rPr>
          <w:color w:val="auto"/>
          <w:rPrChange w:id="10681" w:author="Copy Editor" w:date="2026-10-08T04:11:00Z" w16du:dateUtc="2026-10-08T01:11:00Z">
            <w:rPr/>
          </w:rPrChange>
        </w:rPr>
        <w:t>Well for a start, I can’t do camp.</w:t>
      </w:r>
      <w:del w:id="10682" w:author="Copy Editor" w:date="2026-10-08T04:10:00Z" w16du:dateUtc="2026-10-08T01:10:00Z">
        <w:r w:rsidRPr="009E07B1" w:rsidDel="00157554">
          <w:rPr>
            <w:color w:val="auto"/>
            <w:rPrChange w:id="10683" w:author="Copy Editor" w:date="2026-10-08T04:11:00Z" w16du:dateUtc="2026-10-08T01:11:00Z">
              <w:rPr/>
            </w:rPrChange>
          </w:rPr>
          <w:delText xml:space="preserve">” </w:delText>
        </w:r>
      </w:del>
    </w:p>
    <w:p w14:paraId="29F7D0A0" w14:textId="2C192B3D" w:rsidR="00554EE7" w:rsidRDefault="00554EE7" w:rsidP="00554EE7">
      <w:pPr>
        <w:pStyle w:val="body"/>
        <w:rPr>
          <w:ins w:id="10684" w:author="Copy Editor" w:date="2026-10-08T04:12:00Z" w16du:dateUtc="2026-10-08T01:12:00Z"/>
        </w:rPr>
      </w:pPr>
      <w:ins w:id="10685" w:author="Copy Editor" w:date="2026-10-08T04:12:00Z">
        <w:r w:rsidRPr="00554EE7">
          <w:t>The instructor leans in, trying to be serious and conspiratorial.</w:t>
        </w:r>
      </w:ins>
    </w:p>
    <w:p w14:paraId="6226BF37" w14:textId="47A6464B" w:rsidR="00554EE7" w:rsidRPr="00554EE7" w:rsidRDefault="00D76E33">
      <w:pPr>
        <w:pStyle w:val="bCHARACTER"/>
        <w:pPrChange w:id="10686" w:author="Copy Editor" w:date="2026-10-08T04:12:00Z" w16du:dateUtc="2026-10-08T01:12:00Z">
          <w:pPr>
            <w:pStyle w:val="bdialogue"/>
          </w:pPr>
        </w:pPrChange>
      </w:pPr>
      <w:ins w:id="10687" w:author="Copy Editor" w:date="2026-10-08T04:12:00Z">
        <w:r w:rsidRPr="00D76E33">
          <w:t>PERMANENT STAFF INSTRUCTOR</w:t>
        </w:r>
      </w:ins>
    </w:p>
    <w:p w14:paraId="2A99A42D" w14:textId="60A86EAF" w:rsidR="00AC6380" w:rsidRPr="009E07B1" w:rsidDel="00D76E33" w:rsidRDefault="007C0FF3" w:rsidP="004B3D80">
      <w:pPr>
        <w:pStyle w:val="bdialogue"/>
        <w:rPr>
          <w:del w:id="10688" w:author="Copy Editor" w:date="2026-10-08T04:12:00Z" w16du:dateUtc="2026-10-08T01:12:00Z"/>
          <w:color w:val="auto"/>
          <w:rPrChange w:id="10689" w:author="Copy Editor" w:date="2026-10-08T04:11:00Z" w16du:dateUtc="2026-10-08T01:11:00Z">
            <w:rPr>
              <w:del w:id="10690" w:author="Copy Editor" w:date="2026-10-08T04:12:00Z" w16du:dateUtc="2026-10-08T01:12:00Z"/>
            </w:rPr>
          </w:rPrChange>
        </w:rPr>
      </w:pPr>
      <w:del w:id="10691" w:author="Copy Editor" w:date="2026-10-08T04:12:00Z" w16du:dateUtc="2026-10-08T01:12:00Z">
        <w:r w:rsidRPr="009E07B1" w:rsidDel="00D76E33">
          <w:rPr>
            <w:color w:val="auto"/>
            <w:rPrChange w:id="10692" w:author="Copy Editor" w:date="2026-10-08T04:11:00Z" w16du:dateUtc="2026-10-08T01:11:00Z">
              <w:rPr/>
            </w:rPrChange>
          </w:rPr>
          <w:delText>“l</w:delText>
        </w:r>
      </w:del>
      <w:ins w:id="10693" w:author="Copy Editor" w:date="2026-10-08T04:12:00Z" w16du:dateUtc="2026-10-08T01:12:00Z">
        <w:r w:rsidR="00D76E33">
          <w:rPr>
            <w:color w:val="auto"/>
          </w:rPr>
          <w:t>L</w:t>
        </w:r>
      </w:ins>
      <w:r w:rsidRPr="009E07B1">
        <w:rPr>
          <w:color w:val="auto"/>
          <w:rPrChange w:id="10694" w:author="Copy Editor" w:date="2026-10-08T04:11:00Z" w16du:dateUtc="2026-10-08T01:11:00Z">
            <w:rPr/>
          </w:rPrChange>
        </w:rPr>
        <w:t>oo</w:t>
      </w:r>
      <w:ins w:id="10695" w:author="Copy Editor" w:date="2026-10-08T04:12:00Z" w16du:dateUtc="2026-10-08T01:12:00Z">
        <w:r w:rsidR="00D76E33">
          <w:rPr>
            <w:color w:val="auto"/>
          </w:rPr>
          <w:t>k.</w:t>
        </w:r>
      </w:ins>
      <w:del w:id="10696" w:author="Copy Editor" w:date="2026-10-08T04:12:00Z" w16du:dateUtc="2026-10-08T01:12:00Z">
        <w:r w:rsidRPr="009E07B1" w:rsidDel="00D76E33">
          <w:rPr>
            <w:color w:val="auto"/>
            <w:rPrChange w:id="10697" w:author="Copy Editor" w:date="2026-10-08T04:11:00Z" w16du:dateUtc="2026-10-08T01:11:00Z">
              <w:rPr/>
            </w:rPrChange>
          </w:rPr>
          <w:delText xml:space="preserve">k” </w:delText>
        </w:r>
      </w:del>
    </w:p>
    <w:p w14:paraId="7D430F76" w14:textId="20EB3AE2" w:rsidR="00AC6380" w:rsidDel="00D76E33" w:rsidRDefault="007C0FF3">
      <w:pPr>
        <w:pStyle w:val="bdialogue"/>
        <w:rPr>
          <w:del w:id="10698" w:author="Copy Editor" w:date="2026-10-08T04:12:00Z" w16du:dateUtc="2026-10-08T01:12:00Z"/>
        </w:rPr>
        <w:pPrChange w:id="10699" w:author="Copy Editor" w:date="2026-10-08T04:12:00Z" w16du:dateUtc="2026-10-08T01:12:00Z">
          <w:pPr>
            <w:pStyle w:val="body"/>
          </w:pPr>
        </w:pPrChange>
      </w:pPr>
      <w:del w:id="10700" w:author="Copy Editor" w:date="2026-10-08T04:12:00Z" w16du:dateUtc="2026-10-08T01:12:00Z">
        <w:r w:rsidDel="00D76E33">
          <w:delText xml:space="preserve">he said trying to be serious and conspiratorial </w:delText>
        </w:r>
      </w:del>
    </w:p>
    <w:p w14:paraId="38832E66" w14:textId="651E3F92" w:rsidR="00AC6380" w:rsidRDefault="007C0FF3" w:rsidP="004B3D80">
      <w:pPr>
        <w:pStyle w:val="bdialogue"/>
        <w:rPr>
          <w:ins w:id="10701" w:author="Copy Editor" w:date="2026-10-08T04:12:00Z" w16du:dateUtc="2026-10-08T01:12:00Z"/>
        </w:rPr>
      </w:pPr>
      <w:del w:id="10702" w:author="Copy Editor" w:date="2026-10-08T04:12:00Z" w16du:dateUtc="2026-10-08T01:12:00Z">
        <w:r w:rsidDel="00D76E33">
          <w:delText>“</w:delText>
        </w:r>
      </w:del>
      <w:ins w:id="10703" w:author="Copy Editor" w:date="2026-10-08T04:12:00Z" w16du:dateUtc="2026-10-08T01:12:00Z">
        <w:r w:rsidR="00D76E33">
          <w:t xml:space="preserve"> </w:t>
        </w:r>
      </w:ins>
      <w:r>
        <w:t>If I can swing it with the OC so you don’t have to do camp, would you consider signing on then?</w:t>
      </w:r>
      <w:del w:id="10704" w:author="Copy Editor" w:date="2026-10-08T04:12:00Z" w16du:dateUtc="2026-10-08T01:12:00Z">
        <w:r w:rsidDel="00D76E33">
          <w:delText>”</w:delText>
        </w:r>
      </w:del>
      <w:r>
        <w:t xml:space="preserve"> </w:t>
      </w:r>
    </w:p>
    <w:p w14:paraId="6EE43642" w14:textId="0041E649" w:rsidR="0008051B" w:rsidRDefault="0008051B">
      <w:pPr>
        <w:pStyle w:val="bCHARACTER"/>
        <w:pPrChange w:id="10705" w:author="Copy Editor" w:date="2026-10-08T04:12:00Z" w16du:dateUtc="2026-10-08T01:12:00Z">
          <w:pPr>
            <w:pStyle w:val="bdialogue"/>
          </w:pPr>
        </w:pPrChange>
      </w:pPr>
      <w:ins w:id="10706" w:author="Copy Editor" w:date="2026-10-08T04:12:00Z">
        <w:r w:rsidRPr="0008051B">
          <w:t>RICHARD (V.O.)</w:t>
        </w:r>
      </w:ins>
    </w:p>
    <w:p w14:paraId="0438E25A" w14:textId="77777777" w:rsidR="0008051B" w:rsidRDefault="007C0FF3">
      <w:pPr>
        <w:pStyle w:val="bbodybeforebeat"/>
        <w:rPr>
          <w:ins w:id="10707" w:author="Copy Editor" w:date="2026-10-08T04:13:00Z" w16du:dateUtc="2026-10-08T01:13:00Z"/>
        </w:rPr>
        <w:pPrChange w:id="10708" w:author="Copy Editor" w:date="2026-10-08T04:13:00Z" w16du:dateUtc="2026-10-08T01:13:00Z">
          <w:pPr>
            <w:pStyle w:val="bdialogue"/>
          </w:pPr>
        </w:pPrChange>
      </w:pPr>
      <w:r>
        <w:t xml:space="preserve">There was absolutely no way he could “Swing” anything with the OC, he’d been told to get me to re-enlist any way he could, they didn’t want to </w:t>
      </w:r>
      <w:r w:rsidR="00AC6380">
        <w:t>lose</w:t>
      </w:r>
      <w:r>
        <w:t xml:space="preserve"> someone with my experience.  </w:t>
      </w:r>
    </w:p>
    <w:p w14:paraId="2ED3227E" w14:textId="451F29B5" w:rsidR="0008051B" w:rsidRDefault="0008051B">
      <w:pPr>
        <w:pStyle w:val="baparenthisis"/>
        <w:rPr>
          <w:ins w:id="10709" w:author="Copy Editor" w:date="2026-10-08T04:13:00Z" w16du:dateUtc="2026-10-08T01:13:00Z"/>
        </w:rPr>
        <w:pPrChange w:id="10710" w:author="Copy Editor" w:date="2026-10-08T04:13:00Z" w16du:dateUtc="2026-10-08T01:13:00Z">
          <w:pPr>
            <w:pStyle w:val="body"/>
          </w:pPr>
        </w:pPrChange>
      </w:pPr>
      <w:ins w:id="10711" w:author="Copy Editor" w:date="2026-10-08T04:13:00Z" w16du:dateUtc="2026-10-08T01:13:00Z">
        <w:r>
          <w:t>(</w:t>
        </w:r>
      </w:ins>
      <w:ins w:id="10712" w:author="Copy Editor" w:date="2026-10-08T04:13:00Z">
        <w:r w:rsidRPr="0008051B">
          <w:t>A beat.</w:t>
        </w:r>
      </w:ins>
      <w:ins w:id="10713" w:author="Copy Editor" w:date="2026-10-08T04:13:00Z" w16du:dateUtc="2026-10-08T01:13:00Z">
        <w:r>
          <w:t>)</w:t>
        </w:r>
      </w:ins>
    </w:p>
    <w:p w14:paraId="5E4BDE0F" w14:textId="501301CC" w:rsidR="003439BF" w:rsidRDefault="007C0FF3">
      <w:pPr>
        <w:pStyle w:val="bdialogue"/>
        <w:pPrChange w:id="10714" w:author="Copy Editor" w:date="2026-10-08T04:13:00Z" w16du:dateUtc="2026-10-08T01:13:00Z">
          <w:pPr>
            <w:pStyle w:val="body"/>
          </w:pPr>
        </w:pPrChange>
      </w:pPr>
      <w:r>
        <w:t>The only way I would re-enlist was if the OC himself apologised and asked me to stay and he wasn’t going to demean himself by doing that!</w:t>
      </w:r>
    </w:p>
    <w:p w14:paraId="4C141B87" w14:textId="77777777" w:rsidR="00A874E1" w:rsidRPr="00A874E1" w:rsidRDefault="00A874E1">
      <w:pPr>
        <w:pStyle w:val="aSCENEHEAD"/>
        <w:rPr>
          <w:ins w:id="10715" w:author="Copy Editor" w:date="2026-10-08T04:14:00Z"/>
          <w:lang w:val="en-US"/>
        </w:rPr>
        <w:pPrChange w:id="10716" w:author="Copy Editor" w:date="2026-10-08T04:15:00Z" w16du:dateUtc="2026-10-08T01:15:00Z">
          <w:pPr>
            <w:pStyle w:val="bdialogue"/>
          </w:pPr>
        </w:pPrChange>
      </w:pPr>
      <w:ins w:id="10717" w:author="Copy Editor" w:date="2026-10-08T04:14:00Z">
        <w:r w:rsidRPr="00A874E1">
          <w:rPr>
            <w:lang w:val="en-US"/>
          </w:rPr>
          <w:t>INT. TA HEADQUARTERS – TUESDAY NIGHT</w:t>
        </w:r>
      </w:ins>
    </w:p>
    <w:p w14:paraId="3A70E156" w14:textId="77777777" w:rsidR="00A874E1" w:rsidRPr="00A874E1" w:rsidRDefault="00A874E1">
      <w:pPr>
        <w:pStyle w:val="body"/>
        <w:rPr>
          <w:ins w:id="10718" w:author="Copy Editor" w:date="2026-10-08T04:14:00Z"/>
          <w:lang w:val="en-US"/>
        </w:rPr>
        <w:pPrChange w:id="10719" w:author="Copy Editor" w:date="2026-10-08T04:14:00Z" w16du:dateUtc="2026-10-08T01:14:00Z">
          <w:pPr>
            <w:pStyle w:val="bdialogue"/>
          </w:pPr>
        </w:pPrChange>
      </w:pPr>
      <w:ins w:id="10720" w:author="Copy Editor" w:date="2026-10-08T04:14:00Z">
        <w:r w:rsidRPr="00A874E1">
          <w:rPr>
            <w:lang w:val="en-US"/>
          </w:rPr>
          <w:t>The last Tuesday evening before annual camp.</w:t>
        </w:r>
      </w:ins>
    </w:p>
    <w:p w14:paraId="17816B2C" w14:textId="77777777" w:rsidR="00A874E1" w:rsidRPr="00A874E1" w:rsidRDefault="00A874E1">
      <w:pPr>
        <w:pStyle w:val="body"/>
        <w:rPr>
          <w:ins w:id="10721" w:author="Copy Editor" w:date="2026-10-08T04:14:00Z"/>
          <w:lang w:val="en-US"/>
        </w:rPr>
        <w:pPrChange w:id="10722" w:author="Copy Editor" w:date="2026-10-08T04:14:00Z" w16du:dateUtc="2026-10-08T01:14:00Z">
          <w:pPr>
            <w:pStyle w:val="bdialogue"/>
          </w:pPr>
        </w:pPrChange>
      </w:pPr>
      <w:ins w:id="10723" w:author="Copy Editor" w:date="2026-10-08T04:14:00Z">
        <w:r w:rsidRPr="00A874E1">
          <w:rPr>
            <w:lang w:val="en-US"/>
          </w:rPr>
          <w:t>Richard is dressed in civvies.</w:t>
        </w:r>
      </w:ins>
    </w:p>
    <w:p w14:paraId="5AF94309" w14:textId="77777777" w:rsidR="00A874E1" w:rsidRPr="00A874E1" w:rsidRDefault="00A874E1">
      <w:pPr>
        <w:pStyle w:val="body"/>
        <w:rPr>
          <w:ins w:id="10724" w:author="Copy Editor" w:date="2026-10-08T04:14:00Z"/>
          <w:lang w:val="en-US"/>
        </w:rPr>
        <w:pPrChange w:id="10725" w:author="Copy Editor" w:date="2026-10-08T04:14:00Z" w16du:dateUtc="2026-10-08T01:14:00Z">
          <w:pPr>
            <w:pStyle w:val="bdialogue"/>
          </w:pPr>
        </w:pPrChange>
      </w:pPr>
      <w:ins w:id="10726" w:author="Copy Editor" w:date="2026-10-08T04:14:00Z">
        <w:r w:rsidRPr="00A874E1">
          <w:rPr>
            <w:lang w:val="en-US"/>
          </w:rPr>
          <w:t>He hands back his kit and gets his exit form signed by the appropriate people.</w:t>
        </w:r>
      </w:ins>
    </w:p>
    <w:p w14:paraId="278D981F" w14:textId="77777777" w:rsidR="00A874E1" w:rsidRPr="00A874E1" w:rsidRDefault="00A874E1">
      <w:pPr>
        <w:pStyle w:val="bCHARACTER"/>
        <w:rPr>
          <w:ins w:id="10727" w:author="Copy Editor" w:date="2026-10-08T04:14:00Z"/>
          <w:lang w:val="en-US"/>
        </w:rPr>
        <w:pPrChange w:id="10728" w:author="Copy Editor" w:date="2026-10-08T04:15:00Z" w16du:dateUtc="2026-10-08T01:15:00Z">
          <w:pPr>
            <w:pStyle w:val="bdialogue"/>
          </w:pPr>
        </w:pPrChange>
      </w:pPr>
      <w:ins w:id="10729" w:author="Copy Editor" w:date="2026-10-08T04:14:00Z">
        <w:r w:rsidRPr="00A874E1">
          <w:rPr>
            <w:lang w:val="en-US"/>
          </w:rPr>
          <w:t>RICHARD (V.O.)</w:t>
        </w:r>
      </w:ins>
    </w:p>
    <w:p w14:paraId="3A308B00" w14:textId="77777777" w:rsidR="00FB7DB5" w:rsidRDefault="007C0FF3" w:rsidP="00A874E1">
      <w:pPr>
        <w:pStyle w:val="bdialogue"/>
        <w:rPr>
          <w:ins w:id="10730" w:author="Copy Editor" w:date="2026-10-08T04:15:00Z" w16du:dateUtc="2026-10-08T01:15:00Z"/>
        </w:rPr>
      </w:pPr>
      <w:del w:id="10731" w:author="Copy Editor" w:date="2026-10-08T04:14:00Z" w16du:dateUtc="2026-10-08T01:14:00Z">
        <w:r w:rsidDel="00A874E1">
          <w:delText xml:space="preserve">It was the last Tuesday evening before annual </w:delText>
        </w:r>
        <w:r w:rsidR="00AC6380" w:rsidDel="00A874E1">
          <w:delText>camp;</w:delText>
        </w:r>
        <w:r w:rsidDel="00A874E1">
          <w:delText xml:space="preserve"> I was dressed in civvies and </w:delText>
        </w:r>
      </w:del>
      <w:ins w:id="10732" w:author="Copy Editor" w:date="2026-10-08T04:14:00Z" w16du:dateUtc="2026-10-08T01:14:00Z">
        <w:r w:rsidR="00A874E1">
          <w:t xml:space="preserve">I </w:t>
        </w:r>
      </w:ins>
      <w:r>
        <w:t xml:space="preserve">was at HQ handing back all my kit and getting my exit form signed by all the great the good and the downright dishonest.  </w:t>
      </w:r>
    </w:p>
    <w:p w14:paraId="17602A62" w14:textId="57ED095D" w:rsidR="00FB7DB5" w:rsidRPr="00FB7DB5" w:rsidRDefault="007C0FF3" w:rsidP="00FB7DB5">
      <w:pPr>
        <w:pStyle w:val="body"/>
        <w:rPr>
          <w:ins w:id="10733" w:author="Copy Editor" w:date="2026-10-08T04:16:00Z"/>
          <w:lang w:val="en-US"/>
        </w:rPr>
      </w:pPr>
      <w:del w:id="10734" w:author="Copy Editor" w:date="2026-10-08T04:16:00Z" w16du:dateUtc="2026-10-08T01:16:00Z">
        <w:r w:rsidRPr="00FB7DB5" w:rsidDel="00FB7DB5">
          <w:rPr>
            <w:rStyle w:val="bodyChar"/>
            <w:rPrChange w:id="10735" w:author="Copy Editor" w:date="2026-10-08T04:16:00Z" w16du:dateUtc="2026-10-08T01:16:00Z">
              <w:rPr/>
            </w:rPrChange>
          </w:rPr>
          <w:delText>One of the people who had to sign was the OC, I knocked on his door</w:delText>
        </w:r>
        <w:r w:rsidDel="00FB7DB5">
          <w:delText>.</w:delText>
        </w:r>
      </w:del>
      <w:ins w:id="10736" w:author="Copy Editor" w:date="2026-10-08T04:16:00Z">
        <w:r w:rsidR="00FB7DB5" w:rsidRPr="00FB7DB5">
          <w:rPr>
            <w:lang w:val="en-US"/>
          </w:rPr>
          <w:t>One final signature is required.</w:t>
        </w:r>
      </w:ins>
    </w:p>
    <w:p w14:paraId="5F46C213" w14:textId="77777777" w:rsidR="00FB7DB5" w:rsidRPr="00FB7DB5" w:rsidRDefault="00FB7DB5" w:rsidP="00FB7DB5">
      <w:pPr>
        <w:pStyle w:val="body"/>
        <w:rPr>
          <w:ins w:id="10737" w:author="Copy Editor" w:date="2026-10-08T04:16:00Z"/>
          <w:lang w:val="en-US"/>
        </w:rPr>
      </w:pPr>
      <w:ins w:id="10738" w:author="Copy Editor" w:date="2026-10-08T04:16:00Z">
        <w:r w:rsidRPr="00FB7DB5">
          <w:rPr>
            <w:lang w:val="en-US"/>
          </w:rPr>
          <w:t>The OC.</w:t>
        </w:r>
      </w:ins>
    </w:p>
    <w:p w14:paraId="38902FE4" w14:textId="77777777" w:rsidR="00FB7DB5" w:rsidRPr="00FB7DB5" w:rsidRDefault="00FB7DB5" w:rsidP="00FB7DB5">
      <w:pPr>
        <w:pStyle w:val="body"/>
        <w:rPr>
          <w:ins w:id="10739" w:author="Copy Editor" w:date="2026-10-08T04:16:00Z"/>
          <w:b/>
          <w:bCs/>
          <w:lang w:val="en-US"/>
        </w:rPr>
      </w:pPr>
      <w:ins w:id="10740" w:author="Copy Editor" w:date="2026-10-08T04:16:00Z">
        <w:r w:rsidRPr="00FB7DB5">
          <w:rPr>
            <w:b/>
            <w:bCs/>
            <w:lang w:val="en-US"/>
          </w:rPr>
          <w:t>INT. OC'S OFFICE – NIGHT</w:t>
        </w:r>
      </w:ins>
    </w:p>
    <w:p w14:paraId="0E8A0144" w14:textId="77777777" w:rsidR="00FB7DB5" w:rsidRPr="00FB7DB5" w:rsidRDefault="00FB7DB5" w:rsidP="00FB7DB5">
      <w:pPr>
        <w:pStyle w:val="body"/>
        <w:rPr>
          <w:ins w:id="10741" w:author="Copy Editor" w:date="2026-10-08T04:16:00Z"/>
          <w:lang w:val="en-US"/>
        </w:rPr>
      </w:pPr>
      <w:ins w:id="10742" w:author="Copy Editor" w:date="2026-10-08T04:16:00Z">
        <w:r w:rsidRPr="00FB7DB5">
          <w:rPr>
            <w:lang w:val="en-US"/>
          </w:rPr>
          <w:t>Richard knocks.</w:t>
        </w:r>
      </w:ins>
    </w:p>
    <w:p w14:paraId="7012D559" w14:textId="05D53DD8" w:rsidR="00AC6380" w:rsidRPr="00380616" w:rsidRDefault="00FB7DB5">
      <w:pPr>
        <w:pStyle w:val="bCHARACTER"/>
        <w:rPr>
          <w:lang w:val="en-US"/>
          <w:rPrChange w:id="10743" w:author="Copy Editor" w:date="2026-10-08T04:16:00Z" w16du:dateUtc="2026-10-08T01:16:00Z">
            <w:rPr/>
          </w:rPrChange>
        </w:rPr>
        <w:pPrChange w:id="10744" w:author="Copy Editor" w:date="2026-10-08T04:16:00Z" w16du:dateUtc="2026-10-08T01:16:00Z">
          <w:pPr>
            <w:pStyle w:val="body"/>
          </w:pPr>
        </w:pPrChange>
      </w:pPr>
      <w:ins w:id="10745" w:author="Copy Editor" w:date="2026-10-08T04:16:00Z">
        <w:r w:rsidRPr="00FB7DB5">
          <w:rPr>
            <w:b/>
            <w:bCs/>
            <w:lang w:val="en-US"/>
          </w:rPr>
          <w:lastRenderedPageBreak/>
          <w:t>OC</w:t>
        </w:r>
      </w:ins>
      <w:r w:rsidR="007C0FF3">
        <w:t xml:space="preserve">  </w:t>
      </w:r>
    </w:p>
    <w:p w14:paraId="2AF16B6D" w14:textId="77777777" w:rsidR="00380616" w:rsidRDefault="007C0FF3" w:rsidP="004B3D80">
      <w:pPr>
        <w:pStyle w:val="bdialogue"/>
        <w:rPr>
          <w:ins w:id="10746" w:author="Copy Editor" w:date="2026-10-08T04:16:00Z" w16du:dateUtc="2026-10-08T01:16:00Z"/>
        </w:rPr>
      </w:pPr>
      <w:del w:id="10747" w:author="Copy Editor" w:date="2026-10-08T04:16:00Z" w16du:dateUtc="2026-10-08T01:16:00Z">
        <w:r w:rsidDel="00380616">
          <w:delText>“</w:delText>
        </w:r>
      </w:del>
      <w:r>
        <w:t>Come in.</w:t>
      </w:r>
    </w:p>
    <w:p w14:paraId="2B024AE7" w14:textId="77777777" w:rsidR="00380616" w:rsidRDefault="00380616" w:rsidP="00380616">
      <w:pPr>
        <w:pStyle w:val="body"/>
        <w:rPr>
          <w:ins w:id="10748" w:author="Copy Editor" w:date="2026-10-08T04:16:00Z" w16du:dateUtc="2026-10-08T01:16:00Z"/>
        </w:rPr>
      </w:pPr>
      <w:ins w:id="10749" w:author="Copy Editor" w:date="2026-10-08T04:16:00Z">
        <w:r w:rsidRPr="00380616">
          <w:t>Richard enters and hands over the form.</w:t>
        </w:r>
      </w:ins>
    </w:p>
    <w:p w14:paraId="5E4BDE11" w14:textId="7293BB0D" w:rsidR="003439BF" w:rsidRDefault="00380616">
      <w:pPr>
        <w:pStyle w:val="bCHARACTER"/>
        <w:pPrChange w:id="10750" w:author="Copy Editor" w:date="2026-10-08T04:16:00Z" w16du:dateUtc="2026-10-08T01:16:00Z">
          <w:pPr>
            <w:pStyle w:val="bdialogue"/>
          </w:pPr>
        </w:pPrChange>
      </w:pPr>
      <w:ins w:id="10751" w:author="Copy Editor" w:date="2026-10-08T04:16:00Z" w16du:dateUtc="2026-10-08T01:16:00Z">
        <w:r>
          <w:t>RICHARD</w:t>
        </w:r>
      </w:ins>
      <w:del w:id="10752" w:author="Copy Editor" w:date="2026-10-08T04:16:00Z" w16du:dateUtc="2026-10-08T01:16:00Z">
        <w:r w:rsidR="007C0FF3" w:rsidDel="00380616">
          <w:delText xml:space="preserve">” </w:delText>
        </w:r>
      </w:del>
      <w:r w:rsidR="007C0FF3">
        <w:t xml:space="preserve"> </w:t>
      </w:r>
    </w:p>
    <w:p w14:paraId="015B79E2" w14:textId="704139BA" w:rsidR="00AC6380" w:rsidRDefault="007C0FF3" w:rsidP="004B3D80">
      <w:pPr>
        <w:pStyle w:val="bdialogue"/>
      </w:pPr>
      <w:del w:id="10753" w:author="Copy Editor" w:date="2026-10-08T04:16:00Z" w16du:dateUtc="2026-10-08T01:16:00Z">
        <w:r w:rsidDel="00380616">
          <w:delText>“</w:delText>
        </w:r>
      </w:del>
      <w:r>
        <w:t>Can you put your flick on this please sir?</w:t>
      </w:r>
      <w:del w:id="10754" w:author="Copy Editor" w:date="2026-10-08T04:16:00Z" w16du:dateUtc="2026-10-08T01:16:00Z">
        <w:r w:rsidDel="00380616">
          <w:delText xml:space="preserve">” </w:delText>
        </w:r>
      </w:del>
      <w:r>
        <w:t xml:space="preserve"> </w:t>
      </w:r>
    </w:p>
    <w:p w14:paraId="2F6F403C" w14:textId="77777777" w:rsidR="009756CB" w:rsidRPr="009756CB" w:rsidRDefault="009756CB">
      <w:pPr>
        <w:pStyle w:val="body"/>
        <w:rPr>
          <w:ins w:id="10755" w:author="Copy Editor" w:date="2026-10-08T04:17:00Z"/>
          <w:lang w:val="en-US"/>
        </w:rPr>
        <w:pPrChange w:id="10756" w:author="Copy Editor" w:date="2026-10-08T04:17:00Z" w16du:dateUtc="2026-10-08T01:17:00Z">
          <w:pPr>
            <w:pStyle w:val="bdialogue"/>
          </w:pPr>
        </w:pPrChange>
      </w:pPr>
      <w:ins w:id="10757" w:author="Copy Editor" w:date="2026-10-08T04:17:00Z">
        <w:r w:rsidRPr="009756CB">
          <w:rPr>
            <w:lang w:val="en-US"/>
          </w:rPr>
          <w:t>The OC takes the form.</w:t>
        </w:r>
      </w:ins>
    </w:p>
    <w:p w14:paraId="5A001C6E" w14:textId="77777777" w:rsidR="009756CB" w:rsidRPr="009756CB" w:rsidRDefault="009756CB">
      <w:pPr>
        <w:pStyle w:val="body"/>
        <w:rPr>
          <w:ins w:id="10758" w:author="Copy Editor" w:date="2026-10-08T04:17:00Z"/>
          <w:lang w:val="en-US"/>
        </w:rPr>
        <w:pPrChange w:id="10759" w:author="Copy Editor" w:date="2026-10-08T04:17:00Z" w16du:dateUtc="2026-10-08T01:17:00Z">
          <w:pPr>
            <w:pStyle w:val="bdialogue"/>
          </w:pPr>
        </w:pPrChange>
      </w:pPr>
      <w:ins w:id="10760" w:author="Copy Editor" w:date="2026-10-08T04:17:00Z">
        <w:r w:rsidRPr="009756CB">
          <w:rPr>
            <w:lang w:val="en-US"/>
          </w:rPr>
          <w:t>He looks at it.</w:t>
        </w:r>
      </w:ins>
    </w:p>
    <w:p w14:paraId="514F919C" w14:textId="77777777" w:rsidR="009756CB" w:rsidRPr="009756CB" w:rsidRDefault="009756CB">
      <w:pPr>
        <w:pStyle w:val="bCHARACTER"/>
        <w:rPr>
          <w:ins w:id="10761" w:author="Copy Editor" w:date="2026-10-08T04:17:00Z"/>
          <w:lang w:val="en-US"/>
        </w:rPr>
        <w:pPrChange w:id="10762" w:author="Copy Editor" w:date="2026-10-08T04:17:00Z" w16du:dateUtc="2026-10-08T01:17:00Z">
          <w:pPr>
            <w:pStyle w:val="bdialogue"/>
          </w:pPr>
        </w:pPrChange>
      </w:pPr>
      <w:ins w:id="10763" w:author="Copy Editor" w:date="2026-10-08T04:17:00Z">
        <w:r w:rsidRPr="009756CB">
          <w:rPr>
            <w:lang w:val="en-US"/>
          </w:rPr>
          <w:t>OC</w:t>
        </w:r>
      </w:ins>
    </w:p>
    <w:p w14:paraId="4413F4F1" w14:textId="69D34629" w:rsidR="00AC6380" w:rsidDel="009756CB" w:rsidRDefault="007C0FF3" w:rsidP="00B33299">
      <w:pPr>
        <w:pStyle w:val="body"/>
        <w:rPr>
          <w:del w:id="10764" w:author="Copy Editor" w:date="2026-10-08T04:17:00Z" w16du:dateUtc="2026-10-08T01:17:00Z"/>
        </w:rPr>
      </w:pPr>
      <w:del w:id="10765" w:author="Copy Editor" w:date="2026-10-08T04:17:00Z" w16du:dateUtc="2026-10-08T01:17:00Z">
        <w:r w:rsidDel="009756CB">
          <w:delText xml:space="preserve">He took the form and looked at it.  </w:delText>
        </w:r>
      </w:del>
    </w:p>
    <w:p w14:paraId="5E4BDE12" w14:textId="33D180E9" w:rsidR="003439BF" w:rsidRDefault="007C0FF3" w:rsidP="009756CB">
      <w:pPr>
        <w:pStyle w:val="bdialogue"/>
        <w:rPr>
          <w:ins w:id="10766" w:author="Copy Editor" w:date="2026-10-08T04:17:00Z" w16du:dateUtc="2026-10-08T01:17:00Z"/>
        </w:rPr>
      </w:pPr>
      <w:del w:id="10767" w:author="Copy Editor" w:date="2026-10-08T04:17:00Z" w16du:dateUtc="2026-10-08T01:17:00Z">
        <w:r w:rsidDel="009756CB">
          <w:delText>“</w:delText>
        </w:r>
      </w:del>
      <w:r>
        <w:t>Are you determined to go through with this?</w:t>
      </w:r>
      <w:del w:id="10768" w:author="Copy Editor" w:date="2026-10-08T04:17:00Z" w16du:dateUtc="2026-10-08T01:17:00Z">
        <w:r w:rsidDel="009756CB">
          <w:delText>”</w:delText>
        </w:r>
      </w:del>
    </w:p>
    <w:p w14:paraId="769E4087" w14:textId="643196CD" w:rsidR="009756CB" w:rsidRDefault="009756CB">
      <w:pPr>
        <w:pStyle w:val="bCHARACTER"/>
        <w:pPrChange w:id="10769" w:author="Copy Editor" w:date="2026-10-08T04:17:00Z" w16du:dateUtc="2026-10-08T01:17:00Z">
          <w:pPr>
            <w:pStyle w:val="bdialogue"/>
          </w:pPr>
        </w:pPrChange>
      </w:pPr>
      <w:ins w:id="10770" w:author="Copy Editor" w:date="2026-10-08T04:17:00Z" w16du:dateUtc="2026-10-08T01:17:00Z">
        <w:r>
          <w:t>RICHARD</w:t>
        </w:r>
      </w:ins>
    </w:p>
    <w:p w14:paraId="5E4BDE13" w14:textId="77777777" w:rsidR="003439BF" w:rsidRDefault="007C0FF3" w:rsidP="004B3D80">
      <w:pPr>
        <w:pStyle w:val="bdialogue"/>
        <w:rPr>
          <w:ins w:id="10771" w:author="Copy Editor" w:date="2026-10-08T04:17:00Z" w16du:dateUtc="2026-10-08T01:17:00Z"/>
        </w:rPr>
      </w:pPr>
      <w:del w:id="10772" w:author="Copy Editor" w:date="2026-10-08T04:17:00Z" w16du:dateUtc="2026-10-08T01:17:00Z">
        <w:r w:rsidDel="009756CB">
          <w:delText>“</w:delText>
        </w:r>
      </w:del>
      <w:r>
        <w:t>Oh Aye.</w:t>
      </w:r>
      <w:del w:id="10773" w:author="Copy Editor" w:date="2026-10-08T04:17:00Z" w16du:dateUtc="2026-10-08T01:17:00Z">
        <w:r w:rsidDel="009756CB">
          <w:delText>”</w:delText>
        </w:r>
      </w:del>
    </w:p>
    <w:p w14:paraId="2ABE9EE5" w14:textId="2FC487E0" w:rsidR="009756CB" w:rsidRDefault="009756CB">
      <w:pPr>
        <w:pStyle w:val="bCHARACTER"/>
        <w:pPrChange w:id="10774" w:author="Copy Editor" w:date="2026-10-08T04:17:00Z" w16du:dateUtc="2026-10-08T01:17:00Z">
          <w:pPr>
            <w:pStyle w:val="bdialogue"/>
          </w:pPr>
        </w:pPrChange>
      </w:pPr>
      <w:ins w:id="10775" w:author="Copy Editor" w:date="2026-10-08T04:17:00Z" w16du:dateUtc="2026-10-08T01:17:00Z">
        <w:r>
          <w:t>OC</w:t>
        </w:r>
      </w:ins>
    </w:p>
    <w:p w14:paraId="5E4BDE14" w14:textId="4C61E21D" w:rsidR="003439BF" w:rsidRDefault="007C0FF3" w:rsidP="004B3D80">
      <w:pPr>
        <w:pStyle w:val="bdialogue"/>
        <w:rPr>
          <w:ins w:id="10776" w:author="Copy Editor" w:date="2026-10-08T04:17:00Z" w16du:dateUtc="2026-10-08T01:17:00Z"/>
        </w:rPr>
      </w:pPr>
      <w:del w:id="10777" w:author="Copy Editor" w:date="2026-10-08T04:17:00Z" w16du:dateUtc="2026-10-08T01:17:00Z">
        <w:r w:rsidDel="009756CB">
          <w:delText>“</w:delText>
        </w:r>
      </w:del>
      <w:r>
        <w:t xml:space="preserve">I understand you were </w:t>
      </w:r>
      <w:del w:id="10778" w:author="Copy Editor" w:date="2026-10-08T04:18:00Z" w16du:dateUtc="2026-10-08T01:18:00Z">
        <w:r w:rsidDel="009756CB">
          <w:delText>a pretty effective</w:delText>
        </w:r>
      </w:del>
      <w:ins w:id="10779" w:author="Copy Editor" w:date="2026-10-08T04:18:00Z" w16du:dateUtc="2026-10-08T01:18:00Z">
        <w:r w:rsidR="009756CB">
          <w:t>an effective</w:t>
        </w:r>
      </w:ins>
      <w:r>
        <w:t xml:space="preserve"> soldier?</w:t>
      </w:r>
      <w:del w:id="10780" w:author="Copy Editor" w:date="2026-10-08T04:17:00Z" w16du:dateUtc="2026-10-08T01:17:00Z">
        <w:r w:rsidDel="009756CB">
          <w:delText>”</w:delText>
        </w:r>
      </w:del>
    </w:p>
    <w:p w14:paraId="33AB4995" w14:textId="699C2965" w:rsidR="009756CB" w:rsidRDefault="009756CB">
      <w:pPr>
        <w:pStyle w:val="bCHARACTER"/>
        <w:pPrChange w:id="10781" w:author="Copy Editor" w:date="2026-10-08T04:18:00Z" w16du:dateUtc="2026-10-08T01:18:00Z">
          <w:pPr>
            <w:pStyle w:val="bdialogue"/>
          </w:pPr>
        </w:pPrChange>
      </w:pPr>
      <w:ins w:id="10782" w:author="Copy Editor" w:date="2026-10-08T04:17:00Z" w16du:dateUtc="2026-10-08T01:17:00Z">
        <w:r>
          <w:t>RICHAR</w:t>
        </w:r>
      </w:ins>
      <w:ins w:id="10783" w:author="Copy Editor" w:date="2026-10-08T04:18:00Z" w16du:dateUtc="2026-10-08T01:18:00Z">
        <w:r>
          <w:t>D</w:t>
        </w:r>
      </w:ins>
    </w:p>
    <w:p w14:paraId="5E4BDE15" w14:textId="076C4509" w:rsidR="003439BF" w:rsidRDefault="007C0FF3" w:rsidP="004B3D80">
      <w:pPr>
        <w:pStyle w:val="bdialogue"/>
      </w:pPr>
      <w:del w:id="10784" w:author="Copy Editor" w:date="2026-10-08T04:18:00Z" w16du:dateUtc="2026-10-08T01:18:00Z">
        <w:r w:rsidDel="009756CB">
          <w:delText>“</w:delText>
        </w:r>
      </w:del>
      <w:r>
        <w:t>I always did my best.</w:t>
      </w:r>
      <w:del w:id="10785" w:author="Copy Editor" w:date="2026-10-08T04:18:00Z" w16du:dateUtc="2026-10-08T01:18:00Z">
        <w:r w:rsidDel="009756CB">
          <w:delText>”</w:delText>
        </w:r>
      </w:del>
    </w:p>
    <w:p w14:paraId="73C83CD6" w14:textId="3AE6179E" w:rsidR="009756CB" w:rsidRDefault="00664469">
      <w:pPr>
        <w:pStyle w:val="bCHARACTER"/>
        <w:rPr>
          <w:ins w:id="10786" w:author="Copy Editor" w:date="2026-10-08T04:18:00Z" w16du:dateUtc="2026-10-08T01:18:00Z"/>
        </w:rPr>
        <w:pPrChange w:id="10787" w:author="Copy Editor" w:date="2026-10-08T04:18:00Z" w16du:dateUtc="2026-10-08T01:18:00Z">
          <w:pPr>
            <w:pStyle w:val="bdialogue"/>
          </w:pPr>
        </w:pPrChange>
      </w:pPr>
      <w:ins w:id="10788" w:author="Copy Editor" w:date="2026-10-08T04:18:00Z">
        <w:r w:rsidRPr="00664469">
          <w:t>OC</w:t>
        </w:r>
      </w:ins>
    </w:p>
    <w:p w14:paraId="5E4BDE16" w14:textId="2D3A1479" w:rsidR="003439BF" w:rsidRDefault="007C0FF3" w:rsidP="004B3D80">
      <w:pPr>
        <w:pStyle w:val="bdialogue"/>
      </w:pPr>
      <w:del w:id="10789" w:author="Copy Editor" w:date="2026-10-08T04:18:00Z" w16du:dateUtc="2026-10-08T01:18:00Z">
        <w:r w:rsidDel="00664469">
          <w:delText>“</w:delText>
        </w:r>
      </w:del>
      <w:r w:rsidR="00AC6380">
        <w:t>Yes,</w:t>
      </w:r>
      <w:r>
        <w:t xml:space="preserve"> I’m sure you did.</w:t>
      </w:r>
      <w:del w:id="10790" w:author="Copy Editor" w:date="2026-10-08T04:18:00Z" w16du:dateUtc="2026-10-08T01:18:00Z">
        <w:r w:rsidDel="00664469">
          <w:delText>”</w:delText>
        </w:r>
      </w:del>
    </w:p>
    <w:p w14:paraId="484DA604" w14:textId="77777777" w:rsidR="00664469" w:rsidRDefault="007C0FF3" w:rsidP="00B33299">
      <w:pPr>
        <w:pStyle w:val="body"/>
        <w:rPr>
          <w:ins w:id="10791" w:author="Copy Editor" w:date="2026-10-08T04:18:00Z" w16du:dateUtc="2026-10-08T01:18:00Z"/>
        </w:rPr>
      </w:pPr>
      <w:r>
        <w:t>He sign</w:t>
      </w:r>
      <w:ins w:id="10792" w:author="Copy Editor" w:date="2026-10-08T04:18:00Z" w16du:dateUtc="2026-10-08T01:18:00Z">
        <w:r w:rsidR="00664469">
          <w:t>s</w:t>
        </w:r>
      </w:ins>
      <w:del w:id="10793" w:author="Copy Editor" w:date="2026-10-08T04:18:00Z" w16du:dateUtc="2026-10-08T01:18:00Z">
        <w:r w:rsidDel="00664469">
          <w:delText>ed</w:delText>
        </w:r>
      </w:del>
      <w:r>
        <w:t xml:space="preserve"> the form</w:t>
      </w:r>
      <w:ins w:id="10794" w:author="Copy Editor" w:date="2026-10-08T04:18:00Z" w16du:dateUtc="2026-10-08T01:18:00Z">
        <w:r w:rsidR="00664469">
          <w:t>.</w:t>
        </w:r>
      </w:ins>
    </w:p>
    <w:p w14:paraId="5B2DE00F" w14:textId="0365B0F9" w:rsidR="00346B1D" w:rsidRDefault="00664469" w:rsidP="00B33299">
      <w:pPr>
        <w:pStyle w:val="body"/>
        <w:rPr>
          <w:ins w:id="10795" w:author="Copy Editor" w:date="2026-10-08T04:18:00Z" w16du:dateUtc="2026-10-08T01:18:00Z"/>
        </w:rPr>
      </w:pPr>
      <w:ins w:id="10796" w:author="Copy Editor" w:date="2026-10-08T04:18:00Z" w16du:dateUtc="2026-10-08T01:18:00Z">
        <w:r>
          <w:t>Richard takes it</w:t>
        </w:r>
      </w:ins>
      <w:r w:rsidR="007C0FF3">
        <w:t xml:space="preserve"> and </w:t>
      </w:r>
      <w:ins w:id="10797" w:author="Copy Editor" w:date="2026-10-08T04:19:00Z" w16du:dateUtc="2026-10-08T01:19:00Z">
        <w:r w:rsidR="00346B1D">
          <w:t>he</w:t>
        </w:r>
      </w:ins>
      <w:del w:id="10798" w:author="Copy Editor" w:date="2026-10-08T04:19:00Z" w16du:dateUtc="2026-10-08T01:19:00Z">
        <w:r w:rsidR="007C0FF3" w:rsidDel="00346B1D">
          <w:delText>I</w:delText>
        </w:r>
      </w:del>
      <w:r w:rsidR="007C0FF3">
        <w:t xml:space="preserve"> </w:t>
      </w:r>
      <w:del w:id="10799" w:author="Copy Editor" w:date="2026-10-08T04:19:00Z" w16du:dateUtc="2026-10-08T01:19:00Z">
        <w:r w:rsidR="007C0FF3" w:rsidDel="00346B1D">
          <w:delText>walk</w:delText>
        </w:r>
      </w:del>
      <w:ins w:id="10800" w:author="Copy Editor" w:date="2026-10-08T04:19:00Z" w16du:dateUtc="2026-10-08T01:19:00Z">
        <w:r w:rsidR="00346B1D">
          <w:t>walks</w:t>
        </w:r>
      </w:ins>
      <w:del w:id="10801" w:author="Copy Editor" w:date="2026-10-08T04:18:00Z" w16du:dateUtc="2026-10-08T01:18:00Z">
        <w:r w:rsidR="007C0FF3" w:rsidDel="00664469">
          <w:delText>ed</w:delText>
        </w:r>
      </w:del>
      <w:r w:rsidR="007C0FF3">
        <w:t xml:space="preserve"> out.</w:t>
      </w:r>
    </w:p>
    <w:p w14:paraId="616E46D9" w14:textId="1499B274" w:rsidR="00346B1D" w:rsidRDefault="00346B1D">
      <w:pPr>
        <w:pStyle w:val="bCHARACTER"/>
        <w:rPr>
          <w:ins w:id="10802" w:author="Copy Editor" w:date="2026-10-08T04:19:00Z" w16du:dateUtc="2026-10-08T01:19:00Z"/>
        </w:rPr>
        <w:pPrChange w:id="10803" w:author="Copy Editor" w:date="2026-10-08T04:19:00Z" w16du:dateUtc="2026-10-08T01:19:00Z">
          <w:pPr>
            <w:pStyle w:val="body"/>
          </w:pPr>
        </w:pPrChange>
      </w:pPr>
      <w:ins w:id="10804" w:author="Copy Editor" w:date="2026-10-08T04:19:00Z">
        <w:r w:rsidRPr="00346B1D">
          <w:t>RICHARD (V.O.)</w:t>
        </w:r>
      </w:ins>
      <w:del w:id="10805" w:author="Copy Editor" w:date="2026-10-08T04:18:00Z" w16du:dateUtc="2026-10-08T01:18:00Z">
        <w:r w:rsidR="007C0FF3" w:rsidDel="00346B1D">
          <w:delText xml:space="preserve"> </w:delText>
        </w:r>
      </w:del>
      <w:del w:id="10806" w:author="Copy Editor" w:date="2026-10-08T04:19:00Z" w16du:dateUtc="2026-10-08T01:19:00Z">
        <w:r w:rsidR="007C0FF3" w:rsidDel="00346B1D">
          <w:delText xml:space="preserve"> </w:delText>
        </w:r>
      </w:del>
    </w:p>
    <w:p w14:paraId="5E4BDE17" w14:textId="6521EC2C" w:rsidR="003439BF" w:rsidRDefault="007C0FF3">
      <w:pPr>
        <w:pStyle w:val="bdialogue"/>
        <w:pPrChange w:id="10807" w:author="Copy Editor" w:date="2026-10-08T04:19:00Z" w16du:dateUtc="2026-10-08T01:19:00Z">
          <w:pPr>
            <w:pStyle w:val="body"/>
          </w:pPr>
        </w:pPrChange>
      </w:pPr>
      <w:r>
        <w:t>He couldn’t look me in the eye.</w:t>
      </w:r>
    </w:p>
    <w:p w14:paraId="5E4BDE1A" w14:textId="1E909273" w:rsidR="003439BF" w:rsidRDefault="00C05581" w:rsidP="00C05581">
      <w:pPr>
        <w:pStyle w:val="aSCENEHEAD"/>
      </w:pPr>
      <w:r>
        <w:t xml:space="preserve">SCENE </w:t>
      </w:r>
      <w:r w:rsidR="00AC6380">
        <w:t>22:  A BAD MOVE  1983-1987</w:t>
      </w:r>
    </w:p>
    <w:p w14:paraId="2AD3EC97" w14:textId="77777777" w:rsidR="00DF2BB8" w:rsidRPr="00DF2BB8" w:rsidRDefault="00DF2BB8" w:rsidP="00DF2BB8">
      <w:pPr>
        <w:pStyle w:val="body"/>
        <w:rPr>
          <w:ins w:id="10808" w:author="Copy Editor" w:date="2026-10-08T04:25:00Z"/>
          <w:b/>
          <w:bCs/>
          <w:lang w:val="en-US"/>
        </w:rPr>
      </w:pPr>
      <w:ins w:id="10809" w:author="Copy Editor" w:date="2026-10-08T04:25:00Z">
        <w:r w:rsidRPr="00DF2BB8">
          <w:rPr>
            <w:b/>
            <w:bCs/>
            <w:lang w:val="en-US"/>
          </w:rPr>
          <w:t>EXT. RICHARD’S HOUSE – DAY</w:t>
        </w:r>
      </w:ins>
    </w:p>
    <w:p w14:paraId="1F282F47" w14:textId="77777777" w:rsidR="00DF2BB8" w:rsidRPr="00DF2BB8" w:rsidRDefault="00DF2BB8" w:rsidP="00DF2BB8">
      <w:pPr>
        <w:pStyle w:val="body"/>
        <w:rPr>
          <w:ins w:id="10810" w:author="Copy Editor" w:date="2026-10-08T04:25:00Z"/>
          <w:lang w:val="en-US"/>
        </w:rPr>
      </w:pPr>
      <w:ins w:id="10811" w:author="Copy Editor" w:date="2026-10-08T04:25:00Z">
        <w:r w:rsidRPr="00DF2BB8">
          <w:rPr>
            <w:lang w:val="en-US"/>
          </w:rPr>
          <w:t>Richard works alone.</w:t>
        </w:r>
      </w:ins>
    </w:p>
    <w:p w14:paraId="63AA8923" w14:textId="77777777" w:rsidR="00DF2BB8" w:rsidRPr="00DF2BB8" w:rsidRDefault="00DF2BB8" w:rsidP="00DF2BB8">
      <w:pPr>
        <w:pStyle w:val="body"/>
        <w:rPr>
          <w:ins w:id="10812" w:author="Copy Editor" w:date="2026-10-08T04:25:00Z"/>
          <w:lang w:val="en-US"/>
        </w:rPr>
      </w:pPr>
      <w:ins w:id="10813" w:author="Copy Editor" w:date="2026-10-08T04:25:00Z">
        <w:r w:rsidRPr="00DF2BB8">
          <w:rPr>
            <w:lang w:val="en-US"/>
          </w:rPr>
          <w:t>His van is parked outside.</w:t>
        </w:r>
      </w:ins>
    </w:p>
    <w:p w14:paraId="205BF575" w14:textId="77777777" w:rsidR="00DF2BB8" w:rsidRPr="00DF2BB8" w:rsidRDefault="00DF2BB8">
      <w:pPr>
        <w:pStyle w:val="bCHARACTER"/>
        <w:rPr>
          <w:ins w:id="10814" w:author="Copy Editor" w:date="2026-10-08T04:25:00Z"/>
          <w:lang w:val="en-US"/>
        </w:rPr>
        <w:pPrChange w:id="10815" w:author="Copy Editor" w:date="2026-10-08T04:25:00Z" w16du:dateUtc="2026-10-08T01:25:00Z">
          <w:pPr>
            <w:pStyle w:val="body"/>
          </w:pPr>
        </w:pPrChange>
      </w:pPr>
      <w:ins w:id="10816" w:author="Copy Editor" w:date="2026-10-08T04:25:00Z">
        <w:r w:rsidRPr="00DF2BB8">
          <w:rPr>
            <w:lang w:val="en-US"/>
          </w:rPr>
          <w:t>RICHARD (V.O.)</w:t>
        </w:r>
      </w:ins>
    </w:p>
    <w:p w14:paraId="53B57142" w14:textId="77777777" w:rsidR="004F7B39" w:rsidRDefault="007C0FF3" w:rsidP="004F7B39">
      <w:pPr>
        <w:pStyle w:val="bdialogue"/>
        <w:rPr>
          <w:ins w:id="10817" w:author="Copy Editor" w:date="2026-10-08T04:26:00Z" w16du:dateUtc="2026-10-08T01:26:00Z"/>
        </w:rPr>
      </w:pPr>
      <w:r>
        <w:t xml:space="preserve">I had started working on my own, loosing contact with all the people I had known in the hotel, moved into my house on </w:t>
      </w:r>
      <w:r>
        <w:lastRenderedPageBreak/>
        <w:t xml:space="preserve">my own, had my dog put down, and left the TA.  </w:t>
      </w:r>
    </w:p>
    <w:p w14:paraId="1CDF0275" w14:textId="77777777" w:rsidR="00D71592" w:rsidRDefault="007C0FF3" w:rsidP="004F7B39">
      <w:pPr>
        <w:pStyle w:val="bdialogue"/>
        <w:rPr>
          <w:ins w:id="10818" w:author="Copy Editor" w:date="2026-10-08T04:27:00Z" w16du:dateUtc="2026-10-08T01:27:00Z"/>
        </w:rPr>
      </w:pPr>
      <w:r>
        <w:t xml:space="preserve">No wonder I felt life was very quiet and for company started going to dances.  I met Liz and we seemed to get on well.  </w:t>
      </w:r>
    </w:p>
    <w:p w14:paraId="659963B2" w14:textId="77777777" w:rsidR="0041281E" w:rsidRDefault="007C0FF3" w:rsidP="004F7B39">
      <w:pPr>
        <w:pStyle w:val="bdialogue"/>
        <w:rPr>
          <w:ins w:id="10819" w:author="Copy Editor" w:date="2026-10-08T04:27:00Z" w16du:dateUtc="2026-10-08T01:27:00Z"/>
        </w:rPr>
      </w:pPr>
      <w:r>
        <w:t xml:space="preserve">I felt for her as she had an unhappy family life; she was adopted and her parents expected her to be grateful for taking her in. </w:t>
      </w:r>
    </w:p>
    <w:p w14:paraId="2F13AE19" w14:textId="77777777" w:rsidR="0041281E" w:rsidRPr="0041281E" w:rsidRDefault="0041281E" w:rsidP="0041281E">
      <w:pPr>
        <w:pStyle w:val="body"/>
        <w:rPr>
          <w:ins w:id="10820" w:author="Copy Editor" w:date="2026-10-08T04:27:00Z"/>
          <w:lang w:val="en-US"/>
        </w:rPr>
      </w:pPr>
      <w:ins w:id="10821" w:author="Copy Editor" w:date="2026-10-08T04:27:00Z">
        <w:r w:rsidRPr="0041281E">
          <w:rPr>
            <w:lang w:val="en-US"/>
          </w:rPr>
          <w:t>Liz talks quietly with Richard.</w:t>
        </w:r>
      </w:ins>
    </w:p>
    <w:p w14:paraId="485E69E3" w14:textId="0EC7EEBA" w:rsidR="00D71592" w:rsidRPr="0041281E" w:rsidRDefault="0041281E">
      <w:pPr>
        <w:pStyle w:val="bCHARACTER"/>
        <w:rPr>
          <w:ins w:id="10822" w:author="Copy Editor" w:date="2026-10-08T04:27:00Z" w16du:dateUtc="2026-10-08T01:27:00Z"/>
          <w:lang w:val="en-US"/>
          <w:rPrChange w:id="10823" w:author="Copy Editor" w:date="2026-10-08T04:27:00Z" w16du:dateUtc="2026-10-08T01:27:00Z">
            <w:rPr>
              <w:ins w:id="10824" w:author="Copy Editor" w:date="2026-10-08T04:27:00Z" w16du:dateUtc="2026-10-08T01:27:00Z"/>
            </w:rPr>
          </w:rPrChange>
        </w:rPr>
        <w:pPrChange w:id="10825" w:author="Copy Editor" w:date="2026-10-08T04:27:00Z" w16du:dateUtc="2026-10-08T01:27:00Z">
          <w:pPr>
            <w:pStyle w:val="bdialogue"/>
          </w:pPr>
        </w:pPrChange>
      </w:pPr>
      <w:ins w:id="10826" w:author="Copy Editor" w:date="2026-10-08T04:27:00Z">
        <w:r w:rsidRPr="0041281E">
          <w:rPr>
            <w:lang w:val="en-US"/>
          </w:rPr>
          <w:t>RICHARD (V.O.)</w:t>
        </w:r>
      </w:ins>
      <w:r w:rsidR="007C0FF3">
        <w:t xml:space="preserve"> </w:t>
      </w:r>
    </w:p>
    <w:p w14:paraId="73E37C0E" w14:textId="77777777" w:rsidR="0041281E" w:rsidRDefault="007C0FF3" w:rsidP="004F7B39">
      <w:pPr>
        <w:pStyle w:val="bdialogue"/>
        <w:rPr>
          <w:ins w:id="10827" w:author="Copy Editor" w:date="2026-10-08T04:27:00Z" w16du:dateUtc="2026-10-08T01:27:00Z"/>
        </w:rPr>
      </w:pPr>
      <w:r>
        <w:t xml:space="preserve">She had thought about tracing her natural Mother but had got no further than getting a copy of her original birth certificate.  </w:t>
      </w:r>
    </w:p>
    <w:p w14:paraId="72670198" w14:textId="77777777" w:rsidR="0072302B" w:rsidRDefault="007C0FF3" w:rsidP="004F7B39">
      <w:pPr>
        <w:pStyle w:val="bdialogue"/>
        <w:rPr>
          <w:ins w:id="10828" w:author="Copy Editor" w:date="2026-10-08T04:27:00Z" w16du:dateUtc="2026-10-08T01:27:00Z"/>
        </w:rPr>
      </w:pPr>
      <w:r>
        <w:t>The ‘</w:t>
      </w:r>
      <w:r w:rsidR="00AC6380">
        <w:t>great, unharnessed</w:t>
      </w:r>
      <w:r>
        <w:t xml:space="preserve"> forces of nature’ were on the move again.</w:t>
      </w:r>
    </w:p>
    <w:p w14:paraId="297A41C3" w14:textId="77777777" w:rsidR="0072302B" w:rsidRPr="0072302B" w:rsidRDefault="0072302B" w:rsidP="0072302B">
      <w:pPr>
        <w:pStyle w:val="body"/>
        <w:rPr>
          <w:ins w:id="10829" w:author="Copy Editor" w:date="2026-10-08T04:28:00Z"/>
          <w:b/>
          <w:bCs/>
          <w:lang w:val="en-US"/>
        </w:rPr>
      </w:pPr>
      <w:ins w:id="10830" w:author="Copy Editor" w:date="2026-10-08T04:28:00Z">
        <w:r w:rsidRPr="0072302B">
          <w:rPr>
            <w:b/>
            <w:bCs/>
            <w:lang w:val="en-US"/>
          </w:rPr>
          <w:t>INT. RICHARD’S HOUSE – DAY</w:t>
        </w:r>
      </w:ins>
    </w:p>
    <w:p w14:paraId="52399EBF" w14:textId="77777777" w:rsidR="0072302B" w:rsidRPr="0072302B" w:rsidRDefault="0072302B" w:rsidP="0072302B">
      <w:pPr>
        <w:pStyle w:val="body"/>
        <w:rPr>
          <w:ins w:id="10831" w:author="Copy Editor" w:date="2026-10-08T04:28:00Z"/>
          <w:lang w:val="en-US"/>
        </w:rPr>
      </w:pPr>
      <w:ins w:id="10832" w:author="Copy Editor" w:date="2026-10-08T04:28:00Z">
        <w:r w:rsidRPr="0072302B">
          <w:rPr>
            <w:lang w:val="en-US"/>
          </w:rPr>
          <w:t>Richard studies the address on Liz's birth certificate.</w:t>
        </w:r>
      </w:ins>
    </w:p>
    <w:p w14:paraId="078BD51D" w14:textId="77777777" w:rsidR="0072302B" w:rsidRPr="0072302B" w:rsidRDefault="0072302B">
      <w:pPr>
        <w:pStyle w:val="bCHARACTER"/>
        <w:rPr>
          <w:ins w:id="10833" w:author="Copy Editor" w:date="2026-10-08T04:28:00Z"/>
          <w:lang w:val="en-US"/>
        </w:rPr>
        <w:pPrChange w:id="10834" w:author="Copy Editor" w:date="2026-10-08T04:28:00Z" w16du:dateUtc="2026-10-08T01:28:00Z">
          <w:pPr>
            <w:pStyle w:val="body"/>
          </w:pPr>
        </w:pPrChange>
      </w:pPr>
      <w:ins w:id="10835" w:author="Copy Editor" w:date="2026-10-08T04:28:00Z">
        <w:r w:rsidRPr="0072302B">
          <w:rPr>
            <w:lang w:val="en-US"/>
          </w:rPr>
          <w:t>RICHARD (V.O.)</w:t>
        </w:r>
      </w:ins>
    </w:p>
    <w:p w14:paraId="6FA94CA4" w14:textId="77777777" w:rsidR="0072302B" w:rsidRDefault="007C0FF3" w:rsidP="0072302B">
      <w:pPr>
        <w:pStyle w:val="bdialogue"/>
        <w:rPr>
          <w:ins w:id="10836" w:author="Copy Editor" w:date="2026-10-08T04:28:00Z" w16du:dateUtc="2026-10-08T01:28:00Z"/>
        </w:rPr>
      </w:pPr>
      <w:del w:id="10837" w:author="Copy Editor" w:date="2026-10-08T04:28:00Z" w16du:dateUtc="2026-10-08T01:28:00Z">
        <w:r w:rsidDel="0072302B">
          <w:delText xml:space="preserve">  </w:delText>
        </w:r>
      </w:del>
      <w:r>
        <w:t xml:space="preserve">The address on the certificate was just round the corner from me, in the street where my mate Brian lived. </w:t>
      </w:r>
    </w:p>
    <w:p w14:paraId="395D371C" w14:textId="77777777" w:rsidR="0072302B" w:rsidRPr="0072302B" w:rsidRDefault="0072302B" w:rsidP="0072302B">
      <w:pPr>
        <w:pStyle w:val="body"/>
        <w:rPr>
          <w:ins w:id="10838" w:author="Copy Editor" w:date="2026-10-08T04:28:00Z"/>
          <w:b/>
          <w:bCs/>
          <w:lang w:val="en-US"/>
        </w:rPr>
      </w:pPr>
      <w:ins w:id="10839" w:author="Copy Editor" w:date="2026-10-08T04:28:00Z">
        <w:r w:rsidRPr="0072302B">
          <w:rPr>
            <w:b/>
            <w:bCs/>
            <w:lang w:val="en-US"/>
          </w:rPr>
          <w:t>EXT. BRIAN’S HOUSE – DAY</w:t>
        </w:r>
      </w:ins>
    </w:p>
    <w:p w14:paraId="48180D01" w14:textId="77777777" w:rsidR="0072302B" w:rsidRPr="0072302B" w:rsidRDefault="0072302B" w:rsidP="0072302B">
      <w:pPr>
        <w:pStyle w:val="body"/>
        <w:rPr>
          <w:ins w:id="10840" w:author="Copy Editor" w:date="2026-10-08T04:28:00Z"/>
          <w:lang w:val="en-US"/>
        </w:rPr>
      </w:pPr>
      <w:ins w:id="10841" w:author="Copy Editor" w:date="2026-10-08T04:28:00Z">
        <w:r w:rsidRPr="0072302B">
          <w:rPr>
            <w:lang w:val="en-US"/>
          </w:rPr>
          <w:t>Richard and BRIAN talk.</w:t>
        </w:r>
      </w:ins>
    </w:p>
    <w:p w14:paraId="5DB7C56A" w14:textId="77777777" w:rsidR="0072302B" w:rsidRPr="0072302B" w:rsidRDefault="0072302B">
      <w:pPr>
        <w:pStyle w:val="bCHARACTER"/>
        <w:rPr>
          <w:ins w:id="10842" w:author="Copy Editor" w:date="2026-10-08T04:28:00Z"/>
          <w:lang w:val="en-US"/>
        </w:rPr>
        <w:pPrChange w:id="10843" w:author="Copy Editor" w:date="2026-10-08T04:28:00Z" w16du:dateUtc="2026-10-08T01:28:00Z">
          <w:pPr>
            <w:pStyle w:val="body"/>
          </w:pPr>
        </w:pPrChange>
      </w:pPr>
      <w:ins w:id="10844" w:author="Copy Editor" w:date="2026-10-08T04:28:00Z">
        <w:r w:rsidRPr="0072302B">
          <w:rPr>
            <w:lang w:val="en-US"/>
          </w:rPr>
          <w:t>RICHARD (V.O.)</w:t>
        </w:r>
      </w:ins>
    </w:p>
    <w:p w14:paraId="10305A88" w14:textId="77777777" w:rsidR="009A7C26" w:rsidRDefault="007C0FF3" w:rsidP="009A7C26">
      <w:pPr>
        <w:pStyle w:val="bdialogue"/>
        <w:rPr>
          <w:ins w:id="10845" w:author="Copy Editor" w:date="2026-10-08T04:28:00Z" w16du:dateUtc="2026-10-08T01:28:00Z"/>
        </w:rPr>
      </w:pPr>
      <w:del w:id="10846" w:author="Copy Editor" w:date="2026-10-08T04:28:00Z" w16du:dateUtc="2026-10-08T01:28:00Z">
        <w:r w:rsidDel="009A7C26">
          <w:delText xml:space="preserve"> </w:delText>
        </w:r>
      </w:del>
      <w:r>
        <w:t xml:space="preserve">Brian and I had met when we were both in the TA.  He was in the military </w:t>
      </w:r>
      <w:r w:rsidR="00AC6380">
        <w:t>police;</w:t>
      </w:r>
      <w:r>
        <w:t xml:space="preserve"> his wife was in another signals unit although we knew each other and sometimes shared transport our friendship really developed when I bought </w:t>
      </w:r>
      <w:r>
        <w:lastRenderedPageBreak/>
        <w:t xml:space="preserve">my house which </w:t>
      </w:r>
      <w:r w:rsidR="00AC6380">
        <w:t>was</w:t>
      </w:r>
      <w:r>
        <w:t xml:space="preserve"> just round the corner from him. </w:t>
      </w:r>
    </w:p>
    <w:p w14:paraId="35AE605D" w14:textId="77777777" w:rsidR="009A7C26" w:rsidRDefault="007C0FF3" w:rsidP="009A7C26">
      <w:pPr>
        <w:pStyle w:val="bdialogue"/>
        <w:rPr>
          <w:ins w:id="10847" w:author="Copy Editor" w:date="2026-10-08T04:29:00Z" w16du:dateUtc="2026-10-08T01:29:00Z"/>
        </w:rPr>
      </w:pPr>
      <w:del w:id="10848" w:author="Copy Editor" w:date="2026-10-08T04:28:00Z" w16du:dateUtc="2026-10-08T01:28:00Z">
        <w:r w:rsidDel="009A7C26">
          <w:delText xml:space="preserve"> </w:delText>
        </w:r>
      </w:del>
      <w:r>
        <w:t xml:space="preserve">Anyway, he knew Liz’s birth family and they were rough. </w:t>
      </w:r>
    </w:p>
    <w:p w14:paraId="45F05F66" w14:textId="77777777" w:rsidR="00D231E8" w:rsidRPr="00D231E8" w:rsidRDefault="00D231E8" w:rsidP="00D231E8">
      <w:pPr>
        <w:pStyle w:val="body"/>
        <w:rPr>
          <w:ins w:id="10849" w:author="Copy Editor" w:date="2026-10-08T04:29:00Z"/>
          <w:b/>
          <w:bCs/>
          <w:lang w:val="en-US"/>
        </w:rPr>
      </w:pPr>
      <w:ins w:id="10850" w:author="Copy Editor" w:date="2026-10-08T04:29:00Z">
        <w:r w:rsidRPr="00D231E8">
          <w:rPr>
            <w:b/>
            <w:bCs/>
            <w:lang w:val="en-US"/>
          </w:rPr>
          <w:t>EXT. STREET – DAY</w:t>
        </w:r>
      </w:ins>
    </w:p>
    <w:p w14:paraId="3188B33B" w14:textId="41147C0D" w:rsidR="00D231E8" w:rsidRPr="00D231E8" w:rsidRDefault="00D231E8" w:rsidP="00D231E8">
      <w:pPr>
        <w:pStyle w:val="body"/>
        <w:rPr>
          <w:ins w:id="10851" w:author="Copy Editor" w:date="2026-10-08T04:29:00Z"/>
          <w:lang w:val="en-US"/>
        </w:rPr>
      </w:pPr>
      <w:ins w:id="10852" w:author="Copy Editor" w:date="2026-10-08T04:29:00Z">
        <w:r w:rsidRPr="00D231E8">
          <w:rPr>
            <w:lang w:val="en-US"/>
          </w:rPr>
          <w:t xml:space="preserve">Liz drives slowly past </w:t>
        </w:r>
      </w:ins>
      <w:ins w:id="10853" w:author="Copy Editor" w:date="2026-10-08T04:30:00Z" w16du:dateUtc="2026-10-08T01:30:00Z">
        <w:r w:rsidR="001714E0" w:rsidRPr="00D231E8">
          <w:rPr>
            <w:lang w:val="en-US"/>
          </w:rPr>
          <w:t>the house</w:t>
        </w:r>
      </w:ins>
      <w:ins w:id="10854" w:author="Copy Editor" w:date="2026-10-08T04:29:00Z">
        <w:r w:rsidRPr="00D231E8">
          <w:rPr>
            <w:lang w:val="en-US"/>
          </w:rPr>
          <w:t>.</w:t>
        </w:r>
      </w:ins>
    </w:p>
    <w:p w14:paraId="6450BCD7" w14:textId="77777777" w:rsidR="00D231E8" w:rsidRPr="00D231E8" w:rsidRDefault="00D231E8" w:rsidP="00D231E8">
      <w:pPr>
        <w:pStyle w:val="body"/>
        <w:rPr>
          <w:ins w:id="10855" w:author="Copy Editor" w:date="2026-10-08T04:29:00Z"/>
          <w:lang w:val="en-US"/>
        </w:rPr>
      </w:pPr>
      <w:ins w:id="10856" w:author="Copy Editor" w:date="2026-10-08T04:29:00Z">
        <w:r w:rsidRPr="00D231E8">
          <w:rPr>
            <w:lang w:val="en-US"/>
          </w:rPr>
          <w:t>She parks nearby.</w:t>
        </w:r>
      </w:ins>
    </w:p>
    <w:p w14:paraId="08697F37" w14:textId="77777777" w:rsidR="00D231E8" w:rsidRPr="00D231E8" w:rsidRDefault="00D231E8" w:rsidP="00D231E8">
      <w:pPr>
        <w:pStyle w:val="body"/>
        <w:rPr>
          <w:ins w:id="10857" w:author="Copy Editor" w:date="2026-10-08T04:29:00Z"/>
          <w:lang w:val="en-US"/>
        </w:rPr>
      </w:pPr>
      <w:ins w:id="10858" w:author="Copy Editor" w:date="2026-10-08T04:29:00Z">
        <w:r w:rsidRPr="00D231E8">
          <w:rPr>
            <w:lang w:val="en-US"/>
          </w:rPr>
          <w:t>She sits in the car looking toward it.</w:t>
        </w:r>
      </w:ins>
    </w:p>
    <w:p w14:paraId="5242252A" w14:textId="77777777" w:rsidR="00D231E8" w:rsidRPr="00D231E8" w:rsidRDefault="00D231E8">
      <w:pPr>
        <w:pStyle w:val="bCHARACTER"/>
        <w:rPr>
          <w:ins w:id="10859" w:author="Copy Editor" w:date="2026-10-08T04:29:00Z"/>
          <w:lang w:val="en-US"/>
        </w:rPr>
        <w:pPrChange w:id="10860" w:author="Copy Editor" w:date="2026-10-08T04:29:00Z" w16du:dateUtc="2026-10-08T01:29:00Z">
          <w:pPr>
            <w:pStyle w:val="body"/>
          </w:pPr>
        </w:pPrChange>
      </w:pPr>
      <w:ins w:id="10861" w:author="Copy Editor" w:date="2026-10-08T04:29:00Z">
        <w:r w:rsidRPr="00D231E8">
          <w:rPr>
            <w:lang w:val="en-US"/>
          </w:rPr>
          <w:t>RICHARD (V.O.)</w:t>
        </w:r>
      </w:ins>
    </w:p>
    <w:p w14:paraId="5DFB2B55" w14:textId="77777777" w:rsidR="00D231E8" w:rsidRDefault="007C0FF3" w:rsidP="009A7C26">
      <w:pPr>
        <w:pStyle w:val="bdialogue"/>
        <w:rPr>
          <w:ins w:id="10862" w:author="Copy Editor" w:date="2026-10-08T04:29:00Z" w16du:dateUtc="2026-10-08T01:29:00Z"/>
        </w:rPr>
      </w:pPr>
      <w:r>
        <w:t xml:space="preserve">Liz took to driving round and sitting outside the house getting morbid, if we were to have any future that had to be sorted. </w:t>
      </w:r>
    </w:p>
    <w:p w14:paraId="62E2AF7C" w14:textId="00665A0C" w:rsidR="001714E0" w:rsidRPr="001714E0" w:rsidRDefault="007C0FF3" w:rsidP="001714E0">
      <w:pPr>
        <w:pStyle w:val="body"/>
        <w:rPr>
          <w:ins w:id="10863" w:author="Copy Editor" w:date="2026-10-08T04:30:00Z"/>
          <w:b/>
          <w:bCs/>
          <w:lang w:val="en-US"/>
        </w:rPr>
      </w:pPr>
      <w:del w:id="10864" w:author="Copy Editor" w:date="2026-10-08T04:29:00Z" w16du:dateUtc="2026-10-08T01:29:00Z">
        <w:r w:rsidDel="00D231E8">
          <w:delText xml:space="preserve"> </w:delText>
        </w:r>
      </w:del>
      <w:del w:id="10865" w:author="Copy Editor" w:date="2026-10-08T04:30:00Z" w16du:dateUtc="2026-10-08T01:30:00Z">
        <w:r w:rsidDel="001714E0">
          <w:delText>With her permission I phoned one day and asked to speak to Margaret.</w:delText>
        </w:r>
      </w:del>
      <w:ins w:id="10866" w:author="Copy Editor" w:date="2026-10-08T04:30:00Z" w16du:dateUtc="2026-10-08T01:30:00Z">
        <w:r w:rsidR="001714E0" w:rsidRPr="001714E0">
          <w:rPr>
            <w:rFonts w:ascii="Times New Roman" w:eastAsia="Times New Roman" w:hAnsi="Times New Roman" w:cs="Times New Roman"/>
            <w:b/>
            <w:bCs/>
            <w:color w:val="auto"/>
            <w:kern w:val="0"/>
            <w:sz w:val="27"/>
            <w:szCs w:val="27"/>
            <w:lang w:val="en-US" w:eastAsia="en-US" w:bidi="ar-SA"/>
          </w:rPr>
          <w:t xml:space="preserve"> </w:t>
        </w:r>
      </w:ins>
      <w:ins w:id="10867" w:author="Copy Editor" w:date="2026-10-08T04:30:00Z">
        <w:r w:rsidR="001714E0" w:rsidRPr="001714E0">
          <w:rPr>
            <w:b/>
            <w:bCs/>
            <w:lang w:val="en-US"/>
          </w:rPr>
          <w:t>INT. RICHARD’S HOUSE – DAY</w:t>
        </w:r>
      </w:ins>
    </w:p>
    <w:p w14:paraId="2D731CB6" w14:textId="77777777" w:rsidR="001714E0" w:rsidRPr="001714E0" w:rsidRDefault="001714E0" w:rsidP="001714E0">
      <w:pPr>
        <w:pStyle w:val="body"/>
        <w:rPr>
          <w:ins w:id="10868" w:author="Copy Editor" w:date="2026-10-08T04:30:00Z"/>
          <w:lang w:val="en-US"/>
        </w:rPr>
      </w:pPr>
      <w:ins w:id="10869" w:author="Copy Editor" w:date="2026-10-08T04:30:00Z">
        <w:r w:rsidRPr="001714E0">
          <w:rPr>
            <w:lang w:val="en-US"/>
          </w:rPr>
          <w:t>Richard sits beside the telephone.</w:t>
        </w:r>
      </w:ins>
    </w:p>
    <w:p w14:paraId="342144D7" w14:textId="77777777" w:rsidR="001714E0" w:rsidRPr="001714E0" w:rsidRDefault="001714E0" w:rsidP="001714E0">
      <w:pPr>
        <w:pStyle w:val="body"/>
        <w:rPr>
          <w:ins w:id="10870" w:author="Copy Editor" w:date="2026-10-08T04:30:00Z"/>
          <w:lang w:val="en-US"/>
        </w:rPr>
      </w:pPr>
      <w:ins w:id="10871" w:author="Copy Editor" w:date="2026-10-08T04:30:00Z">
        <w:r w:rsidRPr="001714E0">
          <w:rPr>
            <w:lang w:val="en-US"/>
          </w:rPr>
          <w:t>Liz is nearby.</w:t>
        </w:r>
      </w:ins>
    </w:p>
    <w:p w14:paraId="7B5AB3F5" w14:textId="77777777" w:rsidR="001714E0" w:rsidRPr="001714E0" w:rsidRDefault="001714E0" w:rsidP="001714E0">
      <w:pPr>
        <w:pStyle w:val="body"/>
        <w:rPr>
          <w:ins w:id="10872" w:author="Copy Editor" w:date="2026-10-08T04:30:00Z"/>
          <w:lang w:val="en-US"/>
        </w:rPr>
      </w:pPr>
      <w:ins w:id="10873" w:author="Copy Editor" w:date="2026-10-08T04:30:00Z">
        <w:r w:rsidRPr="001714E0">
          <w:rPr>
            <w:lang w:val="en-US"/>
          </w:rPr>
          <w:t>She gives him permission to make the call.</w:t>
        </w:r>
      </w:ins>
    </w:p>
    <w:p w14:paraId="61B6C59F" w14:textId="77777777" w:rsidR="001714E0" w:rsidRPr="001714E0" w:rsidRDefault="001714E0" w:rsidP="001714E0">
      <w:pPr>
        <w:pStyle w:val="body"/>
        <w:rPr>
          <w:ins w:id="10874" w:author="Copy Editor" w:date="2026-10-08T04:30:00Z"/>
          <w:lang w:val="en-US"/>
        </w:rPr>
      </w:pPr>
      <w:ins w:id="10875" w:author="Copy Editor" w:date="2026-10-08T04:30:00Z">
        <w:r w:rsidRPr="001714E0">
          <w:rPr>
            <w:lang w:val="en-US"/>
          </w:rPr>
          <w:t>Richard dials.</w:t>
        </w:r>
      </w:ins>
    </w:p>
    <w:p w14:paraId="3BC85C46" w14:textId="77777777" w:rsidR="001714E0" w:rsidRPr="001714E0" w:rsidRDefault="001714E0" w:rsidP="001714E0">
      <w:pPr>
        <w:pStyle w:val="body"/>
        <w:rPr>
          <w:ins w:id="10876" w:author="Copy Editor" w:date="2026-10-08T04:30:00Z"/>
          <w:b/>
          <w:bCs/>
          <w:lang w:val="en-US"/>
        </w:rPr>
      </w:pPr>
      <w:ins w:id="10877" w:author="Copy Editor" w:date="2026-10-08T04:30:00Z">
        <w:r w:rsidRPr="001714E0">
          <w:rPr>
            <w:b/>
            <w:bCs/>
            <w:lang w:val="en-US"/>
          </w:rPr>
          <w:t>INTERCUT – TELEPHONE CONVERSATION</w:t>
        </w:r>
      </w:ins>
    </w:p>
    <w:p w14:paraId="1088B868" w14:textId="77777777" w:rsidR="001714E0" w:rsidRPr="001714E0" w:rsidRDefault="001714E0" w:rsidP="001714E0">
      <w:pPr>
        <w:pStyle w:val="body"/>
        <w:rPr>
          <w:ins w:id="10878" w:author="Copy Editor" w:date="2026-10-08T04:30:00Z"/>
          <w:lang w:val="en-US"/>
        </w:rPr>
      </w:pPr>
      <w:ins w:id="10879" w:author="Copy Editor" w:date="2026-10-08T04:30:00Z">
        <w:r w:rsidRPr="001714E0">
          <w:rPr>
            <w:lang w:val="en-US"/>
          </w:rPr>
          <w:t>A WOMAN answers.</w:t>
        </w:r>
      </w:ins>
    </w:p>
    <w:p w14:paraId="5E4BDE1C" w14:textId="113CF867" w:rsidR="003439BF" w:rsidRDefault="00605A76">
      <w:pPr>
        <w:pStyle w:val="bCHARACTER"/>
        <w:pPrChange w:id="10880" w:author="Copy Editor" w:date="2026-10-08T04:30:00Z" w16du:dateUtc="2026-10-08T01:30:00Z">
          <w:pPr>
            <w:pStyle w:val="body"/>
          </w:pPr>
        </w:pPrChange>
      </w:pPr>
      <w:ins w:id="10881" w:author="Copy Editor" w:date="2026-10-08T04:30:00Z">
        <w:r w:rsidRPr="00605A76">
          <w:t>RICHARD</w:t>
        </w:r>
      </w:ins>
    </w:p>
    <w:p w14:paraId="2E14137A" w14:textId="7D8D70A1" w:rsidR="00605A76" w:rsidRDefault="007C0FF3" w:rsidP="004B3D80">
      <w:pPr>
        <w:pStyle w:val="bdialogue"/>
        <w:rPr>
          <w:ins w:id="10882" w:author="Copy Editor" w:date="2026-10-08T04:30:00Z" w16du:dateUtc="2026-10-08T01:30:00Z"/>
        </w:rPr>
      </w:pPr>
      <w:del w:id="10883" w:author="Copy Editor" w:date="2026-10-08T04:30:00Z" w16du:dateUtc="2026-10-08T01:30:00Z">
        <w:r w:rsidDel="00605A76">
          <w:delText>“</w:delText>
        </w:r>
      </w:del>
      <w:r>
        <w:t>I’m sorry there’s no Margaret here</w:t>
      </w:r>
      <w:ins w:id="10884" w:author="Copy Editor" w:date="2026-10-08T04:31:00Z" w16du:dateUtc="2026-10-08T01:31:00Z">
        <w:r w:rsidR="00605A76">
          <w:t>?</w:t>
        </w:r>
      </w:ins>
    </w:p>
    <w:p w14:paraId="5E4BDE1E" w14:textId="197B9353" w:rsidR="003439BF" w:rsidDel="00605A76" w:rsidRDefault="007C0FF3">
      <w:pPr>
        <w:pStyle w:val="bCHARACTER"/>
        <w:rPr>
          <w:del w:id="10885" w:author="Copy Editor" w:date="2026-10-08T04:31:00Z" w16du:dateUtc="2026-10-08T01:31:00Z"/>
        </w:rPr>
        <w:pPrChange w:id="10886" w:author="Copy Editor" w:date="2026-10-08T04:30:00Z" w16du:dateUtc="2026-10-08T01:30:00Z">
          <w:pPr>
            <w:pStyle w:val="bdialogue"/>
          </w:pPr>
        </w:pPrChange>
      </w:pPr>
      <w:del w:id="10887" w:author="Copy Editor" w:date="2026-10-08T04:30:00Z" w16du:dateUtc="2026-10-08T01:30:00Z">
        <w:r w:rsidDel="00605A76">
          <w:delText>”</w:delText>
        </w:r>
      </w:del>
      <w:del w:id="10888" w:author="Copy Editor" w:date="2026-10-08T04:31:00Z" w16du:dateUtc="2026-10-08T01:31:00Z">
        <w:r w:rsidDel="00605A76">
          <w:delText xml:space="preserve"> </w:delText>
        </w:r>
      </w:del>
    </w:p>
    <w:p w14:paraId="5E4BDE1F" w14:textId="0C54087F" w:rsidR="003439BF" w:rsidRDefault="007C0FF3" w:rsidP="004B3D80">
      <w:pPr>
        <w:pStyle w:val="bdialogue"/>
        <w:rPr>
          <w:ins w:id="10889" w:author="Copy Editor" w:date="2026-10-08T04:31:00Z" w16du:dateUtc="2026-10-08T01:31:00Z"/>
        </w:rPr>
      </w:pPr>
      <w:del w:id="10890" w:author="Copy Editor" w:date="2026-10-08T04:31:00Z" w16du:dateUtc="2026-10-08T01:31:00Z">
        <w:r w:rsidDel="00605A76">
          <w:delText>“</w:delText>
        </w:r>
      </w:del>
      <w:r>
        <w:t>Margaret Renyard?</w:t>
      </w:r>
      <w:del w:id="10891" w:author="Copy Editor" w:date="2026-10-08T04:31:00Z" w16du:dateUtc="2026-10-08T01:31:00Z">
        <w:r w:rsidDel="00605A76">
          <w:delText xml:space="preserve">” </w:delText>
        </w:r>
      </w:del>
      <w:r>
        <w:t xml:space="preserve"> </w:t>
      </w:r>
    </w:p>
    <w:p w14:paraId="76D58850" w14:textId="57BD3681" w:rsidR="00605A76" w:rsidRDefault="00605A76">
      <w:pPr>
        <w:pStyle w:val="bCHARACTER"/>
        <w:pPrChange w:id="10892" w:author="Copy Editor" w:date="2026-10-08T04:31:00Z" w16du:dateUtc="2026-10-08T01:31:00Z">
          <w:pPr>
            <w:pStyle w:val="bdialogue"/>
          </w:pPr>
        </w:pPrChange>
      </w:pPr>
      <w:ins w:id="10893" w:author="Copy Editor" w:date="2026-10-08T04:31:00Z" w16du:dateUtc="2026-10-08T01:31:00Z">
        <w:r>
          <w:t>WOMAN</w:t>
        </w:r>
      </w:ins>
    </w:p>
    <w:p w14:paraId="5E4BDE20" w14:textId="65E75499" w:rsidR="003439BF" w:rsidRDefault="007C0FF3" w:rsidP="004B3D80">
      <w:pPr>
        <w:pStyle w:val="bdialogue"/>
      </w:pPr>
      <w:del w:id="10894" w:author="Copy Editor" w:date="2026-10-08T04:31:00Z" w16du:dateUtc="2026-10-08T01:31:00Z">
        <w:r w:rsidDel="00605A76">
          <w:delText>“</w:delText>
        </w:r>
      </w:del>
      <w:r>
        <w:t xml:space="preserve">Ah, she doesn’t live here </w:t>
      </w:r>
      <w:r w:rsidR="005E4902">
        <w:t>anymore</w:t>
      </w:r>
      <w:r>
        <w:t xml:space="preserve"> and her name isn’t Renyard</w:t>
      </w:r>
      <w:del w:id="10895" w:author="Copy Editor" w:date="2026-10-08T04:31:00Z" w16du:dateUtc="2026-10-08T01:31:00Z">
        <w:r w:rsidDel="00605A76">
          <w:delText>”</w:delText>
        </w:r>
      </w:del>
      <w:r>
        <w:t xml:space="preserve"> </w:t>
      </w:r>
    </w:p>
    <w:p w14:paraId="0179B806" w14:textId="77777777" w:rsidR="00605A76" w:rsidRDefault="00605A76" w:rsidP="00605A76">
      <w:pPr>
        <w:pStyle w:val="bCHARACTER"/>
        <w:rPr>
          <w:ins w:id="10896" w:author="Copy Editor" w:date="2026-10-08T04:31:00Z" w16du:dateUtc="2026-10-08T01:31:00Z"/>
        </w:rPr>
      </w:pPr>
      <w:ins w:id="10897" w:author="Copy Editor" w:date="2026-10-08T04:31:00Z" w16du:dateUtc="2026-10-08T01:31:00Z">
        <w:r w:rsidRPr="00605A76">
          <w:t>RICHARD</w:t>
        </w:r>
      </w:ins>
    </w:p>
    <w:p w14:paraId="5E4BDE21" w14:textId="77777777" w:rsidR="003439BF" w:rsidRDefault="007C0FF3" w:rsidP="004B3D80">
      <w:pPr>
        <w:pStyle w:val="bdialogue"/>
      </w:pPr>
      <w:del w:id="10898" w:author="Copy Editor" w:date="2026-10-08T04:31:00Z" w16du:dateUtc="2026-10-08T01:31:00Z">
        <w:r w:rsidDel="00605A76">
          <w:delText>“</w:delText>
        </w:r>
      </w:del>
      <w:r>
        <w:t>I’m phoning on behalf of Georgiana, I expect you know who I’m referring to?</w:t>
      </w:r>
    </w:p>
    <w:p w14:paraId="6E0AC6A1" w14:textId="77777777" w:rsidR="00565A6E" w:rsidRDefault="00565A6E">
      <w:pPr>
        <w:pStyle w:val="bCHARACTER"/>
        <w:rPr>
          <w:ins w:id="10899" w:author="Copy Editor" w:date="2026-10-08T04:31:00Z" w16du:dateUtc="2026-10-08T01:31:00Z"/>
        </w:rPr>
        <w:pPrChange w:id="10900" w:author="Copy Editor" w:date="2026-10-08T04:31:00Z" w16du:dateUtc="2026-10-08T01:31:00Z">
          <w:pPr>
            <w:pStyle w:val="bdialogue"/>
          </w:pPr>
        </w:pPrChange>
      </w:pPr>
      <w:ins w:id="10901" w:author="Copy Editor" w:date="2026-10-08T04:31:00Z">
        <w:r w:rsidRPr="00565A6E">
          <w:t xml:space="preserve">WOMAN </w:t>
        </w:r>
      </w:ins>
    </w:p>
    <w:p w14:paraId="5E4BDE22" w14:textId="7AB4841A" w:rsidR="003439BF" w:rsidRDefault="007C0FF3" w:rsidP="004B3D80">
      <w:pPr>
        <w:pStyle w:val="bdialogue"/>
      </w:pPr>
      <w:del w:id="10902" w:author="Copy Editor" w:date="2026-10-08T04:31:00Z" w16du:dateUtc="2026-10-08T01:31:00Z">
        <w:r w:rsidDel="00565A6E">
          <w:lastRenderedPageBreak/>
          <w:delText>“</w:delText>
        </w:r>
      </w:del>
      <w:r>
        <w:t>Yes.</w:t>
      </w:r>
      <w:del w:id="10903" w:author="Copy Editor" w:date="2026-10-08T04:31:00Z" w16du:dateUtc="2026-10-08T01:31:00Z">
        <w:r w:rsidDel="00565A6E">
          <w:delText>”</w:delText>
        </w:r>
      </w:del>
    </w:p>
    <w:p w14:paraId="41415A38" w14:textId="77777777" w:rsidR="00565A6E" w:rsidRDefault="00565A6E" w:rsidP="00565A6E">
      <w:pPr>
        <w:pStyle w:val="bCHARACTER"/>
        <w:rPr>
          <w:ins w:id="10904" w:author="Copy Editor" w:date="2026-10-08T04:32:00Z" w16du:dateUtc="2026-10-08T01:32:00Z"/>
        </w:rPr>
      </w:pPr>
      <w:ins w:id="10905" w:author="Copy Editor" w:date="2026-10-08T04:32:00Z" w16du:dateUtc="2026-10-08T01:32:00Z">
        <w:r w:rsidRPr="00605A76">
          <w:t>RICHARD</w:t>
        </w:r>
      </w:ins>
    </w:p>
    <w:p w14:paraId="5E4BDE23" w14:textId="3E811EAE" w:rsidR="003439BF" w:rsidRDefault="007C0FF3" w:rsidP="004B3D80">
      <w:pPr>
        <w:pStyle w:val="bdialogue"/>
      </w:pPr>
      <w:del w:id="10906" w:author="Copy Editor" w:date="2026-10-08T04:32:00Z" w16du:dateUtc="2026-10-08T01:32:00Z">
        <w:r w:rsidDel="00565A6E">
          <w:delText>“</w:delText>
        </w:r>
      </w:del>
      <w:r>
        <w:t>Could you get in touch with her?</w:t>
      </w:r>
      <w:del w:id="10907" w:author="Copy Editor" w:date="2026-10-08T04:32:00Z" w16du:dateUtc="2026-10-08T01:32:00Z">
        <w:r w:rsidDel="00565A6E">
          <w:delText>”</w:delText>
        </w:r>
      </w:del>
    </w:p>
    <w:p w14:paraId="1561E4FC" w14:textId="77777777" w:rsidR="00565A6E" w:rsidRDefault="00565A6E" w:rsidP="00565A6E">
      <w:pPr>
        <w:pStyle w:val="bCHARACTER"/>
        <w:rPr>
          <w:ins w:id="10908" w:author="Copy Editor" w:date="2026-10-08T04:32:00Z" w16du:dateUtc="2026-10-08T01:32:00Z"/>
        </w:rPr>
      </w:pPr>
      <w:ins w:id="10909" w:author="Copy Editor" w:date="2026-10-08T04:32:00Z" w16du:dateUtc="2026-10-08T01:32:00Z">
        <w:r w:rsidRPr="00565A6E">
          <w:t xml:space="preserve">WOMAN </w:t>
        </w:r>
      </w:ins>
    </w:p>
    <w:p w14:paraId="5E4BDE24" w14:textId="444D386E" w:rsidR="003439BF" w:rsidRDefault="007C0FF3" w:rsidP="004B3D80">
      <w:pPr>
        <w:pStyle w:val="bdialogue"/>
      </w:pPr>
      <w:del w:id="10910" w:author="Copy Editor" w:date="2026-10-08T04:32:00Z" w16du:dateUtc="2026-10-08T01:32:00Z">
        <w:r w:rsidDel="00565A6E">
          <w:delText>“</w:delText>
        </w:r>
      </w:del>
      <w:r>
        <w:t>Yes</w:t>
      </w:r>
      <w:del w:id="10911" w:author="Copy Editor" w:date="2026-10-08T04:32:00Z" w16du:dateUtc="2026-10-08T01:32:00Z">
        <w:r w:rsidDel="00565A6E">
          <w:delText xml:space="preserve">” </w:delText>
        </w:r>
      </w:del>
      <w:r>
        <w:t xml:space="preserve"> </w:t>
      </w:r>
    </w:p>
    <w:p w14:paraId="4D484F0F" w14:textId="77777777" w:rsidR="00565A6E" w:rsidRDefault="00565A6E" w:rsidP="00565A6E">
      <w:pPr>
        <w:pStyle w:val="bCHARACTER"/>
        <w:rPr>
          <w:ins w:id="10912" w:author="Copy Editor" w:date="2026-10-08T04:32:00Z" w16du:dateUtc="2026-10-08T01:32:00Z"/>
        </w:rPr>
      </w:pPr>
      <w:ins w:id="10913" w:author="Copy Editor" w:date="2026-10-08T04:32:00Z" w16du:dateUtc="2026-10-08T01:32:00Z">
        <w:r w:rsidRPr="00605A76">
          <w:t>RICHARD</w:t>
        </w:r>
      </w:ins>
    </w:p>
    <w:p w14:paraId="5E4BDE25" w14:textId="548D8A2B" w:rsidR="003439BF" w:rsidRDefault="007C0FF3" w:rsidP="004B3D80">
      <w:pPr>
        <w:pStyle w:val="bdialogue"/>
      </w:pPr>
      <w:del w:id="10914" w:author="Copy Editor" w:date="2026-10-08T04:32:00Z" w16du:dateUtc="2026-10-08T01:32:00Z">
        <w:r w:rsidDel="00565A6E">
          <w:delText>“</w:delText>
        </w:r>
      </w:del>
      <w:r>
        <w:t>Could you ask her if she would like to meet?</w:t>
      </w:r>
      <w:del w:id="10915" w:author="Copy Editor" w:date="2026-10-08T04:32:00Z" w16du:dateUtc="2026-10-08T01:32:00Z">
        <w:r w:rsidDel="00565A6E">
          <w:delText>”</w:delText>
        </w:r>
      </w:del>
      <w:r>
        <w:t xml:space="preserve">  </w:t>
      </w:r>
    </w:p>
    <w:p w14:paraId="1A029FAA" w14:textId="77777777" w:rsidR="00565A6E" w:rsidRDefault="00565A6E" w:rsidP="00565A6E">
      <w:pPr>
        <w:pStyle w:val="bCHARACTER"/>
        <w:rPr>
          <w:ins w:id="10916" w:author="Copy Editor" w:date="2026-10-08T04:32:00Z" w16du:dateUtc="2026-10-08T01:32:00Z"/>
        </w:rPr>
      </w:pPr>
      <w:ins w:id="10917" w:author="Copy Editor" w:date="2026-10-08T04:32:00Z" w16du:dateUtc="2026-10-08T01:32:00Z">
        <w:r w:rsidRPr="00565A6E">
          <w:t xml:space="preserve">WOMAN </w:t>
        </w:r>
      </w:ins>
    </w:p>
    <w:p w14:paraId="5E4BDE26" w14:textId="125CD02E" w:rsidR="003439BF" w:rsidRDefault="007C0FF3" w:rsidP="004B3D80">
      <w:pPr>
        <w:pStyle w:val="bdialogue"/>
      </w:pPr>
      <w:del w:id="10918" w:author="Copy Editor" w:date="2026-10-08T04:32:00Z" w16du:dateUtc="2026-10-08T01:32:00Z">
        <w:r w:rsidDel="00565A6E">
          <w:delText>“</w:delText>
        </w:r>
      </w:del>
      <w:r>
        <w:t>Yes certainly</w:t>
      </w:r>
      <w:del w:id="10919" w:author="Copy Editor" w:date="2026-10-08T04:32:00Z" w16du:dateUtc="2026-10-08T01:32:00Z">
        <w:r w:rsidDel="00565A6E">
          <w:delText>”</w:delText>
        </w:r>
      </w:del>
      <w:r>
        <w:t xml:space="preserve">  </w:t>
      </w:r>
    </w:p>
    <w:p w14:paraId="248A9F59" w14:textId="77777777" w:rsidR="00565A6E" w:rsidRDefault="00565A6E" w:rsidP="00565A6E">
      <w:pPr>
        <w:pStyle w:val="bCHARACTER"/>
        <w:rPr>
          <w:ins w:id="10920" w:author="Copy Editor" w:date="2026-10-08T04:33:00Z" w16du:dateUtc="2026-10-08T01:33:00Z"/>
        </w:rPr>
      </w:pPr>
      <w:ins w:id="10921" w:author="Copy Editor" w:date="2026-10-08T04:33:00Z" w16du:dateUtc="2026-10-08T01:33:00Z">
        <w:r w:rsidRPr="00605A76">
          <w:t>RICHARD</w:t>
        </w:r>
      </w:ins>
    </w:p>
    <w:p w14:paraId="5E4BDE27" w14:textId="215AAECA" w:rsidR="003439BF" w:rsidRDefault="007C0FF3" w:rsidP="004B3D80">
      <w:pPr>
        <w:pStyle w:val="bdialogue"/>
      </w:pPr>
      <w:del w:id="10922" w:author="Copy Editor" w:date="2026-10-08T04:33:00Z" w16du:dateUtc="2026-10-08T01:33:00Z">
        <w:r w:rsidDel="00565A6E">
          <w:delText>“</w:delText>
        </w:r>
      </w:del>
      <w:r>
        <w:t>I’ll phone back in half an hour will that be OK?</w:t>
      </w:r>
      <w:del w:id="10923" w:author="Copy Editor" w:date="2026-10-08T04:33:00Z" w16du:dateUtc="2026-10-08T01:33:00Z">
        <w:r w:rsidDel="00565A6E">
          <w:delText xml:space="preserve">”  </w:delText>
        </w:r>
      </w:del>
    </w:p>
    <w:p w14:paraId="0772C606" w14:textId="77777777" w:rsidR="00565A6E" w:rsidRDefault="00565A6E" w:rsidP="00565A6E">
      <w:pPr>
        <w:pStyle w:val="bCHARACTER"/>
        <w:rPr>
          <w:ins w:id="10924" w:author="Copy Editor" w:date="2026-10-08T04:33:00Z" w16du:dateUtc="2026-10-08T01:33:00Z"/>
        </w:rPr>
      </w:pPr>
      <w:ins w:id="10925" w:author="Copy Editor" w:date="2026-10-08T04:33:00Z" w16du:dateUtc="2026-10-08T01:33:00Z">
        <w:r w:rsidRPr="00565A6E">
          <w:t xml:space="preserve">WOMAN </w:t>
        </w:r>
      </w:ins>
    </w:p>
    <w:p w14:paraId="5E4BDE28" w14:textId="50CBC917" w:rsidR="003439BF" w:rsidRDefault="007C0FF3" w:rsidP="004B3D80">
      <w:pPr>
        <w:pStyle w:val="bdialogue"/>
        <w:rPr>
          <w:ins w:id="10926" w:author="Copy Editor" w:date="2026-10-08T04:33:00Z" w16du:dateUtc="2026-10-08T01:33:00Z"/>
        </w:rPr>
      </w:pPr>
      <w:del w:id="10927" w:author="Copy Editor" w:date="2026-10-08T04:33:00Z" w16du:dateUtc="2026-10-08T01:33:00Z">
        <w:r w:rsidDel="00565A6E">
          <w:delText>“</w:delText>
        </w:r>
      </w:del>
      <w:r>
        <w:t>Fine</w:t>
      </w:r>
      <w:del w:id="10928" w:author="Copy Editor" w:date="2026-10-08T04:33:00Z" w16du:dateUtc="2026-10-08T01:33:00Z">
        <w:r w:rsidDel="00565A6E">
          <w:delText>”</w:delText>
        </w:r>
      </w:del>
      <w:r>
        <w:t>.</w:t>
      </w:r>
    </w:p>
    <w:p w14:paraId="33F27142" w14:textId="77777777" w:rsidR="00580FDD" w:rsidRPr="00580FDD" w:rsidRDefault="00580FDD" w:rsidP="00580FDD">
      <w:pPr>
        <w:pStyle w:val="body"/>
        <w:rPr>
          <w:ins w:id="10929" w:author="Copy Editor" w:date="2026-10-08T04:33:00Z"/>
          <w:lang w:val="en-US"/>
        </w:rPr>
      </w:pPr>
      <w:ins w:id="10930" w:author="Copy Editor" w:date="2026-10-08T04:33:00Z">
        <w:r w:rsidRPr="00580FDD">
          <w:rPr>
            <w:lang w:val="en-US"/>
          </w:rPr>
          <w:t>Richard hangs up.</w:t>
        </w:r>
      </w:ins>
    </w:p>
    <w:p w14:paraId="76EFBFDF" w14:textId="77777777" w:rsidR="00580FDD" w:rsidRPr="00580FDD" w:rsidRDefault="00580FDD" w:rsidP="00580FDD">
      <w:pPr>
        <w:pStyle w:val="body"/>
        <w:rPr>
          <w:ins w:id="10931" w:author="Copy Editor" w:date="2026-10-08T04:33:00Z"/>
          <w:lang w:val="en-US"/>
        </w:rPr>
      </w:pPr>
      <w:ins w:id="10932" w:author="Copy Editor" w:date="2026-10-08T04:33:00Z">
        <w:r w:rsidRPr="00580FDD">
          <w:rPr>
            <w:lang w:val="en-US"/>
          </w:rPr>
          <w:t>He looks at the clock.</w:t>
        </w:r>
      </w:ins>
    </w:p>
    <w:p w14:paraId="66A0D87A" w14:textId="77777777" w:rsidR="00580FDD" w:rsidRPr="00580FDD" w:rsidRDefault="00580FDD" w:rsidP="00580FDD">
      <w:pPr>
        <w:pStyle w:val="body"/>
        <w:rPr>
          <w:ins w:id="10933" w:author="Copy Editor" w:date="2026-10-08T04:33:00Z"/>
          <w:b/>
          <w:bCs/>
          <w:lang w:val="en-US"/>
        </w:rPr>
      </w:pPr>
      <w:ins w:id="10934" w:author="Copy Editor" w:date="2026-10-08T04:33:00Z">
        <w:r w:rsidRPr="00580FDD">
          <w:rPr>
            <w:b/>
            <w:bCs/>
            <w:lang w:val="en-US"/>
          </w:rPr>
          <w:t>INT. RICHARD’S HOUSE – LATER</w:t>
        </w:r>
      </w:ins>
    </w:p>
    <w:p w14:paraId="439DB3EF" w14:textId="77777777" w:rsidR="00580FDD" w:rsidRPr="00580FDD" w:rsidRDefault="00580FDD" w:rsidP="00580FDD">
      <w:pPr>
        <w:pStyle w:val="body"/>
        <w:rPr>
          <w:ins w:id="10935" w:author="Copy Editor" w:date="2026-10-08T04:33:00Z"/>
          <w:lang w:val="en-US"/>
        </w:rPr>
      </w:pPr>
      <w:ins w:id="10936" w:author="Copy Editor" w:date="2026-10-08T04:33:00Z">
        <w:r w:rsidRPr="00580FDD">
          <w:rPr>
            <w:lang w:val="en-US"/>
          </w:rPr>
          <w:t>Richard waits.</w:t>
        </w:r>
      </w:ins>
    </w:p>
    <w:p w14:paraId="140CBC15" w14:textId="77777777" w:rsidR="00580FDD" w:rsidRPr="00580FDD" w:rsidRDefault="00580FDD" w:rsidP="00580FDD">
      <w:pPr>
        <w:pStyle w:val="body"/>
        <w:rPr>
          <w:ins w:id="10937" w:author="Copy Editor" w:date="2026-10-08T04:33:00Z"/>
          <w:lang w:val="en-US"/>
        </w:rPr>
      </w:pPr>
      <w:ins w:id="10938" w:author="Copy Editor" w:date="2026-10-08T04:33:00Z">
        <w:r w:rsidRPr="00580FDD">
          <w:rPr>
            <w:lang w:val="en-US"/>
          </w:rPr>
          <w:t>The half-hour passes slowly.</w:t>
        </w:r>
      </w:ins>
    </w:p>
    <w:p w14:paraId="2261FBAE" w14:textId="1A7CDF44" w:rsidR="00580FDD" w:rsidRPr="00580FDD" w:rsidRDefault="00580FDD">
      <w:pPr>
        <w:pStyle w:val="bCHARACTER"/>
        <w:rPr>
          <w:lang w:val="en-US"/>
          <w:rPrChange w:id="10939" w:author="Copy Editor" w:date="2026-10-08T04:34:00Z" w16du:dateUtc="2026-10-08T01:34:00Z">
            <w:rPr/>
          </w:rPrChange>
        </w:rPr>
        <w:pPrChange w:id="10940" w:author="Copy Editor" w:date="2026-10-08T04:34:00Z" w16du:dateUtc="2026-10-08T01:34:00Z">
          <w:pPr>
            <w:pStyle w:val="bdialogue"/>
          </w:pPr>
        </w:pPrChange>
      </w:pPr>
      <w:ins w:id="10941" w:author="Copy Editor" w:date="2026-10-08T04:33:00Z">
        <w:r w:rsidRPr="00580FDD">
          <w:rPr>
            <w:lang w:val="en-US"/>
          </w:rPr>
          <w:t>RICHARD (V.O.)</w:t>
        </w:r>
      </w:ins>
    </w:p>
    <w:p w14:paraId="5E4BDE2A" w14:textId="4020164F" w:rsidR="003439BF" w:rsidRDefault="007C0FF3" w:rsidP="00580FDD">
      <w:pPr>
        <w:pStyle w:val="bdialogue"/>
        <w:rPr>
          <w:ins w:id="10942" w:author="Copy Editor" w:date="2026-10-08T04:34:00Z" w16du:dateUtc="2026-10-08T01:34:00Z"/>
        </w:rPr>
      </w:pPr>
      <w:r>
        <w:t xml:space="preserve">That half-hour took some getting </w:t>
      </w:r>
      <w:r w:rsidR="005E4902">
        <w:t>through,</w:t>
      </w:r>
      <w:r>
        <w:t xml:space="preserve"> but I phoned again. </w:t>
      </w:r>
    </w:p>
    <w:p w14:paraId="5A20161A" w14:textId="77777777" w:rsidR="00580FDD" w:rsidRPr="00580FDD" w:rsidRDefault="00580FDD" w:rsidP="00580FDD">
      <w:pPr>
        <w:pStyle w:val="body"/>
        <w:rPr>
          <w:ins w:id="10943" w:author="Copy Editor" w:date="2026-10-08T04:34:00Z"/>
          <w:lang w:val="en-US"/>
        </w:rPr>
      </w:pPr>
      <w:ins w:id="10944" w:author="Copy Editor" w:date="2026-10-08T04:34:00Z">
        <w:r w:rsidRPr="00580FDD">
          <w:rPr>
            <w:lang w:val="en-US"/>
          </w:rPr>
          <w:t>Richard dials.</w:t>
        </w:r>
      </w:ins>
    </w:p>
    <w:p w14:paraId="6D5A827B" w14:textId="2E677CF4" w:rsidR="00580FDD" w:rsidRPr="00640BF0" w:rsidRDefault="00580FDD">
      <w:pPr>
        <w:pStyle w:val="bCHARACTER"/>
        <w:rPr>
          <w:lang w:val="en-US"/>
          <w:rPrChange w:id="10945" w:author="Copy Editor" w:date="2026-10-08T04:34:00Z" w16du:dateUtc="2026-10-08T01:34:00Z">
            <w:rPr/>
          </w:rPrChange>
        </w:rPr>
        <w:pPrChange w:id="10946" w:author="Copy Editor" w:date="2026-10-08T04:34:00Z" w16du:dateUtc="2026-10-08T01:34:00Z">
          <w:pPr>
            <w:pStyle w:val="body"/>
          </w:pPr>
        </w:pPrChange>
      </w:pPr>
      <w:ins w:id="10947" w:author="Copy Editor" w:date="2026-10-08T04:34:00Z">
        <w:r w:rsidRPr="00580FDD">
          <w:rPr>
            <w:lang w:val="en-US"/>
          </w:rPr>
          <w:t>WOMAN (V.O.)</w:t>
        </w:r>
      </w:ins>
    </w:p>
    <w:p w14:paraId="04C9DB64" w14:textId="2E2DE6FA" w:rsidR="005E4902" w:rsidRDefault="005E4902" w:rsidP="004B3D80">
      <w:pPr>
        <w:pStyle w:val="bdialogue"/>
        <w:rPr>
          <w:ins w:id="10948" w:author="Copy Editor" w:date="2026-10-08T04:34:00Z" w16du:dateUtc="2026-10-08T01:34:00Z"/>
        </w:rPr>
      </w:pPr>
      <w:del w:id="10949" w:author="Copy Editor" w:date="2026-10-08T04:34:00Z" w16du:dateUtc="2026-10-08T01:34:00Z">
        <w:r w:rsidDel="00640BF0">
          <w:delText>”</w:delText>
        </w:r>
      </w:del>
      <w:r>
        <w:t>She</w:t>
      </w:r>
      <w:r w:rsidR="007C0FF3">
        <w:t xml:space="preserve"> has asked me to give you her phone number</w:t>
      </w:r>
      <w:ins w:id="10950" w:author="Copy Editor" w:date="2026-10-08T04:34:00Z" w16du:dateUtc="2026-10-08T01:34:00Z">
        <w:r w:rsidR="00640BF0">
          <w:t>.</w:t>
        </w:r>
      </w:ins>
      <w:del w:id="10951" w:author="Copy Editor" w:date="2026-10-08T04:34:00Z" w16du:dateUtc="2026-10-08T01:34:00Z">
        <w:r w:rsidR="007C0FF3" w:rsidDel="00640BF0">
          <w:delText xml:space="preserve">.”  </w:delText>
        </w:r>
      </w:del>
    </w:p>
    <w:p w14:paraId="440FE278" w14:textId="77777777" w:rsidR="00640BF0" w:rsidRPr="008414CA" w:rsidRDefault="00640BF0" w:rsidP="00640BF0">
      <w:pPr>
        <w:pStyle w:val="bCHARACTER"/>
        <w:rPr>
          <w:ins w:id="10952" w:author="Copy Editor" w:date="2026-10-08T04:34:00Z" w16du:dateUtc="2026-10-08T01:34:00Z"/>
          <w:lang w:val="en-US"/>
        </w:rPr>
      </w:pPr>
      <w:ins w:id="10953" w:author="Copy Editor" w:date="2026-10-08T04:34:00Z" w16du:dateUtc="2026-10-08T01:34:00Z">
        <w:r w:rsidRPr="00580FDD">
          <w:rPr>
            <w:lang w:val="en-US"/>
          </w:rPr>
          <w:t>RICHARD (V.O.)</w:t>
        </w:r>
      </w:ins>
    </w:p>
    <w:p w14:paraId="43203E49" w14:textId="16CF77DB" w:rsidR="00640BF0" w:rsidDel="00640BF0" w:rsidRDefault="00640BF0" w:rsidP="004B3D80">
      <w:pPr>
        <w:pStyle w:val="bdialogue"/>
        <w:rPr>
          <w:del w:id="10954" w:author="Copy Editor" w:date="2026-10-08T04:34:00Z" w16du:dateUtc="2026-10-08T01:34:00Z"/>
        </w:rPr>
      </w:pPr>
    </w:p>
    <w:p w14:paraId="5E4BDE2B" w14:textId="2D2BCFA6" w:rsidR="003439BF" w:rsidRDefault="007C0FF3" w:rsidP="00640BF0">
      <w:pPr>
        <w:pStyle w:val="bdialogue"/>
        <w:rPr>
          <w:ins w:id="10955" w:author="Copy Editor" w:date="2026-10-08T04:35:00Z" w16du:dateUtc="2026-10-08T01:35:00Z"/>
        </w:rPr>
      </w:pPr>
      <w:r>
        <w:t xml:space="preserve">I recognised it as a Christchurch number and rang it.  </w:t>
      </w:r>
    </w:p>
    <w:p w14:paraId="7CC1839D" w14:textId="77777777" w:rsidR="006F154C" w:rsidRPr="006F154C" w:rsidRDefault="006F154C" w:rsidP="006F154C">
      <w:pPr>
        <w:pStyle w:val="body"/>
        <w:rPr>
          <w:ins w:id="10956" w:author="Copy Editor" w:date="2026-10-08T04:35:00Z"/>
          <w:b/>
          <w:bCs/>
          <w:lang w:val="en-US"/>
        </w:rPr>
      </w:pPr>
      <w:ins w:id="10957" w:author="Copy Editor" w:date="2026-10-08T04:35:00Z">
        <w:r w:rsidRPr="006F154C">
          <w:rPr>
            <w:b/>
            <w:bCs/>
            <w:lang w:val="en-US"/>
          </w:rPr>
          <w:t>INTERCUT – TELEPHONE CONVERSATION</w:t>
        </w:r>
      </w:ins>
    </w:p>
    <w:p w14:paraId="26E3116D" w14:textId="77777777" w:rsidR="006F154C" w:rsidRPr="006F154C" w:rsidRDefault="006F154C" w:rsidP="006F154C">
      <w:pPr>
        <w:pStyle w:val="body"/>
        <w:rPr>
          <w:ins w:id="10958" w:author="Copy Editor" w:date="2026-10-08T04:35:00Z"/>
          <w:lang w:val="en-US"/>
        </w:rPr>
      </w:pPr>
      <w:ins w:id="10959" w:author="Copy Editor" w:date="2026-10-08T04:35:00Z">
        <w:r w:rsidRPr="006F154C">
          <w:rPr>
            <w:lang w:val="en-US"/>
          </w:rPr>
          <w:lastRenderedPageBreak/>
          <w:t>Margaret answers.</w:t>
        </w:r>
      </w:ins>
    </w:p>
    <w:p w14:paraId="512CB474" w14:textId="0934189D" w:rsidR="006F154C" w:rsidRPr="006F154C" w:rsidRDefault="006F154C">
      <w:pPr>
        <w:pStyle w:val="bCHARACTER"/>
        <w:rPr>
          <w:lang w:val="en-US"/>
          <w:rPrChange w:id="10960" w:author="Copy Editor" w:date="2026-10-08T04:35:00Z" w16du:dateUtc="2026-10-08T01:35:00Z">
            <w:rPr/>
          </w:rPrChange>
        </w:rPr>
        <w:pPrChange w:id="10961" w:author="Copy Editor" w:date="2026-10-08T04:35:00Z" w16du:dateUtc="2026-10-08T01:35:00Z">
          <w:pPr>
            <w:pStyle w:val="body"/>
          </w:pPr>
        </w:pPrChange>
      </w:pPr>
      <w:ins w:id="10962" w:author="Copy Editor" w:date="2026-10-08T04:35:00Z">
        <w:r w:rsidRPr="006F154C">
          <w:rPr>
            <w:lang w:val="en-US"/>
          </w:rPr>
          <w:t>RICHARD</w:t>
        </w:r>
      </w:ins>
    </w:p>
    <w:p w14:paraId="5E4BDE2C" w14:textId="1C0EB8B8" w:rsidR="003439BF" w:rsidRDefault="007C0FF3" w:rsidP="004B3D80">
      <w:pPr>
        <w:pStyle w:val="bdialogue"/>
      </w:pPr>
      <w:del w:id="10963" w:author="Copy Editor" w:date="2026-10-08T04:35:00Z" w16du:dateUtc="2026-10-08T01:35:00Z">
        <w:r w:rsidDel="006F154C">
          <w:delText>“</w:delText>
        </w:r>
      </w:del>
      <w:r>
        <w:t>Would you like to meet?</w:t>
      </w:r>
      <w:del w:id="10964" w:author="Copy Editor" w:date="2026-10-08T04:35:00Z" w16du:dateUtc="2026-10-08T01:35:00Z">
        <w:r w:rsidDel="006F154C">
          <w:delText>”</w:delText>
        </w:r>
      </w:del>
      <w:r>
        <w:t xml:space="preserve">  </w:t>
      </w:r>
    </w:p>
    <w:p w14:paraId="69175262" w14:textId="0C598F63" w:rsidR="006F154C" w:rsidRDefault="006F154C">
      <w:pPr>
        <w:pStyle w:val="bCHARACTER"/>
        <w:rPr>
          <w:ins w:id="10965" w:author="Copy Editor" w:date="2026-10-08T04:35:00Z" w16du:dateUtc="2026-10-08T01:35:00Z"/>
        </w:rPr>
        <w:pPrChange w:id="10966" w:author="Copy Editor" w:date="2026-10-08T04:35:00Z" w16du:dateUtc="2026-10-08T01:35:00Z">
          <w:pPr>
            <w:pStyle w:val="bdialogue"/>
          </w:pPr>
        </w:pPrChange>
      </w:pPr>
      <w:ins w:id="10967" w:author="Copy Editor" w:date="2026-10-08T04:35:00Z">
        <w:r w:rsidRPr="006F154C">
          <w:t>MARGARET</w:t>
        </w:r>
      </w:ins>
    </w:p>
    <w:p w14:paraId="5E4BDE2D" w14:textId="6DFB71B4" w:rsidR="003439BF" w:rsidRDefault="007C0FF3" w:rsidP="004B3D80">
      <w:pPr>
        <w:pStyle w:val="bdialogue"/>
      </w:pPr>
      <w:del w:id="10968" w:author="Copy Editor" w:date="2026-10-08T04:35:00Z" w16du:dateUtc="2026-10-08T01:35:00Z">
        <w:r w:rsidDel="006F154C">
          <w:delText>“</w:delText>
        </w:r>
      </w:del>
      <w:r w:rsidR="005E4902">
        <w:t>Yes,</w:t>
      </w:r>
      <w:r>
        <w:t xml:space="preserve"> I would</w:t>
      </w:r>
      <w:del w:id="10969" w:author="Copy Editor" w:date="2026-10-08T04:35:00Z" w16du:dateUtc="2026-10-08T01:35:00Z">
        <w:r w:rsidDel="006F154C">
          <w:delText>”</w:delText>
        </w:r>
      </w:del>
      <w:r>
        <w:t xml:space="preserve">  </w:t>
      </w:r>
    </w:p>
    <w:p w14:paraId="7C8C1745" w14:textId="77777777" w:rsidR="009E7C35" w:rsidRPr="008414CA" w:rsidRDefault="009E7C35" w:rsidP="009E7C35">
      <w:pPr>
        <w:pStyle w:val="bCHARACTER"/>
        <w:rPr>
          <w:ins w:id="10970" w:author="Copy Editor" w:date="2026-10-08T04:35:00Z" w16du:dateUtc="2026-10-08T01:35:00Z"/>
          <w:lang w:val="en-US"/>
        </w:rPr>
      </w:pPr>
      <w:ins w:id="10971" w:author="Copy Editor" w:date="2026-10-08T04:35:00Z" w16du:dateUtc="2026-10-08T01:35:00Z">
        <w:r w:rsidRPr="006F154C">
          <w:rPr>
            <w:lang w:val="en-US"/>
          </w:rPr>
          <w:t>RICHARD</w:t>
        </w:r>
      </w:ins>
    </w:p>
    <w:p w14:paraId="7A33033B" w14:textId="6A2BDBDE" w:rsidR="005E4902" w:rsidRDefault="007C0FF3" w:rsidP="004B3D80">
      <w:pPr>
        <w:pStyle w:val="bdialogue"/>
      </w:pPr>
      <w:del w:id="10972" w:author="Copy Editor" w:date="2026-10-08T04:35:00Z" w16du:dateUtc="2026-10-08T01:35:00Z">
        <w:r w:rsidDel="009E7C35">
          <w:delText>“</w:delText>
        </w:r>
      </w:del>
      <w:r>
        <w:t>Could I have your address please?</w:t>
      </w:r>
      <w:del w:id="10973" w:author="Copy Editor" w:date="2026-10-08T04:35:00Z" w16du:dateUtc="2026-10-08T01:35:00Z">
        <w:r w:rsidDel="009E7C35">
          <w:delText>”</w:delText>
        </w:r>
      </w:del>
    </w:p>
    <w:p w14:paraId="19CA1083" w14:textId="77777777" w:rsidR="009E7C35" w:rsidRPr="009E7C35" w:rsidRDefault="009E7C35">
      <w:pPr>
        <w:pStyle w:val="body"/>
        <w:rPr>
          <w:ins w:id="10974" w:author="Copy Editor" w:date="2026-10-08T04:36:00Z"/>
          <w:lang w:val="en-US"/>
        </w:rPr>
        <w:pPrChange w:id="10975" w:author="Copy Editor" w:date="2026-10-08T04:36:00Z" w16du:dateUtc="2026-10-08T01:36:00Z">
          <w:pPr>
            <w:pStyle w:val="bdialogue"/>
          </w:pPr>
        </w:pPrChange>
      </w:pPr>
      <w:ins w:id="10976" w:author="Copy Editor" w:date="2026-10-08T04:36:00Z">
        <w:r w:rsidRPr="009E7C35">
          <w:rPr>
            <w:lang w:val="en-US"/>
          </w:rPr>
          <w:t>Margaret dictates the address.</w:t>
        </w:r>
      </w:ins>
    </w:p>
    <w:p w14:paraId="77E83A0B" w14:textId="77777777" w:rsidR="009E7C35" w:rsidRPr="009E7C35" w:rsidRDefault="009E7C35">
      <w:pPr>
        <w:pStyle w:val="body"/>
        <w:rPr>
          <w:ins w:id="10977" w:author="Copy Editor" w:date="2026-10-08T04:36:00Z"/>
          <w:lang w:val="en-US"/>
        </w:rPr>
        <w:pPrChange w:id="10978" w:author="Copy Editor" w:date="2026-10-08T04:36:00Z" w16du:dateUtc="2026-10-08T01:36:00Z">
          <w:pPr>
            <w:pStyle w:val="bdialogue"/>
          </w:pPr>
        </w:pPrChange>
      </w:pPr>
      <w:ins w:id="10979" w:author="Copy Editor" w:date="2026-10-08T04:36:00Z">
        <w:r w:rsidRPr="009E7C35">
          <w:rPr>
            <w:lang w:val="en-US"/>
          </w:rPr>
          <w:t>Richard writes it down.</w:t>
        </w:r>
      </w:ins>
    </w:p>
    <w:p w14:paraId="7F0DE3B8" w14:textId="3F0C5D1B" w:rsidR="009E7C35" w:rsidRDefault="007C0FF3">
      <w:pPr>
        <w:pStyle w:val="bCHARACTER"/>
        <w:pPrChange w:id="10980" w:author="Copy Editor" w:date="2026-10-08T04:36:00Z" w16du:dateUtc="2026-10-08T01:36:00Z">
          <w:pPr>
            <w:pStyle w:val="body"/>
          </w:pPr>
        </w:pPrChange>
      </w:pPr>
      <w:del w:id="10981" w:author="Copy Editor" w:date="2026-10-08T04:36:00Z" w16du:dateUtc="2026-10-08T01:36:00Z">
        <w:r w:rsidDel="009E7C35">
          <w:delText>I wrote it down as she dictated it.</w:delText>
        </w:r>
      </w:del>
      <w:ins w:id="10982" w:author="Copy Editor" w:date="2026-10-08T04:36:00Z" w16du:dateUtc="2026-10-08T01:36:00Z">
        <w:r w:rsidR="00C10A8B" w:rsidRPr="00C10A8B">
          <w:rPr>
            <w:rFonts w:ascii="Liberation Serif" w:hAnsi="Liberation Serif" w:cs="Lucida Sans"/>
            <w:color w:val="auto"/>
          </w:rPr>
          <w:t xml:space="preserve"> </w:t>
        </w:r>
      </w:ins>
      <w:ins w:id="10983" w:author="Copy Editor" w:date="2026-10-08T04:36:00Z">
        <w:r w:rsidR="00C10A8B" w:rsidRPr="00C10A8B">
          <w:t>RICHARD</w:t>
        </w:r>
      </w:ins>
    </w:p>
    <w:p w14:paraId="5E4BDE2F" w14:textId="417ED7D0" w:rsidR="003439BF" w:rsidRDefault="007C0FF3" w:rsidP="004B3D80">
      <w:pPr>
        <w:pStyle w:val="bdialogue"/>
        <w:rPr>
          <w:ins w:id="10984" w:author="Copy Editor" w:date="2026-10-08T04:36:00Z" w16du:dateUtc="2026-10-08T01:36:00Z"/>
        </w:rPr>
      </w:pPr>
      <w:del w:id="10985" w:author="Copy Editor" w:date="2026-10-08T04:36:00Z" w16du:dateUtc="2026-10-08T01:36:00Z">
        <w:r w:rsidDel="00C10A8B">
          <w:delText>“</w:delText>
        </w:r>
      </w:del>
      <w:r w:rsidR="005E4902">
        <w:t>Right,</w:t>
      </w:r>
      <w:r>
        <w:t xml:space="preserve"> we’ll be round in about half an hour.</w:t>
      </w:r>
      <w:del w:id="10986" w:author="Copy Editor" w:date="2026-10-08T04:36:00Z" w16du:dateUtc="2026-10-08T01:36:00Z">
        <w:r w:rsidDel="00C10A8B">
          <w:delText xml:space="preserve">” </w:delText>
        </w:r>
      </w:del>
    </w:p>
    <w:p w14:paraId="288BC1A2" w14:textId="3FD45346" w:rsidR="00C10A8B" w:rsidRDefault="00C10A8B" w:rsidP="00C10A8B">
      <w:pPr>
        <w:pStyle w:val="body"/>
        <w:rPr>
          <w:ins w:id="10987" w:author="Copy Editor" w:date="2026-10-08T04:36:00Z" w16du:dateUtc="2026-10-08T01:36:00Z"/>
        </w:rPr>
      </w:pPr>
      <w:ins w:id="10988" w:author="Copy Editor" w:date="2026-10-08T04:36:00Z" w16du:dateUtc="2026-10-08T01:36:00Z">
        <w:r>
          <w:t>Richard hangs up.</w:t>
        </w:r>
      </w:ins>
    </w:p>
    <w:p w14:paraId="2AC02228" w14:textId="77777777" w:rsidR="00C10A8B" w:rsidRPr="00C10A8B" w:rsidRDefault="00C10A8B" w:rsidP="00C10A8B">
      <w:pPr>
        <w:pStyle w:val="body"/>
        <w:rPr>
          <w:ins w:id="10989" w:author="Copy Editor" w:date="2026-10-08T04:36:00Z"/>
          <w:b/>
          <w:bCs/>
          <w:lang w:val="en-US"/>
        </w:rPr>
      </w:pPr>
      <w:ins w:id="10990" w:author="Copy Editor" w:date="2026-10-08T04:36:00Z">
        <w:r w:rsidRPr="00C10A8B">
          <w:rPr>
            <w:b/>
            <w:bCs/>
            <w:lang w:val="en-US"/>
          </w:rPr>
          <w:t>EXT. MARGARET’S HOUSE – DAY</w:t>
        </w:r>
      </w:ins>
    </w:p>
    <w:p w14:paraId="27EB330C" w14:textId="77777777" w:rsidR="00C10A8B" w:rsidRPr="00C10A8B" w:rsidRDefault="00C10A8B" w:rsidP="00C10A8B">
      <w:pPr>
        <w:pStyle w:val="body"/>
        <w:rPr>
          <w:ins w:id="10991" w:author="Copy Editor" w:date="2026-10-08T04:36:00Z"/>
          <w:lang w:val="en-US"/>
        </w:rPr>
      </w:pPr>
      <w:ins w:id="10992" w:author="Copy Editor" w:date="2026-10-08T04:36:00Z">
        <w:r w:rsidRPr="00C10A8B">
          <w:rPr>
            <w:lang w:val="en-US"/>
          </w:rPr>
          <w:t>Richard and Liz arrive.</w:t>
        </w:r>
      </w:ins>
    </w:p>
    <w:p w14:paraId="05121706" w14:textId="77777777" w:rsidR="00C10A8B" w:rsidRPr="00C10A8B" w:rsidRDefault="00C10A8B" w:rsidP="00C10A8B">
      <w:pPr>
        <w:pStyle w:val="body"/>
        <w:rPr>
          <w:ins w:id="10993" w:author="Copy Editor" w:date="2026-10-08T04:36:00Z"/>
          <w:lang w:val="en-US"/>
        </w:rPr>
      </w:pPr>
      <w:ins w:id="10994" w:author="Copy Editor" w:date="2026-10-08T04:36:00Z">
        <w:r w:rsidRPr="00C10A8B">
          <w:rPr>
            <w:lang w:val="en-US"/>
          </w:rPr>
          <w:t>Liz hesitates.</w:t>
        </w:r>
      </w:ins>
    </w:p>
    <w:p w14:paraId="4ED36FFF" w14:textId="69421655" w:rsidR="00C10A8B" w:rsidRPr="00340D50" w:rsidRDefault="00C10A8B">
      <w:pPr>
        <w:pStyle w:val="bCHARACTER"/>
        <w:rPr>
          <w:lang w:val="en-US"/>
          <w:rPrChange w:id="10995" w:author="Copy Editor" w:date="2026-10-08T04:37:00Z" w16du:dateUtc="2026-10-08T01:37:00Z">
            <w:rPr/>
          </w:rPrChange>
        </w:rPr>
        <w:pPrChange w:id="10996" w:author="Copy Editor" w:date="2026-10-08T04:37:00Z" w16du:dateUtc="2026-10-08T01:37:00Z">
          <w:pPr>
            <w:pStyle w:val="bdialogue"/>
          </w:pPr>
        </w:pPrChange>
      </w:pPr>
      <w:ins w:id="10997" w:author="Copy Editor" w:date="2026-10-08T04:36:00Z">
        <w:r w:rsidRPr="00C10A8B">
          <w:rPr>
            <w:lang w:val="en-US"/>
          </w:rPr>
          <w:t>RICHARD (V.O.)</w:t>
        </w:r>
      </w:ins>
    </w:p>
    <w:p w14:paraId="734FFFE3" w14:textId="77777777" w:rsidR="00340D50" w:rsidRDefault="007C0FF3" w:rsidP="00340D50">
      <w:pPr>
        <w:pStyle w:val="bdialogue"/>
        <w:rPr>
          <w:ins w:id="10998" w:author="Copy Editor" w:date="2026-10-08T04:37:00Z" w16du:dateUtc="2026-10-08T01:37:00Z"/>
        </w:rPr>
      </w:pPr>
      <w:r>
        <w:t>Liz changed her mind about going so I said I would go on my own as I wasn’t going to let the poor woman down</w:t>
      </w:r>
      <w:ins w:id="10999" w:author="Copy Editor" w:date="2026-10-08T04:37:00Z" w16du:dateUtc="2026-10-08T01:37:00Z">
        <w:r w:rsidR="00340D50">
          <w:t>.</w:t>
        </w:r>
      </w:ins>
    </w:p>
    <w:p w14:paraId="29F152BE" w14:textId="1E1AA733" w:rsidR="007502C3" w:rsidRPr="007502C3" w:rsidRDefault="007C0FF3" w:rsidP="007502C3">
      <w:pPr>
        <w:pStyle w:val="body"/>
        <w:rPr>
          <w:ins w:id="11000" w:author="Copy Editor" w:date="2026-10-08T04:37:00Z"/>
          <w:lang w:val="en-US"/>
        </w:rPr>
      </w:pPr>
      <w:del w:id="11001" w:author="Copy Editor" w:date="2026-10-08T04:37:00Z" w16du:dateUtc="2026-10-08T01:37:00Z">
        <w:r w:rsidDel="00340D50">
          <w:delText>,</w:delText>
        </w:r>
        <w:r w:rsidDel="007502C3">
          <w:delText xml:space="preserve"> </w:delText>
        </w:r>
      </w:del>
      <w:ins w:id="11002" w:author="Copy Editor" w:date="2026-10-08T04:37:00Z">
        <w:r w:rsidR="007502C3" w:rsidRPr="007502C3">
          <w:rPr>
            <w:lang w:val="en-US"/>
          </w:rPr>
          <w:t>Liz changes her mind again.</w:t>
        </w:r>
      </w:ins>
    </w:p>
    <w:p w14:paraId="2A000423" w14:textId="77777777" w:rsidR="007502C3" w:rsidRPr="007502C3" w:rsidRDefault="007502C3" w:rsidP="007502C3">
      <w:pPr>
        <w:pStyle w:val="body"/>
        <w:rPr>
          <w:ins w:id="11003" w:author="Copy Editor" w:date="2026-10-08T04:37:00Z"/>
          <w:lang w:val="en-US"/>
        </w:rPr>
      </w:pPr>
      <w:ins w:id="11004" w:author="Copy Editor" w:date="2026-10-08T04:37:00Z">
        <w:r w:rsidRPr="007502C3">
          <w:rPr>
            <w:lang w:val="en-US"/>
          </w:rPr>
          <w:t>They approach the house together.</w:t>
        </w:r>
      </w:ins>
    </w:p>
    <w:p w14:paraId="5DAB86A2" w14:textId="77777777" w:rsidR="007502C3" w:rsidRPr="007502C3" w:rsidRDefault="007502C3" w:rsidP="007502C3">
      <w:pPr>
        <w:pStyle w:val="body"/>
        <w:rPr>
          <w:ins w:id="11005" w:author="Copy Editor" w:date="2026-10-08T04:37:00Z"/>
          <w:lang w:val="en-US"/>
        </w:rPr>
      </w:pPr>
      <w:ins w:id="11006" w:author="Copy Editor" w:date="2026-10-08T04:37:00Z">
        <w:r w:rsidRPr="007502C3">
          <w:rPr>
            <w:lang w:val="en-US"/>
          </w:rPr>
          <w:t>A MAN meets them at the gate with his arms open.</w:t>
        </w:r>
      </w:ins>
    </w:p>
    <w:p w14:paraId="1858DF7A" w14:textId="77777777" w:rsidR="007502C3" w:rsidRPr="007502C3" w:rsidRDefault="007502C3" w:rsidP="007502C3">
      <w:pPr>
        <w:pStyle w:val="body"/>
        <w:rPr>
          <w:ins w:id="11007" w:author="Copy Editor" w:date="2026-10-08T04:37:00Z"/>
          <w:lang w:val="en-US"/>
        </w:rPr>
      </w:pPr>
      <w:ins w:id="11008" w:author="Copy Editor" w:date="2026-10-08T04:37:00Z">
        <w:r w:rsidRPr="007502C3">
          <w:rPr>
            <w:lang w:val="en-US"/>
          </w:rPr>
          <w:t>Liz is virtually pushed through the door before she can change her mind again.</w:t>
        </w:r>
      </w:ins>
    </w:p>
    <w:p w14:paraId="24821101" w14:textId="77777777" w:rsidR="007502C3" w:rsidRPr="007502C3" w:rsidRDefault="007502C3" w:rsidP="007502C3">
      <w:pPr>
        <w:pStyle w:val="body"/>
        <w:rPr>
          <w:ins w:id="11009" w:author="Copy Editor" w:date="2026-10-08T04:37:00Z"/>
          <w:lang w:val="en-US"/>
        </w:rPr>
      </w:pPr>
      <w:ins w:id="11010" w:author="Copy Editor" w:date="2026-10-08T04:37:00Z">
        <w:r w:rsidRPr="007502C3">
          <w:rPr>
            <w:lang w:val="en-US"/>
          </w:rPr>
          <w:t>Richard watches.</w:t>
        </w:r>
      </w:ins>
    </w:p>
    <w:p w14:paraId="2CD32A5B" w14:textId="77777777" w:rsidR="007502C3" w:rsidRPr="007502C3" w:rsidRDefault="007502C3" w:rsidP="007502C3">
      <w:pPr>
        <w:pStyle w:val="body"/>
        <w:rPr>
          <w:ins w:id="11011" w:author="Copy Editor" w:date="2026-10-08T04:37:00Z"/>
          <w:lang w:val="en-US"/>
        </w:rPr>
      </w:pPr>
      <w:ins w:id="11012" w:author="Copy Editor" w:date="2026-10-08T04:37:00Z">
        <w:r w:rsidRPr="007502C3">
          <w:rPr>
            <w:lang w:val="en-US"/>
          </w:rPr>
          <w:t>He sees the man's arms go around Liz.</w:t>
        </w:r>
      </w:ins>
    </w:p>
    <w:p w14:paraId="3C0CBA7A" w14:textId="77777777" w:rsidR="007502C3" w:rsidRPr="007502C3" w:rsidRDefault="007502C3" w:rsidP="007502C3">
      <w:pPr>
        <w:pStyle w:val="body"/>
        <w:rPr>
          <w:ins w:id="11013" w:author="Copy Editor" w:date="2026-10-08T04:37:00Z"/>
          <w:lang w:val="en-US"/>
        </w:rPr>
      </w:pPr>
      <w:ins w:id="11014" w:author="Copy Editor" w:date="2026-10-08T04:37:00Z">
        <w:r w:rsidRPr="007502C3">
          <w:rPr>
            <w:lang w:val="en-US"/>
          </w:rPr>
          <w:t>Richard turns to the man.</w:t>
        </w:r>
      </w:ins>
    </w:p>
    <w:p w14:paraId="23C72F11" w14:textId="149D08E7" w:rsidR="005E4902" w:rsidRDefault="007502C3">
      <w:pPr>
        <w:pStyle w:val="bCHARACTER"/>
        <w:pPrChange w:id="11015" w:author="Copy Editor" w:date="2026-10-08T04:37:00Z" w16du:dateUtc="2026-10-08T01:37:00Z">
          <w:pPr>
            <w:pStyle w:val="body"/>
          </w:pPr>
        </w:pPrChange>
      </w:pPr>
      <w:ins w:id="11016" w:author="Copy Editor" w:date="2026-10-08T04:37:00Z">
        <w:r w:rsidRPr="007502C3">
          <w:t>RICHARD</w:t>
        </w:r>
      </w:ins>
      <w:del w:id="11017" w:author="Copy Editor" w:date="2026-10-08T04:37:00Z" w16du:dateUtc="2026-10-08T01:37:00Z">
        <w:r w:rsidR="007C0FF3" w:rsidDel="00340D50">
          <w:delText xml:space="preserve">so she changed her mind again and came along.  A man met us at the gate with open arms; Liz was virtually pushed through the door to stop her changing her mind.  I saw this pair of arms go round her then turned to the man.  </w:delText>
        </w:r>
      </w:del>
    </w:p>
    <w:p w14:paraId="3F7B01A3" w14:textId="342DFB66" w:rsidR="005E4902" w:rsidRDefault="007C0FF3" w:rsidP="004B3D80">
      <w:pPr>
        <w:pStyle w:val="bdialogue"/>
        <w:rPr>
          <w:ins w:id="11018" w:author="Copy Editor" w:date="2026-10-08T04:38:00Z" w16du:dateUtc="2026-10-08T01:38:00Z"/>
        </w:rPr>
      </w:pPr>
      <w:del w:id="11019" w:author="Copy Editor" w:date="2026-10-08T04:37:00Z" w16du:dateUtc="2026-10-08T01:37:00Z">
        <w:r w:rsidDel="007502C3">
          <w:lastRenderedPageBreak/>
          <w:delText>“</w:delText>
        </w:r>
      </w:del>
      <w:r>
        <w:t>Could we go and sit somewhere while those two have a chat?</w:t>
      </w:r>
      <w:del w:id="11020" w:author="Copy Editor" w:date="2026-10-08T04:37:00Z" w16du:dateUtc="2026-10-08T01:37:00Z">
        <w:r w:rsidDel="007502C3">
          <w:delText>”</w:delText>
        </w:r>
      </w:del>
    </w:p>
    <w:p w14:paraId="01D5BE1B" w14:textId="77777777" w:rsidR="007502C3" w:rsidRPr="007502C3" w:rsidRDefault="007502C3" w:rsidP="007502C3">
      <w:pPr>
        <w:pStyle w:val="body"/>
        <w:rPr>
          <w:ins w:id="11021" w:author="Copy Editor" w:date="2026-10-08T04:38:00Z"/>
          <w:b/>
          <w:bCs/>
          <w:lang w:val="en-US"/>
        </w:rPr>
      </w:pPr>
      <w:ins w:id="11022" w:author="Copy Editor" w:date="2026-10-08T04:38:00Z">
        <w:r w:rsidRPr="007502C3">
          <w:rPr>
            <w:b/>
            <w:bCs/>
            <w:lang w:val="en-US"/>
          </w:rPr>
          <w:t>INT. MARGARET’S HOUSE – KITCHEN – DAY</w:t>
        </w:r>
      </w:ins>
    </w:p>
    <w:p w14:paraId="7FEAD1F2" w14:textId="77777777" w:rsidR="007502C3" w:rsidRPr="007502C3" w:rsidRDefault="007502C3" w:rsidP="007502C3">
      <w:pPr>
        <w:pStyle w:val="body"/>
        <w:rPr>
          <w:ins w:id="11023" w:author="Copy Editor" w:date="2026-10-08T04:38:00Z"/>
          <w:lang w:val="en-US"/>
        </w:rPr>
      </w:pPr>
      <w:ins w:id="11024" w:author="Copy Editor" w:date="2026-10-08T04:38:00Z">
        <w:r w:rsidRPr="007502C3">
          <w:rPr>
            <w:lang w:val="en-US"/>
          </w:rPr>
          <w:t>Richard sits with the man.</w:t>
        </w:r>
      </w:ins>
    </w:p>
    <w:p w14:paraId="6E851D56" w14:textId="77777777" w:rsidR="007502C3" w:rsidRPr="007502C3" w:rsidRDefault="007502C3" w:rsidP="007502C3">
      <w:pPr>
        <w:pStyle w:val="body"/>
        <w:rPr>
          <w:ins w:id="11025" w:author="Copy Editor" w:date="2026-10-08T04:38:00Z"/>
          <w:lang w:val="en-US"/>
        </w:rPr>
      </w:pPr>
      <w:ins w:id="11026" w:author="Copy Editor" w:date="2026-10-08T04:38:00Z">
        <w:r w:rsidRPr="007502C3">
          <w:rPr>
            <w:lang w:val="en-US"/>
          </w:rPr>
          <w:t>They drink tea.</w:t>
        </w:r>
      </w:ins>
    </w:p>
    <w:p w14:paraId="03C356B8" w14:textId="77777777" w:rsidR="007502C3" w:rsidRPr="007502C3" w:rsidRDefault="007502C3">
      <w:pPr>
        <w:pStyle w:val="bCHARACTER"/>
        <w:rPr>
          <w:ins w:id="11027" w:author="Copy Editor" w:date="2026-10-08T04:38:00Z"/>
          <w:lang w:val="en-US"/>
        </w:rPr>
        <w:pPrChange w:id="11028" w:author="Copy Editor" w:date="2026-10-08T04:38:00Z" w16du:dateUtc="2026-10-08T01:38:00Z">
          <w:pPr>
            <w:pStyle w:val="body"/>
          </w:pPr>
        </w:pPrChange>
      </w:pPr>
      <w:ins w:id="11029" w:author="Copy Editor" w:date="2026-10-08T04:38:00Z">
        <w:r w:rsidRPr="007502C3">
          <w:rPr>
            <w:lang w:val="en-US"/>
          </w:rPr>
          <w:t>RICHARD (V.O.)</w:t>
        </w:r>
      </w:ins>
    </w:p>
    <w:p w14:paraId="5397BC91" w14:textId="49232343" w:rsidR="007502C3" w:rsidDel="00A02386" w:rsidRDefault="007502C3">
      <w:pPr>
        <w:pStyle w:val="body"/>
        <w:rPr>
          <w:del w:id="11030" w:author="Copy Editor" w:date="2026-10-08T04:38:00Z" w16du:dateUtc="2026-10-08T01:38:00Z"/>
        </w:rPr>
        <w:pPrChange w:id="11031" w:author="Copy Editor" w:date="2026-10-08T04:38:00Z" w16du:dateUtc="2026-10-08T01:38:00Z">
          <w:pPr>
            <w:pStyle w:val="bdialogue"/>
          </w:pPr>
        </w:pPrChange>
      </w:pPr>
    </w:p>
    <w:p w14:paraId="5E4BDE31" w14:textId="69AD7C00" w:rsidR="003439BF" w:rsidRDefault="007C0FF3" w:rsidP="00A02386">
      <w:pPr>
        <w:pStyle w:val="bdialogue"/>
        <w:rPr>
          <w:ins w:id="11032" w:author="Copy Editor" w:date="2026-10-08T04:38:00Z" w16du:dateUtc="2026-10-08T01:38:00Z"/>
        </w:rPr>
      </w:pPr>
      <w:r>
        <w:t>We had a cup of tea in the kitchen then after a</w:t>
      </w:r>
      <w:r>
        <w:rPr>
          <w:b/>
        </w:rPr>
        <w:t xml:space="preserve"> </w:t>
      </w:r>
      <w:r>
        <w:t xml:space="preserve">decent interval went and joined them. </w:t>
      </w:r>
    </w:p>
    <w:p w14:paraId="0CFB6A2B" w14:textId="77777777" w:rsidR="00A02386" w:rsidRPr="00A02386" w:rsidRDefault="00A02386" w:rsidP="00A02386">
      <w:pPr>
        <w:pStyle w:val="body"/>
        <w:rPr>
          <w:ins w:id="11033" w:author="Copy Editor" w:date="2026-10-08T04:38:00Z"/>
          <w:b/>
          <w:bCs/>
          <w:lang w:val="en-US"/>
        </w:rPr>
      </w:pPr>
      <w:ins w:id="11034" w:author="Copy Editor" w:date="2026-10-08T04:38:00Z">
        <w:r w:rsidRPr="00A02386">
          <w:rPr>
            <w:b/>
            <w:bCs/>
            <w:lang w:val="en-US"/>
          </w:rPr>
          <w:t>MONTAGE – TIME PASSING</w:t>
        </w:r>
      </w:ins>
    </w:p>
    <w:p w14:paraId="2424AD2B" w14:textId="249312D8" w:rsidR="00A02386" w:rsidRPr="00A02386" w:rsidRDefault="00A02386" w:rsidP="00A02386">
      <w:pPr>
        <w:pStyle w:val="body"/>
        <w:rPr>
          <w:ins w:id="11035" w:author="Copy Editor" w:date="2026-10-08T04:38:00Z"/>
          <w:lang w:val="en-US"/>
        </w:rPr>
      </w:pPr>
      <w:ins w:id="11036" w:author="Copy Editor" w:date="2026-10-08T04:38:00Z">
        <w:r w:rsidRPr="00A02386">
          <w:rPr>
            <w:lang w:val="en-US"/>
          </w:rPr>
          <w:t>Richard and Liz together.</w:t>
        </w:r>
      </w:ins>
    </w:p>
    <w:p w14:paraId="2E141148" w14:textId="3FD29B4E" w:rsidR="00A02386" w:rsidRPr="00A02386" w:rsidRDefault="00A02386" w:rsidP="00A02386">
      <w:pPr>
        <w:pStyle w:val="body"/>
        <w:rPr>
          <w:ins w:id="11037" w:author="Copy Editor" w:date="2026-10-08T04:38:00Z"/>
          <w:lang w:val="en-US"/>
        </w:rPr>
      </w:pPr>
      <w:ins w:id="11038" w:author="Copy Editor" w:date="2026-10-08T04:38:00Z">
        <w:r w:rsidRPr="00A02386">
          <w:rPr>
            <w:lang w:val="en-US"/>
          </w:rPr>
          <w:t>Preparations for a wedding.</w:t>
        </w:r>
      </w:ins>
    </w:p>
    <w:p w14:paraId="52E7B5A5" w14:textId="3878E85D" w:rsidR="00A02386" w:rsidRPr="00A02386" w:rsidRDefault="00A02386" w:rsidP="00A02386">
      <w:pPr>
        <w:pStyle w:val="body"/>
        <w:rPr>
          <w:ins w:id="11039" w:author="Copy Editor" w:date="2026-10-08T04:38:00Z"/>
          <w:lang w:val="en-US"/>
        </w:rPr>
      </w:pPr>
      <w:ins w:id="11040" w:author="Copy Editor" w:date="2026-10-08T04:38:00Z">
        <w:r w:rsidRPr="00A02386">
          <w:rPr>
            <w:lang w:val="en-US"/>
          </w:rPr>
          <w:t>Richard and Liz marry.</w:t>
        </w:r>
      </w:ins>
    </w:p>
    <w:p w14:paraId="41C56786" w14:textId="18550F63" w:rsidR="00A02386" w:rsidRDefault="004C26D5">
      <w:pPr>
        <w:pStyle w:val="bCHARACTER"/>
        <w:pPrChange w:id="11041" w:author="Copy Editor" w:date="2026-10-08T04:39:00Z" w16du:dateUtc="2026-10-08T01:39:00Z">
          <w:pPr>
            <w:pStyle w:val="body"/>
          </w:pPr>
        </w:pPrChange>
      </w:pPr>
      <w:ins w:id="11042" w:author="Copy Editor" w:date="2026-10-08T04:39:00Z">
        <w:r w:rsidRPr="004C26D5">
          <w:t>RICHARD (V.O.)</w:t>
        </w:r>
      </w:ins>
    </w:p>
    <w:p w14:paraId="7F66F340" w14:textId="77777777" w:rsidR="00800DB0" w:rsidRDefault="007C0FF3" w:rsidP="004C26D5">
      <w:pPr>
        <w:pStyle w:val="bdialogue"/>
        <w:rPr>
          <w:ins w:id="11043" w:author="Copy Editor" w:date="2026-10-08T04:39:00Z" w16du:dateUtc="2026-10-08T01:39:00Z"/>
        </w:rPr>
      </w:pPr>
      <w:r>
        <w:t xml:space="preserve">A few months later Liz and I got married. </w:t>
      </w:r>
    </w:p>
    <w:p w14:paraId="1C66DBFC" w14:textId="77777777" w:rsidR="00800DB0" w:rsidRPr="00800DB0" w:rsidRDefault="00800DB0" w:rsidP="00800DB0">
      <w:pPr>
        <w:pStyle w:val="body"/>
        <w:rPr>
          <w:ins w:id="11044" w:author="Copy Editor" w:date="2026-10-08T04:39:00Z"/>
          <w:b/>
          <w:bCs/>
          <w:lang w:val="en-US"/>
        </w:rPr>
      </w:pPr>
      <w:ins w:id="11045" w:author="Copy Editor" w:date="2026-10-08T04:39:00Z">
        <w:r w:rsidRPr="00800DB0">
          <w:rPr>
            <w:b/>
            <w:bCs/>
            <w:lang w:val="en-US"/>
          </w:rPr>
          <w:t>INT. RICHARD AND LIZ’S HOME – DAY</w:t>
        </w:r>
      </w:ins>
    </w:p>
    <w:p w14:paraId="31120CC4" w14:textId="77777777" w:rsidR="00800DB0" w:rsidRPr="00800DB0" w:rsidRDefault="00800DB0" w:rsidP="00800DB0">
      <w:pPr>
        <w:pStyle w:val="body"/>
        <w:rPr>
          <w:ins w:id="11046" w:author="Copy Editor" w:date="2026-10-08T04:39:00Z"/>
          <w:lang w:val="en-US"/>
        </w:rPr>
      </w:pPr>
      <w:ins w:id="11047" w:author="Copy Editor" w:date="2026-10-08T04:39:00Z">
        <w:r w:rsidRPr="00800DB0">
          <w:rPr>
            <w:lang w:val="en-US"/>
          </w:rPr>
          <w:t>The atmosphere has changed.</w:t>
        </w:r>
      </w:ins>
    </w:p>
    <w:p w14:paraId="1C809A37" w14:textId="77777777" w:rsidR="00800DB0" w:rsidRPr="00800DB0" w:rsidRDefault="00800DB0" w:rsidP="00800DB0">
      <w:pPr>
        <w:pStyle w:val="body"/>
        <w:rPr>
          <w:ins w:id="11048" w:author="Copy Editor" w:date="2026-10-08T04:39:00Z"/>
          <w:lang w:val="en-US"/>
        </w:rPr>
      </w:pPr>
      <w:ins w:id="11049" w:author="Copy Editor" w:date="2026-10-08T04:39:00Z">
        <w:r w:rsidRPr="00800DB0">
          <w:rPr>
            <w:lang w:val="en-US"/>
          </w:rPr>
          <w:t>Liz sits silently.</w:t>
        </w:r>
      </w:ins>
    </w:p>
    <w:p w14:paraId="0CA8EFBF" w14:textId="77777777" w:rsidR="00800DB0" w:rsidRPr="00800DB0" w:rsidRDefault="00800DB0" w:rsidP="00800DB0">
      <w:pPr>
        <w:pStyle w:val="body"/>
        <w:rPr>
          <w:ins w:id="11050" w:author="Copy Editor" w:date="2026-10-08T04:39:00Z"/>
          <w:lang w:val="en-US"/>
        </w:rPr>
      </w:pPr>
      <w:ins w:id="11051" w:author="Copy Editor" w:date="2026-10-08T04:39:00Z">
        <w:r w:rsidRPr="00800DB0">
          <w:rPr>
            <w:lang w:val="en-US"/>
          </w:rPr>
          <w:t>Richard looks at her.</w:t>
        </w:r>
      </w:ins>
    </w:p>
    <w:p w14:paraId="48023BF7" w14:textId="77777777" w:rsidR="00800DB0" w:rsidRPr="00800DB0" w:rsidRDefault="00800DB0">
      <w:pPr>
        <w:pStyle w:val="bCHARACTER"/>
        <w:rPr>
          <w:ins w:id="11052" w:author="Copy Editor" w:date="2026-10-08T04:39:00Z"/>
          <w:lang w:val="en-US"/>
        </w:rPr>
        <w:pPrChange w:id="11053" w:author="Copy Editor" w:date="2026-10-08T04:40:00Z" w16du:dateUtc="2026-10-08T01:40:00Z">
          <w:pPr>
            <w:pStyle w:val="body"/>
          </w:pPr>
        </w:pPrChange>
      </w:pPr>
      <w:ins w:id="11054" w:author="Copy Editor" w:date="2026-10-08T04:39:00Z">
        <w:r w:rsidRPr="00800DB0">
          <w:rPr>
            <w:lang w:val="en-US"/>
          </w:rPr>
          <w:t>RICHARD (V.O.)</w:t>
        </w:r>
      </w:ins>
    </w:p>
    <w:p w14:paraId="45E00509" w14:textId="77777777" w:rsidR="005B09DB" w:rsidRDefault="007C0FF3" w:rsidP="004C26D5">
      <w:pPr>
        <w:pStyle w:val="bdialogue"/>
        <w:rPr>
          <w:ins w:id="11055" w:author="Copy Editor" w:date="2026-10-08T04:40:00Z" w16du:dateUtc="2026-10-08T01:40:00Z"/>
        </w:rPr>
      </w:pPr>
      <w:del w:id="11056" w:author="Copy Editor" w:date="2026-10-08T04:39:00Z" w16du:dateUtc="2026-10-08T01:39:00Z">
        <w:r w:rsidDel="00800DB0">
          <w:delText xml:space="preserve"> </w:delText>
        </w:r>
      </w:del>
      <w:r>
        <w:t xml:space="preserve">I have never witnessed such a change in a person before neither do I want </w:t>
      </w:r>
      <w:r w:rsidR="005E4902">
        <w:t>too</w:t>
      </w:r>
      <w:r>
        <w:t xml:space="preserve"> again.  </w:t>
      </w:r>
    </w:p>
    <w:p w14:paraId="7267C3F6" w14:textId="77777777" w:rsidR="005B09DB" w:rsidRDefault="007C0FF3" w:rsidP="004C26D5">
      <w:pPr>
        <w:pStyle w:val="bdialogue"/>
        <w:rPr>
          <w:ins w:id="11057" w:author="Copy Editor" w:date="2026-10-08T04:40:00Z" w16du:dateUtc="2026-10-08T01:40:00Z"/>
        </w:rPr>
      </w:pPr>
      <w:r>
        <w:t xml:space="preserve">Overnight she became a miserable </w:t>
      </w:r>
      <w:r w:rsidR="005E4902">
        <w:t>shrew,</w:t>
      </w:r>
      <w:r>
        <w:t xml:space="preserve"> and I can honestly say that marriage never brought me a single day’s happiness.  </w:t>
      </w:r>
    </w:p>
    <w:p w14:paraId="21885C74" w14:textId="77777777" w:rsidR="005B09DB" w:rsidRDefault="007C0FF3" w:rsidP="004C26D5">
      <w:pPr>
        <w:pStyle w:val="bdialogue"/>
        <w:rPr>
          <w:ins w:id="11058" w:author="Copy Editor" w:date="2026-10-08T04:40:00Z" w16du:dateUtc="2026-10-08T01:40:00Z"/>
        </w:rPr>
      </w:pPr>
      <w:r>
        <w:t xml:space="preserve">It was dreadful and I decided that although I had never been close to my parents I really ought to ask their advice.  </w:t>
      </w:r>
    </w:p>
    <w:p w14:paraId="01B801D5" w14:textId="77777777" w:rsidR="00E42951" w:rsidRPr="00E42951" w:rsidRDefault="00E42951" w:rsidP="00E42951">
      <w:pPr>
        <w:pStyle w:val="body"/>
        <w:rPr>
          <w:ins w:id="11059" w:author="Copy Editor" w:date="2026-10-08T04:40:00Z"/>
          <w:b/>
          <w:bCs/>
          <w:lang w:val="en-US"/>
        </w:rPr>
      </w:pPr>
      <w:ins w:id="11060" w:author="Copy Editor" w:date="2026-10-08T04:40:00Z">
        <w:r w:rsidRPr="00E42951">
          <w:rPr>
            <w:b/>
            <w:bCs/>
            <w:lang w:val="en-US"/>
          </w:rPr>
          <w:t>INT. RICHARD AND LIZ’S HOME – DAY</w:t>
        </w:r>
      </w:ins>
    </w:p>
    <w:p w14:paraId="0B2B0C0B" w14:textId="77777777" w:rsidR="00E42951" w:rsidRPr="00E42951" w:rsidRDefault="00E42951" w:rsidP="00E42951">
      <w:pPr>
        <w:pStyle w:val="body"/>
        <w:rPr>
          <w:ins w:id="11061" w:author="Copy Editor" w:date="2026-10-08T04:40:00Z"/>
          <w:lang w:val="en-US"/>
        </w:rPr>
      </w:pPr>
      <w:ins w:id="11062" w:author="Copy Editor" w:date="2026-10-08T04:40:00Z">
        <w:r w:rsidRPr="00E42951">
          <w:rPr>
            <w:lang w:val="en-US"/>
          </w:rPr>
          <w:lastRenderedPageBreak/>
          <w:t>Richard considers what to say to his mother.</w:t>
        </w:r>
      </w:ins>
    </w:p>
    <w:p w14:paraId="150D61EC" w14:textId="4EF4E25C" w:rsidR="00E42951" w:rsidRPr="00E42951" w:rsidRDefault="00E42951">
      <w:pPr>
        <w:pStyle w:val="bCHARACTER"/>
        <w:rPr>
          <w:ins w:id="11063" w:author="Copy Editor" w:date="2026-10-08T04:40:00Z" w16du:dateUtc="2026-10-08T01:40:00Z"/>
          <w:lang w:val="en-US"/>
          <w:rPrChange w:id="11064" w:author="Copy Editor" w:date="2026-10-08T04:41:00Z" w16du:dateUtc="2026-10-08T01:41:00Z">
            <w:rPr>
              <w:ins w:id="11065" w:author="Copy Editor" w:date="2026-10-08T04:40:00Z" w16du:dateUtc="2026-10-08T01:40:00Z"/>
            </w:rPr>
          </w:rPrChange>
        </w:rPr>
        <w:pPrChange w:id="11066" w:author="Copy Editor" w:date="2026-10-08T04:41:00Z" w16du:dateUtc="2026-10-08T01:41:00Z">
          <w:pPr>
            <w:pStyle w:val="bdialogue"/>
          </w:pPr>
        </w:pPrChange>
      </w:pPr>
      <w:ins w:id="11067" w:author="Copy Editor" w:date="2026-10-08T04:40:00Z">
        <w:r w:rsidRPr="00E42951">
          <w:rPr>
            <w:lang w:val="en-US"/>
          </w:rPr>
          <w:t>RICHARD (V.O.)</w:t>
        </w:r>
      </w:ins>
    </w:p>
    <w:p w14:paraId="5E4BDE33" w14:textId="00C1AFF8" w:rsidR="003439BF" w:rsidRDefault="005E4902" w:rsidP="004C26D5">
      <w:pPr>
        <w:pStyle w:val="bdialogue"/>
        <w:rPr>
          <w:ins w:id="11068" w:author="Copy Editor" w:date="2026-10-08T04:41:00Z" w16du:dateUtc="2026-10-08T01:41:00Z"/>
        </w:rPr>
      </w:pPr>
      <w:r>
        <w:t>First,</w:t>
      </w:r>
      <w:r w:rsidR="007C0FF3">
        <w:t xml:space="preserve"> I had to let Mum know that things weren’t going well because Liz was always bright and cheerful with Mum around, just like she had been</w:t>
      </w:r>
      <w:r w:rsidR="007C0FF3">
        <w:rPr>
          <w:b/>
        </w:rPr>
        <w:t xml:space="preserve"> </w:t>
      </w:r>
      <w:r w:rsidR="007C0FF3">
        <w:t xml:space="preserve">with me before we got married.  </w:t>
      </w:r>
    </w:p>
    <w:p w14:paraId="5F7BCC34" w14:textId="77777777" w:rsidR="00BB3408" w:rsidRPr="00BB3408" w:rsidRDefault="00BB3408" w:rsidP="00BB3408">
      <w:pPr>
        <w:pStyle w:val="body"/>
        <w:rPr>
          <w:ins w:id="11069" w:author="Copy Editor" w:date="2026-10-08T04:41:00Z"/>
          <w:b/>
          <w:bCs/>
          <w:lang w:val="en-US"/>
        </w:rPr>
      </w:pPr>
      <w:ins w:id="11070" w:author="Copy Editor" w:date="2026-10-08T04:41:00Z">
        <w:r w:rsidRPr="00BB3408">
          <w:rPr>
            <w:b/>
            <w:bCs/>
            <w:lang w:val="en-US"/>
          </w:rPr>
          <w:t>EXT. RICHARD AND LIZ’S HOME – DAY</w:t>
        </w:r>
      </w:ins>
    </w:p>
    <w:p w14:paraId="2B55DBB5" w14:textId="77777777" w:rsidR="00BB3408" w:rsidRPr="00BB3408" w:rsidRDefault="00BB3408" w:rsidP="00BB3408">
      <w:pPr>
        <w:pStyle w:val="body"/>
        <w:rPr>
          <w:ins w:id="11071" w:author="Copy Editor" w:date="2026-10-08T04:41:00Z"/>
          <w:lang w:val="en-US"/>
        </w:rPr>
      </w:pPr>
      <w:ins w:id="11072" w:author="Copy Editor" w:date="2026-10-08T04:41:00Z">
        <w:r w:rsidRPr="00BB3408">
          <w:rPr>
            <w:lang w:val="en-US"/>
          </w:rPr>
          <w:t>A car pulls up.</w:t>
        </w:r>
      </w:ins>
    </w:p>
    <w:p w14:paraId="17DA690D" w14:textId="77777777" w:rsidR="00BB3408" w:rsidRPr="00BB3408" w:rsidRDefault="00BB3408" w:rsidP="00BB3408">
      <w:pPr>
        <w:pStyle w:val="body"/>
        <w:rPr>
          <w:ins w:id="11073" w:author="Copy Editor" w:date="2026-10-08T04:41:00Z"/>
          <w:lang w:val="en-US"/>
        </w:rPr>
      </w:pPr>
      <w:ins w:id="11074" w:author="Copy Editor" w:date="2026-10-08T04:41:00Z">
        <w:r w:rsidRPr="00BB3408">
          <w:rPr>
            <w:lang w:val="en-US"/>
          </w:rPr>
          <w:t>Mum gets out.</w:t>
        </w:r>
      </w:ins>
    </w:p>
    <w:p w14:paraId="30FCD757" w14:textId="77777777" w:rsidR="00BB3408" w:rsidRPr="00BB3408" w:rsidRDefault="00BB3408" w:rsidP="00BB3408">
      <w:pPr>
        <w:pStyle w:val="body"/>
        <w:rPr>
          <w:ins w:id="11075" w:author="Copy Editor" w:date="2026-10-08T04:41:00Z"/>
          <w:lang w:val="en-US"/>
        </w:rPr>
      </w:pPr>
      <w:ins w:id="11076" w:author="Copy Editor" w:date="2026-10-08T04:41:00Z">
        <w:r w:rsidRPr="00BB3408">
          <w:rPr>
            <w:lang w:val="en-US"/>
          </w:rPr>
          <w:t>She is crying.</w:t>
        </w:r>
      </w:ins>
    </w:p>
    <w:p w14:paraId="6EDDE03F" w14:textId="77777777" w:rsidR="00BB3408" w:rsidRPr="00BB3408" w:rsidRDefault="00BB3408" w:rsidP="00BB3408">
      <w:pPr>
        <w:pStyle w:val="body"/>
        <w:rPr>
          <w:ins w:id="11077" w:author="Copy Editor" w:date="2026-10-08T04:41:00Z"/>
          <w:lang w:val="en-US"/>
        </w:rPr>
      </w:pPr>
      <w:ins w:id="11078" w:author="Copy Editor" w:date="2026-10-08T04:41:00Z">
        <w:r w:rsidRPr="00BB3408">
          <w:rPr>
            <w:lang w:val="en-US"/>
          </w:rPr>
          <w:t>She approaches the front door.</w:t>
        </w:r>
      </w:ins>
    </w:p>
    <w:p w14:paraId="50F0C134" w14:textId="77777777" w:rsidR="00BB3408" w:rsidRPr="00BB3408" w:rsidRDefault="00BB3408" w:rsidP="00BB3408">
      <w:pPr>
        <w:pStyle w:val="body"/>
        <w:rPr>
          <w:ins w:id="11079" w:author="Copy Editor" w:date="2026-10-08T04:41:00Z"/>
          <w:b/>
          <w:bCs/>
          <w:lang w:val="en-US"/>
        </w:rPr>
      </w:pPr>
      <w:ins w:id="11080" w:author="Copy Editor" w:date="2026-10-08T04:41:00Z">
        <w:r w:rsidRPr="00BB3408">
          <w:rPr>
            <w:b/>
            <w:bCs/>
            <w:lang w:val="en-US"/>
          </w:rPr>
          <w:t>INT. RICHARD AND LIZ’S HOME – DAY</w:t>
        </w:r>
      </w:ins>
    </w:p>
    <w:p w14:paraId="3F30CC85" w14:textId="77777777" w:rsidR="00BB3408" w:rsidRPr="00BB3408" w:rsidRDefault="00BB3408" w:rsidP="00BB3408">
      <w:pPr>
        <w:pStyle w:val="body"/>
        <w:rPr>
          <w:ins w:id="11081" w:author="Copy Editor" w:date="2026-10-08T04:41:00Z"/>
          <w:lang w:val="en-US"/>
        </w:rPr>
      </w:pPr>
      <w:ins w:id="11082" w:author="Copy Editor" w:date="2026-10-08T04:41:00Z">
        <w:r w:rsidRPr="00BB3408">
          <w:rPr>
            <w:lang w:val="en-US"/>
          </w:rPr>
          <w:t>Mum stands in floods of tears.</w:t>
        </w:r>
      </w:ins>
    </w:p>
    <w:p w14:paraId="4E22E1FB" w14:textId="77777777" w:rsidR="00BB3408" w:rsidRPr="00BB3408" w:rsidRDefault="00BB3408">
      <w:pPr>
        <w:pStyle w:val="bCHARACTER"/>
        <w:rPr>
          <w:ins w:id="11083" w:author="Copy Editor" w:date="2026-10-08T04:41:00Z"/>
          <w:lang w:val="en-US"/>
        </w:rPr>
        <w:pPrChange w:id="11084" w:author="Copy Editor" w:date="2026-10-08T04:41:00Z" w16du:dateUtc="2026-10-08T01:41:00Z">
          <w:pPr>
            <w:pStyle w:val="body"/>
          </w:pPr>
        </w:pPrChange>
      </w:pPr>
      <w:ins w:id="11085" w:author="Copy Editor" w:date="2026-10-08T04:41:00Z">
        <w:r w:rsidRPr="00BB3408">
          <w:rPr>
            <w:lang w:val="en-US"/>
          </w:rPr>
          <w:t>RICHARD (V.O.)</w:t>
        </w:r>
      </w:ins>
    </w:p>
    <w:p w14:paraId="0BD4C455" w14:textId="3B874D72" w:rsidR="00BB3408" w:rsidDel="00BB3408" w:rsidRDefault="00BB3408">
      <w:pPr>
        <w:pStyle w:val="body"/>
        <w:rPr>
          <w:del w:id="11086" w:author="Copy Editor" w:date="2026-10-08T04:41:00Z" w16du:dateUtc="2026-10-08T01:41:00Z"/>
        </w:rPr>
      </w:pPr>
    </w:p>
    <w:p w14:paraId="73627173" w14:textId="77777777" w:rsidR="00BB3408" w:rsidRDefault="007C0FF3" w:rsidP="00BB3408">
      <w:pPr>
        <w:pStyle w:val="bdialogue"/>
        <w:rPr>
          <w:ins w:id="11087" w:author="Copy Editor" w:date="2026-10-08T04:41:00Z" w16du:dateUtc="2026-10-08T01:41:00Z"/>
        </w:rPr>
      </w:pPr>
      <w:r>
        <w:t xml:space="preserve">About a week after I had first suggested that I was finding marriage difficult Mum turned up on our doorstep in floods of tears. </w:t>
      </w:r>
    </w:p>
    <w:p w14:paraId="50BAB149" w14:textId="77777777" w:rsidR="00BB3408" w:rsidRDefault="007C0FF3" w:rsidP="00BB3408">
      <w:pPr>
        <w:pStyle w:val="bdialogue"/>
        <w:rPr>
          <w:ins w:id="11088" w:author="Copy Editor" w:date="2026-10-08T04:41:00Z" w16du:dateUtc="2026-10-08T01:41:00Z"/>
        </w:rPr>
      </w:pPr>
      <w:r>
        <w:t xml:space="preserve">She had had enough of Dad’s girlfriends and left him. </w:t>
      </w:r>
    </w:p>
    <w:p w14:paraId="3F209A78" w14:textId="77777777" w:rsidR="00BB3408" w:rsidRDefault="007C0FF3" w:rsidP="00BB3408">
      <w:pPr>
        <w:pStyle w:val="bdialogue"/>
        <w:rPr>
          <w:ins w:id="11089" w:author="Copy Editor" w:date="2026-10-08T04:42:00Z" w16du:dateUtc="2026-10-08T01:42:00Z"/>
        </w:rPr>
      </w:pPr>
      <w:r>
        <w:t xml:space="preserve">She was stunned that I wasn’t surprised as she thought she had covered it well but I’m not that daft. </w:t>
      </w:r>
    </w:p>
    <w:p w14:paraId="5E4BDE35" w14:textId="6A64FBE6" w:rsidR="003439BF" w:rsidRDefault="007C0FF3" w:rsidP="00BB3408">
      <w:pPr>
        <w:pStyle w:val="bdialogue"/>
        <w:rPr>
          <w:ins w:id="11090" w:author="Copy Editor" w:date="2026-10-08T04:42:00Z" w16du:dateUtc="2026-10-08T01:42:00Z"/>
        </w:rPr>
      </w:pPr>
      <w:r>
        <w:t>With that going on I couldn’t tell her of my problems so plodded on alone.</w:t>
      </w:r>
    </w:p>
    <w:p w14:paraId="082522BB" w14:textId="77777777" w:rsidR="0098117B" w:rsidRPr="0098117B" w:rsidRDefault="0098117B" w:rsidP="0098117B">
      <w:pPr>
        <w:pStyle w:val="body"/>
        <w:rPr>
          <w:ins w:id="11091" w:author="Copy Editor" w:date="2026-10-08T04:42:00Z"/>
          <w:b/>
          <w:bCs/>
          <w:lang w:val="en-US"/>
        </w:rPr>
      </w:pPr>
      <w:ins w:id="11092" w:author="Copy Editor" w:date="2026-10-08T04:42:00Z">
        <w:r w:rsidRPr="0098117B">
          <w:rPr>
            <w:b/>
            <w:bCs/>
            <w:lang w:val="en-US"/>
          </w:rPr>
          <w:t>INT. RICHARD AND LIZ’S HOME – DAY</w:t>
        </w:r>
      </w:ins>
    </w:p>
    <w:p w14:paraId="13B20FAA" w14:textId="77777777" w:rsidR="0098117B" w:rsidRPr="0098117B" w:rsidRDefault="0098117B" w:rsidP="0098117B">
      <w:pPr>
        <w:pStyle w:val="body"/>
        <w:rPr>
          <w:ins w:id="11093" w:author="Copy Editor" w:date="2026-10-08T04:42:00Z"/>
          <w:lang w:val="en-US"/>
        </w:rPr>
      </w:pPr>
      <w:ins w:id="11094" w:author="Copy Editor" w:date="2026-10-08T04:42:00Z">
        <w:r w:rsidRPr="0098117B">
          <w:rPr>
            <w:lang w:val="en-US"/>
          </w:rPr>
          <w:t>Time has passed.</w:t>
        </w:r>
      </w:ins>
    </w:p>
    <w:p w14:paraId="415FFFDC" w14:textId="21F4913D" w:rsidR="0098117B" w:rsidRDefault="0098117B">
      <w:pPr>
        <w:pStyle w:val="bCHARACTER"/>
        <w:pPrChange w:id="11095" w:author="Copy Editor" w:date="2026-10-08T04:42:00Z" w16du:dateUtc="2026-10-08T01:42:00Z">
          <w:pPr>
            <w:pStyle w:val="body"/>
          </w:pPr>
        </w:pPrChange>
      </w:pPr>
      <w:ins w:id="11096" w:author="Copy Editor" w:date="2026-10-08T04:42:00Z">
        <w:r w:rsidRPr="0098117B">
          <w:t>RICHARD (V.O.)</w:t>
        </w:r>
      </w:ins>
    </w:p>
    <w:p w14:paraId="672E565B" w14:textId="77777777" w:rsidR="0098117B" w:rsidRDefault="007C0FF3" w:rsidP="0098117B">
      <w:pPr>
        <w:pStyle w:val="bdialogue"/>
        <w:rPr>
          <w:ins w:id="11097" w:author="Copy Editor" w:date="2026-10-08T04:42:00Z" w16du:dateUtc="2026-10-08T01:42:00Z"/>
        </w:rPr>
      </w:pPr>
      <w:r>
        <w:t xml:space="preserve">Two years after we married Margaret died of liver cancer.  </w:t>
      </w:r>
    </w:p>
    <w:p w14:paraId="5E4BDE37" w14:textId="05CB66AB" w:rsidR="003439BF" w:rsidRDefault="007C0FF3">
      <w:pPr>
        <w:pStyle w:val="bdialogue"/>
        <w:pPrChange w:id="11098" w:author="Copy Editor" w:date="2026-10-08T04:42:00Z" w16du:dateUtc="2026-10-08T01:42:00Z">
          <w:pPr>
            <w:pStyle w:val="body"/>
          </w:pPr>
        </w:pPrChange>
      </w:pPr>
      <w:r>
        <w:lastRenderedPageBreak/>
        <w:t>Despite the misery of being married I’m glad I helped her find her daughter before it was too late.</w:t>
      </w:r>
    </w:p>
    <w:p w14:paraId="4B668B03" w14:textId="77777777" w:rsidR="00762268" w:rsidRDefault="007C0FF3" w:rsidP="00762268">
      <w:pPr>
        <w:pStyle w:val="bdialogue"/>
        <w:rPr>
          <w:ins w:id="11099" w:author="Copy Editor" w:date="2026-10-08T04:43:00Z" w16du:dateUtc="2026-10-08T01:43:00Z"/>
        </w:rPr>
      </w:pPr>
      <w:r>
        <w:t xml:space="preserve">With hindsight it as </w:t>
      </w:r>
      <w:r w:rsidR="005E4902">
        <w:t>obvious</w:t>
      </w:r>
      <w:r>
        <w:t xml:space="preserve"> that we were not suited but I thought that with my support she’d develop into a </w:t>
      </w:r>
      <w:r w:rsidR="00C05581">
        <w:t>mature, responsible</w:t>
      </w:r>
      <w:r>
        <w:t xml:space="preserve"> adult but it wasn’t in her DNA.  </w:t>
      </w:r>
    </w:p>
    <w:p w14:paraId="5E4BDE39" w14:textId="3D49985A" w:rsidR="003439BF" w:rsidRDefault="007C0FF3">
      <w:pPr>
        <w:pStyle w:val="bdialogue"/>
        <w:pPrChange w:id="11100" w:author="Copy Editor" w:date="2026-10-08T04:43:00Z" w16du:dateUtc="2026-10-08T01:43:00Z">
          <w:pPr>
            <w:pStyle w:val="body"/>
          </w:pPr>
        </w:pPrChange>
      </w:pPr>
      <w:r>
        <w:t xml:space="preserve">The more I tried to support her the less she did for herself so to get her to support herself more I stopped supporting her and she resented that. </w:t>
      </w:r>
    </w:p>
    <w:p w14:paraId="5E4BDE3B" w14:textId="069779C5" w:rsidR="003439BF" w:rsidRDefault="00854B58" w:rsidP="00DB5909">
      <w:pPr>
        <w:pStyle w:val="aSCENEHEAD"/>
      </w:pPr>
      <w:r>
        <w:t>SCENE</w:t>
      </w:r>
      <w:r w:rsidR="005E4902">
        <w:t xml:space="preserve"> 23:  THE SAILING YEARS 1987-1995</w:t>
      </w:r>
    </w:p>
    <w:p w14:paraId="7C34C381" w14:textId="77777777" w:rsidR="000E31FB" w:rsidRPr="000E31FB" w:rsidRDefault="000E31FB" w:rsidP="000E31FB">
      <w:pPr>
        <w:pStyle w:val="body"/>
        <w:rPr>
          <w:ins w:id="11101" w:author="Copy Editor" w:date="2026-10-08T04:43:00Z"/>
          <w:b/>
          <w:bCs/>
          <w:lang w:val="en-US"/>
        </w:rPr>
      </w:pPr>
      <w:ins w:id="11102" w:author="Copy Editor" w:date="2026-10-08T04:43:00Z">
        <w:r w:rsidRPr="000E31FB">
          <w:rPr>
            <w:b/>
            <w:bCs/>
            <w:lang w:val="en-US"/>
          </w:rPr>
          <w:t>EXT. BOATYARD – DAY</w:t>
        </w:r>
      </w:ins>
    </w:p>
    <w:p w14:paraId="0F3D24CD" w14:textId="77777777" w:rsidR="000E31FB" w:rsidRPr="000E31FB" w:rsidRDefault="000E31FB" w:rsidP="000E31FB">
      <w:pPr>
        <w:pStyle w:val="body"/>
        <w:rPr>
          <w:ins w:id="11103" w:author="Copy Editor" w:date="2026-10-08T04:43:00Z"/>
          <w:lang w:val="en-US"/>
        </w:rPr>
      </w:pPr>
      <w:ins w:id="11104" w:author="Copy Editor" w:date="2026-10-08T04:43:00Z">
        <w:r w:rsidRPr="000E31FB">
          <w:rPr>
            <w:lang w:val="en-US"/>
          </w:rPr>
          <w:t>Richard works on a small sailing dinghy.</w:t>
        </w:r>
      </w:ins>
    </w:p>
    <w:p w14:paraId="37B9868B" w14:textId="77777777" w:rsidR="000E31FB" w:rsidRPr="000E31FB" w:rsidRDefault="000E31FB">
      <w:pPr>
        <w:pStyle w:val="bCHARACTER"/>
        <w:rPr>
          <w:ins w:id="11105" w:author="Copy Editor" w:date="2026-10-08T04:43:00Z"/>
          <w:lang w:val="en-US"/>
        </w:rPr>
        <w:pPrChange w:id="11106" w:author="Copy Editor" w:date="2026-10-08T04:43:00Z" w16du:dateUtc="2026-10-08T01:43:00Z">
          <w:pPr>
            <w:pStyle w:val="body"/>
          </w:pPr>
        </w:pPrChange>
      </w:pPr>
      <w:ins w:id="11107" w:author="Copy Editor" w:date="2026-10-08T04:43:00Z">
        <w:r w:rsidRPr="000E31FB">
          <w:rPr>
            <w:lang w:val="en-US"/>
          </w:rPr>
          <w:t>RICHARD (V.O.)</w:t>
        </w:r>
      </w:ins>
    </w:p>
    <w:p w14:paraId="328C01CC" w14:textId="77777777" w:rsidR="000E31FB" w:rsidRDefault="007C0FF3" w:rsidP="000E31FB">
      <w:pPr>
        <w:pStyle w:val="bdialogue"/>
        <w:rPr>
          <w:ins w:id="11108" w:author="Copy Editor" w:date="2026-10-08T04:44:00Z" w16du:dateUtc="2026-10-08T01:44:00Z"/>
        </w:rPr>
      </w:pPr>
      <w:r>
        <w:t xml:space="preserve">Life was far too quiet as well as none too </w:t>
      </w:r>
      <w:r w:rsidR="005E4902">
        <w:t>happy,</w:t>
      </w:r>
      <w:r>
        <w:t xml:space="preserve"> so I took up sailing again and built myself a dinghy. </w:t>
      </w:r>
    </w:p>
    <w:p w14:paraId="50EFBD4C" w14:textId="77777777" w:rsidR="000E31FB" w:rsidRDefault="007C0FF3" w:rsidP="000E31FB">
      <w:pPr>
        <w:pStyle w:val="bdialogue"/>
        <w:rPr>
          <w:ins w:id="11109" w:author="Copy Editor" w:date="2026-10-08T04:44:00Z" w16du:dateUtc="2026-10-08T01:44:00Z"/>
        </w:rPr>
      </w:pPr>
      <w:r>
        <w:t xml:space="preserve">She incorporated all the ideas I had had years ago sailing on the Gare Loch when I was at </w:t>
      </w:r>
      <w:r w:rsidR="005E4902">
        <w:t>school and</w:t>
      </w:r>
      <w:r>
        <w:t xml:space="preserve"> was built for cruising. </w:t>
      </w:r>
    </w:p>
    <w:p w14:paraId="3E4F4C9D" w14:textId="77777777" w:rsidR="00324958" w:rsidRDefault="007C0FF3" w:rsidP="000E31FB">
      <w:pPr>
        <w:pStyle w:val="bdialogue"/>
        <w:rPr>
          <w:ins w:id="11110" w:author="Copy Editor" w:date="2026-10-08T04:44:00Z" w16du:dateUtc="2026-10-08T01:44:00Z"/>
        </w:rPr>
      </w:pPr>
      <w:r>
        <w:t xml:space="preserve">She had space to sleep on the floor, lockers for food etc., was designed to be able to reduce sail easily and carried a strong pair of oars. </w:t>
      </w:r>
    </w:p>
    <w:p w14:paraId="1A32AFA7" w14:textId="77777777" w:rsidR="00324958" w:rsidRPr="00324958" w:rsidRDefault="00324958" w:rsidP="00324958">
      <w:pPr>
        <w:pStyle w:val="body"/>
        <w:rPr>
          <w:ins w:id="11111" w:author="Copy Editor" w:date="2026-10-08T04:44:00Z"/>
          <w:b/>
          <w:bCs/>
          <w:lang w:val="en-US"/>
        </w:rPr>
      </w:pPr>
      <w:ins w:id="11112" w:author="Copy Editor" w:date="2026-10-08T04:44:00Z">
        <w:r w:rsidRPr="00324958">
          <w:rPr>
            <w:b/>
            <w:bCs/>
            <w:lang w:val="en-US"/>
          </w:rPr>
          <w:t>EXT. SOLENT – DAY</w:t>
        </w:r>
      </w:ins>
    </w:p>
    <w:p w14:paraId="25895649" w14:textId="77777777" w:rsidR="00324958" w:rsidRPr="00324958" w:rsidRDefault="00324958" w:rsidP="00324958">
      <w:pPr>
        <w:pStyle w:val="body"/>
        <w:rPr>
          <w:ins w:id="11113" w:author="Copy Editor" w:date="2026-10-08T04:44:00Z"/>
          <w:lang w:val="en-US"/>
        </w:rPr>
      </w:pPr>
      <w:ins w:id="11114" w:author="Copy Editor" w:date="2026-10-08T04:44:00Z">
        <w:r w:rsidRPr="00324958">
          <w:rPr>
            <w:lang w:val="en-US"/>
          </w:rPr>
          <w:t>Richard sails the dinghy across the Solent.</w:t>
        </w:r>
      </w:ins>
    </w:p>
    <w:p w14:paraId="20C00656" w14:textId="77777777" w:rsidR="00324958" w:rsidRPr="00324958" w:rsidRDefault="00324958" w:rsidP="00324958">
      <w:pPr>
        <w:pStyle w:val="body"/>
        <w:rPr>
          <w:ins w:id="11115" w:author="Copy Editor" w:date="2026-10-08T04:44:00Z"/>
          <w:lang w:val="en-US"/>
        </w:rPr>
      </w:pPr>
      <w:ins w:id="11116" w:author="Copy Editor" w:date="2026-10-08T04:44:00Z">
        <w:r w:rsidRPr="00324958">
          <w:rPr>
            <w:lang w:val="en-US"/>
          </w:rPr>
          <w:t>The boat moves steadily through the water.</w:t>
        </w:r>
      </w:ins>
    </w:p>
    <w:p w14:paraId="1FFE25AF" w14:textId="64550F19" w:rsidR="00324958" w:rsidRDefault="006B693E">
      <w:pPr>
        <w:pStyle w:val="bCHARACTER"/>
        <w:rPr>
          <w:ins w:id="11117" w:author="Copy Editor" w:date="2026-10-08T04:44:00Z" w16du:dateUtc="2026-10-08T01:44:00Z"/>
        </w:rPr>
        <w:pPrChange w:id="11118" w:author="Copy Editor" w:date="2026-10-08T04:44:00Z" w16du:dateUtc="2026-10-08T01:44:00Z">
          <w:pPr>
            <w:pStyle w:val="bdialogue"/>
          </w:pPr>
        </w:pPrChange>
      </w:pPr>
      <w:ins w:id="11119" w:author="Copy Editor" w:date="2026-10-08T04:44:00Z">
        <w:r w:rsidRPr="006B693E">
          <w:t>RICHARD (V.O.)</w:t>
        </w:r>
      </w:ins>
    </w:p>
    <w:p w14:paraId="323EB2C0" w14:textId="77777777" w:rsidR="006B693E" w:rsidRDefault="007C0FF3" w:rsidP="000E31FB">
      <w:pPr>
        <w:pStyle w:val="bdialogue"/>
        <w:rPr>
          <w:ins w:id="11120" w:author="Copy Editor" w:date="2026-10-08T04:45:00Z" w16du:dateUtc="2026-10-08T01:45:00Z"/>
        </w:rPr>
      </w:pPr>
      <w:r>
        <w:lastRenderedPageBreak/>
        <w:t xml:space="preserve">She was my refuge and we cruised the Solent and I modified her in the light of experience. </w:t>
      </w:r>
    </w:p>
    <w:p w14:paraId="2B2C3694" w14:textId="77777777" w:rsidR="006B693E" w:rsidRPr="006B693E" w:rsidRDefault="006B693E" w:rsidP="006B693E">
      <w:pPr>
        <w:pStyle w:val="body"/>
        <w:rPr>
          <w:ins w:id="11121" w:author="Copy Editor" w:date="2026-10-08T04:45:00Z"/>
          <w:b/>
          <w:bCs/>
          <w:lang w:val="en-US"/>
        </w:rPr>
      </w:pPr>
      <w:ins w:id="11122" w:author="Copy Editor" w:date="2026-10-08T04:45:00Z">
        <w:r w:rsidRPr="006B693E">
          <w:rPr>
            <w:b/>
            <w:bCs/>
            <w:lang w:val="en-US"/>
          </w:rPr>
          <w:t>INT. RICHARD’S HOUSE – DAY</w:t>
        </w:r>
      </w:ins>
    </w:p>
    <w:p w14:paraId="5A3682FD" w14:textId="77777777" w:rsidR="006B693E" w:rsidRPr="006B693E" w:rsidRDefault="006B693E" w:rsidP="006B693E">
      <w:pPr>
        <w:pStyle w:val="body"/>
        <w:rPr>
          <w:ins w:id="11123" w:author="Copy Editor" w:date="2026-10-08T04:45:00Z"/>
          <w:lang w:val="en-US"/>
        </w:rPr>
      </w:pPr>
      <w:ins w:id="11124" w:author="Copy Editor" w:date="2026-10-08T04:45:00Z">
        <w:r w:rsidRPr="006B693E">
          <w:rPr>
            <w:lang w:val="en-US"/>
          </w:rPr>
          <w:t>Richard talks to Liz about sailing.</w:t>
        </w:r>
      </w:ins>
    </w:p>
    <w:p w14:paraId="784BF8BA" w14:textId="77777777" w:rsidR="006B693E" w:rsidRDefault="006B693E" w:rsidP="006B693E">
      <w:pPr>
        <w:pStyle w:val="body"/>
        <w:rPr>
          <w:ins w:id="11125" w:author="Copy Editor" w:date="2026-10-08T04:45:00Z" w16du:dateUtc="2026-10-08T01:45:00Z"/>
          <w:lang w:val="en-US"/>
        </w:rPr>
      </w:pPr>
      <w:ins w:id="11126" w:author="Copy Editor" w:date="2026-10-08T04:45:00Z">
        <w:r w:rsidRPr="006B693E">
          <w:rPr>
            <w:lang w:val="en-US"/>
          </w:rPr>
          <w:t>She is clearly uninterested.</w:t>
        </w:r>
      </w:ins>
    </w:p>
    <w:p w14:paraId="303F8D65" w14:textId="5B1AE8EB" w:rsidR="00FB087B" w:rsidRPr="006B693E" w:rsidRDefault="00FB087B">
      <w:pPr>
        <w:pStyle w:val="bCHARACTER"/>
        <w:rPr>
          <w:ins w:id="11127" w:author="Copy Editor" w:date="2026-10-08T04:45:00Z"/>
          <w:lang w:val="en-US"/>
        </w:rPr>
        <w:pPrChange w:id="11128" w:author="Copy Editor" w:date="2026-10-08T04:45:00Z" w16du:dateUtc="2026-10-08T01:45:00Z">
          <w:pPr>
            <w:pStyle w:val="body"/>
          </w:pPr>
        </w:pPrChange>
      </w:pPr>
      <w:ins w:id="11129" w:author="Copy Editor" w:date="2026-10-08T04:45:00Z">
        <w:r w:rsidRPr="00FB087B">
          <w:t>RICHARD (V.O.)</w:t>
        </w:r>
      </w:ins>
    </w:p>
    <w:p w14:paraId="12CC1A18" w14:textId="77777777" w:rsidR="00FB087B" w:rsidRDefault="007C0FF3" w:rsidP="000E31FB">
      <w:pPr>
        <w:pStyle w:val="bdialogue"/>
        <w:rPr>
          <w:ins w:id="11130" w:author="Copy Editor" w:date="2026-10-08T04:46:00Z" w16du:dateUtc="2026-10-08T01:46:00Z"/>
        </w:rPr>
      </w:pPr>
      <w:r>
        <w:t xml:space="preserve">I tried to get Liz interested but wasn’t surprised when she didn’t want to know.  </w:t>
      </w:r>
    </w:p>
    <w:p w14:paraId="346E48F2" w14:textId="77777777" w:rsidR="00911F40" w:rsidRPr="00911F40" w:rsidRDefault="00911F40" w:rsidP="00911F40">
      <w:pPr>
        <w:pStyle w:val="body"/>
        <w:rPr>
          <w:ins w:id="11131" w:author="Copy Editor" w:date="2026-10-08T04:46:00Z"/>
          <w:b/>
          <w:bCs/>
          <w:lang w:val="en-US"/>
        </w:rPr>
      </w:pPr>
      <w:ins w:id="11132" w:author="Copy Editor" w:date="2026-10-08T04:46:00Z">
        <w:r w:rsidRPr="00911F40">
          <w:rPr>
            <w:b/>
            <w:bCs/>
            <w:lang w:val="en-US"/>
          </w:rPr>
          <w:t>INT. RICHARD’S HOUSE – DAY</w:t>
        </w:r>
      </w:ins>
    </w:p>
    <w:p w14:paraId="05F14E00" w14:textId="77777777" w:rsidR="00911F40" w:rsidRPr="00911F40" w:rsidRDefault="00911F40" w:rsidP="00911F40">
      <w:pPr>
        <w:pStyle w:val="body"/>
        <w:rPr>
          <w:ins w:id="11133" w:author="Copy Editor" w:date="2026-10-08T04:46:00Z"/>
          <w:lang w:val="en-US"/>
        </w:rPr>
      </w:pPr>
      <w:ins w:id="11134" w:author="Copy Editor" w:date="2026-10-08T04:46:00Z">
        <w:r w:rsidRPr="00911F40">
          <w:rPr>
            <w:lang w:val="en-US"/>
          </w:rPr>
          <w:t>Richard comes home early from work.</w:t>
        </w:r>
      </w:ins>
    </w:p>
    <w:p w14:paraId="154A0090" w14:textId="77777777" w:rsidR="00911F40" w:rsidRPr="00911F40" w:rsidRDefault="00911F40" w:rsidP="00911F40">
      <w:pPr>
        <w:pStyle w:val="body"/>
        <w:rPr>
          <w:ins w:id="11135" w:author="Copy Editor" w:date="2026-10-08T04:46:00Z"/>
          <w:lang w:val="en-US"/>
        </w:rPr>
      </w:pPr>
      <w:ins w:id="11136" w:author="Copy Editor" w:date="2026-10-08T04:46:00Z">
        <w:r w:rsidRPr="00911F40">
          <w:rPr>
            <w:lang w:val="en-US"/>
          </w:rPr>
          <w:t>He opens the door.</w:t>
        </w:r>
      </w:ins>
    </w:p>
    <w:p w14:paraId="53044E62" w14:textId="77777777" w:rsidR="00911F40" w:rsidRPr="00911F40" w:rsidRDefault="00911F40" w:rsidP="00911F40">
      <w:pPr>
        <w:pStyle w:val="body"/>
        <w:rPr>
          <w:ins w:id="11137" w:author="Copy Editor" w:date="2026-10-08T04:46:00Z"/>
          <w:lang w:val="en-US"/>
        </w:rPr>
      </w:pPr>
      <w:ins w:id="11138" w:author="Copy Editor" w:date="2026-10-08T04:46:00Z">
        <w:r w:rsidRPr="00911F40">
          <w:rPr>
            <w:lang w:val="en-US"/>
          </w:rPr>
          <w:t>Liz is packing her bags.</w:t>
        </w:r>
      </w:ins>
    </w:p>
    <w:p w14:paraId="673FD6AC" w14:textId="77777777" w:rsidR="00911F40" w:rsidRPr="00911F40" w:rsidRDefault="00911F40" w:rsidP="00911F40">
      <w:pPr>
        <w:pStyle w:val="body"/>
        <w:rPr>
          <w:ins w:id="11139" w:author="Copy Editor" w:date="2026-10-08T04:46:00Z"/>
          <w:lang w:val="en-US"/>
        </w:rPr>
      </w:pPr>
      <w:ins w:id="11140" w:author="Copy Editor" w:date="2026-10-08T04:46:00Z">
        <w:r w:rsidRPr="00911F40">
          <w:rPr>
            <w:lang w:val="en-US"/>
          </w:rPr>
          <w:t>Richard looks at her.</w:t>
        </w:r>
      </w:ins>
    </w:p>
    <w:p w14:paraId="171B72DB" w14:textId="77777777" w:rsidR="00911F40" w:rsidRPr="00911F40" w:rsidRDefault="00911F40" w:rsidP="00911F40">
      <w:pPr>
        <w:pStyle w:val="body"/>
        <w:rPr>
          <w:ins w:id="11141" w:author="Copy Editor" w:date="2026-10-08T04:46:00Z"/>
          <w:lang w:val="en-US"/>
        </w:rPr>
      </w:pPr>
      <w:ins w:id="11142" w:author="Copy Editor" w:date="2026-10-08T04:46:00Z">
        <w:r w:rsidRPr="00911F40">
          <w:rPr>
            <w:lang w:val="en-US"/>
          </w:rPr>
          <w:t>He does not try to stop her.</w:t>
        </w:r>
      </w:ins>
    </w:p>
    <w:p w14:paraId="041DC28F" w14:textId="4BBC4ED4" w:rsidR="00911F40" w:rsidRPr="00911F40" w:rsidRDefault="00911F40">
      <w:pPr>
        <w:pStyle w:val="bCHARACTER"/>
        <w:rPr>
          <w:ins w:id="11143" w:author="Copy Editor" w:date="2026-10-08T04:45:00Z" w16du:dateUtc="2026-10-08T01:45:00Z"/>
          <w:lang w:val="en-US"/>
          <w:rPrChange w:id="11144" w:author="Copy Editor" w:date="2026-10-08T04:46:00Z" w16du:dateUtc="2026-10-08T01:46:00Z">
            <w:rPr>
              <w:ins w:id="11145" w:author="Copy Editor" w:date="2026-10-08T04:45:00Z" w16du:dateUtc="2026-10-08T01:45:00Z"/>
            </w:rPr>
          </w:rPrChange>
        </w:rPr>
        <w:pPrChange w:id="11146" w:author="Copy Editor" w:date="2026-10-08T04:46:00Z" w16du:dateUtc="2026-10-08T01:46:00Z">
          <w:pPr>
            <w:pStyle w:val="bdialogue"/>
          </w:pPr>
        </w:pPrChange>
      </w:pPr>
      <w:ins w:id="11147" w:author="Copy Editor" w:date="2026-10-08T04:46:00Z">
        <w:r w:rsidRPr="00911F40">
          <w:rPr>
            <w:lang w:val="en-US"/>
          </w:rPr>
          <w:t>RICHARD (V.O.)</w:t>
        </w:r>
      </w:ins>
    </w:p>
    <w:p w14:paraId="5E4BDE3D" w14:textId="480C169B" w:rsidR="003439BF" w:rsidRDefault="007C0FF3" w:rsidP="000E31FB">
      <w:pPr>
        <w:pStyle w:val="bdialogue"/>
        <w:rPr>
          <w:ins w:id="11148" w:author="Copy Editor" w:date="2026-10-08T04:46:00Z" w16du:dateUtc="2026-10-08T01:46:00Z"/>
        </w:rPr>
      </w:pPr>
      <w:r>
        <w:t>I got home early one day from work one day and Liz was packing her bags. I didn’t try to stop her.</w:t>
      </w:r>
    </w:p>
    <w:p w14:paraId="287501EA" w14:textId="77777777" w:rsidR="008D7E20" w:rsidRPr="008D7E20" w:rsidRDefault="008D7E20" w:rsidP="008D7E20">
      <w:pPr>
        <w:pStyle w:val="body"/>
        <w:rPr>
          <w:ins w:id="11149" w:author="Copy Editor" w:date="2026-10-08T04:46:00Z"/>
          <w:b/>
          <w:bCs/>
          <w:lang w:val="en-US"/>
        </w:rPr>
      </w:pPr>
      <w:ins w:id="11150" w:author="Copy Editor" w:date="2026-10-08T04:46:00Z">
        <w:r w:rsidRPr="008D7E20">
          <w:rPr>
            <w:b/>
            <w:bCs/>
            <w:lang w:val="en-US"/>
          </w:rPr>
          <w:t>EXT. SOLENT – DAY</w:t>
        </w:r>
      </w:ins>
    </w:p>
    <w:p w14:paraId="2BD747A0" w14:textId="77777777" w:rsidR="008D7E20" w:rsidRPr="008D7E20" w:rsidRDefault="008D7E20" w:rsidP="008D7E20">
      <w:pPr>
        <w:pStyle w:val="body"/>
        <w:rPr>
          <w:ins w:id="11151" w:author="Copy Editor" w:date="2026-10-08T04:46:00Z"/>
          <w:lang w:val="en-US"/>
        </w:rPr>
      </w:pPr>
      <w:ins w:id="11152" w:author="Copy Editor" w:date="2026-10-08T04:46:00Z">
        <w:r w:rsidRPr="008D7E20">
          <w:rPr>
            <w:lang w:val="en-US"/>
          </w:rPr>
          <w:t>Richard sails with various friends.</w:t>
        </w:r>
      </w:ins>
    </w:p>
    <w:p w14:paraId="7CE381E3" w14:textId="77777777" w:rsidR="008D7E20" w:rsidRPr="008D7E20" w:rsidRDefault="008D7E20" w:rsidP="008D7E20">
      <w:pPr>
        <w:pStyle w:val="body"/>
        <w:rPr>
          <w:ins w:id="11153" w:author="Copy Editor" w:date="2026-10-08T04:46:00Z"/>
          <w:lang w:val="en-US"/>
        </w:rPr>
      </w:pPr>
      <w:ins w:id="11154" w:author="Copy Editor" w:date="2026-10-08T04:46:00Z">
        <w:r w:rsidRPr="008D7E20">
          <w:rPr>
            <w:lang w:val="en-US"/>
          </w:rPr>
          <w:t>Different crews learn to handle the boat.</w:t>
        </w:r>
      </w:ins>
    </w:p>
    <w:p w14:paraId="6CEEB2B4" w14:textId="1E881635" w:rsidR="00911F40" w:rsidRDefault="008D7E20">
      <w:pPr>
        <w:pStyle w:val="bCHARACTER"/>
        <w:pPrChange w:id="11155" w:author="Copy Editor" w:date="2026-10-08T04:47:00Z" w16du:dateUtc="2026-10-08T01:47:00Z">
          <w:pPr>
            <w:pStyle w:val="body"/>
          </w:pPr>
        </w:pPrChange>
      </w:pPr>
      <w:ins w:id="11156" w:author="Copy Editor" w:date="2026-10-08T04:47:00Z">
        <w:r w:rsidRPr="008D7E20">
          <w:t>RICHARD (V.O.)</w:t>
        </w:r>
      </w:ins>
    </w:p>
    <w:p w14:paraId="277B8448" w14:textId="77777777" w:rsidR="008D7E20" w:rsidRDefault="007C0FF3" w:rsidP="008D7E20">
      <w:pPr>
        <w:pStyle w:val="bdialogue"/>
        <w:rPr>
          <w:ins w:id="11157" w:author="Copy Editor" w:date="2026-10-08T04:47:00Z" w16du:dateUtc="2026-10-08T01:47:00Z"/>
        </w:rPr>
      </w:pPr>
      <w:r>
        <w:t xml:space="preserve">Various friends came sailing with me and remembering my own introduction to sailing I determined never to raise my voice.  </w:t>
      </w:r>
    </w:p>
    <w:p w14:paraId="5E4BDE3F" w14:textId="652715C8" w:rsidR="003439BF" w:rsidRDefault="007C0FF3" w:rsidP="008D7E20">
      <w:pPr>
        <w:pStyle w:val="bdialogue"/>
        <w:rPr>
          <w:ins w:id="11158" w:author="Copy Editor" w:date="2026-10-08T04:47:00Z" w16du:dateUtc="2026-10-08T01:47:00Z"/>
        </w:rPr>
      </w:pPr>
      <w:r>
        <w:t xml:space="preserve">If a skipper </w:t>
      </w:r>
      <w:r w:rsidR="005E4902">
        <w:t>must</w:t>
      </w:r>
      <w:r>
        <w:t xml:space="preserve"> raise his </w:t>
      </w:r>
      <w:r w:rsidR="005E4902">
        <w:t>voice,</w:t>
      </w:r>
      <w:r>
        <w:t xml:space="preserve"> he’s failed!  </w:t>
      </w:r>
    </w:p>
    <w:p w14:paraId="0DD61A23" w14:textId="77777777" w:rsidR="00141B1C" w:rsidRPr="00141B1C" w:rsidRDefault="00141B1C" w:rsidP="00141B1C">
      <w:pPr>
        <w:pStyle w:val="body"/>
        <w:rPr>
          <w:ins w:id="11159" w:author="Copy Editor" w:date="2026-10-08T04:47:00Z"/>
          <w:b/>
          <w:bCs/>
          <w:lang w:val="en-US"/>
        </w:rPr>
      </w:pPr>
      <w:ins w:id="11160" w:author="Copy Editor" w:date="2026-10-08T04:47:00Z">
        <w:r w:rsidRPr="00141B1C">
          <w:rPr>
            <w:b/>
            <w:bCs/>
            <w:lang w:val="en-US"/>
          </w:rPr>
          <w:t>INT. FAMILY HOME – DAY</w:t>
        </w:r>
      </w:ins>
    </w:p>
    <w:p w14:paraId="69B57160" w14:textId="77777777" w:rsidR="00141B1C" w:rsidRPr="00141B1C" w:rsidRDefault="00141B1C" w:rsidP="00141B1C">
      <w:pPr>
        <w:pStyle w:val="body"/>
        <w:rPr>
          <w:ins w:id="11161" w:author="Copy Editor" w:date="2026-10-08T04:47:00Z"/>
          <w:lang w:val="en-US"/>
        </w:rPr>
      </w:pPr>
      <w:ins w:id="11162" w:author="Copy Editor" w:date="2026-10-08T04:47:00Z">
        <w:r w:rsidRPr="00141B1C">
          <w:rPr>
            <w:lang w:val="en-US"/>
          </w:rPr>
          <w:lastRenderedPageBreak/>
          <w:t>Mum and Dad sit together, their marriage coming to an end.</w:t>
        </w:r>
      </w:ins>
    </w:p>
    <w:p w14:paraId="7E5767CF" w14:textId="7868424B" w:rsidR="00141B1C" w:rsidRDefault="00141B1C">
      <w:pPr>
        <w:pStyle w:val="bCHARACTER"/>
        <w:pPrChange w:id="11163" w:author="Copy Editor" w:date="2026-10-08T04:47:00Z" w16du:dateUtc="2026-10-08T01:47:00Z">
          <w:pPr>
            <w:pStyle w:val="body"/>
          </w:pPr>
        </w:pPrChange>
      </w:pPr>
      <w:ins w:id="11164" w:author="Copy Editor" w:date="2026-10-08T04:47:00Z">
        <w:r w:rsidRPr="00141B1C">
          <w:t>RICHARD (V.O.)</w:t>
        </w:r>
      </w:ins>
    </w:p>
    <w:p w14:paraId="5E4BDE40" w14:textId="77777777" w:rsidR="003439BF" w:rsidRDefault="007C0FF3" w:rsidP="00141B1C">
      <w:pPr>
        <w:pStyle w:val="bdialogue"/>
        <w:rPr>
          <w:ins w:id="11165" w:author="Copy Editor" w:date="2026-10-08T04:47:00Z" w16du:dateUtc="2026-10-08T01:47:00Z"/>
        </w:rPr>
      </w:pPr>
      <w:r>
        <w:t>At the same time as all this was happening Mum and Dad got divorced.</w:t>
      </w:r>
    </w:p>
    <w:p w14:paraId="5AE60FA1" w14:textId="77777777" w:rsidR="00141B1C" w:rsidRPr="00141B1C" w:rsidRDefault="00141B1C" w:rsidP="00141B1C">
      <w:pPr>
        <w:pStyle w:val="body"/>
        <w:rPr>
          <w:ins w:id="11166" w:author="Copy Editor" w:date="2026-10-08T04:47:00Z"/>
          <w:b/>
          <w:bCs/>
          <w:lang w:val="en-US"/>
        </w:rPr>
      </w:pPr>
      <w:ins w:id="11167" w:author="Copy Editor" w:date="2026-10-08T04:47:00Z">
        <w:r w:rsidRPr="00141B1C">
          <w:rPr>
            <w:b/>
            <w:bCs/>
            <w:lang w:val="en-US"/>
          </w:rPr>
          <w:t>EXT. SAILING DINGHY – DAY</w:t>
        </w:r>
      </w:ins>
    </w:p>
    <w:p w14:paraId="46F26D8D" w14:textId="77777777" w:rsidR="00141B1C" w:rsidRPr="00141B1C" w:rsidRDefault="00141B1C" w:rsidP="00141B1C">
      <w:pPr>
        <w:pStyle w:val="body"/>
        <w:rPr>
          <w:ins w:id="11168" w:author="Copy Editor" w:date="2026-10-08T04:47:00Z"/>
          <w:lang w:val="en-US"/>
        </w:rPr>
      </w:pPr>
      <w:ins w:id="11169" w:author="Copy Editor" w:date="2026-10-08T04:47:00Z">
        <w:r w:rsidRPr="00141B1C">
          <w:rPr>
            <w:lang w:val="en-US"/>
          </w:rPr>
          <w:t>Richard works on the rigging.</w:t>
        </w:r>
      </w:ins>
    </w:p>
    <w:p w14:paraId="5D61A0CC" w14:textId="77777777" w:rsidR="00141B1C" w:rsidRPr="00141B1C" w:rsidRDefault="00141B1C" w:rsidP="00141B1C">
      <w:pPr>
        <w:pStyle w:val="body"/>
        <w:rPr>
          <w:ins w:id="11170" w:author="Copy Editor" w:date="2026-10-08T04:47:00Z"/>
          <w:lang w:val="en-US"/>
        </w:rPr>
      </w:pPr>
      <w:ins w:id="11171" w:author="Copy Editor" w:date="2026-10-08T04:47:00Z">
        <w:r w:rsidRPr="00141B1C">
          <w:rPr>
            <w:lang w:val="en-US"/>
          </w:rPr>
          <w:t>He adjusts the mainsail.</w:t>
        </w:r>
      </w:ins>
    </w:p>
    <w:p w14:paraId="33CB9C60" w14:textId="1E5B41EF" w:rsidR="00141B1C" w:rsidRDefault="00F923E8">
      <w:pPr>
        <w:pStyle w:val="bCHARACTER"/>
        <w:pPrChange w:id="11172" w:author="Copy Editor" w:date="2026-10-08T04:48:00Z" w16du:dateUtc="2026-10-08T01:48:00Z">
          <w:pPr>
            <w:pStyle w:val="body"/>
          </w:pPr>
        </w:pPrChange>
      </w:pPr>
      <w:ins w:id="11173" w:author="Copy Editor" w:date="2026-10-08T04:48:00Z">
        <w:r w:rsidRPr="00F923E8">
          <w:t>RICHARD (V.O.)</w:t>
        </w:r>
      </w:ins>
    </w:p>
    <w:p w14:paraId="4B10C066" w14:textId="11D69E6E" w:rsidR="00C05581" w:rsidDel="00F923E8" w:rsidRDefault="007C0FF3">
      <w:pPr>
        <w:pStyle w:val="bdialogue"/>
        <w:rPr>
          <w:del w:id="11174" w:author="Copy Editor" w:date="2026-10-08T04:48:00Z" w16du:dateUtc="2026-10-08T01:48:00Z"/>
        </w:rPr>
        <w:pPrChange w:id="11175" w:author="Copy Editor" w:date="2026-10-08T04:48:00Z" w16du:dateUtc="2026-10-08T01:48:00Z">
          <w:pPr>
            <w:pStyle w:val="body"/>
          </w:pPr>
        </w:pPrChange>
      </w:pPr>
      <w:r>
        <w:t xml:space="preserve">With experience I modified her, altered how the mainsail was reefed </w:t>
      </w:r>
    </w:p>
    <w:p w14:paraId="4639B2D3" w14:textId="4F5D8D15" w:rsidR="00C05581" w:rsidDel="00602DD4" w:rsidRDefault="007C0FF3">
      <w:pPr>
        <w:pStyle w:val="bdialogue"/>
        <w:rPr>
          <w:del w:id="11176" w:author="Copy Editor" w:date="2026-10-08T04:48:00Z" w16du:dateUtc="2026-10-08T01:48:00Z"/>
        </w:rPr>
        <w:pPrChange w:id="11177" w:author="Copy Editor" w:date="2026-10-08T04:48:00Z" w16du:dateUtc="2026-10-08T01:48:00Z">
          <w:pPr>
            <w:pStyle w:val="baparenthisis"/>
          </w:pPr>
        </w:pPrChange>
      </w:pPr>
      <w:del w:id="11178" w:author="Copy Editor" w:date="2026-10-08T04:48:00Z" w16du:dateUtc="2026-10-08T01:48:00Z">
        <w:r w:rsidDel="00F923E8">
          <w:delText>(</w:delText>
        </w:r>
      </w:del>
      <w:ins w:id="11179" w:author="Copy Editor" w:date="2026-10-08T04:48:00Z" w16du:dateUtc="2026-10-08T01:48:00Z">
        <w:r w:rsidR="00F923E8">
          <w:t>-</w:t>
        </w:r>
      </w:ins>
      <w:r>
        <w:t>reduced in size</w:t>
      </w:r>
      <w:ins w:id="11180" w:author="Copy Editor" w:date="2026-10-08T04:48:00Z" w16du:dateUtc="2026-10-08T01:48:00Z">
        <w:r w:rsidR="00F923E8">
          <w:t>-</w:t>
        </w:r>
      </w:ins>
      <w:del w:id="11181" w:author="Copy Editor" w:date="2026-10-08T04:48:00Z" w16du:dateUtc="2026-10-08T01:48:00Z">
        <w:r w:rsidDel="00F923E8">
          <w:delText>)</w:delText>
        </w:r>
      </w:del>
    </w:p>
    <w:p w14:paraId="0B39FA49" w14:textId="77777777" w:rsidR="00602DD4" w:rsidRDefault="00602DD4" w:rsidP="00602DD4">
      <w:pPr>
        <w:pStyle w:val="bdialogue"/>
        <w:rPr>
          <w:ins w:id="11182" w:author="Copy Editor" w:date="2026-10-08T04:48:00Z" w16du:dateUtc="2026-10-08T01:48:00Z"/>
        </w:rPr>
      </w:pPr>
      <w:ins w:id="11183" w:author="Copy Editor" w:date="2026-10-08T04:48:00Z" w16du:dateUtc="2026-10-08T01:48:00Z">
        <w:r>
          <w:t xml:space="preserve"> </w:t>
        </w:r>
      </w:ins>
      <w:r w:rsidR="00595082">
        <w:t>so,</w:t>
      </w:r>
      <w:r w:rsidR="007C0FF3">
        <w:t xml:space="preserve"> I could cope with deteriorating conditions.  </w:t>
      </w:r>
    </w:p>
    <w:p w14:paraId="275A2CCB" w14:textId="77777777" w:rsidR="00602DD4" w:rsidRDefault="007C0FF3" w:rsidP="00602DD4">
      <w:pPr>
        <w:pStyle w:val="bdialogue"/>
        <w:rPr>
          <w:ins w:id="11184" w:author="Copy Editor" w:date="2026-10-08T04:49:00Z" w16du:dateUtc="2026-10-08T01:49:00Z"/>
        </w:rPr>
      </w:pPr>
      <w:r>
        <w:t xml:space="preserve">Bit by bit extra ropes made her easier to handle and my experience and confidence grew.  </w:t>
      </w:r>
    </w:p>
    <w:p w14:paraId="1287EEB2" w14:textId="77777777" w:rsidR="00602DD4" w:rsidRPr="00602DD4" w:rsidRDefault="00602DD4" w:rsidP="00602DD4">
      <w:pPr>
        <w:pStyle w:val="body"/>
        <w:rPr>
          <w:ins w:id="11185" w:author="Copy Editor" w:date="2026-10-08T04:49:00Z"/>
          <w:b/>
          <w:bCs/>
          <w:lang w:val="en-US"/>
        </w:rPr>
      </w:pPr>
      <w:ins w:id="11186" w:author="Copy Editor" w:date="2026-10-08T04:49:00Z">
        <w:r w:rsidRPr="00602DD4">
          <w:rPr>
            <w:b/>
            <w:bCs/>
            <w:lang w:val="en-US"/>
          </w:rPr>
          <w:t>EXT. CARAVAN – DAY</w:t>
        </w:r>
      </w:ins>
    </w:p>
    <w:p w14:paraId="03DCD5D8" w14:textId="77777777" w:rsidR="00602DD4" w:rsidRPr="00602DD4" w:rsidRDefault="00602DD4" w:rsidP="00602DD4">
      <w:pPr>
        <w:pStyle w:val="body"/>
        <w:rPr>
          <w:ins w:id="11187" w:author="Copy Editor" w:date="2026-10-08T04:49:00Z"/>
          <w:lang w:val="en-US"/>
        </w:rPr>
      </w:pPr>
      <w:ins w:id="11188" w:author="Copy Editor" w:date="2026-10-08T04:49:00Z">
        <w:r w:rsidRPr="00602DD4">
          <w:rPr>
            <w:lang w:val="en-US"/>
          </w:rPr>
          <w:t>Dad's caravan stands ready for travel.</w:t>
        </w:r>
      </w:ins>
    </w:p>
    <w:p w14:paraId="71ED25DA" w14:textId="36C0AC46" w:rsidR="00602DD4" w:rsidRPr="000179B5" w:rsidRDefault="00602DD4">
      <w:pPr>
        <w:pStyle w:val="bCHARACTER"/>
        <w:rPr>
          <w:ins w:id="11189" w:author="Copy Editor" w:date="2026-10-08T04:49:00Z" w16du:dateUtc="2026-10-08T01:49:00Z"/>
          <w:lang w:val="en-US"/>
          <w:rPrChange w:id="11190" w:author="Copy Editor" w:date="2026-10-08T04:49:00Z" w16du:dateUtc="2026-10-08T01:49:00Z">
            <w:rPr>
              <w:ins w:id="11191" w:author="Copy Editor" w:date="2026-10-08T04:49:00Z" w16du:dateUtc="2026-10-08T01:49:00Z"/>
            </w:rPr>
          </w:rPrChange>
        </w:rPr>
        <w:pPrChange w:id="11192" w:author="Copy Editor" w:date="2026-10-08T04:49:00Z" w16du:dateUtc="2026-10-08T01:49:00Z">
          <w:pPr>
            <w:pStyle w:val="bdialogue"/>
          </w:pPr>
        </w:pPrChange>
      </w:pPr>
      <w:ins w:id="11193" w:author="Copy Editor" w:date="2026-10-08T04:49:00Z">
        <w:r w:rsidRPr="00602DD4">
          <w:rPr>
            <w:lang w:val="en-US"/>
          </w:rPr>
          <w:t>RICHARD (V.O.)</w:t>
        </w:r>
      </w:ins>
    </w:p>
    <w:p w14:paraId="086B9396" w14:textId="77777777" w:rsidR="000179B5" w:rsidRDefault="007C0FF3" w:rsidP="00602DD4">
      <w:pPr>
        <w:pStyle w:val="bdialogue"/>
        <w:rPr>
          <w:ins w:id="11194" w:author="Copy Editor" w:date="2026-10-08T04:49:00Z" w16du:dateUtc="2026-10-08T01:49:00Z"/>
        </w:rPr>
      </w:pPr>
      <w:r>
        <w:t xml:space="preserve">Dad had got himself a caravan, where he lived for 6 months after his divorce, and we decided to have a couple of weeks holiday on the Thames Estuary.  </w:t>
      </w:r>
    </w:p>
    <w:p w14:paraId="5E4BDE41" w14:textId="1AA35E76" w:rsidR="003439BF" w:rsidRDefault="007C0FF3" w:rsidP="00602DD4">
      <w:pPr>
        <w:pStyle w:val="bdialogue"/>
        <w:rPr>
          <w:ins w:id="11195" w:author="Copy Editor" w:date="2026-10-08T04:49:00Z" w16du:dateUtc="2026-10-08T01:49:00Z"/>
        </w:rPr>
      </w:pPr>
      <w:r>
        <w:t xml:space="preserve">Dad would tow his caravan and I’d tow my boat.  </w:t>
      </w:r>
    </w:p>
    <w:p w14:paraId="53EC57AE" w14:textId="77777777" w:rsidR="000179B5" w:rsidRPr="000179B5" w:rsidRDefault="000179B5" w:rsidP="000179B5">
      <w:pPr>
        <w:pStyle w:val="body"/>
        <w:rPr>
          <w:ins w:id="11196" w:author="Copy Editor" w:date="2026-10-08T04:49:00Z"/>
          <w:b/>
          <w:bCs/>
          <w:lang w:val="en-US"/>
        </w:rPr>
      </w:pPr>
      <w:ins w:id="11197" w:author="Copy Editor" w:date="2026-10-08T04:49:00Z">
        <w:r w:rsidRPr="000179B5">
          <w:rPr>
            <w:b/>
            <w:bCs/>
            <w:lang w:val="en-US"/>
          </w:rPr>
          <w:t>EXT. RIVER BLACKWATER – MONDAY MORNING</w:t>
        </w:r>
      </w:ins>
    </w:p>
    <w:p w14:paraId="2CEC89ED" w14:textId="77777777" w:rsidR="000179B5" w:rsidRPr="000179B5" w:rsidRDefault="000179B5" w:rsidP="000179B5">
      <w:pPr>
        <w:pStyle w:val="body"/>
        <w:rPr>
          <w:ins w:id="11198" w:author="Copy Editor" w:date="2026-10-08T04:49:00Z"/>
          <w:lang w:val="en-US"/>
        </w:rPr>
      </w:pPr>
      <w:ins w:id="11199" w:author="Copy Editor" w:date="2026-10-08T04:49:00Z">
        <w:r w:rsidRPr="000179B5">
          <w:rPr>
            <w:lang w:val="en-US"/>
          </w:rPr>
          <w:t>The wind is blowing hard.</w:t>
        </w:r>
      </w:ins>
    </w:p>
    <w:p w14:paraId="0974092A" w14:textId="77777777" w:rsidR="000179B5" w:rsidRPr="000179B5" w:rsidRDefault="000179B5" w:rsidP="000179B5">
      <w:pPr>
        <w:pStyle w:val="body"/>
        <w:rPr>
          <w:ins w:id="11200" w:author="Copy Editor" w:date="2026-10-08T04:49:00Z"/>
          <w:lang w:val="en-US"/>
        </w:rPr>
      </w:pPr>
      <w:ins w:id="11201" w:author="Copy Editor" w:date="2026-10-08T04:49:00Z">
        <w:r w:rsidRPr="000179B5">
          <w:rPr>
            <w:lang w:val="en-US"/>
          </w:rPr>
          <w:t>Richard prepares the boat.</w:t>
        </w:r>
      </w:ins>
    </w:p>
    <w:p w14:paraId="13948154" w14:textId="6C7D9ECD" w:rsidR="000179B5" w:rsidRPr="000179B5" w:rsidRDefault="000179B5" w:rsidP="00A03D57">
      <w:pPr>
        <w:pStyle w:val="body"/>
        <w:rPr>
          <w:ins w:id="11202" w:author="Copy Editor" w:date="2026-10-08T04:49:00Z" w16du:dateUtc="2026-10-08T01:49:00Z"/>
          <w:lang w:val="en-US"/>
          <w:rPrChange w:id="11203" w:author="Copy Editor" w:date="2026-10-08T04:50:00Z" w16du:dateUtc="2026-10-08T01:50:00Z">
            <w:rPr>
              <w:ins w:id="11204" w:author="Copy Editor" w:date="2026-10-08T04:49:00Z" w16du:dateUtc="2026-10-08T01:49:00Z"/>
            </w:rPr>
          </w:rPrChange>
        </w:rPr>
      </w:pPr>
      <w:ins w:id="11205" w:author="Copy Editor" w:date="2026-10-08T04:49:00Z">
        <w:r w:rsidRPr="000179B5">
          <w:rPr>
            <w:lang w:val="en-US"/>
          </w:rPr>
          <w:t>He rigs a small mainsail.</w:t>
        </w:r>
      </w:ins>
    </w:p>
    <w:p w14:paraId="5931EE3F" w14:textId="1B3439F7" w:rsidR="000179B5" w:rsidRPr="00A03D57" w:rsidRDefault="000179B5">
      <w:pPr>
        <w:pStyle w:val="bCHARACTER"/>
        <w:pPrChange w:id="11206" w:author="Copy Editor" w:date="2026-10-08T04:50:00Z" w16du:dateUtc="2026-10-08T01:50:00Z">
          <w:pPr>
            <w:pStyle w:val="body"/>
            <w:spacing w:before="0"/>
          </w:pPr>
        </w:pPrChange>
      </w:pPr>
      <w:ins w:id="11207" w:author="Copy Editor" w:date="2026-10-08T04:49:00Z" w16du:dateUtc="2026-10-08T01:49:00Z">
        <w:r>
          <w:rPr>
            <w:rFonts w:hint="eastAsia"/>
          </w:rPr>
          <w:tab/>
        </w:r>
      </w:ins>
      <w:ins w:id="11208" w:author="Copy Editor" w:date="2026-10-08T04:49:00Z">
        <w:r w:rsidRPr="000179B5">
          <w:t>RICHARD (V.O.)</w:t>
        </w:r>
      </w:ins>
    </w:p>
    <w:p w14:paraId="55FA4C93" w14:textId="77777777" w:rsidR="000179B5" w:rsidRDefault="007C0FF3" w:rsidP="000179B5">
      <w:pPr>
        <w:pStyle w:val="bdialogue"/>
        <w:rPr>
          <w:ins w:id="11209" w:author="Copy Editor" w:date="2026-10-08T04:50:00Z" w16du:dateUtc="2026-10-08T01:50:00Z"/>
        </w:rPr>
      </w:pPr>
      <w:r>
        <w:lastRenderedPageBreak/>
        <w:t xml:space="preserve">Monday morning it was blowing quite </w:t>
      </w:r>
      <w:r w:rsidR="005E4902">
        <w:t>hard,</w:t>
      </w:r>
      <w:r>
        <w:t xml:space="preserve"> but I had a small mainsail I could rig</w:t>
      </w:r>
      <w:ins w:id="11210" w:author="Copy Editor" w:date="2026-10-08T04:50:00Z" w16du:dateUtc="2026-10-08T01:50:00Z">
        <w:r w:rsidR="000179B5">
          <w:t>.</w:t>
        </w:r>
      </w:ins>
    </w:p>
    <w:p w14:paraId="327E597B" w14:textId="2892DB16" w:rsidR="00A03D57" w:rsidRPr="00A03D57" w:rsidRDefault="007C0FF3" w:rsidP="00A03D57">
      <w:pPr>
        <w:pStyle w:val="body"/>
        <w:rPr>
          <w:ins w:id="11211" w:author="Copy Editor" w:date="2026-10-08T04:51:00Z"/>
          <w:lang w:val="en-US"/>
        </w:rPr>
      </w:pPr>
      <w:del w:id="11212" w:author="Copy Editor" w:date="2026-10-08T04:50:00Z" w16du:dateUtc="2026-10-08T01:50:00Z">
        <w:r w:rsidDel="000179B5">
          <w:delText>, s</w:delText>
        </w:r>
      </w:del>
      <w:del w:id="11213" w:author="Copy Editor" w:date="2026-10-08T04:51:00Z" w16du:dateUtc="2026-10-08T01:51:00Z">
        <w:r w:rsidDel="00A03D57">
          <w:delText>o with that rigged we set off up the River Blackwater</w:delText>
        </w:r>
      </w:del>
      <w:ins w:id="11214" w:author="Copy Editor" w:date="2026-10-08T04:51:00Z" w16du:dateUtc="2026-10-08T01:51:00Z">
        <w:r w:rsidR="00A03D57" w:rsidRPr="00A03D57">
          <w:rPr>
            <w:rFonts w:ascii="Times New Roman" w:eastAsia="Times New Roman" w:hAnsi="Times New Roman" w:cs="Times New Roman"/>
            <w:kern w:val="0"/>
            <w:lang w:val="en-US" w:eastAsia="en-US" w:bidi="ar-SA"/>
          </w:rPr>
          <w:t xml:space="preserve"> </w:t>
        </w:r>
      </w:ins>
      <w:ins w:id="11215" w:author="Copy Editor" w:date="2026-10-08T04:51:00Z">
        <w:r w:rsidR="00A03D57" w:rsidRPr="00A03D57">
          <w:rPr>
            <w:lang w:val="en-US"/>
          </w:rPr>
          <w:t>Richard checks the rigging.</w:t>
        </w:r>
      </w:ins>
    </w:p>
    <w:p w14:paraId="343B9AFA" w14:textId="77777777" w:rsidR="00A03D57" w:rsidRPr="00A03D57" w:rsidRDefault="00A03D57" w:rsidP="00A03D57">
      <w:pPr>
        <w:pStyle w:val="body"/>
        <w:rPr>
          <w:ins w:id="11216" w:author="Copy Editor" w:date="2026-10-08T04:51:00Z"/>
          <w:lang w:val="en-US"/>
        </w:rPr>
      </w:pPr>
      <w:ins w:id="11217" w:author="Copy Editor" w:date="2026-10-08T04:51:00Z">
        <w:r w:rsidRPr="00A03D57">
          <w:rPr>
            <w:lang w:val="en-US"/>
          </w:rPr>
          <w:t>Satisfied, he sets off.</w:t>
        </w:r>
      </w:ins>
    </w:p>
    <w:p w14:paraId="6DB533BF" w14:textId="77777777" w:rsidR="00A03D57" w:rsidRPr="00A03D57" w:rsidRDefault="00A03D57" w:rsidP="00A03D57">
      <w:pPr>
        <w:pStyle w:val="body"/>
        <w:rPr>
          <w:ins w:id="11218" w:author="Copy Editor" w:date="2026-10-08T04:51:00Z"/>
          <w:b/>
          <w:bCs/>
          <w:lang w:val="en-US"/>
        </w:rPr>
      </w:pPr>
      <w:ins w:id="11219" w:author="Copy Editor" w:date="2026-10-08T04:51:00Z">
        <w:r w:rsidRPr="00A03D57">
          <w:rPr>
            <w:b/>
            <w:bCs/>
            <w:lang w:val="en-US"/>
          </w:rPr>
          <w:t>EXT. RIVER BLACKWATER – DAY</w:t>
        </w:r>
      </w:ins>
    </w:p>
    <w:p w14:paraId="5B8F18CD" w14:textId="77777777" w:rsidR="00A03D57" w:rsidRPr="00A03D57" w:rsidRDefault="00A03D57" w:rsidP="00A03D57">
      <w:pPr>
        <w:pStyle w:val="body"/>
        <w:rPr>
          <w:ins w:id="11220" w:author="Copy Editor" w:date="2026-10-08T04:51:00Z"/>
          <w:lang w:val="en-US"/>
        </w:rPr>
      </w:pPr>
      <w:ins w:id="11221" w:author="Copy Editor" w:date="2026-10-08T04:51:00Z">
        <w:r w:rsidRPr="00A03D57">
          <w:rPr>
            <w:lang w:val="en-US"/>
          </w:rPr>
          <w:t>Richard sails up the river.</w:t>
        </w:r>
      </w:ins>
    </w:p>
    <w:p w14:paraId="1BB75867" w14:textId="77777777" w:rsidR="00A03D57" w:rsidRPr="00A03D57" w:rsidRDefault="00A03D57" w:rsidP="00A03D57">
      <w:pPr>
        <w:pStyle w:val="body"/>
        <w:rPr>
          <w:ins w:id="11222" w:author="Copy Editor" w:date="2026-10-08T04:51:00Z"/>
          <w:lang w:val="en-US"/>
        </w:rPr>
      </w:pPr>
      <w:ins w:id="11223" w:author="Copy Editor" w:date="2026-10-08T04:51:00Z">
        <w:r w:rsidRPr="00A03D57">
          <w:rPr>
            <w:lang w:val="en-US"/>
          </w:rPr>
          <w:t>The sun comes out.</w:t>
        </w:r>
      </w:ins>
    </w:p>
    <w:p w14:paraId="63C7186B" w14:textId="77777777" w:rsidR="00A03D57" w:rsidRPr="00A03D57" w:rsidRDefault="00A03D57" w:rsidP="00A03D57">
      <w:pPr>
        <w:pStyle w:val="body"/>
        <w:rPr>
          <w:ins w:id="11224" w:author="Copy Editor" w:date="2026-10-08T04:51:00Z"/>
          <w:lang w:val="en-US"/>
        </w:rPr>
      </w:pPr>
      <w:ins w:id="11225" w:author="Copy Editor" w:date="2026-10-08T04:51:00Z">
        <w:r w:rsidRPr="00A03D57">
          <w:rPr>
            <w:lang w:val="en-US"/>
          </w:rPr>
          <w:t>The conditions are relaxed.</w:t>
        </w:r>
      </w:ins>
    </w:p>
    <w:p w14:paraId="07052667" w14:textId="73D21AA8" w:rsidR="000179B5" w:rsidRPr="00A03D57" w:rsidRDefault="00A03D57">
      <w:pPr>
        <w:pStyle w:val="bCHARACTER"/>
        <w:rPr>
          <w:ins w:id="11226" w:author="Copy Editor" w:date="2026-10-08T04:50:00Z" w16du:dateUtc="2026-10-08T01:50:00Z"/>
          <w:lang w:val="en-US"/>
          <w:rPrChange w:id="11227" w:author="Copy Editor" w:date="2026-10-08T04:51:00Z" w16du:dateUtc="2026-10-08T01:51:00Z">
            <w:rPr>
              <w:ins w:id="11228" w:author="Copy Editor" w:date="2026-10-08T04:50:00Z" w16du:dateUtc="2026-10-08T01:50:00Z"/>
            </w:rPr>
          </w:rPrChange>
        </w:rPr>
        <w:pPrChange w:id="11229" w:author="Copy Editor" w:date="2026-10-08T04:51:00Z" w16du:dateUtc="2026-10-08T01:51:00Z">
          <w:pPr>
            <w:pStyle w:val="bdialogue"/>
          </w:pPr>
        </w:pPrChange>
      </w:pPr>
      <w:ins w:id="11230" w:author="Copy Editor" w:date="2026-10-08T04:51:00Z">
        <w:r w:rsidRPr="00A03D57">
          <w:rPr>
            <w:lang w:val="en-US"/>
          </w:rPr>
          <w:t>RICHARD (V.O.)</w:t>
        </w:r>
      </w:ins>
      <w:del w:id="11231" w:author="Copy Editor" w:date="2026-10-08T04:51:00Z" w16du:dateUtc="2026-10-08T01:51:00Z">
        <w:r w:rsidR="007C0FF3" w:rsidDel="00A03D57">
          <w:delText xml:space="preserve">.  </w:delText>
        </w:r>
      </w:del>
    </w:p>
    <w:p w14:paraId="169698E0" w14:textId="77777777" w:rsidR="00A03D57" w:rsidRDefault="007C0FF3" w:rsidP="000179B5">
      <w:pPr>
        <w:pStyle w:val="bdialogue"/>
        <w:rPr>
          <w:ins w:id="11232" w:author="Copy Editor" w:date="2026-10-08T04:51:00Z" w16du:dateUtc="2026-10-08T01:51:00Z"/>
        </w:rPr>
      </w:pPr>
      <w:r>
        <w:t>When the sun shone it was very relaxed, in fact we could have done with a bit more sail, but when a black cloud came over there was always strong wind under it and we were glad we did not have any more sail set. </w:t>
      </w:r>
    </w:p>
    <w:p w14:paraId="634F1360" w14:textId="77777777" w:rsidR="00A03D57" w:rsidRDefault="007C0FF3" w:rsidP="000179B5">
      <w:pPr>
        <w:pStyle w:val="bdialogue"/>
        <w:rPr>
          <w:ins w:id="11233" w:author="Copy Editor" w:date="2026-10-08T04:51:00Z" w16du:dateUtc="2026-10-08T01:51:00Z"/>
        </w:rPr>
      </w:pPr>
      <w:del w:id="11234" w:author="Copy Editor" w:date="2026-10-08T04:51:00Z" w16du:dateUtc="2026-10-08T01:51:00Z">
        <w:r w:rsidDel="00A03D57">
          <w:delText xml:space="preserve"> </w:delText>
        </w:r>
      </w:del>
      <w:r>
        <w:t xml:space="preserve">As it was a Monday in September it was quiet, there was only us and another boat ahead of us and we were both </w:t>
      </w:r>
      <w:r w:rsidR="005E4902">
        <w:t>zigs</w:t>
      </w:r>
      <w:r>
        <w:t xml:space="preserve"> zagging our way into the wind.  </w:t>
      </w:r>
    </w:p>
    <w:p w14:paraId="0D839C8C" w14:textId="77777777" w:rsidR="00806191" w:rsidRDefault="007C0FF3" w:rsidP="000179B5">
      <w:pPr>
        <w:pStyle w:val="bdialogue"/>
        <w:rPr>
          <w:ins w:id="11235" w:author="Copy Editor" w:date="2026-10-08T04:52:00Z" w16du:dateUtc="2026-10-08T01:52:00Z"/>
        </w:rPr>
      </w:pPr>
      <w:r>
        <w:t xml:space="preserve">From where I </w:t>
      </w:r>
      <w:r w:rsidR="005E4902">
        <w:t>was,</w:t>
      </w:r>
      <w:r>
        <w:t xml:space="preserve"> I couldn’t see the other boat, but Dad could.  </w:t>
      </w:r>
    </w:p>
    <w:p w14:paraId="5E4BDE42" w14:textId="4E4D7B64" w:rsidR="003439BF" w:rsidRDefault="007C0FF3" w:rsidP="000179B5">
      <w:pPr>
        <w:pStyle w:val="bdialogue"/>
        <w:rPr>
          <w:ins w:id="11236" w:author="Copy Editor" w:date="2026-10-08T04:52:00Z" w16du:dateUtc="2026-10-08T01:52:00Z"/>
        </w:rPr>
      </w:pPr>
      <w:r>
        <w:t xml:space="preserve">He reported that they had turned to sail towards us going downwind.  </w:t>
      </w:r>
    </w:p>
    <w:p w14:paraId="41867694" w14:textId="77777777" w:rsidR="00806191" w:rsidRPr="00806191" w:rsidRDefault="00806191" w:rsidP="00806191">
      <w:pPr>
        <w:pStyle w:val="body"/>
        <w:rPr>
          <w:ins w:id="11237" w:author="Copy Editor" w:date="2026-10-08T04:52:00Z"/>
          <w:b/>
          <w:bCs/>
          <w:lang w:val="en-US"/>
        </w:rPr>
      </w:pPr>
      <w:ins w:id="11238" w:author="Copy Editor" w:date="2026-10-08T04:52:00Z">
        <w:r w:rsidRPr="00806191">
          <w:rPr>
            <w:b/>
            <w:bCs/>
            <w:lang w:val="en-US"/>
          </w:rPr>
          <w:t>EXT. RIVER BLACKWATER – CONTINUOUS</w:t>
        </w:r>
      </w:ins>
    </w:p>
    <w:p w14:paraId="5E7FE0CF" w14:textId="77777777" w:rsidR="00806191" w:rsidRPr="00806191" w:rsidRDefault="00806191" w:rsidP="00806191">
      <w:pPr>
        <w:pStyle w:val="body"/>
        <w:rPr>
          <w:ins w:id="11239" w:author="Copy Editor" w:date="2026-10-08T04:52:00Z"/>
          <w:lang w:val="en-US"/>
        </w:rPr>
      </w:pPr>
      <w:ins w:id="11240" w:author="Copy Editor" w:date="2026-10-08T04:52:00Z">
        <w:r w:rsidRPr="00806191">
          <w:rPr>
            <w:lang w:val="en-US"/>
          </w:rPr>
          <w:t>The other boat sails downwind as the stronger wind hits.</w:t>
        </w:r>
      </w:ins>
    </w:p>
    <w:p w14:paraId="6AE04541" w14:textId="77777777" w:rsidR="00806191" w:rsidRPr="00806191" w:rsidRDefault="00806191" w:rsidP="00806191">
      <w:pPr>
        <w:pStyle w:val="body"/>
        <w:rPr>
          <w:ins w:id="11241" w:author="Copy Editor" w:date="2026-10-08T04:52:00Z"/>
          <w:lang w:val="en-US"/>
        </w:rPr>
      </w:pPr>
      <w:ins w:id="11242" w:author="Copy Editor" w:date="2026-10-08T04:52:00Z">
        <w:r w:rsidRPr="00806191">
          <w:rPr>
            <w:lang w:val="en-US"/>
          </w:rPr>
          <w:t>The sails are already fully let out.</w:t>
        </w:r>
      </w:ins>
    </w:p>
    <w:p w14:paraId="38CDC992" w14:textId="77777777" w:rsidR="00806191" w:rsidRPr="00806191" w:rsidRDefault="00806191">
      <w:pPr>
        <w:pStyle w:val="bCHARACTER"/>
        <w:rPr>
          <w:ins w:id="11243" w:author="Copy Editor" w:date="2026-10-08T04:52:00Z"/>
          <w:lang w:val="en-US"/>
        </w:rPr>
        <w:pPrChange w:id="11244" w:author="Copy Editor" w:date="2026-10-08T04:52:00Z" w16du:dateUtc="2026-10-08T01:52:00Z">
          <w:pPr>
            <w:pStyle w:val="body"/>
          </w:pPr>
        </w:pPrChange>
      </w:pPr>
      <w:ins w:id="11245" w:author="Copy Editor" w:date="2026-10-08T04:52:00Z">
        <w:r w:rsidRPr="00806191">
          <w:rPr>
            <w:lang w:val="en-US"/>
          </w:rPr>
          <w:t>RICHARD (V.O.)</w:t>
        </w:r>
      </w:ins>
    </w:p>
    <w:p w14:paraId="19E19A55" w14:textId="060119FA" w:rsidR="00806191" w:rsidDel="00806191" w:rsidRDefault="00806191">
      <w:pPr>
        <w:pStyle w:val="body"/>
        <w:rPr>
          <w:del w:id="11246" w:author="Copy Editor" w:date="2026-10-08T04:52:00Z" w16du:dateUtc="2026-10-08T01:52:00Z"/>
        </w:rPr>
      </w:pPr>
    </w:p>
    <w:p w14:paraId="36EAB1A8" w14:textId="77777777" w:rsidR="00806191" w:rsidRDefault="007C0FF3" w:rsidP="00806191">
      <w:pPr>
        <w:pStyle w:val="bdialogue"/>
        <w:rPr>
          <w:ins w:id="11247" w:author="Copy Editor" w:date="2026-10-08T04:52:00Z" w16du:dateUtc="2026-10-08T01:52:00Z"/>
        </w:rPr>
      </w:pPr>
      <w:r>
        <w:t xml:space="preserve">This was just as another black cloud came over and </w:t>
      </w:r>
      <w:r w:rsidR="005E4902">
        <w:t>suddenly,</w:t>
      </w:r>
      <w:r>
        <w:t xml:space="preserve"> </w:t>
      </w:r>
      <w:r>
        <w:lastRenderedPageBreak/>
        <w:t xml:space="preserve">they were over pressed with no way to relieve the pressure on the sails.  </w:t>
      </w:r>
    </w:p>
    <w:p w14:paraId="4AD8C1BF" w14:textId="77777777" w:rsidR="00806191" w:rsidRDefault="007C0FF3" w:rsidP="00806191">
      <w:pPr>
        <w:pStyle w:val="bdialogue"/>
        <w:rPr>
          <w:ins w:id="11248" w:author="Copy Editor" w:date="2026-10-08T04:52:00Z" w16du:dateUtc="2026-10-08T01:52:00Z"/>
        </w:rPr>
      </w:pPr>
      <w:r>
        <w:t xml:space="preserve">The sails were already let out as far as they could go to sail downwind so you couldn’t let them out further to “spill wind” as you could when sailing into the wind.  </w:t>
      </w:r>
    </w:p>
    <w:p w14:paraId="7C725C11" w14:textId="77777777" w:rsidR="00E00DB1" w:rsidRDefault="007C0FF3" w:rsidP="00806191">
      <w:pPr>
        <w:pStyle w:val="bdialogue"/>
        <w:rPr>
          <w:ins w:id="11249" w:author="Copy Editor" w:date="2026-10-08T04:53:00Z" w16du:dateUtc="2026-10-08T01:53:00Z"/>
        </w:rPr>
      </w:pPr>
      <w:r>
        <w:t xml:space="preserve">The boat rolled uncontrollably, then capsized.  </w:t>
      </w:r>
    </w:p>
    <w:p w14:paraId="5E83BC4D" w14:textId="77777777" w:rsidR="00E00DB1" w:rsidRDefault="007C0FF3" w:rsidP="00806191">
      <w:pPr>
        <w:pStyle w:val="bdialogue"/>
        <w:rPr>
          <w:ins w:id="11250" w:author="Copy Editor" w:date="2026-10-08T04:53:00Z" w16du:dateUtc="2026-10-08T01:53:00Z"/>
        </w:rPr>
      </w:pPr>
      <w:r>
        <w:t xml:space="preserve">Not an uncommon occurrence with small sailing boats, the procedure then is to pull the boat upright, there are various ways of doing this, then get back in and bail the water out.  </w:t>
      </w:r>
    </w:p>
    <w:p w14:paraId="5E4BDE43" w14:textId="61B10117" w:rsidR="003439BF" w:rsidRDefault="007C0FF3">
      <w:pPr>
        <w:pStyle w:val="bdialogue"/>
        <w:pPrChange w:id="11251" w:author="Copy Editor" w:date="2026-10-08T04:52:00Z" w16du:dateUtc="2026-10-08T01:52:00Z">
          <w:pPr>
            <w:pStyle w:val="body"/>
          </w:pPr>
        </w:pPrChange>
      </w:pPr>
      <w:r>
        <w:t xml:space="preserve">I asked Dad to keep </w:t>
      </w:r>
      <w:r w:rsidR="005E4902">
        <w:t>an</w:t>
      </w:r>
      <w:r>
        <w:t xml:space="preserve"> eye on them and let me know when they were under way again.  </w:t>
      </w:r>
    </w:p>
    <w:p w14:paraId="29E3BA23" w14:textId="32BE9136" w:rsidR="00670BDF" w:rsidRPr="00670BDF" w:rsidRDefault="007C0FF3" w:rsidP="00670BDF">
      <w:pPr>
        <w:pStyle w:val="body"/>
        <w:rPr>
          <w:ins w:id="11252" w:author="Copy Editor" w:date="2026-10-08T04:54:00Z"/>
          <w:lang w:val="en-US"/>
        </w:rPr>
      </w:pPr>
      <w:del w:id="11253" w:author="Copy Editor" w:date="2026-10-08T04:54:00Z" w16du:dateUtc="2026-10-08T01:54:00Z">
        <w:r w:rsidDel="00670BDF">
          <w:delText>After I while I asked him how they were getting on</w:delText>
        </w:r>
      </w:del>
      <w:ins w:id="11254" w:author="Copy Editor" w:date="2026-10-08T04:54:00Z">
        <w:r w:rsidR="00670BDF" w:rsidRPr="00670BDF">
          <w:rPr>
            <w:lang w:val="en-US"/>
          </w:rPr>
          <w:t>Dad watches the stricken boat.</w:t>
        </w:r>
      </w:ins>
    </w:p>
    <w:p w14:paraId="20689414" w14:textId="77777777" w:rsidR="00670BDF" w:rsidRPr="00670BDF" w:rsidRDefault="00670BDF" w:rsidP="00670BDF">
      <w:pPr>
        <w:pStyle w:val="body"/>
        <w:rPr>
          <w:ins w:id="11255" w:author="Copy Editor" w:date="2026-10-08T04:54:00Z"/>
          <w:b/>
          <w:bCs/>
          <w:lang w:val="en-US"/>
        </w:rPr>
      </w:pPr>
      <w:ins w:id="11256" w:author="Copy Editor" w:date="2026-10-08T04:54:00Z">
        <w:r w:rsidRPr="00670BDF">
          <w:rPr>
            <w:b/>
            <w:bCs/>
            <w:lang w:val="en-US"/>
          </w:rPr>
          <w:t>EXT. RIVER BLACKWATER – LATER</w:t>
        </w:r>
      </w:ins>
    </w:p>
    <w:p w14:paraId="6705820E" w14:textId="77777777" w:rsidR="00670BDF" w:rsidRPr="00670BDF" w:rsidRDefault="00670BDF" w:rsidP="00670BDF">
      <w:pPr>
        <w:pStyle w:val="body"/>
        <w:rPr>
          <w:ins w:id="11257" w:author="Copy Editor" w:date="2026-10-08T04:54:00Z"/>
          <w:lang w:val="en-US"/>
        </w:rPr>
      </w:pPr>
      <w:ins w:id="11258" w:author="Copy Editor" w:date="2026-10-08T04:54:00Z">
        <w:r w:rsidRPr="00670BDF">
          <w:rPr>
            <w:lang w:val="en-US"/>
          </w:rPr>
          <w:t>Richard looks across at the other boat.</w:t>
        </w:r>
      </w:ins>
    </w:p>
    <w:p w14:paraId="595B352A" w14:textId="77777777" w:rsidR="00670BDF" w:rsidRPr="00670BDF" w:rsidRDefault="00670BDF">
      <w:pPr>
        <w:pStyle w:val="bCHARACTER"/>
        <w:rPr>
          <w:ins w:id="11259" w:author="Copy Editor" w:date="2026-10-08T04:54:00Z"/>
          <w:lang w:val="en-US"/>
        </w:rPr>
        <w:pPrChange w:id="11260" w:author="Copy Editor" w:date="2026-10-08T04:54:00Z" w16du:dateUtc="2026-10-08T01:54:00Z">
          <w:pPr>
            <w:pStyle w:val="body"/>
          </w:pPr>
        </w:pPrChange>
      </w:pPr>
      <w:ins w:id="11261" w:author="Copy Editor" w:date="2026-10-08T04:54:00Z">
        <w:r w:rsidRPr="00670BDF">
          <w:rPr>
            <w:lang w:val="en-US"/>
          </w:rPr>
          <w:t>RICHARD</w:t>
        </w:r>
      </w:ins>
    </w:p>
    <w:p w14:paraId="1B13838C" w14:textId="77777777" w:rsidR="00670BDF" w:rsidRPr="00670BDF" w:rsidRDefault="00670BDF">
      <w:pPr>
        <w:pStyle w:val="bdialogue"/>
        <w:rPr>
          <w:ins w:id="11262" w:author="Copy Editor" w:date="2026-10-08T04:54:00Z"/>
          <w:lang w:val="en-US"/>
        </w:rPr>
        <w:pPrChange w:id="11263" w:author="Copy Editor" w:date="2026-10-08T04:54:00Z" w16du:dateUtc="2026-10-08T01:54:00Z">
          <w:pPr>
            <w:pStyle w:val="body"/>
          </w:pPr>
        </w:pPrChange>
      </w:pPr>
      <w:ins w:id="11264" w:author="Copy Editor" w:date="2026-10-08T04:54:00Z">
        <w:r w:rsidRPr="00670BDF">
          <w:rPr>
            <w:lang w:val="en-US"/>
          </w:rPr>
          <w:t>How are they getting on?</w:t>
        </w:r>
      </w:ins>
    </w:p>
    <w:p w14:paraId="56AA4BEE" w14:textId="77777777" w:rsidR="00670BDF" w:rsidRPr="00670BDF" w:rsidRDefault="00670BDF" w:rsidP="00670BDF">
      <w:pPr>
        <w:pStyle w:val="body"/>
        <w:rPr>
          <w:ins w:id="11265" w:author="Copy Editor" w:date="2026-10-08T04:54:00Z"/>
          <w:lang w:val="en-US"/>
        </w:rPr>
      </w:pPr>
      <w:ins w:id="11266" w:author="Copy Editor" w:date="2026-10-08T04:54:00Z">
        <w:r w:rsidRPr="00670BDF">
          <w:rPr>
            <w:lang w:val="en-US"/>
          </w:rPr>
          <w:t>Dad studies the boat.</w:t>
        </w:r>
      </w:ins>
    </w:p>
    <w:p w14:paraId="5E4BDE44" w14:textId="7B4D7BB2" w:rsidR="003439BF" w:rsidRDefault="00247FB9">
      <w:pPr>
        <w:pStyle w:val="bCHARACTER"/>
        <w:pPrChange w:id="11267" w:author="Copy Editor" w:date="2026-10-08T04:54:00Z" w16du:dateUtc="2026-10-08T01:54:00Z">
          <w:pPr>
            <w:pStyle w:val="body"/>
          </w:pPr>
        </w:pPrChange>
      </w:pPr>
      <w:ins w:id="11268" w:author="Copy Editor" w:date="2026-10-08T04:54:00Z">
        <w:r w:rsidRPr="00247FB9">
          <w:t>DAD</w:t>
        </w:r>
      </w:ins>
      <w:del w:id="11269" w:author="Copy Editor" w:date="2026-10-08T04:54:00Z" w16du:dateUtc="2026-10-08T01:54:00Z">
        <w:r w:rsidR="007C0FF3" w:rsidDel="00247FB9">
          <w:delText xml:space="preserve">, </w:delText>
        </w:r>
      </w:del>
    </w:p>
    <w:p w14:paraId="5E4BDE45" w14:textId="26F02E63" w:rsidR="003439BF" w:rsidRDefault="007C0FF3" w:rsidP="004B3D80">
      <w:pPr>
        <w:pStyle w:val="bdialogue"/>
      </w:pPr>
      <w:del w:id="11270" w:author="Copy Editor" w:date="2026-10-08T04:54:00Z" w16du:dateUtc="2026-10-08T01:54:00Z">
        <w:r w:rsidDel="00247FB9">
          <w:delText>“</w:delText>
        </w:r>
      </w:del>
      <w:r>
        <w:t xml:space="preserve">I can’t really </w:t>
      </w:r>
      <w:r w:rsidR="005E4902">
        <w:t>tell that</w:t>
      </w:r>
      <w:r>
        <w:t xml:space="preserve"> someone has been jumping on the centre board I think but she’s still on her side</w:t>
      </w:r>
      <w:del w:id="11271" w:author="Copy Editor" w:date="2026-10-08T04:54:00Z" w16du:dateUtc="2026-10-08T01:54:00Z">
        <w:r w:rsidDel="00247FB9">
          <w:delText>”</w:delText>
        </w:r>
      </w:del>
      <w:r>
        <w:t>.</w:t>
      </w:r>
    </w:p>
    <w:p w14:paraId="661B87A3" w14:textId="77777777" w:rsidR="00EF0204" w:rsidRPr="00670BDF" w:rsidRDefault="00EF0204" w:rsidP="00EF0204">
      <w:pPr>
        <w:pStyle w:val="bCHARACTER"/>
        <w:rPr>
          <w:ins w:id="11272" w:author="Copy Editor" w:date="2026-10-08T04:55:00Z" w16du:dateUtc="2026-10-08T01:55:00Z"/>
          <w:lang w:val="en-US"/>
        </w:rPr>
      </w:pPr>
      <w:ins w:id="11273" w:author="Copy Editor" w:date="2026-10-08T04:55:00Z" w16du:dateUtc="2026-10-08T01:55:00Z">
        <w:r w:rsidRPr="00670BDF">
          <w:rPr>
            <w:lang w:val="en-US"/>
          </w:rPr>
          <w:t>RICHARD</w:t>
        </w:r>
      </w:ins>
    </w:p>
    <w:p w14:paraId="5E4BDE46" w14:textId="12B37543" w:rsidR="003439BF" w:rsidRDefault="007C0FF3" w:rsidP="004B3D80">
      <w:pPr>
        <w:pStyle w:val="bdialogue"/>
      </w:pPr>
      <w:del w:id="11274" w:author="Copy Editor" w:date="2026-10-08T04:55:00Z" w16du:dateUtc="2026-10-08T01:55:00Z">
        <w:r w:rsidDel="00EF0204">
          <w:delText>“</w:delText>
        </w:r>
      </w:del>
      <w:r>
        <w:t>Right, in the extremely unlikely event we have to pick them up, I’m picking them up not their boat</w:t>
      </w:r>
      <w:del w:id="11275" w:author="Copy Editor" w:date="2026-10-08T04:55:00Z" w16du:dateUtc="2026-10-08T01:55:00Z">
        <w:r w:rsidDel="00EF0204">
          <w:delText>”</w:delText>
        </w:r>
      </w:del>
      <w:r>
        <w:t>.</w:t>
      </w:r>
    </w:p>
    <w:p w14:paraId="79166257" w14:textId="77777777" w:rsidR="00EF0204" w:rsidRDefault="00EF0204" w:rsidP="00EF0204">
      <w:pPr>
        <w:pStyle w:val="bCHARACTER"/>
        <w:rPr>
          <w:ins w:id="11276" w:author="Copy Editor" w:date="2026-10-08T04:55:00Z" w16du:dateUtc="2026-10-08T01:55:00Z"/>
        </w:rPr>
      </w:pPr>
      <w:ins w:id="11277" w:author="Copy Editor" w:date="2026-10-08T04:55:00Z" w16du:dateUtc="2026-10-08T01:55:00Z">
        <w:r w:rsidRPr="00247FB9">
          <w:t>DAD</w:t>
        </w:r>
      </w:ins>
    </w:p>
    <w:p w14:paraId="5E4BDE47" w14:textId="12FF4E1F" w:rsidR="003439BF" w:rsidRDefault="007C0FF3" w:rsidP="004B3D80">
      <w:pPr>
        <w:pStyle w:val="bdialogue"/>
        <w:rPr>
          <w:ins w:id="11278" w:author="Copy Editor" w:date="2026-10-08T04:56:00Z" w16du:dateUtc="2026-10-08T01:56:00Z"/>
        </w:rPr>
      </w:pPr>
      <w:del w:id="11279" w:author="Copy Editor" w:date="2026-10-08T04:55:00Z" w16du:dateUtc="2026-10-08T01:55:00Z">
        <w:r w:rsidDel="00EF0204">
          <w:lastRenderedPageBreak/>
          <w:delText>“</w:delText>
        </w:r>
      </w:del>
      <w:r>
        <w:t>Yes of course</w:t>
      </w:r>
      <w:ins w:id="11280" w:author="Copy Editor" w:date="2026-10-08T04:55:00Z" w16du:dateUtc="2026-10-08T01:55:00Z">
        <w:r w:rsidR="00EF0204">
          <w:t>.</w:t>
        </w:r>
      </w:ins>
      <w:del w:id="11281" w:author="Copy Editor" w:date="2026-10-08T04:55:00Z" w16du:dateUtc="2026-10-08T01:55:00Z">
        <w:r w:rsidDel="00EF0204">
          <w:delText>”</w:delText>
        </w:r>
      </w:del>
    </w:p>
    <w:p w14:paraId="5CBF90BB" w14:textId="77777777" w:rsidR="00F31A6B" w:rsidRPr="00806191" w:rsidRDefault="00F31A6B" w:rsidP="00F31A6B">
      <w:pPr>
        <w:pStyle w:val="bCHARACTER"/>
        <w:rPr>
          <w:ins w:id="11282" w:author="Copy Editor" w:date="2026-10-08T04:56:00Z" w16du:dateUtc="2026-10-08T01:56:00Z"/>
          <w:lang w:val="en-US"/>
        </w:rPr>
      </w:pPr>
      <w:ins w:id="11283" w:author="Copy Editor" w:date="2026-10-08T04:56:00Z" w16du:dateUtc="2026-10-08T01:56:00Z">
        <w:r w:rsidRPr="00806191">
          <w:rPr>
            <w:lang w:val="en-US"/>
          </w:rPr>
          <w:t>RICHARD (V.O.)</w:t>
        </w:r>
      </w:ins>
    </w:p>
    <w:p w14:paraId="4CB4B732" w14:textId="6FE92EF5" w:rsidR="00F31A6B" w:rsidDel="00F31A6B" w:rsidRDefault="00F31A6B" w:rsidP="004B3D80">
      <w:pPr>
        <w:pStyle w:val="bdialogue"/>
        <w:rPr>
          <w:del w:id="11284" w:author="Copy Editor" w:date="2026-10-08T04:56:00Z" w16du:dateUtc="2026-10-08T01:56:00Z"/>
        </w:rPr>
      </w:pPr>
    </w:p>
    <w:p w14:paraId="6428A0D6" w14:textId="77777777" w:rsidR="00DD12CF" w:rsidRPr="009345BC" w:rsidRDefault="005E4902" w:rsidP="00F31A6B">
      <w:pPr>
        <w:pStyle w:val="bdialogue"/>
        <w:rPr>
          <w:ins w:id="11285" w:author="Copy Editor" w:date="2026-10-08T04:56:00Z" w16du:dateUtc="2026-10-08T01:56:00Z"/>
          <w:color w:val="auto"/>
          <w:rPrChange w:id="11286" w:author="Copy Editor" w:date="2026-10-08T04:58:00Z" w16du:dateUtc="2026-10-08T01:58:00Z">
            <w:rPr>
              <w:ins w:id="11287" w:author="Copy Editor" w:date="2026-10-08T04:56:00Z" w16du:dateUtc="2026-10-08T01:56:00Z"/>
            </w:rPr>
          </w:rPrChange>
        </w:rPr>
      </w:pPr>
      <w:del w:id="11288" w:author="Copy Editor" w:date="2026-10-08T04:56:00Z" w16du:dateUtc="2026-10-08T01:56:00Z">
        <w:r w:rsidDel="00F31A6B">
          <w:delText>r</w:delText>
        </w:r>
      </w:del>
      <w:ins w:id="11289" w:author="Copy Editor" w:date="2026-10-08T04:56:00Z" w16du:dateUtc="2026-10-08T01:56:00Z">
        <w:r w:rsidR="00F31A6B">
          <w:t>R</w:t>
        </w:r>
      </w:ins>
      <w:r>
        <w:t>eplied to</w:t>
      </w:r>
      <w:r w:rsidR="007C0FF3">
        <w:t xml:space="preserve"> Dad.  We continued </w:t>
      </w:r>
      <w:r w:rsidR="007C0FF3" w:rsidRPr="009345BC">
        <w:rPr>
          <w:color w:val="auto"/>
          <w:rPrChange w:id="11290" w:author="Copy Editor" w:date="2026-10-08T04:58:00Z" w16du:dateUtc="2026-10-08T01:58:00Z">
            <w:rPr/>
          </w:rPrChange>
        </w:rPr>
        <w:t xml:space="preserve">to sail towards </w:t>
      </w:r>
      <w:r w:rsidRPr="009345BC">
        <w:rPr>
          <w:color w:val="auto"/>
          <w:rPrChange w:id="11291" w:author="Copy Editor" w:date="2026-10-08T04:58:00Z" w16du:dateUtc="2026-10-08T01:58:00Z">
            <w:rPr/>
          </w:rPrChange>
        </w:rPr>
        <w:t>them,</w:t>
      </w:r>
      <w:r w:rsidR="007C0FF3" w:rsidRPr="009345BC">
        <w:rPr>
          <w:color w:val="auto"/>
          <w:rPrChange w:id="11292" w:author="Copy Editor" w:date="2026-10-08T04:58:00Z" w16du:dateUtc="2026-10-08T01:58:00Z">
            <w:rPr/>
          </w:rPrChange>
        </w:rPr>
        <w:t xml:space="preserve"> and I asked what was happening</w:t>
      </w:r>
      <w:ins w:id="11293" w:author="Copy Editor" w:date="2026-10-08T04:56:00Z" w16du:dateUtc="2026-10-08T01:56:00Z">
        <w:r w:rsidR="00DD12CF" w:rsidRPr="009345BC">
          <w:rPr>
            <w:color w:val="auto"/>
            <w:rPrChange w:id="11294" w:author="Copy Editor" w:date="2026-10-08T04:58:00Z" w16du:dateUtc="2026-10-08T01:58:00Z">
              <w:rPr/>
            </w:rPrChange>
          </w:rPr>
          <w:t>.</w:t>
        </w:r>
      </w:ins>
    </w:p>
    <w:p w14:paraId="5E4BDE48" w14:textId="004225DA" w:rsidR="003439BF" w:rsidRPr="009345BC" w:rsidRDefault="00DD12CF">
      <w:pPr>
        <w:pStyle w:val="bCHARACTER"/>
        <w:rPr>
          <w:color w:val="auto"/>
          <w:rPrChange w:id="11295" w:author="Copy Editor" w:date="2026-10-08T04:58:00Z" w16du:dateUtc="2026-10-08T01:58:00Z">
            <w:rPr/>
          </w:rPrChange>
        </w:rPr>
        <w:pPrChange w:id="11296" w:author="Copy Editor" w:date="2026-10-08T04:56:00Z" w16du:dateUtc="2026-10-08T01:56:00Z">
          <w:pPr>
            <w:pStyle w:val="body"/>
          </w:pPr>
        </w:pPrChange>
      </w:pPr>
      <w:ins w:id="11297" w:author="Copy Editor" w:date="2026-10-08T04:56:00Z" w16du:dateUtc="2026-10-08T01:56:00Z">
        <w:r w:rsidRPr="009345BC">
          <w:rPr>
            <w:color w:val="auto"/>
            <w:rPrChange w:id="11298" w:author="Copy Editor" w:date="2026-10-08T04:58:00Z" w16du:dateUtc="2026-10-08T01:58:00Z">
              <w:rPr/>
            </w:rPrChange>
          </w:rPr>
          <w:t>DAD</w:t>
        </w:r>
      </w:ins>
      <w:del w:id="11299" w:author="Copy Editor" w:date="2026-10-08T04:56:00Z" w16du:dateUtc="2026-10-08T01:56:00Z">
        <w:r w:rsidR="007C0FF3" w:rsidRPr="009345BC" w:rsidDel="00F31A6B">
          <w:rPr>
            <w:color w:val="auto"/>
            <w:rPrChange w:id="11300" w:author="Copy Editor" w:date="2026-10-08T04:58:00Z" w16du:dateUtc="2026-10-08T01:58:00Z">
              <w:rPr/>
            </w:rPrChange>
          </w:rPr>
          <w:delText>,</w:delText>
        </w:r>
      </w:del>
      <w:r w:rsidR="007C0FF3" w:rsidRPr="009345BC">
        <w:rPr>
          <w:color w:val="auto"/>
          <w:rPrChange w:id="11301" w:author="Copy Editor" w:date="2026-10-08T04:58:00Z" w16du:dateUtc="2026-10-08T01:58:00Z">
            <w:rPr/>
          </w:rPrChange>
        </w:rPr>
        <w:t xml:space="preserve"> </w:t>
      </w:r>
    </w:p>
    <w:p w14:paraId="5E4BDE49" w14:textId="6A4F4AC4" w:rsidR="003439BF" w:rsidRDefault="007C0FF3" w:rsidP="004B3D80">
      <w:pPr>
        <w:pStyle w:val="bdialogue"/>
      </w:pPr>
      <w:del w:id="11302" w:author="Copy Editor" w:date="2026-10-08T04:56:00Z" w16du:dateUtc="2026-10-08T01:56:00Z">
        <w:r w:rsidRPr="009345BC" w:rsidDel="00DD12CF">
          <w:rPr>
            <w:color w:val="auto"/>
            <w:rPrChange w:id="11303" w:author="Copy Editor" w:date="2026-10-08T04:58:00Z" w16du:dateUtc="2026-10-08T01:58:00Z">
              <w:rPr/>
            </w:rPrChange>
          </w:rPr>
          <w:delText>“</w:delText>
        </w:r>
      </w:del>
      <w:r w:rsidRPr="009345BC">
        <w:rPr>
          <w:color w:val="auto"/>
          <w:rPrChange w:id="11304" w:author="Copy Editor" w:date="2026-10-08T04:58:00Z" w16du:dateUtc="2026-10-08T01:58:00Z">
            <w:rPr/>
          </w:rPrChange>
        </w:rPr>
        <w:t xml:space="preserve">I think they are in trouble, I think we’re </w:t>
      </w:r>
      <w:r>
        <w:t>going to have to help them</w:t>
      </w:r>
      <w:del w:id="11305" w:author="Copy Editor" w:date="2026-10-08T04:56:00Z" w16du:dateUtc="2026-10-08T01:56:00Z">
        <w:r w:rsidDel="00DD12CF">
          <w:delText>”</w:delText>
        </w:r>
      </w:del>
      <w:r>
        <w:t xml:space="preserve">.  </w:t>
      </w:r>
    </w:p>
    <w:p w14:paraId="4CD56764" w14:textId="77777777" w:rsidR="00D17408" w:rsidRPr="00670BDF" w:rsidRDefault="00D17408" w:rsidP="00D17408">
      <w:pPr>
        <w:pStyle w:val="bCHARACTER"/>
        <w:rPr>
          <w:ins w:id="11306" w:author="Copy Editor" w:date="2026-10-08T04:59:00Z" w16du:dateUtc="2026-10-08T01:59:00Z"/>
          <w:lang w:val="en-US"/>
        </w:rPr>
      </w:pPr>
      <w:ins w:id="11307" w:author="Copy Editor" w:date="2026-10-08T04:59:00Z" w16du:dateUtc="2026-10-08T01:59:00Z">
        <w:r w:rsidRPr="00670BDF">
          <w:rPr>
            <w:lang w:val="en-US"/>
          </w:rPr>
          <w:t>RICHARD</w:t>
        </w:r>
      </w:ins>
    </w:p>
    <w:p w14:paraId="3413B870" w14:textId="77777777" w:rsidR="00D17408" w:rsidRDefault="007C0FF3">
      <w:pPr>
        <w:pStyle w:val="bdialogue"/>
        <w:rPr>
          <w:ins w:id="11308" w:author="Copy Editor" w:date="2026-10-08T04:59:00Z" w16du:dateUtc="2026-10-08T01:59:00Z"/>
        </w:rPr>
        <w:pPrChange w:id="11309" w:author="Copy Editor" w:date="2026-10-08T04:59:00Z" w16du:dateUtc="2026-10-08T01:59:00Z">
          <w:pPr>
            <w:pStyle w:val="body"/>
          </w:pPr>
        </w:pPrChange>
      </w:pPr>
      <w:r>
        <w:t xml:space="preserve">OK, take a look and formulate a plan.  </w:t>
      </w:r>
    </w:p>
    <w:p w14:paraId="2FDDFA48" w14:textId="77777777" w:rsidR="00D17408" w:rsidRPr="00806191" w:rsidRDefault="00D17408" w:rsidP="00D17408">
      <w:pPr>
        <w:pStyle w:val="bCHARACTER"/>
        <w:rPr>
          <w:ins w:id="11310" w:author="Copy Editor" w:date="2026-10-08T04:59:00Z" w16du:dateUtc="2026-10-08T01:59:00Z"/>
          <w:lang w:val="en-US"/>
        </w:rPr>
      </w:pPr>
      <w:ins w:id="11311" w:author="Copy Editor" w:date="2026-10-08T04:59:00Z" w16du:dateUtc="2026-10-08T01:59:00Z">
        <w:r w:rsidRPr="00806191">
          <w:rPr>
            <w:lang w:val="en-US"/>
          </w:rPr>
          <w:t>RICHARD (V.O.)</w:t>
        </w:r>
      </w:ins>
    </w:p>
    <w:p w14:paraId="5E4BDE4A" w14:textId="1BCA1EFE" w:rsidR="003439BF" w:rsidRDefault="007C0FF3">
      <w:pPr>
        <w:pStyle w:val="bdialogue"/>
        <w:pPrChange w:id="11312" w:author="Copy Editor" w:date="2026-10-08T04:59:00Z" w16du:dateUtc="2026-10-08T01:59:00Z">
          <w:pPr>
            <w:pStyle w:val="body"/>
          </w:pPr>
        </w:pPrChange>
      </w:pPr>
      <w:r>
        <w:t>The boat was completely upside down, there was about 18 inches of the bow sticking out of the water, one crewman was hanging onto the bow with one hand and supporting the other crewman with the other hand.</w:t>
      </w:r>
    </w:p>
    <w:p w14:paraId="32D61083" w14:textId="77777777" w:rsidR="0045696F" w:rsidRDefault="007C0FF3">
      <w:pPr>
        <w:pStyle w:val="bdialogue"/>
        <w:pPrChange w:id="11313" w:author="Copy Editor" w:date="2026-10-08T04:59:00Z" w16du:dateUtc="2026-10-08T01:59:00Z">
          <w:pPr>
            <w:pStyle w:val="body"/>
          </w:pPr>
        </w:pPrChange>
      </w:pPr>
      <w:r>
        <w:t xml:space="preserve">All I can see is a little bit of their boat, I don’t know what’s under the water, just ready to wrap round my rudder of centreboard </w:t>
      </w:r>
    </w:p>
    <w:p w14:paraId="2AA950CB" w14:textId="77777777" w:rsidR="00507CA3" w:rsidRPr="00507CA3" w:rsidRDefault="00507CA3">
      <w:pPr>
        <w:pStyle w:val="aSCENEHEAD"/>
        <w:rPr>
          <w:ins w:id="11314" w:author="Copy Editor" w:date="2026-10-08T05:00:00Z"/>
          <w:lang w:val="en-US"/>
        </w:rPr>
        <w:pPrChange w:id="11315" w:author="Copy Editor" w:date="2026-10-08T05:00:00Z" w16du:dateUtc="2026-10-08T02:00:00Z">
          <w:pPr>
            <w:pStyle w:val="bdialogue"/>
          </w:pPr>
        </w:pPrChange>
      </w:pPr>
      <w:ins w:id="11316" w:author="Copy Editor" w:date="2026-10-08T05:00:00Z">
        <w:r w:rsidRPr="00507CA3">
          <w:rPr>
            <w:rPrChange w:id="11317" w:author="Copy Editor" w:date="2026-10-08T05:00:00Z" w16du:dateUtc="2026-10-08T02:00:00Z">
              <w:rPr>
                <w:lang w:val="en-US"/>
              </w:rPr>
            </w:rPrChange>
          </w:rPr>
          <w:t>EXT</w:t>
        </w:r>
        <w:r w:rsidRPr="00507CA3">
          <w:rPr>
            <w:lang w:val="en-US"/>
          </w:rPr>
          <w:t>. RICHARD’S DINGHY – CONTINUOUS</w:t>
        </w:r>
      </w:ins>
    </w:p>
    <w:p w14:paraId="3C8D38F7" w14:textId="77777777" w:rsidR="00507CA3" w:rsidRPr="00507CA3" w:rsidRDefault="00507CA3">
      <w:pPr>
        <w:pStyle w:val="body"/>
        <w:rPr>
          <w:ins w:id="11318" w:author="Copy Editor" w:date="2026-10-08T05:00:00Z"/>
          <w:lang w:val="en-US"/>
        </w:rPr>
        <w:pPrChange w:id="11319" w:author="Copy Editor" w:date="2026-10-08T05:00:00Z" w16du:dateUtc="2026-10-08T02:00:00Z">
          <w:pPr>
            <w:pStyle w:val="bdialogue"/>
          </w:pPr>
        </w:pPrChange>
      </w:pPr>
      <w:ins w:id="11320" w:author="Copy Editor" w:date="2026-10-08T05:00:00Z">
        <w:r w:rsidRPr="00507CA3">
          <w:rPr>
            <w:lang w:val="en-US"/>
          </w:rPr>
          <w:t>Richard adjusts the headsail.</w:t>
        </w:r>
      </w:ins>
    </w:p>
    <w:p w14:paraId="4975F416" w14:textId="77777777" w:rsidR="00507CA3" w:rsidRPr="00806191" w:rsidRDefault="00507CA3" w:rsidP="00507CA3">
      <w:pPr>
        <w:pStyle w:val="bCHARACTER"/>
        <w:rPr>
          <w:ins w:id="11321" w:author="Copy Editor" w:date="2026-10-08T05:00:00Z" w16du:dateUtc="2026-10-08T02:00:00Z"/>
          <w:lang w:val="en-US"/>
        </w:rPr>
      </w:pPr>
      <w:ins w:id="11322" w:author="Copy Editor" w:date="2026-10-08T05:00:00Z" w16du:dateUtc="2026-10-08T02:00:00Z">
        <w:r w:rsidRPr="00806191">
          <w:rPr>
            <w:lang w:val="en-US"/>
          </w:rPr>
          <w:t>RICHARD (V.O.)</w:t>
        </w:r>
      </w:ins>
    </w:p>
    <w:p w14:paraId="4922E17A" w14:textId="2C288CAB" w:rsidR="0045696F" w:rsidDel="00507CA3" w:rsidRDefault="007C0FF3">
      <w:pPr>
        <w:pStyle w:val="body"/>
        <w:rPr>
          <w:del w:id="11323" w:author="Copy Editor" w:date="2026-10-08T05:00:00Z" w16du:dateUtc="2026-10-08T02:00:00Z"/>
        </w:rPr>
        <w:pPrChange w:id="11324" w:author="Copy Editor" w:date="2026-10-08T05:00:00Z" w16du:dateUtc="2026-10-08T02:00:00Z">
          <w:pPr>
            <w:pStyle w:val="baparenthisis"/>
          </w:pPr>
        </w:pPrChange>
      </w:pPr>
      <w:del w:id="11325" w:author="Copy Editor" w:date="2026-10-08T05:00:00Z" w16du:dateUtc="2026-10-08T02:00:00Z">
        <w:r w:rsidDel="00507CA3">
          <w:delText xml:space="preserve">(a keel you can </w:delText>
        </w:r>
        <w:r w:rsidR="005E4902" w:rsidDel="00507CA3">
          <w:delText>lift</w:delText>
        </w:r>
        <w:r w:rsidDel="00507CA3">
          <w:delText xml:space="preserve"> to make the boat float in shallow water). </w:delText>
        </w:r>
      </w:del>
    </w:p>
    <w:p w14:paraId="154CBA9F" w14:textId="77777777" w:rsidR="008D6226" w:rsidRDefault="007C0FF3" w:rsidP="00507CA3">
      <w:pPr>
        <w:pStyle w:val="bdialogue"/>
        <w:rPr>
          <w:ins w:id="11326" w:author="Copy Editor" w:date="2026-10-08T05:01:00Z" w16du:dateUtc="2026-10-08T02:01:00Z"/>
        </w:rPr>
      </w:pPr>
      <w:r>
        <w:t>I had a front sail that could be reduced by rotating the front wire and wrapping it up like a roller blind, we already had three rolls to make it smaller, I took in two more rolls as I wanted a manoeuvring sail for this, not a driving sail. </w:t>
      </w:r>
    </w:p>
    <w:p w14:paraId="5CB0BF03" w14:textId="77777777" w:rsidR="008D6226" w:rsidRPr="008D6226" w:rsidRDefault="008D6226" w:rsidP="008D6226">
      <w:pPr>
        <w:pStyle w:val="body"/>
        <w:rPr>
          <w:ins w:id="11327" w:author="Copy Editor" w:date="2026-10-08T05:01:00Z"/>
          <w:b/>
          <w:bCs/>
          <w:lang w:val="en-US"/>
        </w:rPr>
      </w:pPr>
      <w:ins w:id="11328" w:author="Copy Editor" w:date="2026-10-08T05:01:00Z">
        <w:r w:rsidRPr="008D6226">
          <w:rPr>
            <w:b/>
            <w:bCs/>
            <w:lang w:val="en-US"/>
          </w:rPr>
          <w:t>EXT. RIVER BLACKWATER – CONTINUOUS</w:t>
        </w:r>
      </w:ins>
    </w:p>
    <w:p w14:paraId="039CC2AA" w14:textId="77777777" w:rsidR="008D6226" w:rsidRPr="008D6226" w:rsidRDefault="008D6226" w:rsidP="008D6226">
      <w:pPr>
        <w:pStyle w:val="body"/>
        <w:rPr>
          <w:ins w:id="11329" w:author="Copy Editor" w:date="2026-10-08T05:01:00Z"/>
          <w:lang w:val="en-US"/>
        </w:rPr>
      </w:pPr>
      <w:ins w:id="11330" w:author="Copy Editor" w:date="2026-10-08T05:01:00Z">
        <w:r w:rsidRPr="008D6226">
          <w:rPr>
            <w:lang w:val="en-US"/>
          </w:rPr>
          <w:t>Richard sails until he is slightly upwind of the men.</w:t>
        </w:r>
      </w:ins>
    </w:p>
    <w:p w14:paraId="2FE4AECD" w14:textId="77777777" w:rsidR="008D6226" w:rsidRPr="008D6226" w:rsidRDefault="008D6226" w:rsidP="008D6226">
      <w:pPr>
        <w:pStyle w:val="body"/>
        <w:rPr>
          <w:ins w:id="11331" w:author="Copy Editor" w:date="2026-10-08T05:01:00Z"/>
          <w:lang w:val="en-US"/>
        </w:rPr>
      </w:pPr>
      <w:ins w:id="11332" w:author="Copy Editor" w:date="2026-10-08T05:01:00Z">
        <w:r w:rsidRPr="008D6226">
          <w:rPr>
            <w:lang w:val="en-US"/>
          </w:rPr>
          <w:lastRenderedPageBreak/>
          <w:t>He turns away from the wind.</w:t>
        </w:r>
      </w:ins>
    </w:p>
    <w:p w14:paraId="7D0D22C4" w14:textId="042A143B" w:rsidR="00507CA3" w:rsidRPr="008D6226" w:rsidRDefault="008D6226">
      <w:pPr>
        <w:pStyle w:val="bCHARACTER"/>
        <w:rPr>
          <w:ins w:id="11333" w:author="Copy Editor" w:date="2026-10-08T05:01:00Z" w16du:dateUtc="2026-10-08T02:01:00Z"/>
          <w:lang w:val="en-US"/>
          <w:rPrChange w:id="11334" w:author="Copy Editor" w:date="2026-10-08T05:01:00Z" w16du:dateUtc="2026-10-08T02:01:00Z">
            <w:rPr>
              <w:ins w:id="11335" w:author="Copy Editor" w:date="2026-10-08T05:01:00Z" w16du:dateUtc="2026-10-08T02:01:00Z"/>
            </w:rPr>
          </w:rPrChange>
        </w:rPr>
        <w:pPrChange w:id="11336" w:author="Copy Editor" w:date="2026-10-08T05:01:00Z" w16du:dateUtc="2026-10-08T02:01:00Z">
          <w:pPr>
            <w:pStyle w:val="bdialogue"/>
          </w:pPr>
        </w:pPrChange>
      </w:pPr>
      <w:ins w:id="11337" w:author="Copy Editor" w:date="2026-10-08T05:01:00Z">
        <w:r w:rsidRPr="008D6226">
          <w:rPr>
            <w:lang w:val="en-US"/>
          </w:rPr>
          <w:t>RICHARD (V.O.)</w:t>
        </w:r>
      </w:ins>
      <w:del w:id="11338" w:author="Copy Editor" w:date="2026-10-08T05:01:00Z" w16du:dateUtc="2026-10-08T02:01:00Z">
        <w:r w:rsidR="007C0FF3" w:rsidDel="008D6226">
          <w:delText xml:space="preserve"> </w:delText>
        </w:r>
      </w:del>
    </w:p>
    <w:p w14:paraId="33277B35" w14:textId="77777777" w:rsidR="008D6226" w:rsidRDefault="007C0FF3" w:rsidP="00507CA3">
      <w:pPr>
        <w:pStyle w:val="bdialogue"/>
        <w:rPr>
          <w:ins w:id="11339" w:author="Copy Editor" w:date="2026-10-08T05:01:00Z" w16du:dateUtc="2026-10-08T02:01:00Z"/>
        </w:rPr>
      </w:pPr>
      <w:r>
        <w:t>I kept going until I was slightly up wind of them then turned away from the wind to get close</w:t>
      </w:r>
      <w:del w:id="11340" w:author="Copy Editor" w:date="2026-10-08T05:01:00Z" w16du:dateUtc="2026-10-08T02:01:00Z">
        <w:r w:rsidDel="008D6226">
          <w:delText>,</w:delText>
        </w:r>
      </w:del>
      <w:ins w:id="11341" w:author="Copy Editor" w:date="2026-10-08T05:01:00Z" w16du:dateUtc="2026-10-08T02:01:00Z">
        <w:r w:rsidR="008D6226">
          <w:t>.</w:t>
        </w:r>
      </w:ins>
    </w:p>
    <w:p w14:paraId="048BA82D" w14:textId="4B3CC725" w:rsidR="0045696F" w:rsidDel="008F0399" w:rsidRDefault="007C0FF3">
      <w:pPr>
        <w:pStyle w:val="body"/>
        <w:rPr>
          <w:del w:id="11342" w:author="Copy Editor" w:date="2026-10-08T05:02:00Z" w16du:dateUtc="2026-10-08T02:02:00Z"/>
        </w:rPr>
        <w:pPrChange w:id="11343" w:author="Copy Editor" w:date="2026-10-08T05:02:00Z" w16du:dateUtc="2026-10-08T02:02:00Z">
          <w:pPr>
            <w:pStyle w:val="body"/>
            <w:spacing w:before="0"/>
          </w:pPr>
        </w:pPrChange>
      </w:pPr>
      <w:del w:id="11344" w:author="Copy Editor" w:date="2026-10-08T05:02:00Z" w16du:dateUtc="2026-10-08T02:02:00Z">
        <w:r w:rsidDel="008D6226">
          <w:delText xml:space="preserve"> I</w:delText>
        </w:r>
        <w:r w:rsidDel="008F0399">
          <w:delText xml:space="preserve"> tack</w:delText>
        </w:r>
        <w:r w:rsidDel="008D6226">
          <w:delText>ed</w:delText>
        </w:r>
        <w:r w:rsidDel="008F0399">
          <w:delText xml:space="preserve"> </w:delText>
        </w:r>
      </w:del>
    </w:p>
    <w:p w14:paraId="75815690" w14:textId="5073C188" w:rsidR="0045696F" w:rsidDel="008F0399" w:rsidRDefault="007C0FF3" w:rsidP="00816AB1">
      <w:pPr>
        <w:pStyle w:val="baparenthisis"/>
        <w:rPr>
          <w:del w:id="11345" w:author="Copy Editor" w:date="2026-10-08T05:02:00Z" w16du:dateUtc="2026-10-08T02:02:00Z"/>
        </w:rPr>
      </w:pPr>
      <w:del w:id="11346" w:author="Copy Editor" w:date="2026-10-08T05:02:00Z" w16du:dateUtc="2026-10-08T02:02:00Z">
        <w:r w:rsidDel="008F0399">
          <w:delText>(Turned the front of the boat across the wind)</w:delText>
        </w:r>
      </w:del>
    </w:p>
    <w:p w14:paraId="3662C6E8" w14:textId="02F429F4" w:rsidR="0045696F" w:rsidDel="008F0399" w:rsidRDefault="007C0FF3" w:rsidP="006242D2">
      <w:pPr>
        <w:pStyle w:val="body"/>
        <w:spacing w:before="0"/>
        <w:rPr>
          <w:del w:id="11347" w:author="Copy Editor" w:date="2026-10-08T05:02:00Z" w16du:dateUtc="2026-10-08T02:02:00Z"/>
        </w:rPr>
      </w:pPr>
      <w:del w:id="11348" w:author="Copy Editor" w:date="2026-10-08T05:02:00Z" w16du:dateUtc="2026-10-08T02:02:00Z">
        <w:r w:rsidDel="008F0399">
          <w:delText xml:space="preserve">instead of gybing </w:delText>
        </w:r>
      </w:del>
    </w:p>
    <w:p w14:paraId="6496AAAA" w14:textId="75B7E4B3" w:rsidR="0045696F" w:rsidDel="008F0399" w:rsidRDefault="007C0FF3" w:rsidP="00816AB1">
      <w:pPr>
        <w:pStyle w:val="baparenthisis"/>
        <w:rPr>
          <w:del w:id="11349" w:author="Copy Editor" w:date="2026-10-08T05:02:00Z" w16du:dateUtc="2026-10-08T02:02:00Z"/>
        </w:rPr>
      </w:pPr>
      <w:del w:id="11350" w:author="Copy Editor" w:date="2026-10-08T05:02:00Z" w16du:dateUtc="2026-10-08T02:02:00Z">
        <w:r w:rsidDel="008F0399">
          <w:delText xml:space="preserve">(turning the back of the boat across the wind) </w:delText>
        </w:r>
      </w:del>
    </w:p>
    <w:p w14:paraId="4A65E3F8" w14:textId="2C0D20E8" w:rsidR="0088701B" w:rsidRPr="006705EE" w:rsidRDefault="007C0FF3">
      <w:pPr>
        <w:pStyle w:val="bCHARACTER"/>
        <w:rPr>
          <w:ins w:id="11351" w:author="Copy Editor" w:date="2026-10-08T05:03:00Z"/>
          <w:lang w:val="en-US"/>
        </w:rPr>
        <w:pPrChange w:id="11352" w:author="Copy Editor" w:date="2026-10-08T05:03:00Z" w16du:dateUtc="2026-10-08T02:03:00Z">
          <w:pPr>
            <w:pStyle w:val="body"/>
          </w:pPr>
        </w:pPrChange>
      </w:pPr>
      <w:del w:id="11353" w:author="Copy Editor" w:date="2026-10-08T05:02:00Z" w16du:dateUtc="2026-10-08T02:02:00Z">
        <w:r w:rsidDel="008F0399">
          <w:delText>because gybing in strong wind is fraught with danger.</w:delText>
        </w:r>
      </w:del>
      <w:ins w:id="11354" w:author="Copy Editor" w:date="2026-10-08T05:03:00Z" w16du:dateUtc="2026-10-08T02:03:00Z">
        <w:r w:rsidR="0088701B" w:rsidRPr="0088701B">
          <w:rPr>
            <w:rFonts w:ascii="Times New Roman" w:eastAsia="Times New Roman" w:hAnsi="Times New Roman" w:cs="Times New Roman"/>
            <w:b/>
            <w:bCs/>
            <w:kern w:val="0"/>
            <w:lang w:val="en-US" w:eastAsia="en-US" w:bidi="ar-SA"/>
          </w:rPr>
          <w:t xml:space="preserve"> </w:t>
        </w:r>
      </w:ins>
      <w:ins w:id="11355" w:author="Copy Editor" w:date="2026-10-08T05:03:00Z">
        <w:r w:rsidR="0088701B" w:rsidRPr="0088701B">
          <w:rPr>
            <w:lang w:val="en-US"/>
            <w:rPrChange w:id="11356" w:author="Copy Editor" w:date="2026-10-08T05:03:00Z" w16du:dateUtc="2026-10-08T02:03:00Z">
              <w:rPr>
                <w:b/>
                <w:bCs/>
                <w:lang w:val="en-US"/>
              </w:rPr>
            </w:rPrChange>
          </w:rPr>
          <w:t>RICHARD (V.O.)</w:t>
        </w:r>
      </w:ins>
    </w:p>
    <w:p w14:paraId="41E78965" w14:textId="77777777" w:rsidR="0088701B" w:rsidRPr="0088701B" w:rsidRDefault="0088701B">
      <w:pPr>
        <w:pStyle w:val="bdialogue"/>
        <w:rPr>
          <w:ins w:id="11357" w:author="Copy Editor" w:date="2026-10-08T05:03:00Z"/>
          <w:lang w:val="en-US"/>
        </w:rPr>
        <w:pPrChange w:id="11358" w:author="Copy Editor" w:date="2026-10-08T05:03:00Z" w16du:dateUtc="2026-10-08T02:03:00Z">
          <w:pPr>
            <w:pStyle w:val="body"/>
            <w:spacing w:before="0"/>
          </w:pPr>
        </w:pPrChange>
      </w:pPr>
      <w:ins w:id="11359" w:author="Copy Editor" w:date="2026-10-08T05:03:00Z">
        <w:r w:rsidRPr="0088701B">
          <w:rPr>
            <w:lang w:val="en-US"/>
          </w:rPr>
          <w:t>I tacked instead of gybing because gybing in strong wind is fraught with danger.</w:t>
        </w:r>
      </w:ins>
    </w:p>
    <w:p w14:paraId="6A8EBB89" w14:textId="77777777" w:rsidR="0088701B" w:rsidRPr="0088701B" w:rsidRDefault="0088701B" w:rsidP="0088701B">
      <w:pPr>
        <w:pStyle w:val="body"/>
        <w:spacing w:before="0"/>
        <w:rPr>
          <w:ins w:id="11360" w:author="Copy Editor" w:date="2026-10-08T05:03:00Z"/>
          <w:lang w:val="en-US"/>
        </w:rPr>
      </w:pPr>
      <w:ins w:id="11361" w:author="Copy Editor" w:date="2026-10-08T05:03:00Z">
        <w:r w:rsidRPr="0088701B">
          <w:rPr>
            <w:lang w:val="en-US"/>
          </w:rPr>
          <w:t>The dinghy turns through the wind.</w:t>
        </w:r>
      </w:ins>
    </w:p>
    <w:p w14:paraId="501FBE6B" w14:textId="6CB0B26B" w:rsidR="0088701B" w:rsidRPr="008414CA" w:rsidRDefault="007C0FF3" w:rsidP="006705EE">
      <w:pPr>
        <w:pStyle w:val="bCHARACTER"/>
        <w:rPr>
          <w:ins w:id="11362" w:author="Copy Editor" w:date="2026-10-08T05:03:00Z" w16du:dateUtc="2026-10-08T02:03:00Z"/>
          <w:lang w:val="en-US"/>
        </w:rPr>
      </w:pPr>
      <w:r>
        <w:t xml:space="preserve">  </w:t>
      </w:r>
      <w:ins w:id="11363" w:author="Copy Editor" w:date="2026-10-08T05:03:00Z" w16du:dateUtc="2026-10-08T02:03:00Z">
        <w:r w:rsidR="0088701B" w:rsidRPr="008D6226">
          <w:rPr>
            <w:lang w:val="en-US"/>
          </w:rPr>
          <w:t>RICHARD (V.O.)</w:t>
        </w:r>
      </w:ins>
    </w:p>
    <w:p w14:paraId="65669F9E" w14:textId="77777777" w:rsidR="0088701B" w:rsidRDefault="007C0FF3" w:rsidP="008F0399">
      <w:pPr>
        <w:pStyle w:val="bdialogue"/>
        <w:rPr>
          <w:ins w:id="11364" w:author="Copy Editor" w:date="2026-10-08T05:03:00Z" w16du:dateUtc="2026-10-08T02:03:00Z"/>
        </w:rPr>
      </w:pPr>
      <w:r>
        <w:t xml:space="preserve">The boat had over 180 degrees to turn and wouldn’t have made </w:t>
      </w:r>
      <w:r w:rsidR="0045696F">
        <w:t>it,</w:t>
      </w:r>
      <w:r>
        <w:t xml:space="preserve"> but I used the small headsail to push the bow </w:t>
      </w:r>
      <w:r w:rsidR="0045696F">
        <w:t>round,</w:t>
      </w:r>
      <w:r>
        <w:t xml:space="preserve"> and she came round a treat.  </w:t>
      </w:r>
    </w:p>
    <w:p w14:paraId="60E2F412" w14:textId="77777777" w:rsidR="0043563B" w:rsidRPr="0043563B" w:rsidRDefault="0043563B">
      <w:pPr>
        <w:pStyle w:val="body"/>
        <w:rPr>
          <w:ins w:id="11365" w:author="Copy Editor" w:date="2026-10-08T05:03:00Z"/>
          <w:lang w:val="en-US"/>
        </w:rPr>
        <w:pPrChange w:id="11366" w:author="Copy Editor" w:date="2026-10-08T05:04:00Z" w16du:dateUtc="2026-10-08T02:04:00Z">
          <w:pPr>
            <w:pStyle w:val="bdialogue"/>
          </w:pPr>
        </w:pPrChange>
      </w:pPr>
      <w:ins w:id="11367" w:author="Copy Editor" w:date="2026-10-08T05:03:00Z">
        <w:r w:rsidRPr="0043563B">
          <w:rPr>
            <w:lang w:val="en-US"/>
          </w:rPr>
          <w:t>Richard passes the men a few feet downwind.</w:t>
        </w:r>
      </w:ins>
    </w:p>
    <w:p w14:paraId="7DBA2E5A" w14:textId="77777777" w:rsidR="0043563B" w:rsidRPr="0043563B" w:rsidRDefault="0043563B">
      <w:pPr>
        <w:pStyle w:val="body"/>
        <w:rPr>
          <w:ins w:id="11368" w:author="Copy Editor" w:date="2026-10-08T05:03:00Z"/>
          <w:lang w:val="en-US"/>
        </w:rPr>
        <w:pPrChange w:id="11369" w:author="Copy Editor" w:date="2026-10-08T05:04:00Z" w16du:dateUtc="2026-10-08T02:04:00Z">
          <w:pPr>
            <w:pStyle w:val="bdialogue"/>
          </w:pPr>
        </w:pPrChange>
      </w:pPr>
      <w:ins w:id="11370" w:author="Copy Editor" w:date="2026-10-08T05:03:00Z">
        <w:r w:rsidRPr="0043563B">
          <w:rPr>
            <w:lang w:val="en-US"/>
          </w:rPr>
          <w:t>He turns back towards them.</w:t>
        </w:r>
      </w:ins>
    </w:p>
    <w:p w14:paraId="6A912E66" w14:textId="77777777" w:rsidR="0043563B" w:rsidRPr="0043563B" w:rsidRDefault="0043563B">
      <w:pPr>
        <w:pStyle w:val="body"/>
        <w:rPr>
          <w:ins w:id="11371" w:author="Copy Editor" w:date="2026-10-08T05:03:00Z"/>
          <w:lang w:val="en-US"/>
        </w:rPr>
        <w:pPrChange w:id="11372" w:author="Copy Editor" w:date="2026-10-08T05:04:00Z" w16du:dateUtc="2026-10-08T02:04:00Z">
          <w:pPr>
            <w:pStyle w:val="bdialogue"/>
          </w:pPr>
        </w:pPrChange>
      </w:pPr>
      <w:ins w:id="11373" w:author="Copy Editor" w:date="2026-10-08T05:03:00Z">
        <w:r w:rsidRPr="0043563B">
          <w:rPr>
            <w:lang w:val="en-US"/>
          </w:rPr>
          <w:t>The bow comes to a stop beside them.</w:t>
        </w:r>
      </w:ins>
    </w:p>
    <w:p w14:paraId="5E4BDE4B" w14:textId="03D92523" w:rsidR="003439BF" w:rsidDel="0043563B" w:rsidRDefault="0043563B">
      <w:pPr>
        <w:pStyle w:val="bCHARACTER"/>
        <w:rPr>
          <w:del w:id="11374" w:author="Copy Editor" w:date="2026-10-08T05:03:00Z" w16du:dateUtc="2026-10-08T02:03:00Z"/>
        </w:rPr>
        <w:pPrChange w:id="11375" w:author="Copy Editor" w:date="2026-10-08T05:04:00Z" w16du:dateUtc="2026-10-08T02:04:00Z">
          <w:pPr>
            <w:pStyle w:val="body"/>
            <w:spacing w:before="0"/>
          </w:pPr>
        </w:pPrChange>
      </w:pPr>
      <w:ins w:id="11376" w:author="Copy Editor" w:date="2026-10-08T05:04:00Z" w16du:dateUtc="2026-10-08T02:04:00Z">
        <w:r>
          <w:t>RICHARD</w:t>
        </w:r>
      </w:ins>
      <w:del w:id="11377" w:author="Copy Editor" w:date="2026-10-08T05:03:00Z" w16du:dateUtc="2026-10-08T02:03:00Z">
        <w:r w:rsidR="007C0FF3" w:rsidDel="0043563B">
          <w:delText xml:space="preserve">I went past them again just a few feet downwind then turned up towards </w:delText>
        </w:r>
        <w:r w:rsidR="0045696F" w:rsidDel="0043563B">
          <w:delText>them,</w:delText>
        </w:r>
        <w:r w:rsidR="007C0FF3" w:rsidDel="0043563B">
          <w:delText xml:space="preserve"> so my bow stopped just where they were.  </w:delText>
        </w:r>
      </w:del>
    </w:p>
    <w:p w14:paraId="6FFC4CE8" w14:textId="77777777" w:rsidR="0043563B" w:rsidRDefault="0043563B">
      <w:pPr>
        <w:pStyle w:val="bCHARACTER"/>
        <w:rPr>
          <w:ins w:id="11378" w:author="Copy Editor" w:date="2026-10-08T05:03:00Z" w16du:dateUtc="2026-10-08T02:03:00Z"/>
        </w:rPr>
        <w:pPrChange w:id="11379" w:author="Copy Editor" w:date="2026-10-08T05:04:00Z" w16du:dateUtc="2026-10-08T02:04:00Z">
          <w:pPr>
            <w:pStyle w:val="bdialogue"/>
          </w:pPr>
        </w:pPrChange>
      </w:pPr>
    </w:p>
    <w:p w14:paraId="5E4BDE4C" w14:textId="6E04E9A2" w:rsidR="003439BF" w:rsidRDefault="007C0FF3" w:rsidP="004B3D80">
      <w:pPr>
        <w:pStyle w:val="bdialogue"/>
      </w:pPr>
      <w:del w:id="11380" w:author="Copy Editor" w:date="2026-10-08T05:04:00Z" w16du:dateUtc="2026-10-08T02:04:00Z">
        <w:r w:rsidDel="0043563B">
          <w:delText>“</w:delText>
        </w:r>
      </w:del>
      <w:r>
        <w:t>One of you make your way back here</w:t>
      </w:r>
      <w:del w:id="11381" w:author="Copy Editor" w:date="2026-10-08T05:04:00Z" w16du:dateUtc="2026-10-08T02:04:00Z">
        <w:r w:rsidDel="0043563B">
          <w:delText>”</w:delText>
        </w:r>
      </w:del>
      <w:r>
        <w:t>.</w:t>
      </w:r>
    </w:p>
    <w:p w14:paraId="5F6BBE5D" w14:textId="77777777" w:rsidR="006705EE" w:rsidRPr="006705EE" w:rsidRDefault="006705EE">
      <w:pPr>
        <w:pStyle w:val="body"/>
        <w:rPr>
          <w:ins w:id="11382" w:author="Copy Editor" w:date="2026-10-08T05:04:00Z"/>
          <w:lang w:val="en-US"/>
        </w:rPr>
        <w:pPrChange w:id="11383" w:author="Copy Editor" w:date="2026-10-08T05:04:00Z" w16du:dateUtc="2026-10-08T02:04:00Z">
          <w:pPr>
            <w:pStyle w:val="bdialogue"/>
          </w:pPr>
        </w:pPrChange>
      </w:pPr>
      <w:ins w:id="11384" w:author="Copy Editor" w:date="2026-10-08T05:04:00Z">
        <w:r w:rsidRPr="006705EE">
          <w:rPr>
            <w:lang w:val="en-US"/>
          </w:rPr>
          <w:t>One crewman begins moving hand over hand towards Richard's boat.</w:t>
        </w:r>
      </w:ins>
    </w:p>
    <w:p w14:paraId="4372DA0A" w14:textId="77777777" w:rsidR="006705EE" w:rsidRPr="006705EE" w:rsidRDefault="006705EE">
      <w:pPr>
        <w:pStyle w:val="body"/>
        <w:rPr>
          <w:ins w:id="11385" w:author="Copy Editor" w:date="2026-10-08T05:04:00Z"/>
          <w:b/>
          <w:bCs/>
          <w:lang w:val="en-US"/>
        </w:rPr>
        <w:pPrChange w:id="11386" w:author="Copy Editor" w:date="2026-10-08T05:04:00Z" w16du:dateUtc="2026-10-08T02:04:00Z">
          <w:pPr>
            <w:pStyle w:val="bdialogue"/>
          </w:pPr>
        </w:pPrChange>
      </w:pPr>
      <w:ins w:id="11387" w:author="Copy Editor" w:date="2026-10-08T05:04:00Z">
        <w:r w:rsidRPr="006705EE">
          <w:rPr>
            <w:b/>
            <w:bCs/>
            <w:lang w:val="en-US"/>
          </w:rPr>
          <w:t>EXT. RICHARD’S DINGHY – CONTINUOUS</w:t>
        </w:r>
      </w:ins>
    </w:p>
    <w:p w14:paraId="28238CD3" w14:textId="77777777" w:rsidR="006705EE" w:rsidRPr="006705EE" w:rsidRDefault="006705EE">
      <w:pPr>
        <w:pStyle w:val="body"/>
        <w:rPr>
          <w:ins w:id="11388" w:author="Copy Editor" w:date="2026-10-08T05:04:00Z"/>
          <w:lang w:val="en-US"/>
        </w:rPr>
        <w:pPrChange w:id="11389" w:author="Copy Editor" w:date="2026-10-08T05:04:00Z" w16du:dateUtc="2026-10-08T02:04:00Z">
          <w:pPr>
            <w:pStyle w:val="bdialogue"/>
          </w:pPr>
        </w:pPrChange>
      </w:pPr>
      <w:ins w:id="11390" w:author="Copy Editor" w:date="2026-10-08T05:04:00Z">
        <w:r w:rsidRPr="006705EE">
          <w:rPr>
            <w:lang w:val="en-US"/>
          </w:rPr>
          <w:t>The crewman reaches the boat.</w:t>
        </w:r>
      </w:ins>
    </w:p>
    <w:p w14:paraId="5E4BDE4D" w14:textId="43B8B00E" w:rsidR="003439BF" w:rsidRDefault="006705EE">
      <w:pPr>
        <w:pStyle w:val="bCHARACTER"/>
        <w:pPrChange w:id="11391" w:author="Copy Editor" w:date="2026-10-08T05:04:00Z" w16du:dateUtc="2026-10-08T02:04:00Z">
          <w:pPr>
            <w:pStyle w:val="body"/>
          </w:pPr>
        </w:pPrChange>
      </w:pPr>
      <w:ins w:id="11392" w:author="Copy Editor" w:date="2026-10-08T05:04:00Z">
        <w:r w:rsidRPr="006705EE">
          <w:t>RICHARD</w:t>
        </w:r>
      </w:ins>
      <w:del w:id="11393" w:author="Copy Editor" w:date="2026-10-08T05:04:00Z" w16du:dateUtc="2026-10-08T02:04:00Z">
        <w:r w:rsidR="007C0FF3" w:rsidDel="006705EE">
          <w:delText>The crew being supported made his way back to me hand over hand.</w:delText>
        </w:r>
      </w:del>
      <w:r w:rsidR="007C0FF3">
        <w:t xml:space="preserve">  </w:t>
      </w:r>
    </w:p>
    <w:p w14:paraId="5E4BDE4E" w14:textId="77777777" w:rsidR="003439BF" w:rsidRDefault="007C0FF3" w:rsidP="004B3D80">
      <w:pPr>
        <w:pStyle w:val="bdialogue"/>
      </w:pPr>
      <w:del w:id="11394" w:author="Copy Editor" w:date="2026-10-08T05:05:00Z" w16du:dateUtc="2026-10-08T02:05:00Z">
        <w:r w:rsidDel="006705EE">
          <w:delText>“</w:delText>
        </w:r>
      </w:del>
      <w:r>
        <w:t>Hang on, I’m going to tow you out of here</w:t>
      </w:r>
      <w:del w:id="11395" w:author="Copy Editor" w:date="2026-10-08T05:05:00Z" w16du:dateUtc="2026-10-08T02:05:00Z">
        <w:r w:rsidDel="006705EE">
          <w:delText>”</w:delText>
        </w:r>
      </w:del>
      <w:r>
        <w:t>.</w:t>
      </w:r>
    </w:p>
    <w:p w14:paraId="71BDEC2A" w14:textId="77777777" w:rsidR="0016223B" w:rsidRPr="0016223B" w:rsidRDefault="007C0FF3" w:rsidP="0016223B">
      <w:pPr>
        <w:pStyle w:val="body"/>
        <w:rPr>
          <w:ins w:id="11396" w:author="Copy Editor" w:date="2026-10-08T05:05:00Z"/>
          <w:lang w:val="en-US"/>
        </w:rPr>
      </w:pPr>
      <w:del w:id="11397" w:author="Copy Editor" w:date="2026-10-08T05:05:00Z" w16du:dateUtc="2026-10-08T02:05:00Z">
        <w:r w:rsidDel="0016223B">
          <w:delText xml:space="preserve">Using the small headsail the boat turned the way I wanted her to </w:delText>
        </w:r>
        <w:r w:rsidR="0045696F" w:rsidDel="0016223B">
          <w:delText>go,</w:delText>
        </w:r>
        <w:r w:rsidDel="0016223B">
          <w:delText xml:space="preserve"> and I pulled the crewman clear of the area then stopped and pulled him aboard.  I repeated the exercise for the other </w:delText>
        </w:r>
        <w:r w:rsidR="0045696F" w:rsidDel="0016223B">
          <w:delText>man,</w:delText>
        </w:r>
        <w:r w:rsidDel="0016223B">
          <w:delText xml:space="preserve"> but he could see what was happening and swam out to meet me, then climbed aboard unaided.  </w:delText>
        </w:r>
      </w:del>
      <w:ins w:id="11398" w:author="Copy Editor" w:date="2026-10-08T05:05:00Z">
        <w:r w:rsidR="0016223B" w:rsidRPr="0016223B">
          <w:rPr>
            <w:lang w:val="en-US"/>
          </w:rPr>
          <w:t>Richard uses the small headsail.</w:t>
        </w:r>
      </w:ins>
    </w:p>
    <w:p w14:paraId="1E19F5EE" w14:textId="77777777" w:rsidR="0016223B" w:rsidRPr="0016223B" w:rsidRDefault="0016223B" w:rsidP="0016223B">
      <w:pPr>
        <w:pStyle w:val="body"/>
        <w:rPr>
          <w:ins w:id="11399" w:author="Copy Editor" w:date="2026-10-08T05:05:00Z"/>
          <w:lang w:val="en-US"/>
        </w:rPr>
      </w:pPr>
      <w:ins w:id="11400" w:author="Copy Editor" w:date="2026-10-08T05:05:00Z">
        <w:r w:rsidRPr="0016223B">
          <w:rPr>
            <w:lang w:val="en-US"/>
          </w:rPr>
          <w:t>The boat turns in the desired direction.</w:t>
        </w:r>
      </w:ins>
    </w:p>
    <w:p w14:paraId="64FC756A" w14:textId="77777777" w:rsidR="0016223B" w:rsidRPr="0016223B" w:rsidRDefault="0016223B" w:rsidP="0016223B">
      <w:pPr>
        <w:pStyle w:val="body"/>
        <w:rPr>
          <w:ins w:id="11401" w:author="Copy Editor" w:date="2026-10-08T05:05:00Z"/>
          <w:lang w:val="en-US"/>
        </w:rPr>
      </w:pPr>
      <w:ins w:id="11402" w:author="Copy Editor" w:date="2026-10-08T05:05:00Z">
        <w:r w:rsidRPr="0016223B">
          <w:rPr>
            <w:lang w:val="en-US"/>
          </w:rPr>
          <w:t>Richard pulls the crewman clear of the dangerous area.</w:t>
        </w:r>
      </w:ins>
    </w:p>
    <w:p w14:paraId="44314810" w14:textId="77777777" w:rsidR="0016223B" w:rsidRPr="0016223B" w:rsidRDefault="0016223B" w:rsidP="0016223B">
      <w:pPr>
        <w:pStyle w:val="body"/>
        <w:rPr>
          <w:ins w:id="11403" w:author="Copy Editor" w:date="2026-10-08T05:05:00Z"/>
          <w:lang w:val="en-US"/>
        </w:rPr>
      </w:pPr>
      <w:ins w:id="11404" w:author="Copy Editor" w:date="2026-10-08T05:05:00Z">
        <w:r w:rsidRPr="0016223B">
          <w:rPr>
            <w:lang w:val="en-US"/>
          </w:rPr>
          <w:t>He stops.</w:t>
        </w:r>
      </w:ins>
    </w:p>
    <w:p w14:paraId="31A65E83" w14:textId="77777777" w:rsidR="0016223B" w:rsidRPr="0016223B" w:rsidRDefault="0016223B" w:rsidP="0016223B">
      <w:pPr>
        <w:pStyle w:val="body"/>
        <w:rPr>
          <w:ins w:id="11405" w:author="Copy Editor" w:date="2026-10-08T05:05:00Z"/>
          <w:lang w:val="en-US"/>
        </w:rPr>
      </w:pPr>
      <w:ins w:id="11406" w:author="Copy Editor" w:date="2026-10-08T05:05:00Z">
        <w:r w:rsidRPr="0016223B">
          <w:rPr>
            <w:lang w:val="en-US"/>
          </w:rPr>
          <w:lastRenderedPageBreak/>
          <w:t>The crewman climbs aboard.</w:t>
        </w:r>
      </w:ins>
    </w:p>
    <w:p w14:paraId="5684931E" w14:textId="77777777" w:rsidR="0016223B" w:rsidRPr="0016223B" w:rsidRDefault="0016223B" w:rsidP="0016223B">
      <w:pPr>
        <w:pStyle w:val="body"/>
        <w:rPr>
          <w:ins w:id="11407" w:author="Copy Editor" w:date="2026-10-08T05:05:00Z"/>
          <w:lang w:val="en-US"/>
        </w:rPr>
      </w:pPr>
      <w:ins w:id="11408" w:author="Copy Editor" w:date="2026-10-08T05:05:00Z">
        <w:r w:rsidRPr="0016223B">
          <w:rPr>
            <w:lang w:val="en-US"/>
          </w:rPr>
          <w:t>Richard repeats the manoeuvre for the second man.</w:t>
        </w:r>
      </w:ins>
    </w:p>
    <w:p w14:paraId="370CC356" w14:textId="77777777" w:rsidR="0016223B" w:rsidRPr="0016223B" w:rsidRDefault="0016223B" w:rsidP="0016223B">
      <w:pPr>
        <w:pStyle w:val="body"/>
        <w:rPr>
          <w:ins w:id="11409" w:author="Copy Editor" w:date="2026-10-08T05:05:00Z"/>
          <w:lang w:val="en-US"/>
        </w:rPr>
      </w:pPr>
      <w:ins w:id="11410" w:author="Copy Editor" w:date="2026-10-08T05:05:00Z">
        <w:r w:rsidRPr="0016223B">
          <w:rPr>
            <w:lang w:val="en-US"/>
          </w:rPr>
          <w:t>This time the man sees what is happening and swims towards him.</w:t>
        </w:r>
      </w:ins>
    </w:p>
    <w:p w14:paraId="7FAE811F" w14:textId="77777777" w:rsidR="0016223B" w:rsidRPr="0016223B" w:rsidRDefault="0016223B" w:rsidP="0016223B">
      <w:pPr>
        <w:pStyle w:val="body"/>
        <w:rPr>
          <w:ins w:id="11411" w:author="Copy Editor" w:date="2026-10-08T05:05:00Z"/>
          <w:lang w:val="en-US"/>
        </w:rPr>
      </w:pPr>
      <w:ins w:id="11412" w:author="Copy Editor" w:date="2026-10-08T05:05:00Z">
        <w:r w:rsidRPr="0016223B">
          <w:rPr>
            <w:lang w:val="en-US"/>
          </w:rPr>
          <w:t>He reaches the dinghy and climbs aboard unaided.</w:t>
        </w:r>
      </w:ins>
    </w:p>
    <w:p w14:paraId="649C7C05" w14:textId="77777777" w:rsidR="0016223B" w:rsidRPr="0016223B" w:rsidRDefault="0016223B" w:rsidP="0016223B">
      <w:pPr>
        <w:pStyle w:val="body"/>
        <w:rPr>
          <w:ins w:id="11413" w:author="Copy Editor" w:date="2026-10-08T05:05:00Z"/>
          <w:b/>
          <w:bCs/>
          <w:lang w:val="en-US"/>
        </w:rPr>
      </w:pPr>
      <w:ins w:id="11414" w:author="Copy Editor" w:date="2026-10-08T05:05:00Z">
        <w:r w:rsidRPr="0016223B">
          <w:rPr>
            <w:b/>
            <w:bCs/>
            <w:lang w:val="en-US"/>
          </w:rPr>
          <w:t>EXT. BRADWELL MARINA – LATER</w:t>
        </w:r>
      </w:ins>
    </w:p>
    <w:p w14:paraId="624EAC19" w14:textId="77777777" w:rsidR="0016223B" w:rsidRPr="0016223B" w:rsidRDefault="0016223B" w:rsidP="0016223B">
      <w:pPr>
        <w:pStyle w:val="body"/>
        <w:rPr>
          <w:ins w:id="11415" w:author="Copy Editor" w:date="2026-10-08T05:05:00Z"/>
          <w:lang w:val="en-US"/>
        </w:rPr>
      </w:pPr>
      <w:ins w:id="11416" w:author="Copy Editor" w:date="2026-10-08T05:05:00Z">
        <w:r w:rsidRPr="0016223B">
          <w:rPr>
            <w:lang w:val="en-US"/>
          </w:rPr>
          <w:t>Richard brings the two rescued men ashore.</w:t>
        </w:r>
      </w:ins>
    </w:p>
    <w:p w14:paraId="7F2D2494" w14:textId="77777777" w:rsidR="0016223B" w:rsidRPr="0016223B" w:rsidRDefault="0016223B" w:rsidP="0016223B">
      <w:pPr>
        <w:pStyle w:val="body"/>
        <w:rPr>
          <w:ins w:id="11417" w:author="Copy Editor" w:date="2026-10-08T05:05:00Z"/>
          <w:lang w:val="en-US"/>
        </w:rPr>
      </w:pPr>
      <w:ins w:id="11418" w:author="Copy Editor" w:date="2026-10-08T05:05:00Z">
        <w:r w:rsidRPr="0016223B">
          <w:rPr>
            <w:lang w:val="en-US"/>
          </w:rPr>
          <w:t>Their boat remains behind.</w:t>
        </w:r>
      </w:ins>
    </w:p>
    <w:p w14:paraId="01E13862" w14:textId="77777777" w:rsidR="0016223B" w:rsidRPr="0016223B" w:rsidRDefault="0016223B">
      <w:pPr>
        <w:pStyle w:val="bCHARACTER"/>
        <w:rPr>
          <w:ins w:id="11419" w:author="Copy Editor" w:date="2026-10-08T05:05:00Z"/>
          <w:lang w:val="en-US"/>
        </w:rPr>
        <w:pPrChange w:id="11420" w:author="Copy Editor" w:date="2026-10-08T05:05:00Z" w16du:dateUtc="2026-10-08T02:05:00Z">
          <w:pPr>
            <w:pStyle w:val="body"/>
          </w:pPr>
        </w:pPrChange>
      </w:pPr>
      <w:ins w:id="11421" w:author="Copy Editor" w:date="2026-10-08T05:05:00Z">
        <w:r w:rsidRPr="0016223B">
          <w:rPr>
            <w:lang w:val="en-US"/>
          </w:rPr>
          <w:t>RICHARD (V.O.)</w:t>
        </w:r>
      </w:ins>
    </w:p>
    <w:p w14:paraId="342A9866" w14:textId="77777777" w:rsidR="0016223B" w:rsidRDefault="007C0FF3" w:rsidP="0016223B">
      <w:pPr>
        <w:pStyle w:val="bdialogue"/>
        <w:rPr>
          <w:ins w:id="11422" w:author="Copy Editor" w:date="2026-10-08T05:06:00Z" w16du:dateUtc="2026-10-08T02:06:00Z"/>
        </w:rPr>
      </w:pPr>
      <w:r>
        <w:t xml:space="preserve">We took them back to Bradwell Marina where they had come from so they could make their way home.  </w:t>
      </w:r>
    </w:p>
    <w:p w14:paraId="5E4BDE4F" w14:textId="3E072BDD" w:rsidR="003439BF" w:rsidRDefault="007C0FF3">
      <w:pPr>
        <w:pStyle w:val="bdialogue"/>
        <w:pPrChange w:id="11423" w:author="Copy Editor" w:date="2026-10-08T05:06:00Z" w16du:dateUtc="2026-10-08T02:06:00Z">
          <w:pPr>
            <w:pStyle w:val="body"/>
          </w:pPr>
        </w:pPrChange>
      </w:pPr>
      <w:r>
        <w:t>Dad and I returned to the caravan to unwind.  We were drinking tea, talking about it when I pointed out to Dad that that was a once in a lifetime experience and it was the second time it had happened to me.</w:t>
      </w:r>
    </w:p>
    <w:p w14:paraId="5E4BDE51" w14:textId="5974203A" w:rsidR="003439BF" w:rsidRPr="001C5A33" w:rsidRDefault="00605E8B" w:rsidP="001C5A33">
      <w:pPr>
        <w:pStyle w:val="aSCENEHEAD"/>
      </w:pPr>
      <w:r w:rsidRPr="001C5A33">
        <w:t xml:space="preserve">SCENE </w:t>
      </w:r>
      <w:r w:rsidR="0045696F" w:rsidRPr="001C5A33">
        <w:t>24:  THE FIRST TIME I’D HAD ENOUGH OF THE FAMILY.  1992</w:t>
      </w:r>
    </w:p>
    <w:p w14:paraId="33781556" w14:textId="77777777" w:rsidR="00B95FCC" w:rsidRPr="00B95FCC" w:rsidRDefault="00B95FCC" w:rsidP="00B95FCC">
      <w:pPr>
        <w:pStyle w:val="aSCENEHEAD"/>
        <w:rPr>
          <w:ins w:id="11424" w:author="Copy Editor" w:date="2026-10-08T15:53:00Z" w16du:dateUtc="2026-10-08T12:53:00Z"/>
        </w:rPr>
      </w:pPr>
      <w:ins w:id="11425" w:author="Copy Editor" w:date="2026-10-08T15:53:00Z" w16du:dateUtc="2026-10-08T12:53:00Z">
        <w:r w:rsidRPr="00B95FCC">
          <w:rPr>
            <w:rFonts w:hint="eastAsia"/>
          </w:rPr>
          <w:t xml:space="preserve">EXT. SOLENT </w:t>
        </w:r>
        <w:r w:rsidRPr="00B95FCC">
          <w:rPr>
            <w:rFonts w:hint="eastAsia"/>
          </w:rPr>
          <w:t>–</w:t>
        </w:r>
        <w:r w:rsidRPr="00B95FCC">
          <w:rPr>
            <w:rFonts w:hint="eastAsia"/>
          </w:rPr>
          <w:t xml:space="preserve"> DAY</w:t>
        </w:r>
      </w:ins>
    </w:p>
    <w:p w14:paraId="7F5E3306" w14:textId="77777777" w:rsidR="00B95FCC" w:rsidRPr="00B95FCC" w:rsidRDefault="00B95FCC">
      <w:pPr>
        <w:pStyle w:val="body"/>
        <w:rPr>
          <w:ins w:id="11426" w:author="Copy Editor" w:date="2026-10-08T15:53:00Z" w16du:dateUtc="2026-10-08T12:53:00Z"/>
        </w:rPr>
        <w:pPrChange w:id="11427" w:author="Copy Editor" w:date="2026-10-08T15:54:00Z" w16du:dateUtc="2026-10-08T12:54:00Z">
          <w:pPr>
            <w:pStyle w:val="aSCENEHEAD"/>
          </w:pPr>
        </w:pPrChange>
      </w:pPr>
      <w:ins w:id="11428" w:author="Copy Editor" w:date="2026-10-08T15:53:00Z" w16du:dateUtc="2026-10-08T12:53:00Z">
        <w:r w:rsidRPr="00B95FCC">
          <w:rPr>
            <w:rFonts w:hint="eastAsia"/>
          </w:rPr>
          <w:t>Richard sails alone.</w:t>
        </w:r>
      </w:ins>
    </w:p>
    <w:p w14:paraId="191CD806" w14:textId="77777777" w:rsidR="00B95FCC" w:rsidRPr="00B95FCC" w:rsidRDefault="00B95FCC">
      <w:pPr>
        <w:pStyle w:val="body"/>
        <w:rPr>
          <w:ins w:id="11429" w:author="Copy Editor" w:date="2026-10-08T15:53:00Z" w16du:dateUtc="2026-10-08T12:53:00Z"/>
        </w:rPr>
        <w:pPrChange w:id="11430" w:author="Copy Editor" w:date="2026-10-08T15:54:00Z" w16du:dateUtc="2026-10-08T12:54:00Z">
          <w:pPr>
            <w:pStyle w:val="aSCENEHEAD"/>
          </w:pPr>
        </w:pPrChange>
      </w:pPr>
      <w:ins w:id="11431" w:author="Copy Editor" w:date="2026-10-08T15:53:00Z" w16du:dateUtc="2026-10-08T12:53:00Z">
        <w:r w:rsidRPr="00B95FCC">
          <w:rPr>
            <w:rFonts w:hint="eastAsia"/>
          </w:rPr>
          <w:t>The boat moves steadily through the water.</w:t>
        </w:r>
      </w:ins>
    </w:p>
    <w:p w14:paraId="2045FC0F" w14:textId="77777777" w:rsidR="00B95FCC" w:rsidRPr="00B95FCC" w:rsidRDefault="00B95FCC" w:rsidP="00B95FCC">
      <w:pPr>
        <w:pStyle w:val="aSCENEHEAD"/>
        <w:rPr>
          <w:ins w:id="11432" w:author="Copy Editor" w:date="2026-10-08T15:53:00Z" w16du:dateUtc="2026-10-08T12:53:00Z"/>
        </w:rPr>
      </w:pPr>
      <w:ins w:id="11433" w:author="Copy Editor" w:date="2026-10-08T15:53:00Z" w16du:dateUtc="2026-10-08T12:53:00Z">
        <w:r w:rsidRPr="00B95FCC">
          <w:rPr>
            <w:rFonts w:hint="eastAsia"/>
          </w:rPr>
          <w:t xml:space="preserve">MONTAGE </w:t>
        </w:r>
        <w:r w:rsidRPr="00B95FCC">
          <w:rPr>
            <w:rFonts w:hint="eastAsia"/>
          </w:rPr>
          <w:t>–</w:t>
        </w:r>
        <w:r w:rsidRPr="00B95FCC">
          <w:rPr>
            <w:rFonts w:hint="eastAsia"/>
          </w:rPr>
          <w:t xml:space="preserve"> RICHARD</w:t>
        </w:r>
        <w:r w:rsidRPr="00B95FCC">
          <w:rPr>
            <w:rFonts w:hint="eastAsia"/>
          </w:rPr>
          <w:t>’</w:t>
        </w:r>
        <w:r w:rsidRPr="00B95FCC">
          <w:rPr>
            <w:rFonts w:hint="eastAsia"/>
          </w:rPr>
          <w:t>S SAILING LIFE</w:t>
        </w:r>
      </w:ins>
    </w:p>
    <w:p w14:paraId="2D7AD36C" w14:textId="77777777" w:rsidR="00B95FCC" w:rsidRPr="00B95FCC" w:rsidRDefault="00B95FCC">
      <w:pPr>
        <w:pStyle w:val="body"/>
        <w:rPr>
          <w:ins w:id="11434" w:author="Copy Editor" w:date="2026-10-08T15:53:00Z" w16du:dateUtc="2026-10-08T12:53:00Z"/>
        </w:rPr>
        <w:pPrChange w:id="11435" w:author="Copy Editor" w:date="2026-10-08T15:54:00Z" w16du:dateUtc="2026-10-08T12:54:00Z">
          <w:pPr>
            <w:pStyle w:val="aSCENEHEAD"/>
          </w:pPr>
        </w:pPrChange>
      </w:pPr>
      <w:ins w:id="11436" w:author="Copy Editor" w:date="2026-10-08T15:53:00Z" w16du:dateUtc="2026-10-08T12:53:00Z">
        <w:r w:rsidRPr="00B95FCC">
          <w:rPr>
            <w:rFonts w:hint="eastAsia"/>
          </w:rPr>
          <w:t>—</w:t>
        </w:r>
        <w:r w:rsidRPr="00B95FCC">
          <w:rPr>
            <w:rFonts w:hint="eastAsia"/>
          </w:rPr>
          <w:t xml:space="preserve"> Richard sails at weekends throughout the summer.</w:t>
        </w:r>
      </w:ins>
    </w:p>
    <w:p w14:paraId="101249A7" w14:textId="77777777" w:rsidR="00B95FCC" w:rsidRPr="00B95FCC" w:rsidRDefault="00B95FCC">
      <w:pPr>
        <w:pStyle w:val="body"/>
        <w:rPr>
          <w:ins w:id="11437" w:author="Copy Editor" w:date="2026-10-08T15:53:00Z" w16du:dateUtc="2026-10-08T12:53:00Z"/>
        </w:rPr>
        <w:pPrChange w:id="11438" w:author="Copy Editor" w:date="2026-10-08T15:54:00Z" w16du:dateUtc="2026-10-08T12:54:00Z">
          <w:pPr>
            <w:pStyle w:val="aSCENEHEAD"/>
          </w:pPr>
        </w:pPrChange>
      </w:pPr>
      <w:ins w:id="11439" w:author="Copy Editor" w:date="2026-10-08T15:53:00Z" w16du:dateUtc="2026-10-08T12:53:00Z">
        <w:r w:rsidRPr="00B95FCC">
          <w:rPr>
            <w:rFonts w:hint="eastAsia"/>
          </w:rPr>
          <w:t>—</w:t>
        </w:r>
        <w:r w:rsidRPr="00B95FCC">
          <w:rPr>
            <w:rFonts w:hint="eastAsia"/>
          </w:rPr>
          <w:t xml:space="preserve"> During the winter, he works on the boat.</w:t>
        </w:r>
      </w:ins>
    </w:p>
    <w:p w14:paraId="27277A2B" w14:textId="77777777" w:rsidR="00B95FCC" w:rsidRPr="00B95FCC" w:rsidRDefault="00B95FCC">
      <w:pPr>
        <w:pStyle w:val="body"/>
        <w:rPr>
          <w:ins w:id="11440" w:author="Copy Editor" w:date="2026-10-08T15:53:00Z" w16du:dateUtc="2026-10-08T12:53:00Z"/>
        </w:rPr>
        <w:pPrChange w:id="11441" w:author="Copy Editor" w:date="2026-10-08T15:54:00Z" w16du:dateUtc="2026-10-08T12:54:00Z">
          <w:pPr>
            <w:pStyle w:val="aSCENEHEAD"/>
          </w:pPr>
        </w:pPrChange>
      </w:pPr>
      <w:ins w:id="11442" w:author="Copy Editor" w:date="2026-10-08T15:53:00Z" w16du:dateUtc="2026-10-08T12:53:00Z">
        <w:r w:rsidRPr="00B95FCC">
          <w:rPr>
            <w:rFonts w:hint="eastAsia"/>
          </w:rPr>
          <w:t>—</w:t>
        </w:r>
        <w:r w:rsidRPr="00B95FCC">
          <w:rPr>
            <w:rFonts w:hint="eastAsia"/>
          </w:rPr>
          <w:t xml:space="preserve"> The boat gradually develops into a capable cruising vessel.</w:t>
        </w:r>
      </w:ins>
    </w:p>
    <w:p w14:paraId="31D8C8A7" w14:textId="77777777" w:rsidR="00B95FCC" w:rsidRPr="00B95FCC" w:rsidRDefault="00B95FCC">
      <w:pPr>
        <w:pStyle w:val="body"/>
        <w:rPr>
          <w:ins w:id="11443" w:author="Copy Editor" w:date="2026-10-08T15:53:00Z" w16du:dateUtc="2026-10-08T12:53:00Z"/>
        </w:rPr>
        <w:pPrChange w:id="11444" w:author="Copy Editor" w:date="2026-10-08T15:54:00Z" w16du:dateUtc="2026-10-08T12:54:00Z">
          <w:pPr>
            <w:pStyle w:val="aSCENEHEAD"/>
          </w:pPr>
        </w:pPrChange>
      </w:pPr>
      <w:ins w:id="11445" w:author="Copy Editor" w:date="2026-10-08T15:53:00Z" w16du:dateUtc="2026-10-08T12:53:00Z">
        <w:r w:rsidRPr="00B95FCC">
          <w:rPr>
            <w:rFonts w:hint="eastAsia"/>
          </w:rPr>
          <w:t>—</w:t>
        </w:r>
        <w:r w:rsidRPr="00B95FCC">
          <w:rPr>
            <w:rFonts w:hint="eastAsia"/>
          </w:rPr>
          <w:t xml:space="preserve"> Richard sleeps aboard, camping in the bottom of the boat.</w:t>
        </w:r>
      </w:ins>
    </w:p>
    <w:p w14:paraId="7A9B9BF4" w14:textId="77777777" w:rsidR="00B95FCC" w:rsidRPr="00B95FCC" w:rsidRDefault="00B95FCC">
      <w:pPr>
        <w:pStyle w:val="body"/>
        <w:rPr>
          <w:ins w:id="11446" w:author="Copy Editor" w:date="2026-10-08T15:53:00Z" w16du:dateUtc="2026-10-08T12:53:00Z"/>
        </w:rPr>
        <w:pPrChange w:id="11447" w:author="Copy Editor" w:date="2026-10-08T15:54:00Z" w16du:dateUtc="2026-10-08T12:54:00Z">
          <w:pPr>
            <w:pStyle w:val="aSCENEHEAD"/>
          </w:pPr>
        </w:pPrChange>
      </w:pPr>
      <w:ins w:id="11448" w:author="Copy Editor" w:date="2026-10-08T15:53:00Z" w16du:dateUtc="2026-10-08T12:53:00Z">
        <w:r w:rsidRPr="00B95FCC">
          <w:rPr>
            <w:rFonts w:hint="eastAsia"/>
          </w:rPr>
          <w:lastRenderedPageBreak/>
          <w:t>—</w:t>
        </w:r>
        <w:r w:rsidRPr="00B95FCC">
          <w:rPr>
            <w:rFonts w:hint="eastAsia"/>
          </w:rPr>
          <w:t xml:space="preserve"> He sails non-stop around the Isle of Wight.</w:t>
        </w:r>
      </w:ins>
    </w:p>
    <w:p w14:paraId="1EE2D8FB" w14:textId="77777777" w:rsidR="00B95FCC" w:rsidRPr="00B95FCC" w:rsidRDefault="00B95FCC">
      <w:pPr>
        <w:pStyle w:val="body"/>
        <w:rPr>
          <w:ins w:id="11449" w:author="Copy Editor" w:date="2026-10-08T15:53:00Z" w16du:dateUtc="2026-10-08T12:53:00Z"/>
        </w:rPr>
        <w:pPrChange w:id="11450" w:author="Copy Editor" w:date="2026-10-08T15:54:00Z" w16du:dateUtc="2026-10-08T12:54:00Z">
          <w:pPr>
            <w:pStyle w:val="aSCENEHEAD"/>
          </w:pPr>
        </w:pPrChange>
      </w:pPr>
      <w:ins w:id="11451" w:author="Copy Editor" w:date="2026-10-08T15:53:00Z" w16du:dateUtc="2026-10-08T12:53:00Z">
        <w:r w:rsidRPr="00B95FCC">
          <w:rPr>
            <w:rFonts w:hint="eastAsia"/>
          </w:rPr>
          <w:t>—</w:t>
        </w:r>
        <w:r w:rsidRPr="00B95FCC">
          <w:rPr>
            <w:rFonts w:hint="eastAsia"/>
          </w:rPr>
          <w:t xml:space="preserve"> Eleven hours at the helm.</w:t>
        </w:r>
      </w:ins>
    </w:p>
    <w:p w14:paraId="58F74980" w14:textId="77777777" w:rsidR="00B95FCC" w:rsidRPr="00B95FCC" w:rsidRDefault="00B95FCC">
      <w:pPr>
        <w:pStyle w:val="body"/>
        <w:rPr>
          <w:ins w:id="11452" w:author="Copy Editor" w:date="2026-10-08T15:53:00Z" w16du:dateUtc="2026-10-08T12:53:00Z"/>
        </w:rPr>
        <w:pPrChange w:id="11453" w:author="Copy Editor" w:date="2026-10-08T15:54:00Z" w16du:dateUtc="2026-10-08T12:54:00Z">
          <w:pPr>
            <w:pStyle w:val="aSCENEHEAD"/>
          </w:pPr>
        </w:pPrChange>
      </w:pPr>
      <w:ins w:id="11454" w:author="Copy Editor" w:date="2026-10-08T15:53:00Z" w16du:dateUtc="2026-10-08T12:53:00Z">
        <w:r w:rsidRPr="00B95FCC">
          <w:rPr>
            <w:rFonts w:hint="eastAsia"/>
          </w:rPr>
          <w:t>Richard stares ahead, concentrating on keeping the boat on course.</w:t>
        </w:r>
      </w:ins>
    </w:p>
    <w:p w14:paraId="1B8F3689" w14:textId="77777777" w:rsidR="00B95FCC" w:rsidRPr="00B95FCC" w:rsidRDefault="00B95FCC" w:rsidP="00B95FCC">
      <w:pPr>
        <w:pStyle w:val="aSCENEHEAD"/>
        <w:rPr>
          <w:ins w:id="11455" w:author="Copy Editor" w:date="2026-10-08T15:53:00Z" w16du:dateUtc="2026-10-08T12:53:00Z"/>
        </w:rPr>
      </w:pPr>
      <w:ins w:id="11456" w:author="Copy Editor" w:date="2026-10-08T15:53:00Z" w16du:dateUtc="2026-10-08T12:53:00Z">
        <w:r w:rsidRPr="00B95FCC">
          <w:rPr>
            <w:rFonts w:hint="eastAsia"/>
          </w:rPr>
          <w:t xml:space="preserve">EXT. SAILING BOAT </w:t>
        </w:r>
        <w:r w:rsidRPr="00B95FCC">
          <w:rPr>
            <w:rFonts w:hint="eastAsia"/>
          </w:rPr>
          <w:t>–</w:t>
        </w:r>
        <w:r w:rsidRPr="00B95FCC">
          <w:rPr>
            <w:rFonts w:hint="eastAsia"/>
          </w:rPr>
          <w:t xml:space="preserve"> DAY</w:t>
        </w:r>
      </w:ins>
    </w:p>
    <w:p w14:paraId="0ED804F0" w14:textId="77777777" w:rsidR="00B95FCC" w:rsidRPr="00B95FCC" w:rsidRDefault="00B95FCC">
      <w:pPr>
        <w:pStyle w:val="body"/>
        <w:rPr>
          <w:ins w:id="11457" w:author="Copy Editor" w:date="2026-10-08T15:53:00Z" w16du:dateUtc="2026-10-08T12:53:00Z"/>
        </w:rPr>
        <w:pPrChange w:id="11458" w:author="Copy Editor" w:date="2026-10-08T15:54:00Z" w16du:dateUtc="2026-10-08T12:54:00Z">
          <w:pPr>
            <w:pStyle w:val="aSCENEHEAD"/>
          </w:pPr>
        </w:pPrChange>
      </w:pPr>
      <w:ins w:id="11459" w:author="Copy Editor" w:date="2026-10-08T15:53:00Z" w16du:dateUtc="2026-10-08T12:53:00Z">
        <w:r w:rsidRPr="00B95FCC">
          <w:rPr>
            <w:rFonts w:hint="eastAsia"/>
          </w:rPr>
          <w:t>Richard is still at the helm.</w:t>
        </w:r>
      </w:ins>
    </w:p>
    <w:p w14:paraId="10423299" w14:textId="1BB7F455" w:rsidR="00B95FCC" w:rsidRPr="00B95FCC" w:rsidRDefault="00936381">
      <w:pPr>
        <w:pStyle w:val="bCHARACTER"/>
        <w:rPr>
          <w:ins w:id="11460" w:author="Copy Editor" w:date="2026-10-08T15:53:00Z" w16du:dateUtc="2026-10-08T12:53:00Z"/>
        </w:rPr>
        <w:pPrChange w:id="11461" w:author="Copy Editor" w:date="2026-10-08T15:54:00Z" w16du:dateUtc="2026-10-08T12:54:00Z">
          <w:pPr>
            <w:pStyle w:val="aSCENEHEAD"/>
          </w:pPr>
        </w:pPrChange>
      </w:pPr>
      <w:ins w:id="11462" w:author="Copy Editor" w:date="2026-10-08T15:54:00Z" w16du:dateUtc="2026-10-08T12:54:00Z">
        <w:r w:rsidRPr="00936381">
          <w:t>RICHARD (V.O.)</w:t>
        </w:r>
      </w:ins>
    </w:p>
    <w:p w14:paraId="5E4BDE53" w14:textId="7021FF9E" w:rsidR="003439BF" w:rsidRDefault="007C0FF3">
      <w:pPr>
        <w:pStyle w:val="bdialogue"/>
        <w:pPrChange w:id="11463" w:author="Copy Editor" w:date="2026-10-08T15:55:00Z" w16du:dateUtc="2026-10-08T12:55:00Z">
          <w:pPr>
            <w:pStyle w:val="body"/>
          </w:pPr>
        </w:pPrChange>
      </w:pPr>
      <w:del w:id="11464" w:author="Copy Editor" w:date="2026-10-08T15:53:00Z" w16du:dateUtc="2026-10-08T12:53:00Z">
        <w:r w:rsidDel="00B95FCC">
          <w:delText xml:space="preserve">I had settled down to a regular routine of sailing every weekend in the summer and working on my boat in the winter.  Slowly she developed, I could camp aboard, sleeping in the bottom of the boat, </w:delText>
        </w:r>
      </w:del>
      <w:r>
        <w:t xml:space="preserve">I could sail </w:t>
      </w:r>
      <w:r w:rsidR="0045696F">
        <w:t>nonstop</w:t>
      </w:r>
      <w:r>
        <w:t xml:space="preserve"> round the Isle of Wight but concentrating on steering for eleven hours was mentally very tiring.  My cruising range extended considerably when I made a </w:t>
      </w:r>
      <w:r w:rsidR="0045696F">
        <w:t>self-steering</w:t>
      </w:r>
      <w:r>
        <w:t xml:space="preserve"> gear.  It was a fascinating exercise in engineering, the first attempt was very poor, only just worked but I was able to see what was wrong and improved it.</w:t>
      </w:r>
      <w:r w:rsidR="00DB5909">
        <w:t xml:space="preserve"> </w:t>
      </w:r>
      <w:r>
        <w:t xml:space="preserve">By the time I got to the fourth iteration it was excellent, it steered a lot better than I did!  It was </w:t>
      </w:r>
      <w:r w:rsidR="0045696F">
        <w:t>because of</w:t>
      </w:r>
      <w:r>
        <w:t xml:space="preserve"> my cruising experience that I </w:t>
      </w:r>
      <w:r w:rsidR="0045696F">
        <w:t>learnt</w:t>
      </w:r>
      <w:r>
        <w:t xml:space="preserve"> that four days on my own was enough.  After that I started to crave human company.</w:t>
      </w:r>
    </w:p>
    <w:p w14:paraId="5E4BDE55" w14:textId="326A3EE8" w:rsidR="003439BF" w:rsidRDefault="007C0FF3" w:rsidP="00B33299">
      <w:pPr>
        <w:pStyle w:val="body"/>
      </w:pPr>
      <w:r>
        <w:t xml:space="preserve">Once </w:t>
      </w:r>
      <w:r w:rsidR="0045696F">
        <w:t>again,</w:t>
      </w:r>
      <w:r>
        <w:t xml:space="preserve"> I was demonstrating my ability to think outside the box and my independence, I was not afraid of a challenge and the more I succeeded the more I was prepared to tackle.</w:t>
      </w:r>
    </w:p>
    <w:p w14:paraId="5E4BDE57" w14:textId="2BC6A5CC" w:rsidR="003439BF" w:rsidRDefault="007C0FF3" w:rsidP="00B33299">
      <w:pPr>
        <w:pStyle w:val="body"/>
      </w:pPr>
      <w:r>
        <w:t xml:space="preserve">I was working hard, getting on well with my customers who were my main social contact, earned more money than I needed, and used the surplus to reduce my mortgage.  They were happy days, I had enough excitement in my life, my future was secure, I bowed to no man, and looking back they were the most stable period of my life.  There were problems though, Christmas was one.  When my parents split </w:t>
      </w:r>
      <w:r w:rsidR="0045696F">
        <w:t>up,</w:t>
      </w:r>
      <w:r>
        <w:t xml:space="preserve"> I phoned Brother and Sister </w:t>
      </w:r>
      <w:r>
        <w:lastRenderedPageBreak/>
        <w:t>and said that as there were three of us and two of them, provided we communicated, neither need be on their own at Christmas and they agreed. Problem was they didn’t communicate. They did precisely what they wanted and left me to fill in any gaps.</w:t>
      </w:r>
    </w:p>
    <w:p w14:paraId="5E4BDE5A" w14:textId="30A1C36B" w:rsidR="003439BF" w:rsidRDefault="0045696F" w:rsidP="00B33299">
      <w:pPr>
        <w:pStyle w:val="body"/>
      </w:pPr>
      <w:r>
        <w:t>Finally,</w:t>
      </w:r>
      <w:r w:rsidR="007C0FF3">
        <w:t xml:space="preserve"> after several years I had had enough.  I determined to spend Christmas on my own on my boat.  I would load her up with good food, wine, cassette player, good music, books, tent, sleeping bag, and go to the most remote shingle spit in the Solent for Christmas.  If the weather was </w:t>
      </w:r>
      <w:r>
        <w:t>bad,</w:t>
      </w:r>
      <w:r w:rsidR="007C0FF3">
        <w:t xml:space="preserve"> I would sit it out,</w:t>
      </w:r>
      <w:r w:rsidR="007C0FF3">
        <w:rPr>
          <w:b/>
        </w:rPr>
        <w:t xml:space="preserve"> </w:t>
      </w:r>
      <w:r w:rsidR="007C0FF3">
        <w:t>if good, go sailing.</w:t>
      </w:r>
    </w:p>
    <w:p w14:paraId="5E4BDE5C" w14:textId="2A4DF33B" w:rsidR="003439BF" w:rsidRDefault="007C0FF3" w:rsidP="00B33299">
      <w:pPr>
        <w:pStyle w:val="body"/>
      </w:pPr>
      <w:r>
        <w:t xml:space="preserve">This was my plan. I had no reason to change it, I was prepared for it being a bit lonely, but ‘the </w:t>
      </w:r>
      <w:r w:rsidR="0045696F">
        <w:t>great, unharnessed</w:t>
      </w:r>
      <w:r>
        <w:t xml:space="preserve"> forces of nature’ were on the move again.</w:t>
      </w:r>
    </w:p>
    <w:p w14:paraId="393B79BA" w14:textId="77777777" w:rsidR="0045696F" w:rsidRDefault="007C0FF3" w:rsidP="00B33299">
      <w:pPr>
        <w:pStyle w:val="body"/>
      </w:pPr>
      <w:r>
        <w:t xml:space="preserve">Later Brother phoned me.  </w:t>
      </w:r>
    </w:p>
    <w:p w14:paraId="5E4BDE5D" w14:textId="0B78ED7D" w:rsidR="003439BF" w:rsidRDefault="007C0FF3" w:rsidP="004B3D80">
      <w:pPr>
        <w:pStyle w:val="bdialogue"/>
      </w:pPr>
      <w:r>
        <w:t>“You’ll be able to spend Christmas with Mum won’t you.”</w:t>
      </w:r>
    </w:p>
    <w:p w14:paraId="5E4BDE5F" w14:textId="77777777" w:rsidR="003439BF" w:rsidRDefault="007C0FF3" w:rsidP="004B3D80">
      <w:pPr>
        <w:pStyle w:val="bdialogue"/>
      </w:pPr>
      <w:r>
        <w:t>“No.”</w:t>
      </w:r>
    </w:p>
    <w:p w14:paraId="5E4BDE61" w14:textId="77777777" w:rsidR="003439BF" w:rsidRDefault="007C0FF3" w:rsidP="004B3D80">
      <w:pPr>
        <w:pStyle w:val="bdialogue"/>
      </w:pPr>
      <w:r>
        <w:t>“Why not?”</w:t>
      </w:r>
    </w:p>
    <w:p w14:paraId="5E4BDE63" w14:textId="77777777" w:rsidR="003439BF" w:rsidRDefault="007C0FF3" w:rsidP="004B3D80">
      <w:pPr>
        <w:pStyle w:val="bdialogue"/>
      </w:pPr>
      <w:r>
        <w:t>“I’m going sailing.”</w:t>
      </w:r>
    </w:p>
    <w:p w14:paraId="5E4BDE65" w14:textId="77777777" w:rsidR="003439BF" w:rsidRDefault="007C0FF3" w:rsidP="004B3D80">
      <w:pPr>
        <w:pStyle w:val="bdialogue"/>
      </w:pPr>
      <w:r>
        <w:t>“Oh.”</w:t>
      </w:r>
    </w:p>
    <w:p w14:paraId="5E4BDE67" w14:textId="7246ED52" w:rsidR="003439BF" w:rsidRDefault="007C0FF3" w:rsidP="00B33299">
      <w:pPr>
        <w:pStyle w:val="body"/>
      </w:pPr>
      <w:r>
        <w:t xml:space="preserve">And from then until both parents were </w:t>
      </w:r>
      <w:r w:rsidR="0045696F">
        <w:t>dead,</w:t>
      </w:r>
      <w:r>
        <w:t xml:space="preserve"> I was never contacted to spend Christmas with either of them again.</w:t>
      </w:r>
    </w:p>
    <w:p w14:paraId="5E4BDE69" w14:textId="13B7E468" w:rsidR="003439BF" w:rsidRDefault="00593400" w:rsidP="00DB5909">
      <w:pPr>
        <w:pStyle w:val="aSCENEHEAD"/>
      </w:pPr>
      <w:r>
        <w:t xml:space="preserve">SCENE </w:t>
      </w:r>
      <w:r w:rsidR="0045696F">
        <w:t>25:  I ALTER COURSE 1992-1994</w:t>
      </w:r>
    </w:p>
    <w:p w14:paraId="0139854B" w14:textId="77777777" w:rsidR="00356EC7" w:rsidRPr="00356EC7" w:rsidRDefault="00356EC7" w:rsidP="00356EC7">
      <w:pPr>
        <w:pStyle w:val="body"/>
        <w:rPr>
          <w:ins w:id="11465" w:author="Copy Editor" w:date="2026-10-08T05:07:00Z"/>
          <w:b/>
          <w:bCs/>
          <w:lang w:val="en-US"/>
        </w:rPr>
      </w:pPr>
      <w:ins w:id="11466" w:author="Copy Editor" w:date="2026-10-08T05:07:00Z">
        <w:r w:rsidRPr="00356EC7">
          <w:rPr>
            <w:b/>
            <w:bCs/>
            <w:lang w:val="en-US"/>
          </w:rPr>
          <w:t>EXT. CAEN HILL FLIGHT OF LOCKS, DEVIZES – DAY</w:t>
        </w:r>
      </w:ins>
    </w:p>
    <w:p w14:paraId="16BB2C25" w14:textId="77777777" w:rsidR="00356EC7" w:rsidRPr="00356EC7" w:rsidRDefault="00356EC7" w:rsidP="00356EC7">
      <w:pPr>
        <w:pStyle w:val="body"/>
        <w:rPr>
          <w:ins w:id="11467" w:author="Copy Editor" w:date="2026-10-08T05:07:00Z"/>
          <w:lang w:val="en-US"/>
        </w:rPr>
      </w:pPr>
      <w:ins w:id="11468" w:author="Copy Editor" w:date="2026-10-08T05:07:00Z">
        <w:r w:rsidRPr="00356EC7">
          <w:rPr>
            <w:lang w:val="en-US"/>
          </w:rPr>
          <w:t>Richard looks over the canal locks.</w:t>
        </w:r>
      </w:ins>
    </w:p>
    <w:p w14:paraId="090809A1" w14:textId="0116CDC4" w:rsidR="00356EC7" w:rsidRDefault="00356EC7">
      <w:pPr>
        <w:pStyle w:val="bCHARACTER"/>
        <w:rPr>
          <w:ins w:id="11469" w:author="Copy Editor" w:date="2026-10-08T05:07:00Z" w16du:dateUtc="2026-10-08T02:07:00Z"/>
        </w:rPr>
        <w:pPrChange w:id="11470" w:author="Copy Editor" w:date="2026-10-08T05:07:00Z" w16du:dateUtc="2026-10-08T02:07:00Z">
          <w:pPr>
            <w:pStyle w:val="body"/>
          </w:pPr>
        </w:pPrChange>
      </w:pPr>
      <w:ins w:id="11471" w:author="Copy Editor" w:date="2026-10-08T05:07:00Z">
        <w:r w:rsidRPr="00356EC7">
          <w:t>RICHARD (V.O.)</w:t>
        </w:r>
      </w:ins>
    </w:p>
    <w:p w14:paraId="77C6B87B" w14:textId="77777777" w:rsidR="00FA0ED7" w:rsidRDefault="007C0FF3">
      <w:pPr>
        <w:pStyle w:val="bdialogue"/>
        <w:rPr>
          <w:ins w:id="11472" w:author="Copy Editor" w:date="2026-10-08T15:56:00Z" w16du:dateUtc="2026-10-08T12:56:00Z"/>
        </w:rPr>
        <w:pPrChange w:id="11473" w:author="Copy Editor" w:date="2026-10-08T15:56:00Z" w16du:dateUtc="2026-10-08T12:56:00Z">
          <w:pPr>
            <w:pStyle w:val="body"/>
          </w:pPr>
        </w:pPrChange>
      </w:pPr>
      <w:r>
        <w:t xml:space="preserve">One Saturday that December I went to Devizes to see the Caen Hill Flight of locks.  I had a slight interest in canals after going for a holiday on one.  There was a bookshop there and I wandered around aimlessly then bought a copy of Waterways World, a </w:t>
      </w:r>
      <w:r>
        <w:lastRenderedPageBreak/>
        <w:t xml:space="preserve">monthly publication for canal boaters.  </w:t>
      </w:r>
    </w:p>
    <w:p w14:paraId="0F988042" w14:textId="77777777" w:rsidR="00FA0ED7" w:rsidRDefault="007C0FF3" w:rsidP="00FA0ED7">
      <w:pPr>
        <w:pStyle w:val="bdialogue"/>
        <w:rPr>
          <w:ins w:id="11474" w:author="Copy Editor" w:date="2026-10-08T15:56:00Z" w16du:dateUtc="2026-10-08T12:56:00Z"/>
        </w:rPr>
      </w:pPr>
      <w:r>
        <w:t xml:space="preserve">It was interesting enough in its own right but didn’t set my world on fire.  </w:t>
      </w:r>
    </w:p>
    <w:p w14:paraId="4C547012" w14:textId="77777777" w:rsidR="00FA0ED7" w:rsidRDefault="007C0FF3" w:rsidP="00FA0ED7">
      <w:pPr>
        <w:pStyle w:val="bdialogue"/>
        <w:rPr>
          <w:ins w:id="11475" w:author="Copy Editor" w:date="2026-10-08T15:56:00Z" w16du:dateUtc="2026-10-08T12:56:00Z"/>
        </w:rPr>
      </w:pPr>
      <w:r>
        <w:t xml:space="preserve">Right at the back were notices of canal camps.  Groups of volunteers would spend a week restoring a canal somewhere.  </w:t>
      </w:r>
    </w:p>
    <w:p w14:paraId="5E4BDE6A" w14:textId="7B176A42" w:rsidR="003439BF" w:rsidRDefault="007C0FF3" w:rsidP="00FA0ED7">
      <w:pPr>
        <w:pStyle w:val="bdialogue"/>
        <w:rPr>
          <w:ins w:id="11476" w:author="Copy Editor" w:date="2026-10-08T15:56:00Z" w16du:dateUtc="2026-10-08T12:56:00Z"/>
        </w:rPr>
      </w:pPr>
      <w:r>
        <w:t xml:space="preserve">There was one in Sussex over the Christmas holiday.  That would be more fun than spending it on my </w:t>
      </w:r>
      <w:r w:rsidR="0045696F">
        <w:t>own,</w:t>
      </w:r>
      <w:r>
        <w:t xml:space="preserve"> so I signed up.</w:t>
      </w:r>
    </w:p>
    <w:p w14:paraId="78FEBD8E" w14:textId="3A1054AE" w:rsidR="00AC7F89" w:rsidRPr="00AC7F89" w:rsidRDefault="00AC7F89" w:rsidP="00AC7F89">
      <w:pPr>
        <w:pStyle w:val="body"/>
        <w:rPr>
          <w:ins w:id="11477" w:author="Copy Editor" w:date="2026-10-08T15:56:00Z"/>
          <w:b/>
          <w:bCs/>
          <w:lang w:val="en-US"/>
        </w:rPr>
      </w:pPr>
      <w:ins w:id="11478" w:author="Copy Editor" w:date="2026-10-08T15:57:00Z" w16du:dateUtc="2026-10-08T12:57:00Z">
        <w:r>
          <w:rPr>
            <w:b/>
            <w:bCs/>
            <w:lang w:val="en-US"/>
          </w:rPr>
          <w:t>I</w:t>
        </w:r>
      </w:ins>
      <w:ins w:id="11479" w:author="Copy Editor" w:date="2026-10-08T15:56:00Z">
        <w:r w:rsidRPr="00AC7F89">
          <w:rPr>
            <w:b/>
            <w:bCs/>
            <w:lang w:val="en-US"/>
          </w:rPr>
          <w:t>NT. MRS. KORBY’S FARMHOUSE – DAY</w:t>
        </w:r>
      </w:ins>
    </w:p>
    <w:p w14:paraId="5FBAFA01" w14:textId="77777777" w:rsidR="00AC7F89" w:rsidRPr="00AC7F89" w:rsidRDefault="00AC7F89" w:rsidP="00AC7F89">
      <w:pPr>
        <w:pStyle w:val="body"/>
        <w:rPr>
          <w:ins w:id="11480" w:author="Copy Editor" w:date="2026-10-08T15:56:00Z"/>
          <w:lang w:val="en-US"/>
        </w:rPr>
      </w:pPr>
      <w:ins w:id="11481" w:author="Copy Editor" w:date="2026-10-08T15:56:00Z">
        <w:r w:rsidRPr="00AC7F89">
          <w:rPr>
            <w:lang w:val="en-US"/>
          </w:rPr>
          <w:t>A large, old, rambling farmhouse.</w:t>
        </w:r>
      </w:ins>
    </w:p>
    <w:p w14:paraId="2315D74D" w14:textId="77777777" w:rsidR="00AC7F89" w:rsidRPr="00AC7F89" w:rsidRDefault="00AC7F89" w:rsidP="00AC7F89">
      <w:pPr>
        <w:pStyle w:val="body"/>
        <w:rPr>
          <w:ins w:id="11482" w:author="Copy Editor" w:date="2026-10-08T15:56:00Z"/>
          <w:lang w:val="en-US"/>
        </w:rPr>
      </w:pPr>
      <w:ins w:id="11483" w:author="Copy Editor" w:date="2026-10-08T15:56:00Z">
        <w:r w:rsidRPr="00AC7F89">
          <w:rPr>
            <w:lang w:val="en-US"/>
          </w:rPr>
          <w:t>Richard carries decorating equipment into a bedroom.</w:t>
        </w:r>
      </w:ins>
    </w:p>
    <w:p w14:paraId="1A397BED" w14:textId="12F6B7F9" w:rsidR="00AC7F89" w:rsidRPr="00AC7F89" w:rsidRDefault="00AC7F89">
      <w:pPr>
        <w:pStyle w:val="bCHARACTER"/>
        <w:rPr>
          <w:lang w:val="en-US"/>
          <w:rPrChange w:id="11484" w:author="Copy Editor" w:date="2026-10-08T15:57:00Z" w16du:dateUtc="2026-10-08T12:57:00Z">
            <w:rPr/>
          </w:rPrChange>
        </w:rPr>
        <w:pPrChange w:id="11485" w:author="Copy Editor" w:date="2026-10-08T15:57:00Z" w16du:dateUtc="2026-10-08T12:57:00Z">
          <w:pPr>
            <w:pStyle w:val="body"/>
          </w:pPr>
        </w:pPrChange>
      </w:pPr>
      <w:ins w:id="11486" w:author="Copy Editor" w:date="2026-10-08T15:56:00Z">
        <w:r w:rsidRPr="00AC7F89">
          <w:rPr>
            <w:lang w:val="en-US"/>
          </w:rPr>
          <w:t>RICHARD (V.O.)</w:t>
        </w:r>
      </w:ins>
    </w:p>
    <w:p w14:paraId="0E322C8B" w14:textId="77777777" w:rsidR="00AC7F89" w:rsidRDefault="007C0FF3" w:rsidP="00AC7F89">
      <w:pPr>
        <w:pStyle w:val="bdialogue"/>
        <w:rPr>
          <w:ins w:id="11487" w:author="Copy Editor" w:date="2026-10-08T15:57:00Z" w16du:dateUtc="2026-10-08T12:57:00Z"/>
        </w:rPr>
      </w:pPr>
      <w:r>
        <w:t xml:space="preserve">Before I could go however I had to decorate Mrs. Korby’s bedroom.  </w:t>
      </w:r>
    </w:p>
    <w:p w14:paraId="5C646C69" w14:textId="77777777" w:rsidR="00BB398A" w:rsidRDefault="007C0FF3" w:rsidP="00AC7F89">
      <w:pPr>
        <w:pStyle w:val="bdialogue"/>
        <w:rPr>
          <w:ins w:id="11488" w:author="Copy Editor" w:date="2026-10-08T15:57:00Z" w16du:dateUtc="2026-10-08T12:57:00Z"/>
        </w:rPr>
      </w:pPr>
      <w:r>
        <w:t>I had known her son Nick</w:t>
      </w:r>
      <w:r>
        <w:rPr>
          <w:color w:val="FF0000"/>
        </w:rPr>
        <w:t xml:space="preserve">     </w:t>
      </w:r>
      <w:r>
        <w:t xml:space="preserve">since being in the Young Farmers Club.  </w:t>
      </w:r>
    </w:p>
    <w:p w14:paraId="4DD92236" w14:textId="77777777" w:rsidR="00BB398A" w:rsidRDefault="007C0FF3" w:rsidP="00AC7F89">
      <w:pPr>
        <w:pStyle w:val="bdialogue"/>
        <w:rPr>
          <w:ins w:id="11489" w:author="Copy Editor" w:date="2026-10-08T15:58:00Z" w16du:dateUtc="2026-10-08T12:58:00Z"/>
        </w:rPr>
      </w:pPr>
      <w:r>
        <w:t xml:space="preserve">Nick was one of life’s characters, solid yeoman stock, not afraid to get his hands dirty and with a mechanical bent.  </w:t>
      </w:r>
    </w:p>
    <w:p w14:paraId="3A3DD35B" w14:textId="77777777" w:rsidR="00BB398A" w:rsidRPr="00BB398A" w:rsidRDefault="00BB398A">
      <w:pPr>
        <w:pStyle w:val="aSCENEHEAD"/>
        <w:rPr>
          <w:ins w:id="11490" w:author="Copy Editor" w:date="2026-10-08T15:58:00Z"/>
          <w:lang w:val="en-US"/>
        </w:rPr>
        <w:pPrChange w:id="11491" w:author="Copy Editor" w:date="2026-10-08T15:58:00Z" w16du:dateUtc="2026-10-08T12:58:00Z">
          <w:pPr>
            <w:pStyle w:val="bdialogue"/>
          </w:pPr>
        </w:pPrChange>
      </w:pPr>
      <w:ins w:id="11492" w:author="Copy Editor" w:date="2026-10-08T15:58:00Z">
        <w:r w:rsidRPr="00BB398A">
          <w:rPr>
            <w:lang w:val="en-US"/>
          </w:rPr>
          <w:t>INT. FARMHOUSE – DAY</w:t>
        </w:r>
      </w:ins>
    </w:p>
    <w:p w14:paraId="70E22E4F" w14:textId="77777777" w:rsidR="00BB398A" w:rsidRPr="00BB398A" w:rsidRDefault="00BB398A">
      <w:pPr>
        <w:pStyle w:val="body"/>
        <w:rPr>
          <w:ins w:id="11493" w:author="Copy Editor" w:date="2026-10-08T15:58:00Z"/>
          <w:lang w:val="en-US"/>
        </w:rPr>
        <w:pPrChange w:id="11494" w:author="Copy Editor" w:date="2026-10-08T15:58:00Z" w16du:dateUtc="2026-10-08T12:58:00Z">
          <w:pPr>
            <w:pStyle w:val="bdialogue"/>
          </w:pPr>
        </w:pPrChange>
      </w:pPr>
      <w:ins w:id="11495" w:author="Copy Editor" w:date="2026-10-08T15:58:00Z">
        <w:r w:rsidRPr="00BB398A">
          <w:rPr>
            <w:lang w:val="en-US"/>
          </w:rPr>
          <w:t>Richard looks around the rambling interior.</w:t>
        </w:r>
      </w:ins>
    </w:p>
    <w:p w14:paraId="30178E40" w14:textId="77777777" w:rsidR="00BB398A" w:rsidRPr="00BB398A" w:rsidRDefault="00BB398A">
      <w:pPr>
        <w:pStyle w:val="body"/>
        <w:rPr>
          <w:ins w:id="11496" w:author="Copy Editor" w:date="2026-10-08T15:58:00Z"/>
          <w:lang w:val="en-US"/>
        </w:rPr>
        <w:pPrChange w:id="11497" w:author="Copy Editor" w:date="2026-10-08T15:58:00Z" w16du:dateUtc="2026-10-08T12:58:00Z">
          <w:pPr>
            <w:pStyle w:val="bdialogue"/>
          </w:pPr>
        </w:pPrChange>
      </w:pPr>
      <w:ins w:id="11498" w:author="Copy Editor" w:date="2026-10-08T15:58:00Z">
        <w:r w:rsidRPr="00BB398A">
          <w:rPr>
            <w:lang w:val="en-US"/>
          </w:rPr>
          <w:t>Alcoves and odd corners are filled with old objects.</w:t>
        </w:r>
      </w:ins>
    </w:p>
    <w:p w14:paraId="12B90957" w14:textId="77777777" w:rsidR="00BB398A" w:rsidRPr="00BB398A" w:rsidRDefault="00BB398A">
      <w:pPr>
        <w:pStyle w:val="body"/>
        <w:rPr>
          <w:ins w:id="11499" w:author="Copy Editor" w:date="2026-10-08T15:58:00Z"/>
          <w:lang w:val="en-US"/>
        </w:rPr>
        <w:pPrChange w:id="11500" w:author="Copy Editor" w:date="2026-10-08T15:58:00Z" w16du:dateUtc="2026-10-08T12:58:00Z">
          <w:pPr>
            <w:pStyle w:val="bdialogue"/>
          </w:pPr>
        </w:pPrChange>
      </w:pPr>
      <w:ins w:id="11501" w:author="Copy Editor" w:date="2026-10-08T15:58:00Z">
        <w:r w:rsidRPr="00BB398A">
          <w:rPr>
            <w:lang w:val="en-US"/>
          </w:rPr>
          <w:t>He enters the loo.</w:t>
        </w:r>
      </w:ins>
    </w:p>
    <w:p w14:paraId="5FA80B25" w14:textId="77777777" w:rsidR="00BB398A" w:rsidRPr="00BB398A" w:rsidRDefault="00BB398A">
      <w:pPr>
        <w:pStyle w:val="body"/>
        <w:rPr>
          <w:ins w:id="11502" w:author="Copy Editor" w:date="2026-10-08T15:58:00Z"/>
          <w:lang w:val="en-US"/>
        </w:rPr>
        <w:pPrChange w:id="11503" w:author="Copy Editor" w:date="2026-10-08T15:58:00Z" w16du:dateUtc="2026-10-08T12:58:00Z">
          <w:pPr>
            <w:pStyle w:val="bdialogue"/>
          </w:pPr>
        </w:pPrChange>
      </w:pPr>
      <w:ins w:id="11504" w:author="Copy Editor" w:date="2026-10-08T15:58:00Z">
        <w:r w:rsidRPr="00BB398A">
          <w:rPr>
            <w:lang w:val="en-US"/>
          </w:rPr>
          <w:t>A collection of books sits there.</w:t>
        </w:r>
      </w:ins>
    </w:p>
    <w:p w14:paraId="4CC081A7" w14:textId="77777777" w:rsidR="00BB398A" w:rsidRPr="00BB398A" w:rsidRDefault="00BB398A">
      <w:pPr>
        <w:pStyle w:val="body"/>
        <w:rPr>
          <w:ins w:id="11505" w:author="Copy Editor" w:date="2026-10-08T15:58:00Z"/>
          <w:lang w:val="en-US"/>
        </w:rPr>
        <w:pPrChange w:id="11506" w:author="Copy Editor" w:date="2026-10-08T15:58:00Z" w16du:dateUtc="2026-10-08T12:58:00Z">
          <w:pPr>
            <w:pStyle w:val="bdialogue"/>
          </w:pPr>
        </w:pPrChange>
      </w:pPr>
      <w:ins w:id="11507" w:author="Copy Editor" w:date="2026-10-08T15:58:00Z">
        <w:r w:rsidRPr="00BB398A">
          <w:rPr>
            <w:lang w:val="en-US"/>
          </w:rPr>
          <w:t>Richard looks at the titles.</w:t>
        </w:r>
      </w:ins>
    </w:p>
    <w:p w14:paraId="103ABD23" w14:textId="77777777" w:rsidR="00BB398A" w:rsidRPr="00BB398A" w:rsidRDefault="00BB398A">
      <w:pPr>
        <w:pStyle w:val="bCHARACTER"/>
        <w:rPr>
          <w:ins w:id="11508" w:author="Copy Editor" w:date="2026-10-08T15:58:00Z"/>
          <w:lang w:val="en-US"/>
        </w:rPr>
        <w:pPrChange w:id="11509" w:author="Copy Editor" w:date="2026-10-08T15:58:00Z" w16du:dateUtc="2026-10-08T12:58:00Z">
          <w:pPr>
            <w:pStyle w:val="bdialogue"/>
          </w:pPr>
        </w:pPrChange>
      </w:pPr>
      <w:ins w:id="11510" w:author="Copy Editor" w:date="2026-10-08T15:58:00Z">
        <w:r w:rsidRPr="00BB398A">
          <w:rPr>
            <w:lang w:val="en-US"/>
          </w:rPr>
          <w:t>RICHARD (V.O.)</w:t>
        </w:r>
      </w:ins>
    </w:p>
    <w:p w14:paraId="21E15A74" w14:textId="77777777" w:rsidR="00BB398A" w:rsidRDefault="007C0FF3">
      <w:pPr>
        <w:pStyle w:val="body"/>
        <w:rPr>
          <w:ins w:id="11511" w:author="Copy Editor" w:date="2026-10-08T15:58:00Z" w16du:dateUtc="2026-10-08T12:58:00Z"/>
        </w:rPr>
        <w:pPrChange w:id="11512" w:author="Copy Editor" w:date="2026-10-08T15:58:00Z" w16du:dateUtc="2026-10-08T12:58:00Z">
          <w:pPr>
            <w:pStyle w:val="bdialogue"/>
          </w:pPr>
        </w:pPrChange>
      </w:pPr>
      <w:del w:id="11513" w:author="Copy Editor" w:date="2026-10-08T15:58:00Z" w16du:dateUtc="2026-10-08T12:58:00Z">
        <w:r w:rsidDel="00BB398A">
          <w:lastRenderedPageBreak/>
          <w:delText xml:space="preserve">After </w:delText>
        </w:r>
        <w:r w:rsidR="0045696F" w:rsidDel="00BB398A">
          <w:delText>a few</w:delText>
        </w:r>
        <w:r w:rsidDel="00BB398A">
          <w:delText xml:space="preserve"> false starts he went on to become and airline pilot and a very competent one I think he is too.  They lived in a big old rambling farmhouse in the middle of the New Forest.  It had lots of alcoves and odd corners filled with all sorts of old items.  </w:delText>
        </w:r>
      </w:del>
    </w:p>
    <w:p w14:paraId="106AC13C" w14:textId="77777777" w:rsidR="00BB398A" w:rsidRDefault="007C0FF3" w:rsidP="00AC7F89">
      <w:pPr>
        <w:pStyle w:val="bdialogue"/>
        <w:rPr>
          <w:ins w:id="11514" w:author="Copy Editor" w:date="2026-10-08T15:58:00Z" w16du:dateUtc="2026-10-08T12:58:00Z"/>
        </w:rPr>
      </w:pPr>
      <w:r>
        <w:t xml:space="preserve">In the loo there were numerous books with titles ranging from the bizarre to the extremely sober.  </w:t>
      </w:r>
    </w:p>
    <w:p w14:paraId="3D675BE6" w14:textId="77777777" w:rsidR="00BB398A" w:rsidRDefault="007C0FF3" w:rsidP="00AC7F89">
      <w:pPr>
        <w:pStyle w:val="bdialogue"/>
        <w:rPr>
          <w:ins w:id="11515" w:author="Copy Editor" w:date="2026-10-08T15:58:00Z" w16du:dateUtc="2026-10-08T12:58:00Z"/>
        </w:rPr>
      </w:pPr>
      <w:r>
        <w:t xml:space="preserve">Mrs. Korby booked herself onto a cruise, left me a key, and I got on with it.  </w:t>
      </w:r>
    </w:p>
    <w:p w14:paraId="04DC083D" w14:textId="77777777" w:rsidR="001E359B" w:rsidRDefault="007C0FF3" w:rsidP="00AC7F89">
      <w:pPr>
        <w:pStyle w:val="bdialogue"/>
        <w:rPr>
          <w:ins w:id="11516" w:author="Copy Editor" w:date="2026-10-08T15:59:00Z" w16du:dateUtc="2026-10-08T12:59:00Z"/>
        </w:rPr>
      </w:pPr>
      <w:r>
        <w:t xml:space="preserve">I stripped wallpaper, emulsioned, undercoated, glossed, and repapered.  </w:t>
      </w:r>
    </w:p>
    <w:p w14:paraId="366CC8B4" w14:textId="77777777" w:rsidR="001E359B" w:rsidRDefault="007C0FF3" w:rsidP="00AC7F89">
      <w:pPr>
        <w:pStyle w:val="bdialogue"/>
        <w:rPr>
          <w:ins w:id="11517" w:author="Copy Editor" w:date="2026-10-08T15:59:00Z" w16du:dateUtc="2026-10-08T12:59:00Z"/>
        </w:rPr>
      </w:pPr>
      <w:r>
        <w:t xml:space="preserve">For something to do during tea breaks I helped myself to a book from the loo.  </w:t>
      </w:r>
    </w:p>
    <w:p w14:paraId="5E4BDE6C" w14:textId="5EDF4527" w:rsidR="003439BF" w:rsidRDefault="007C0FF3">
      <w:pPr>
        <w:pStyle w:val="bdialogue"/>
        <w:pPrChange w:id="11518" w:author="Copy Editor" w:date="2026-10-08T15:57:00Z" w16du:dateUtc="2026-10-08T12:57:00Z">
          <w:pPr>
            <w:pStyle w:val="body"/>
          </w:pPr>
        </w:pPrChange>
      </w:pPr>
      <w:r>
        <w:t xml:space="preserve">It was an American book titled “What Engineers do” and gave a very good description of civil engineering, I wondered why nobody had suggested it at school as it seemed </w:t>
      </w:r>
      <w:r w:rsidR="0045696F">
        <w:t>interesting</w:t>
      </w:r>
      <w:r>
        <w:t>.</w:t>
      </w:r>
    </w:p>
    <w:p w14:paraId="2D6B1021" w14:textId="77777777" w:rsidR="00485A19" w:rsidRPr="00485A19" w:rsidRDefault="00485A19">
      <w:pPr>
        <w:pStyle w:val="aSCENEHEAD"/>
        <w:rPr>
          <w:ins w:id="11519" w:author="Copy Editor" w:date="2026-10-08T16:00:00Z"/>
          <w:lang w:val="en-US"/>
        </w:rPr>
        <w:pPrChange w:id="11520" w:author="Copy Editor" w:date="2026-10-08T16:00:00Z" w16du:dateUtc="2026-10-08T13:00:00Z">
          <w:pPr>
            <w:pStyle w:val="bdialogue"/>
          </w:pPr>
        </w:pPrChange>
      </w:pPr>
      <w:ins w:id="11521" w:author="Copy Editor" w:date="2026-10-08T16:00:00Z">
        <w:r w:rsidRPr="00485A19">
          <w:rPr>
            <w:lang w:val="en-US"/>
          </w:rPr>
          <w:t>EXT. SUSSEX VILLAGE – DAY</w:t>
        </w:r>
      </w:ins>
    </w:p>
    <w:p w14:paraId="7F56832C" w14:textId="77777777" w:rsidR="00485A19" w:rsidRPr="00485A19" w:rsidRDefault="00485A19">
      <w:pPr>
        <w:pStyle w:val="body"/>
        <w:rPr>
          <w:ins w:id="11522" w:author="Copy Editor" w:date="2026-10-08T16:00:00Z"/>
          <w:lang w:val="en-US"/>
        </w:rPr>
        <w:pPrChange w:id="11523" w:author="Copy Editor" w:date="2026-10-08T16:00:00Z" w16du:dateUtc="2026-10-08T13:00:00Z">
          <w:pPr>
            <w:pStyle w:val="bdialogue"/>
          </w:pPr>
        </w:pPrChange>
      </w:pPr>
      <w:ins w:id="11524" w:author="Copy Editor" w:date="2026-10-08T16:00:00Z">
        <w:r w:rsidRPr="00485A19">
          <w:rPr>
            <w:lang w:val="en-US"/>
          </w:rPr>
          <w:t>Richard's van arrives.</w:t>
        </w:r>
      </w:ins>
    </w:p>
    <w:p w14:paraId="34F3303D" w14:textId="77777777" w:rsidR="00485A19" w:rsidRPr="00485A19" w:rsidRDefault="00485A19">
      <w:pPr>
        <w:pStyle w:val="body"/>
        <w:rPr>
          <w:ins w:id="11525" w:author="Copy Editor" w:date="2026-10-08T16:00:00Z"/>
          <w:lang w:val="en-US"/>
        </w:rPr>
        <w:pPrChange w:id="11526" w:author="Copy Editor" w:date="2026-10-08T16:00:00Z" w16du:dateUtc="2026-10-08T13:00:00Z">
          <w:pPr>
            <w:pStyle w:val="bdialogue"/>
          </w:pPr>
        </w:pPrChange>
      </w:pPr>
      <w:ins w:id="11527" w:author="Copy Editor" w:date="2026-10-08T16:00:00Z">
        <w:r w:rsidRPr="00485A19">
          <w:rPr>
            <w:lang w:val="en-US"/>
          </w:rPr>
          <w:t>He unloads his equipment.</w:t>
        </w:r>
      </w:ins>
    </w:p>
    <w:p w14:paraId="708E545F" w14:textId="77777777" w:rsidR="00485A19" w:rsidRPr="00485A19" w:rsidRDefault="00485A19">
      <w:pPr>
        <w:pStyle w:val="aSCENEHEAD"/>
        <w:rPr>
          <w:ins w:id="11528" w:author="Copy Editor" w:date="2026-10-08T16:00:00Z"/>
          <w:lang w:val="en-US"/>
        </w:rPr>
        <w:pPrChange w:id="11529" w:author="Copy Editor" w:date="2026-10-08T16:00:00Z" w16du:dateUtc="2026-10-08T13:00:00Z">
          <w:pPr>
            <w:pStyle w:val="bdialogue"/>
          </w:pPr>
        </w:pPrChange>
      </w:pPr>
      <w:ins w:id="11530" w:author="Copy Editor" w:date="2026-10-08T16:00:00Z">
        <w:r w:rsidRPr="00485A19">
          <w:rPr>
            <w:lang w:val="en-US"/>
          </w:rPr>
          <w:t>INT. VILLAGE HALL – NIGHT</w:t>
        </w:r>
      </w:ins>
    </w:p>
    <w:p w14:paraId="1F47B3E7" w14:textId="77777777" w:rsidR="00485A19" w:rsidRPr="00485A19" w:rsidRDefault="00485A19">
      <w:pPr>
        <w:pStyle w:val="body"/>
        <w:rPr>
          <w:ins w:id="11531" w:author="Copy Editor" w:date="2026-10-08T16:00:00Z"/>
          <w:lang w:val="en-US"/>
        </w:rPr>
        <w:pPrChange w:id="11532" w:author="Copy Editor" w:date="2026-10-08T16:00:00Z" w16du:dateUtc="2026-10-08T13:00:00Z">
          <w:pPr>
            <w:pStyle w:val="bdialogue"/>
          </w:pPr>
        </w:pPrChange>
      </w:pPr>
      <w:ins w:id="11533" w:author="Copy Editor" w:date="2026-10-08T16:00:00Z">
        <w:r w:rsidRPr="00485A19">
          <w:rPr>
            <w:lang w:val="en-US"/>
          </w:rPr>
          <w:t>Sleeping bags are spread across the floor.</w:t>
        </w:r>
      </w:ins>
    </w:p>
    <w:p w14:paraId="1CCD7445" w14:textId="77777777" w:rsidR="00485A19" w:rsidRPr="00485A19" w:rsidRDefault="00485A19">
      <w:pPr>
        <w:pStyle w:val="body"/>
        <w:rPr>
          <w:ins w:id="11534" w:author="Copy Editor" w:date="2026-10-08T16:00:00Z"/>
          <w:lang w:val="en-US"/>
        </w:rPr>
        <w:pPrChange w:id="11535" w:author="Copy Editor" w:date="2026-10-08T16:00:00Z" w16du:dateUtc="2026-10-08T13:00:00Z">
          <w:pPr>
            <w:pStyle w:val="bdialogue"/>
          </w:pPr>
        </w:pPrChange>
      </w:pPr>
      <w:ins w:id="11536" w:author="Copy Editor" w:date="2026-10-08T16:00:00Z">
        <w:r w:rsidRPr="00485A19">
          <w:rPr>
            <w:lang w:val="en-US"/>
          </w:rPr>
          <w:t>Richard rolls out his sleeping bag.</w:t>
        </w:r>
      </w:ins>
    </w:p>
    <w:p w14:paraId="10F23C42" w14:textId="77777777" w:rsidR="00485A19" w:rsidRPr="00485A19" w:rsidRDefault="00485A19">
      <w:pPr>
        <w:pStyle w:val="aSCENEHEAD"/>
        <w:rPr>
          <w:ins w:id="11537" w:author="Copy Editor" w:date="2026-10-08T16:00:00Z"/>
          <w:lang w:val="en-US"/>
        </w:rPr>
        <w:pPrChange w:id="11538" w:author="Copy Editor" w:date="2026-10-08T16:00:00Z" w16du:dateUtc="2026-10-08T13:00:00Z">
          <w:pPr>
            <w:pStyle w:val="bdialogue"/>
          </w:pPr>
        </w:pPrChange>
      </w:pPr>
      <w:ins w:id="11539" w:author="Copy Editor" w:date="2026-10-08T16:00:00Z">
        <w:r w:rsidRPr="00485A19">
          <w:rPr>
            <w:lang w:val="en-US"/>
          </w:rPr>
          <w:t>INT. PUB – NIGHT</w:t>
        </w:r>
      </w:ins>
    </w:p>
    <w:p w14:paraId="37FE6481" w14:textId="77777777" w:rsidR="00485A19" w:rsidRPr="00485A19" w:rsidRDefault="00485A19">
      <w:pPr>
        <w:pStyle w:val="body"/>
        <w:rPr>
          <w:ins w:id="11540" w:author="Copy Editor" w:date="2026-10-08T16:00:00Z"/>
          <w:lang w:val="en-US"/>
        </w:rPr>
        <w:pPrChange w:id="11541" w:author="Copy Editor" w:date="2026-10-08T16:00:00Z" w16du:dateUtc="2026-10-08T13:00:00Z">
          <w:pPr>
            <w:pStyle w:val="bdialogue"/>
          </w:pPr>
        </w:pPrChange>
      </w:pPr>
      <w:ins w:id="11542" w:author="Copy Editor" w:date="2026-10-08T16:00:00Z">
        <w:r w:rsidRPr="00485A19">
          <w:rPr>
            <w:lang w:val="en-US"/>
          </w:rPr>
          <w:t>Richard meets the other volunteers.</w:t>
        </w:r>
      </w:ins>
    </w:p>
    <w:p w14:paraId="35626901" w14:textId="77777777" w:rsidR="00485A19" w:rsidRPr="00485A19" w:rsidRDefault="00485A19">
      <w:pPr>
        <w:pStyle w:val="body"/>
        <w:rPr>
          <w:ins w:id="11543" w:author="Copy Editor" w:date="2026-10-08T16:00:00Z"/>
          <w:lang w:val="en-US"/>
        </w:rPr>
        <w:pPrChange w:id="11544" w:author="Copy Editor" w:date="2026-10-08T16:00:00Z" w16du:dateUtc="2026-10-08T13:00:00Z">
          <w:pPr>
            <w:pStyle w:val="bdialogue"/>
          </w:pPr>
        </w:pPrChange>
      </w:pPr>
      <w:ins w:id="11545" w:author="Copy Editor" w:date="2026-10-08T16:00:00Z">
        <w:r w:rsidRPr="00485A19">
          <w:rPr>
            <w:lang w:val="en-US"/>
          </w:rPr>
          <w:t>Pints are raised.</w:t>
        </w:r>
      </w:ins>
    </w:p>
    <w:p w14:paraId="1B63116C" w14:textId="77777777" w:rsidR="00485A19" w:rsidRPr="00485A19" w:rsidRDefault="00485A19">
      <w:pPr>
        <w:pStyle w:val="body"/>
        <w:rPr>
          <w:ins w:id="11546" w:author="Copy Editor" w:date="2026-10-08T16:00:00Z"/>
          <w:lang w:val="en-US"/>
        </w:rPr>
        <w:pPrChange w:id="11547" w:author="Copy Editor" w:date="2026-10-08T16:00:00Z" w16du:dateUtc="2026-10-08T13:00:00Z">
          <w:pPr>
            <w:pStyle w:val="bdialogue"/>
          </w:pPr>
        </w:pPrChange>
      </w:pPr>
      <w:ins w:id="11548" w:author="Copy Editor" w:date="2026-10-08T16:00:00Z">
        <w:r w:rsidRPr="00485A19">
          <w:rPr>
            <w:lang w:val="en-US"/>
          </w:rPr>
          <w:t>Laughter.</w:t>
        </w:r>
      </w:ins>
    </w:p>
    <w:p w14:paraId="42A02FB4" w14:textId="77777777" w:rsidR="00485A19" w:rsidRPr="00485A19" w:rsidRDefault="00485A19">
      <w:pPr>
        <w:pStyle w:val="aSCENEHEAD"/>
        <w:rPr>
          <w:ins w:id="11549" w:author="Copy Editor" w:date="2026-10-08T16:00:00Z"/>
          <w:lang w:val="en-US"/>
        </w:rPr>
        <w:pPrChange w:id="11550" w:author="Copy Editor" w:date="2026-10-08T16:00:00Z" w16du:dateUtc="2026-10-08T13:00:00Z">
          <w:pPr>
            <w:pStyle w:val="bdialogue"/>
          </w:pPr>
        </w:pPrChange>
      </w:pPr>
      <w:ins w:id="11551" w:author="Copy Editor" w:date="2026-10-08T16:00:00Z">
        <w:r w:rsidRPr="00485A19">
          <w:rPr>
            <w:lang w:val="en-US"/>
          </w:rPr>
          <w:t>EXT. CANAL – DAY</w:t>
        </w:r>
      </w:ins>
    </w:p>
    <w:p w14:paraId="1652F392" w14:textId="77777777" w:rsidR="00485A19" w:rsidRPr="00485A19" w:rsidRDefault="00485A19">
      <w:pPr>
        <w:pStyle w:val="body"/>
        <w:rPr>
          <w:ins w:id="11552" w:author="Copy Editor" w:date="2026-10-08T16:00:00Z"/>
          <w:lang w:val="en-US"/>
        </w:rPr>
        <w:pPrChange w:id="11553" w:author="Copy Editor" w:date="2026-10-08T16:00:00Z" w16du:dateUtc="2026-10-08T13:00:00Z">
          <w:pPr>
            <w:pStyle w:val="bdialogue"/>
          </w:pPr>
        </w:pPrChange>
      </w:pPr>
      <w:ins w:id="11554" w:author="Copy Editor" w:date="2026-10-08T16:00:00Z">
        <w:r w:rsidRPr="00485A19">
          <w:rPr>
            <w:lang w:val="en-US"/>
          </w:rPr>
          <w:t>Volunteers clear scrub.</w:t>
        </w:r>
      </w:ins>
    </w:p>
    <w:p w14:paraId="0756E017" w14:textId="77777777" w:rsidR="00485A19" w:rsidRPr="00485A19" w:rsidRDefault="00485A19">
      <w:pPr>
        <w:pStyle w:val="body"/>
        <w:rPr>
          <w:ins w:id="11555" w:author="Copy Editor" w:date="2026-10-08T16:00:00Z"/>
          <w:lang w:val="en-US"/>
        </w:rPr>
        <w:pPrChange w:id="11556" w:author="Copy Editor" w:date="2026-10-08T16:00:00Z" w16du:dateUtc="2026-10-08T13:00:00Z">
          <w:pPr>
            <w:pStyle w:val="bdialogue"/>
          </w:pPr>
        </w:pPrChange>
      </w:pPr>
      <w:ins w:id="11557" w:author="Copy Editor" w:date="2026-10-08T16:00:00Z">
        <w:r w:rsidRPr="00485A19">
          <w:rPr>
            <w:lang w:val="en-US"/>
          </w:rPr>
          <w:t>Branches are cut.</w:t>
        </w:r>
      </w:ins>
    </w:p>
    <w:p w14:paraId="2ADF80BD" w14:textId="77777777" w:rsidR="00485A19" w:rsidRPr="00485A19" w:rsidRDefault="00485A19">
      <w:pPr>
        <w:pStyle w:val="body"/>
        <w:rPr>
          <w:ins w:id="11558" w:author="Copy Editor" w:date="2026-10-08T16:00:00Z"/>
          <w:lang w:val="en-US"/>
        </w:rPr>
        <w:pPrChange w:id="11559" w:author="Copy Editor" w:date="2026-10-08T16:00:00Z" w16du:dateUtc="2026-10-08T13:00:00Z">
          <w:pPr>
            <w:pStyle w:val="bdialogue"/>
          </w:pPr>
        </w:pPrChange>
      </w:pPr>
      <w:ins w:id="11560" w:author="Copy Editor" w:date="2026-10-08T16:00:00Z">
        <w:r w:rsidRPr="00485A19">
          <w:rPr>
            <w:lang w:val="en-US"/>
          </w:rPr>
          <w:lastRenderedPageBreak/>
          <w:t>Wood is dragged away.</w:t>
        </w:r>
      </w:ins>
    </w:p>
    <w:p w14:paraId="5B5A96D8" w14:textId="77777777" w:rsidR="00485A19" w:rsidRPr="00485A19" w:rsidRDefault="00485A19">
      <w:pPr>
        <w:pStyle w:val="body"/>
        <w:rPr>
          <w:ins w:id="11561" w:author="Copy Editor" w:date="2026-10-08T16:00:00Z"/>
          <w:lang w:val="en-US"/>
        </w:rPr>
        <w:pPrChange w:id="11562" w:author="Copy Editor" w:date="2026-10-08T16:00:00Z" w16du:dateUtc="2026-10-08T13:00:00Z">
          <w:pPr>
            <w:pStyle w:val="bdialogue"/>
          </w:pPr>
        </w:pPrChange>
      </w:pPr>
      <w:ins w:id="11563" w:author="Copy Editor" w:date="2026-10-08T16:00:00Z">
        <w:r w:rsidRPr="00485A19">
          <w:rPr>
            <w:lang w:val="en-US"/>
          </w:rPr>
          <w:t>Huge bonfires roar.</w:t>
        </w:r>
      </w:ins>
    </w:p>
    <w:p w14:paraId="5B445B45" w14:textId="6220706C" w:rsidR="00485A19" w:rsidRPr="00485A19" w:rsidRDefault="00485A19">
      <w:pPr>
        <w:pStyle w:val="bCHARACTER"/>
        <w:rPr>
          <w:ins w:id="11564" w:author="Copy Editor" w:date="2026-10-08T16:00:00Z" w16du:dateUtc="2026-10-08T13:00:00Z"/>
          <w:lang w:val="en-US"/>
          <w:rPrChange w:id="11565" w:author="Copy Editor" w:date="2026-10-08T16:00:00Z" w16du:dateUtc="2026-10-08T13:00:00Z">
            <w:rPr>
              <w:ins w:id="11566" w:author="Copy Editor" w:date="2026-10-08T16:00:00Z" w16du:dateUtc="2026-10-08T13:00:00Z"/>
            </w:rPr>
          </w:rPrChange>
        </w:rPr>
        <w:pPrChange w:id="11567" w:author="Copy Editor" w:date="2026-10-08T16:00:00Z" w16du:dateUtc="2026-10-08T13:00:00Z">
          <w:pPr>
            <w:pStyle w:val="bdialogue"/>
          </w:pPr>
        </w:pPrChange>
      </w:pPr>
      <w:ins w:id="11568" w:author="Copy Editor" w:date="2026-10-08T16:00:00Z">
        <w:r w:rsidRPr="00485A19">
          <w:rPr>
            <w:lang w:val="en-US"/>
          </w:rPr>
          <w:t>RICHARD (V.O.)</w:t>
        </w:r>
      </w:ins>
      <w:del w:id="11569" w:author="Copy Editor" w:date="2026-10-08T16:00:00Z" w16du:dateUtc="2026-10-08T13:00:00Z">
        <w:r w:rsidR="007C0FF3" w:rsidDel="00485A19">
          <w:delText xml:space="preserve">When I had </w:delText>
        </w:r>
        <w:r w:rsidR="00DB5909" w:rsidDel="00485A19">
          <w:delText>finished,</w:delText>
        </w:r>
        <w:r w:rsidR="007C0FF3" w:rsidDel="00485A19">
          <w:delText xml:space="preserve"> I loaded up the van, drove over to Sussex, spread my sleeping bag on a village hall floor, then went to the pub to meet the other volunteers.  </w:delText>
        </w:r>
      </w:del>
    </w:p>
    <w:p w14:paraId="7EB83214" w14:textId="77777777" w:rsidR="00485A19" w:rsidRDefault="007C0FF3" w:rsidP="00485A19">
      <w:pPr>
        <w:pStyle w:val="bdialogue"/>
        <w:rPr>
          <w:ins w:id="11570" w:author="Copy Editor" w:date="2026-10-08T16:00:00Z" w16du:dateUtc="2026-10-08T13:00:00Z"/>
        </w:rPr>
      </w:pPr>
      <w:r>
        <w:t xml:space="preserve">During the day we cleared scrub and built huge bonfires, in the evening we quenched our thirsts.  </w:t>
      </w:r>
    </w:p>
    <w:p w14:paraId="431FC8C4" w14:textId="77777777" w:rsidR="00485A19" w:rsidRDefault="007C0FF3" w:rsidP="00485A19">
      <w:pPr>
        <w:pStyle w:val="bdialogue"/>
        <w:rPr>
          <w:ins w:id="11571" w:author="Copy Editor" w:date="2026-10-08T16:00:00Z" w16du:dateUtc="2026-10-08T13:00:00Z"/>
        </w:rPr>
      </w:pPr>
      <w:r>
        <w:t xml:space="preserve">This was the civil engineering in Mrs. Korby’s book and it was fun.  </w:t>
      </w:r>
    </w:p>
    <w:p w14:paraId="5E4BDE6E" w14:textId="5C04E706" w:rsidR="003439BF" w:rsidRDefault="007C0FF3">
      <w:pPr>
        <w:pStyle w:val="bdialogue"/>
        <w:pPrChange w:id="11572" w:author="Copy Editor" w:date="2026-10-08T15:59:00Z" w16du:dateUtc="2026-10-08T12:59:00Z">
          <w:pPr>
            <w:pStyle w:val="body"/>
          </w:pPr>
        </w:pPrChange>
      </w:pPr>
      <w:r>
        <w:t>The other volunteers, whilst not firebrands like the lads in the TA, had a certain something about them and were good company.</w:t>
      </w:r>
    </w:p>
    <w:p w14:paraId="66DA0199" w14:textId="77777777" w:rsidR="00963F3E" w:rsidRPr="00963F3E" w:rsidRDefault="00963F3E" w:rsidP="00963F3E">
      <w:pPr>
        <w:pStyle w:val="body"/>
        <w:rPr>
          <w:ins w:id="11573" w:author="Copy Editor" w:date="2026-10-08T16:01:00Z"/>
          <w:b/>
          <w:bCs/>
          <w:lang w:val="en-US"/>
        </w:rPr>
      </w:pPr>
      <w:ins w:id="11574" w:author="Copy Editor" w:date="2026-10-08T16:01:00Z">
        <w:r w:rsidRPr="00963F3E">
          <w:rPr>
            <w:b/>
            <w:bCs/>
            <w:lang w:val="en-US"/>
          </w:rPr>
          <w:t>EXT. CANAL CAMP – DAY</w:t>
        </w:r>
      </w:ins>
    </w:p>
    <w:p w14:paraId="547C4876" w14:textId="77777777" w:rsidR="00963F3E" w:rsidRPr="00963F3E" w:rsidRDefault="00963F3E" w:rsidP="00963F3E">
      <w:pPr>
        <w:pStyle w:val="body"/>
        <w:rPr>
          <w:ins w:id="11575" w:author="Copy Editor" w:date="2026-10-08T16:01:00Z"/>
          <w:lang w:val="en-US"/>
        </w:rPr>
      </w:pPr>
      <w:ins w:id="11576" w:author="Copy Editor" w:date="2026-10-08T16:01:00Z">
        <w:r w:rsidRPr="00963F3E">
          <w:rPr>
            <w:lang w:val="en-US"/>
          </w:rPr>
          <w:t>Richard works hard.</w:t>
        </w:r>
      </w:ins>
    </w:p>
    <w:p w14:paraId="3EF4B6B3" w14:textId="77777777" w:rsidR="00963F3E" w:rsidRPr="00963F3E" w:rsidRDefault="00963F3E" w:rsidP="00963F3E">
      <w:pPr>
        <w:pStyle w:val="body"/>
        <w:rPr>
          <w:ins w:id="11577" w:author="Copy Editor" w:date="2026-10-08T16:01:00Z"/>
          <w:lang w:val="en-US"/>
        </w:rPr>
      </w:pPr>
      <w:ins w:id="11578" w:author="Copy Editor" w:date="2026-10-08T16:01:00Z">
        <w:r w:rsidRPr="00963F3E">
          <w:rPr>
            <w:lang w:val="en-US"/>
          </w:rPr>
          <w:t>He clears scrub faster than many of the others.</w:t>
        </w:r>
      </w:ins>
    </w:p>
    <w:p w14:paraId="66D8B136" w14:textId="59476220" w:rsidR="00963F3E" w:rsidRPr="00963F3E" w:rsidRDefault="00963F3E">
      <w:pPr>
        <w:pStyle w:val="bCHARACTER"/>
        <w:rPr>
          <w:ins w:id="11579" w:author="Copy Editor" w:date="2026-10-08T16:01:00Z" w16du:dateUtc="2026-10-08T13:01:00Z"/>
          <w:lang w:val="en-US"/>
          <w:rPrChange w:id="11580" w:author="Copy Editor" w:date="2026-10-08T16:01:00Z" w16du:dateUtc="2026-10-08T13:01:00Z">
            <w:rPr>
              <w:ins w:id="11581" w:author="Copy Editor" w:date="2026-10-08T16:01:00Z" w16du:dateUtc="2026-10-08T13:01:00Z"/>
            </w:rPr>
          </w:rPrChange>
        </w:rPr>
        <w:pPrChange w:id="11582" w:author="Copy Editor" w:date="2026-10-08T16:01:00Z" w16du:dateUtc="2026-10-08T13:01:00Z">
          <w:pPr>
            <w:pStyle w:val="body"/>
          </w:pPr>
        </w:pPrChange>
      </w:pPr>
      <w:ins w:id="11583" w:author="Copy Editor" w:date="2026-10-08T16:01:00Z">
        <w:r w:rsidRPr="00963F3E">
          <w:rPr>
            <w:lang w:val="en-US"/>
          </w:rPr>
          <w:t>RICHARD (V.O.)</w:t>
        </w:r>
      </w:ins>
    </w:p>
    <w:p w14:paraId="58C48A2E" w14:textId="77777777" w:rsidR="00963F3E" w:rsidRDefault="007C0FF3" w:rsidP="00963F3E">
      <w:pPr>
        <w:pStyle w:val="bdialogue"/>
        <w:rPr>
          <w:ins w:id="11584" w:author="Copy Editor" w:date="2026-10-08T16:01:00Z" w16du:dateUtc="2026-10-08T13:01:00Z"/>
        </w:rPr>
      </w:pPr>
      <w:r>
        <w:t xml:space="preserve">I soon got a reputation as a good grafter and was invited back but realised it was something which could take over your life like the TA so declined but promised to be back next Christmas.  </w:t>
      </w:r>
    </w:p>
    <w:p w14:paraId="2C9B38A1" w14:textId="77777777" w:rsidR="00963F3E" w:rsidRDefault="007C0FF3" w:rsidP="00963F3E">
      <w:pPr>
        <w:pStyle w:val="bdialogue"/>
        <w:rPr>
          <w:ins w:id="11585" w:author="Copy Editor" w:date="2026-10-08T16:01:00Z" w16du:dateUtc="2026-10-08T13:01:00Z"/>
        </w:rPr>
      </w:pPr>
      <w:r>
        <w:t xml:space="preserve">Next year I’m back in Sussex.  There are people I recognise from the previous year as well as a whole lot of new faces.  </w:t>
      </w:r>
    </w:p>
    <w:p w14:paraId="21191004" w14:textId="77777777" w:rsidR="00963F3E" w:rsidRDefault="007C0FF3" w:rsidP="00963F3E">
      <w:pPr>
        <w:pStyle w:val="bdialogue"/>
        <w:rPr>
          <w:ins w:id="11586" w:author="Copy Editor" w:date="2026-10-08T16:01:00Z" w16du:dateUtc="2026-10-08T13:01:00Z"/>
        </w:rPr>
      </w:pPr>
      <w:r>
        <w:t xml:space="preserve">The new faces don't appear to want to work, just stand around the fires and giggle.  </w:t>
      </w:r>
    </w:p>
    <w:p w14:paraId="23211114" w14:textId="77777777" w:rsidR="00963F3E" w:rsidRDefault="007C0FF3" w:rsidP="00963F3E">
      <w:pPr>
        <w:pStyle w:val="bdialogue"/>
        <w:rPr>
          <w:ins w:id="11587" w:author="Copy Editor" w:date="2026-10-08T16:02:00Z" w16du:dateUtc="2026-10-08T13:02:00Z"/>
        </w:rPr>
      </w:pPr>
      <w:r>
        <w:t xml:space="preserve">I’m told they are the “brat pack”, only there for the beer and to screw each other. </w:t>
      </w:r>
    </w:p>
    <w:p w14:paraId="2EED9194" w14:textId="48EE164C" w:rsidR="00381470" w:rsidRDefault="007C0FF3" w:rsidP="00963F3E">
      <w:pPr>
        <w:pStyle w:val="bdialogue"/>
        <w:rPr>
          <w:ins w:id="11588" w:author="Copy Editor" w:date="2026-10-08T16:02:00Z" w16du:dateUtc="2026-10-08T13:02:00Z"/>
        </w:rPr>
      </w:pPr>
      <w:del w:id="11589" w:author="Copy Editor" w:date="2026-10-08T16:02:00Z" w16du:dateUtc="2026-10-08T13:02:00Z">
        <w:r w:rsidDel="00963F3E">
          <w:delText xml:space="preserve"> </w:delText>
        </w:r>
      </w:del>
      <w:r>
        <w:t xml:space="preserve">The only time they would cut wood for the fire was when it got cold and they had to, my fire roared huge and </w:t>
      </w:r>
      <w:r>
        <w:lastRenderedPageBreak/>
        <w:t xml:space="preserve">magnificent.  If a brat came over to keep warm they were greeted with </w:t>
      </w:r>
    </w:p>
    <w:p w14:paraId="3A6B8B88" w14:textId="71F6BE3F" w:rsidR="004A0214" w:rsidRDefault="004A0214">
      <w:pPr>
        <w:pStyle w:val="bCHARACTER"/>
        <w:pPrChange w:id="11590" w:author="Copy Editor" w:date="2026-10-08T16:02:00Z" w16du:dateUtc="2026-10-08T13:02:00Z">
          <w:pPr>
            <w:pStyle w:val="body"/>
          </w:pPr>
        </w:pPrChange>
      </w:pPr>
      <w:ins w:id="11591" w:author="Copy Editor" w:date="2026-10-08T16:02:00Z">
        <w:r w:rsidRPr="004A0214">
          <w:t>RICHARD</w:t>
        </w:r>
      </w:ins>
    </w:p>
    <w:p w14:paraId="152813BC" w14:textId="0BB46477" w:rsidR="00381470" w:rsidRDefault="007C0FF3" w:rsidP="004B3D80">
      <w:pPr>
        <w:pStyle w:val="bdialogue"/>
      </w:pPr>
      <w:del w:id="11592" w:author="Copy Editor" w:date="2026-10-08T16:05:00Z" w16du:dateUtc="2026-10-08T13:05:00Z">
        <w:r w:rsidDel="00874D3C">
          <w:delText>“</w:delText>
        </w:r>
      </w:del>
      <w:r>
        <w:t>If you’ve only come here to giggle you can piss off and giggle somewhere else.</w:t>
      </w:r>
      <w:del w:id="11593" w:author="Copy Editor" w:date="2026-10-08T16:05:00Z" w16du:dateUtc="2026-10-08T13:05:00Z">
        <w:r w:rsidDel="00874D3C">
          <w:delText xml:space="preserve">” </w:delText>
        </w:r>
      </w:del>
      <w:r>
        <w:t xml:space="preserve"> </w:t>
      </w:r>
    </w:p>
    <w:p w14:paraId="5F0D7D77" w14:textId="77777777" w:rsidR="00AD2A4E" w:rsidRPr="00AD2A4E" w:rsidRDefault="00AD2A4E" w:rsidP="00AD2A4E">
      <w:pPr>
        <w:pStyle w:val="body"/>
        <w:rPr>
          <w:ins w:id="11594" w:author="Copy Editor" w:date="2026-10-08T16:05:00Z"/>
          <w:b/>
          <w:bCs/>
          <w:lang w:val="en-US"/>
        </w:rPr>
      </w:pPr>
      <w:ins w:id="11595" w:author="Copy Editor" w:date="2026-10-08T16:05:00Z">
        <w:r w:rsidRPr="00AD2A4E">
          <w:rPr>
            <w:b/>
            <w:bCs/>
            <w:lang w:val="en-US"/>
          </w:rPr>
          <w:t>MONTAGE – CANAL CAMP</w:t>
        </w:r>
      </w:ins>
    </w:p>
    <w:p w14:paraId="2393294E" w14:textId="77777777" w:rsidR="00AD2A4E" w:rsidRPr="00AD2A4E" w:rsidRDefault="00AD2A4E" w:rsidP="00AD2A4E">
      <w:pPr>
        <w:pStyle w:val="body"/>
        <w:rPr>
          <w:ins w:id="11596" w:author="Copy Editor" w:date="2026-10-08T16:05:00Z"/>
          <w:lang w:val="en-US"/>
        </w:rPr>
      </w:pPr>
      <w:ins w:id="11597" w:author="Copy Editor" w:date="2026-10-08T16:05:00Z">
        <w:r w:rsidRPr="00AD2A4E">
          <w:rPr>
            <w:lang w:val="en-US"/>
          </w:rPr>
          <w:t>— More of the brat pack join in.</w:t>
        </w:r>
      </w:ins>
    </w:p>
    <w:p w14:paraId="5FA45E77" w14:textId="77777777" w:rsidR="00AD2A4E" w:rsidRPr="00AD2A4E" w:rsidRDefault="00AD2A4E" w:rsidP="00AD2A4E">
      <w:pPr>
        <w:pStyle w:val="body"/>
        <w:rPr>
          <w:ins w:id="11598" w:author="Copy Editor" w:date="2026-10-08T16:05:00Z"/>
          <w:lang w:val="en-US"/>
        </w:rPr>
      </w:pPr>
      <w:ins w:id="11599" w:author="Copy Editor" w:date="2026-10-08T16:05:00Z">
        <w:r w:rsidRPr="00AD2A4E">
          <w:rPr>
            <w:lang w:val="en-US"/>
          </w:rPr>
          <w:t>— They cut wood.</w:t>
        </w:r>
      </w:ins>
    </w:p>
    <w:p w14:paraId="3FC8DFDC" w14:textId="77777777" w:rsidR="00AD2A4E" w:rsidRPr="00AD2A4E" w:rsidRDefault="00AD2A4E" w:rsidP="00AD2A4E">
      <w:pPr>
        <w:pStyle w:val="body"/>
        <w:rPr>
          <w:ins w:id="11600" w:author="Copy Editor" w:date="2026-10-08T16:05:00Z"/>
          <w:lang w:val="en-US"/>
        </w:rPr>
      </w:pPr>
      <w:ins w:id="11601" w:author="Copy Editor" w:date="2026-10-08T16:05:00Z">
        <w:r w:rsidRPr="00AD2A4E">
          <w:rPr>
            <w:lang w:val="en-US"/>
          </w:rPr>
          <w:t>— They clear scrub.</w:t>
        </w:r>
      </w:ins>
    </w:p>
    <w:p w14:paraId="1840D297" w14:textId="77777777" w:rsidR="00AD2A4E" w:rsidRPr="00AD2A4E" w:rsidRDefault="00AD2A4E" w:rsidP="00AD2A4E">
      <w:pPr>
        <w:pStyle w:val="body"/>
        <w:rPr>
          <w:ins w:id="11602" w:author="Copy Editor" w:date="2026-10-08T16:05:00Z"/>
          <w:lang w:val="en-US"/>
        </w:rPr>
      </w:pPr>
      <w:ins w:id="11603" w:author="Copy Editor" w:date="2026-10-08T16:05:00Z">
        <w:r w:rsidRPr="00AD2A4E">
          <w:rPr>
            <w:lang w:val="en-US"/>
          </w:rPr>
          <w:t>— Richard shows them how to work effectively.</w:t>
        </w:r>
      </w:ins>
    </w:p>
    <w:p w14:paraId="09DBB244" w14:textId="77777777" w:rsidR="00AD2A4E" w:rsidRPr="00AD2A4E" w:rsidRDefault="00AD2A4E" w:rsidP="00AD2A4E">
      <w:pPr>
        <w:pStyle w:val="body"/>
        <w:rPr>
          <w:ins w:id="11604" w:author="Copy Editor" w:date="2026-10-08T16:05:00Z"/>
          <w:lang w:val="en-US"/>
        </w:rPr>
      </w:pPr>
      <w:ins w:id="11605" w:author="Copy Editor" w:date="2026-10-08T16:05:00Z">
        <w:r w:rsidRPr="00AD2A4E">
          <w:rPr>
            <w:lang w:val="en-US"/>
          </w:rPr>
          <w:t>— The group begins functioning as a team.</w:t>
        </w:r>
      </w:ins>
    </w:p>
    <w:p w14:paraId="7076D35E" w14:textId="5EF7114F" w:rsidR="00AD2A4E" w:rsidRDefault="00AD2A4E">
      <w:pPr>
        <w:pStyle w:val="bCHARACTER"/>
        <w:rPr>
          <w:ins w:id="11606" w:author="Copy Editor" w:date="2026-10-08T16:05:00Z" w16du:dateUtc="2026-10-08T13:05:00Z"/>
        </w:rPr>
        <w:pPrChange w:id="11607" w:author="Copy Editor" w:date="2026-10-08T16:05:00Z" w16du:dateUtc="2026-10-08T13:05:00Z">
          <w:pPr>
            <w:pStyle w:val="body"/>
          </w:pPr>
        </w:pPrChange>
      </w:pPr>
      <w:ins w:id="11608" w:author="Copy Editor" w:date="2026-10-08T16:05:00Z" w16du:dateUtc="2026-10-08T13:05:00Z">
        <w:r>
          <w:t>RICHARD(V.O.)</w:t>
        </w:r>
      </w:ins>
    </w:p>
    <w:p w14:paraId="43AA7DF9" w14:textId="77777777" w:rsidR="00AD2A4E" w:rsidRDefault="007C0FF3" w:rsidP="00AD2A4E">
      <w:pPr>
        <w:pStyle w:val="bdialogue"/>
        <w:rPr>
          <w:ins w:id="11609" w:author="Copy Editor" w:date="2026-10-08T16:06:00Z" w16du:dateUtc="2026-10-08T13:06:00Z"/>
        </w:rPr>
      </w:pPr>
      <w:r>
        <w:t xml:space="preserve">A surprising number stayed and started working.  My training skills kicked in and soon they felt themselves a worthwhile part of the team.  </w:t>
      </w:r>
    </w:p>
    <w:p w14:paraId="02835017" w14:textId="77777777" w:rsidR="00AD2A4E" w:rsidRDefault="007C0FF3" w:rsidP="00AD2A4E">
      <w:pPr>
        <w:pStyle w:val="bdialogue"/>
        <w:rPr>
          <w:ins w:id="11610" w:author="Copy Editor" w:date="2026-10-08T16:06:00Z" w16du:dateUtc="2026-10-08T13:06:00Z"/>
        </w:rPr>
      </w:pPr>
      <w:r>
        <w:t xml:space="preserve">By the time the camp was over I had a reputation for getting work out of people and was asked to run the camp next year.  </w:t>
      </w:r>
    </w:p>
    <w:p w14:paraId="5E4BDE70" w14:textId="3AAFBA1A" w:rsidR="003439BF" w:rsidRDefault="007C0FF3" w:rsidP="00AD2A4E">
      <w:pPr>
        <w:pStyle w:val="bdialogue"/>
        <w:rPr>
          <w:ins w:id="11611" w:author="Copy Editor" w:date="2026-10-08T16:06:00Z" w16du:dateUtc="2026-10-08T13:06:00Z"/>
        </w:rPr>
      </w:pPr>
      <w:r>
        <w:t>I gladly accepted.</w:t>
      </w:r>
    </w:p>
    <w:p w14:paraId="6B8C05EB" w14:textId="77777777" w:rsidR="00B9297D" w:rsidRPr="00B9297D" w:rsidRDefault="00B9297D" w:rsidP="00B9297D">
      <w:pPr>
        <w:pStyle w:val="body"/>
        <w:rPr>
          <w:ins w:id="11612" w:author="Copy Editor" w:date="2026-10-08T16:06:00Z"/>
          <w:b/>
          <w:bCs/>
          <w:lang w:val="en-US"/>
        </w:rPr>
      </w:pPr>
      <w:ins w:id="11613" w:author="Copy Editor" w:date="2026-10-08T16:06:00Z">
        <w:r w:rsidRPr="00B9297D">
          <w:rPr>
            <w:b/>
            <w:bCs/>
            <w:lang w:val="en-US"/>
          </w:rPr>
          <w:t>EXT. CANAL CAMP – DAY</w:t>
        </w:r>
      </w:ins>
    </w:p>
    <w:p w14:paraId="75CBF10B" w14:textId="77777777" w:rsidR="00B9297D" w:rsidRPr="00B9297D" w:rsidRDefault="00B9297D" w:rsidP="00B9297D">
      <w:pPr>
        <w:pStyle w:val="body"/>
        <w:rPr>
          <w:ins w:id="11614" w:author="Copy Editor" w:date="2026-10-08T16:06:00Z"/>
          <w:lang w:val="en-US"/>
        </w:rPr>
      </w:pPr>
      <w:ins w:id="11615" w:author="Copy Editor" w:date="2026-10-08T16:06:00Z">
        <w:r w:rsidRPr="00B9297D">
          <w:rPr>
            <w:lang w:val="en-US"/>
          </w:rPr>
          <w:t>Two CHAINSAW OPERATORS work among the trees.</w:t>
        </w:r>
      </w:ins>
    </w:p>
    <w:p w14:paraId="2BEB29C2" w14:textId="77777777" w:rsidR="00B9297D" w:rsidRPr="00B9297D" w:rsidRDefault="00B9297D" w:rsidP="00B9297D">
      <w:pPr>
        <w:pStyle w:val="body"/>
        <w:rPr>
          <w:ins w:id="11616" w:author="Copy Editor" w:date="2026-10-08T16:06:00Z"/>
          <w:lang w:val="en-US"/>
        </w:rPr>
      </w:pPr>
      <w:ins w:id="11617" w:author="Copy Editor" w:date="2026-10-08T16:06:00Z">
        <w:r w:rsidRPr="00B9297D">
          <w:rPr>
            <w:lang w:val="en-US"/>
          </w:rPr>
          <w:t>Chainsaws roar.</w:t>
        </w:r>
      </w:ins>
    </w:p>
    <w:p w14:paraId="77ADCD91" w14:textId="77777777" w:rsidR="00B9297D" w:rsidRPr="00B9297D" w:rsidRDefault="00B9297D" w:rsidP="00B9297D">
      <w:pPr>
        <w:pStyle w:val="body"/>
        <w:rPr>
          <w:ins w:id="11618" w:author="Copy Editor" w:date="2026-10-08T16:06:00Z"/>
          <w:lang w:val="en-US"/>
        </w:rPr>
      </w:pPr>
      <w:ins w:id="11619" w:author="Copy Editor" w:date="2026-10-08T16:06:00Z">
        <w:r w:rsidRPr="00B9297D">
          <w:rPr>
            <w:lang w:val="en-US"/>
          </w:rPr>
          <w:t>The effect on productivity is immediate.</w:t>
        </w:r>
      </w:ins>
    </w:p>
    <w:p w14:paraId="06157D3E" w14:textId="06BEFA99" w:rsidR="00B9297D" w:rsidRPr="00B9297D" w:rsidRDefault="00B9297D">
      <w:pPr>
        <w:pStyle w:val="bCHARACTER"/>
        <w:rPr>
          <w:lang w:val="en-US"/>
          <w:rPrChange w:id="11620" w:author="Copy Editor" w:date="2026-10-08T16:06:00Z" w16du:dateUtc="2026-10-08T13:06:00Z">
            <w:rPr/>
          </w:rPrChange>
        </w:rPr>
        <w:pPrChange w:id="11621" w:author="Copy Editor" w:date="2026-10-08T16:06:00Z" w16du:dateUtc="2026-10-08T13:06:00Z">
          <w:pPr>
            <w:pStyle w:val="body"/>
          </w:pPr>
        </w:pPrChange>
      </w:pPr>
      <w:ins w:id="11622" w:author="Copy Editor" w:date="2026-10-08T16:06:00Z">
        <w:r w:rsidRPr="00B9297D">
          <w:rPr>
            <w:lang w:val="en-US"/>
          </w:rPr>
          <w:t>RICHARD (V.O.)</w:t>
        </w:r>
      </w:ins>
    </w:p>
    <w:p w14:paraId="70E43A6A" w14:textId="77777777" w:rsidR="00B9297D" w:rsidRDefault="007C0FF3" w:rsidP="00B9297D">
      <w:pPr>
        <w:pStyle w:val="bdialogue"/>
        <w:rPr>
          <w:ins w:id="11623" w:author="Copy Editor" w:date="2026-10-08T16:06:00Z" w16du:dateUtc="2026-10-08T13:06:00Z"/>
        </w:rPr>
      </w:pPr>
      <w:r>
        <w:t xml:space="preserve">There were </w:t>
      </w:r>
      <w:r w:rsidR="001377EF">
        <w:t>two</w:t>
      </w:r>
      <w:r>
        <w:t xml:space="preserve"> people there who were fully qualified to use chainsaws and </w:t>
      </w:r>
      <w:r w:rsidR="001377EF">
        <w:t>their</w:t>
      </w:r>
      <w:r>
        <w:t xml:space="preserve"> </w:t>
      </w:r>
      <w:r w:rsidR="001377EF">
        <w:t>impact</w:t>
      </w:r>
      <w:r>
        <w:t xml:space="preserve"> in productivity was profound, in fact, it </w:t>
      </w:r>
      <w:r w:rsidR="001377EF">
        <w:t>wouldn’t</w:t>
      </w:r>
      <w:r>
        <w:t xml:space="preserve"> be much of an </w:t>
      </w:r>
      <w:r w:rsidR="001377EF">
        <w:t>exaggeration</w:t>
      </w:r>
      <w:r>
        <w:t xml:space="preserve"> to say it was essential. </w:t>
      </w:r>
    </w:p>
    <w:p w14:paraId="3628A868" w14:textId="77777777" w:rsidR="00B9297D" w:rsidRDefault="007C0FF3" w:rsidP="00B9297D">
      <w:pPr>
        <w:pStyle w:val="bdialogue"/>
        <w:rPr>
          <w:ins w:id="11624" w:author="Copy Editor" w:date="2026-10-08T16:06:00Z" w16du:dateUtc="2026-10-08T13:06:00Z"/>
        </w:rPr>
      </w:pPr>
      <w:del w:id="11625" w:author="Copy Editor" w:date="2026-10-08T16:06:00Z" w16du:dateUtc="2026-10-08T13:06:00Z">
        <w:r w:rsidDel="00B9297D">
          <w:lastRenderedPageBreak/>
          <w:delText xml:space="preserve"> </w:delText>
        </w:r>
      </w:del>
      <w:r>
        <w:t xml:space="preserve">I was however a little suspicious of their </w:t>
      </w:r>
      <w:r w:rsidR="001377EF">
        <w:t>motivation, I</w:t>
      </w:r>
      <w:r>
        <w:t xml:space="preserve"> </w:t>
      </w:r>
      <w:r w:rsidR="001377EF">
        <w:t>noticed</w:t>
      </w:r>
      <w:r>
        <w:t xml:space="preserve"> that the leader </w:t>
      </w:r>
      <w:r w:rsidR="001377EF">
        <w:t>chase</w:t>
      </w:r>
      <w:r>
        <w:t xml:space="preserve"> to handle them quite gently and I </w:t>
      </w:r>
      <w:r w:rsidR="001377EF">
        <w:t>wondered</w:t>
      </w:r>
      <w:r>
        <w:t xml:space="preserve"> how </w:t>
      </w:r>
      <w:r w:rsidR="001377EF">
        <w:t>important</w:t>
      </w:r>
      <w:r>
        <w:t xml:space="preserve"> it was to keep on the right side of them?  </w:t>
      </w:r>
    </w:p>
    <w:p w14:paraId="5E3AE607" w14:textId="77777777" w:rsidR="00B9297D" w:rsidRDefault="007C0FF3" w:rsidP="00B9297D">
      <w:pPr>
        <w:pStyle w:val="bdialogue"/>
        <w:rPr>
          <w:ins w:id="11626" w:author="Copy Editor" w:date="2026-10-08T16:07:00Z" w16du:dateUtc="2026-10-08T13:07:00Z"/>
        </w:rPr>
      </w:pPr>
      <w:r>
        <w:t xml:space="preserve">As I had been selected </w:t>
      </w:r>
      <w:r w:rsidR="001377EF">
        <w:t>to</w:t>
      </w:r>
      <w:r>
        <w:t xml:space="preserve"> get more work out of people there two could sabotage </w:t>
      </w:r>
      <w:r w:rsidR="001377EF">
        <w:t>that</w:t>
      </w:r>
      <w:r>
        <w:t xml:space="preserve"> camp if they chose, I </w:t>
      </w:r>
      <w:r w:rsidR="001377EF">
        <w:t>noticed</w:t>
      </w:r>
      <w:r>
        <w:t xml:space="preserve"> that they </w:t>
      </w:r>
      <w:r w:rsidR="001377EF">
        <w:t>tended to</w:t>
      </w:r>
      <w:r>
        <w:t xml:space="preserve"> stop work and chat to </w:t>
      </w:r>
      <w:r w:rsidR="001377EF">
        <w:t>passersby</w:t>
      </w:r>
      <w:r>
        <w:t xml:space="preserve"> at every opportunity.  </w:t>
      </w:r>
    </w:p>
    <w:p w14:paraId="3EF6B3A2" w14:textId="77777777" w:rsidR="00B9297D" w:rsidRDefault="001377EF" w:rsidP="00B9297D">
      <w:pPr>
        <w:pStyle w:val="bdialogue"/>
        <w:rPr>
          <w:ins w:id="11627" w:author="Copy Editor" w:date="2026-10-08T16:07:00Z" w16du:dateUtc="2026-10-08T13:07:00Z"/>
        </w:rPr>
      </w:pPr>
      <w:r>
        <w:t>To</w:t>
      </w:r>
      <w:r w:rsidR="007C0FF3">
        <w:t xml:space="preserve"> “spike their guns” I decided to qualify in </w:t>
      </w:r>
      <w:r>
        <w:t>chainsaw</w:t>
      </w:r>
      <w:r w:rsidR="007C0FF3">
        <w:t xml:space="preserve"> operations myself during the intervening year and this I did.  </w:t>
      </w:r>
    </w:p>
    <w:p w14:paraId="5E4BDE72" w14:textId="221C9E6E" w:rsidR="003439BF" w:rsidRDefault="007C0FF3">
      <w:pPr>
        <w:pStyle w:val="bdialogue"/>
        <w:pPrChange w:id="11628" w:author="Copy Editor" w:date="2026-10-08T16:06:00Z" w16du:dateUtc="2026-10-08T13:06:00Z">
          <w:pPr>
            <w:pStyle w:val="body"/>
          </w:pPr>
        </w:pPrChange>
      </w:pPr>
      <w:r>
        <w:t>In the event one of the operators was less than totally helpful however the other was a pillar of strength I had nothing to concern myself where he was concerned.</w:t>
      </w:r>
    </w:p>
    <w:p w14:paraId="34FA3E2A" w14:textId="77777777" w:rsidR="00D14916" w:rsidRPr="00D14916" w:rsidRDefault="00D14916" w:rsidP="00D14916">
      <w:pPr>
        <w:pStyle w:val="body"/>
        <w:rPr>
          <w:ins w:id="11629" w:author="Copy Editor" w:date="2026-10-08T16:07:00Z"/>
          <w:b/>
          <w:bCs/>
          <w:lang w:val="en-US"/>
        </w:rPr>
      </w:pPr>
      <w:ins w:id="11630" w:author="Copy Editor" w:date="2026-10-08T16:07:00Z">
        <w:r w:rsidRPr="00D14916">
          <w:rPr>
            <w:b/>
            <w:bCs/>
            <w:lang w:val="en-US"/>
          </w:rPr>
          <w:t>EXT. RICHARD’S HOUSE – DAY</w:t>
        </w:r>
      </w:ins>
    </w:p>
    <w:p w14:paraId="7F2FAB05" w14:textId="77777777" w:rsidR="00D14916" w:rsidRPr="00D14916" w:rsidRDefault="00D14916" w:rsidP="00D14916">
      <w:pPr>
        <w:pStyle w:val="body"/>
        <w:rPr>
          <w:ins w:id="11631" w:author="Copy Editor" w:date="2026-10-08T16:07:00Z"/>
          <w:lang w:val="en-US"/>
        </w:rPr>
      </w:pPr>
      <w:ins w:id="11632" w:author="Copy Editor" w:date="2026-10-08T16:07:00Z">
        <w:r w:rsidRPr="00D14916">
          <w:rPr>
            <w:lang w:val="en-US"/>
          </w:rPr>
          <w:t>Richard looks at his mortgage statement.</w:t>
        </w:r>
      </w:ins>
    </w:p>
    <w:p w14:paraId="62C0CFE2" w14:textId="77777777" w:rsidR="00D14916" w:rsidRPr="00D14916" w:rsidRDefault="00D14916" w:rsidP="00D14916">
      <w:pPr>
        <w:pStyle w:val="body"/>
        <w:rPr>
          <w:ins w:id="11633" w:author="Copy Editor" w:date="2026-10-08T16:07:00Z"/>
          <w:lang w:val="en-US"/>
        </w:rPr>
      </w:pPr>
      <w:ins w:id="11634" w:author="Copy Editor" w:date="2026-10-08T16:07:00Z">
        <w:r w:rsidRPr="00D14916">
          <w:rPr>
            <w:lang w:val="en-US"/>
          </w:rPr>
          <w:t>The balance reaches ZERO.</w:t>
        </w:r>
      </w:ins>
    </w:p>
    <w:p w14:paraId="6E2DB0CB" w14:textId="0A660BAE" w:rsidR="00D14916" w:rsidRPr="00D14916" w:rsidRDefault="00D14916">
      <w:pPr>
        <w:pStyle w:val="bCHARACTER"/>
        <w:rPr>
          <w:ins w:id="11635" w:author="Copy Editor" w:date="2026-10-08T16:07:00Z" w16du:dateUtc="2026-10-08T13:07:00Z"/>
          <w:lang w:val="en-US"/>
          <w:rPrChange w:id="11636" w:author="Copy Editor" w:date="2026-10-08T16:07:00Z" w16du:dateUtc="2026-10-08T13:07:00Z">
            <w:rPr>
              <w:ins w:id="11637" w:author="Copy Editor" w:date="2026-10-08T16:07:00Z" w16du:dateUtc="2026-10-08T13:07:00Z"/>
            </w:rPr>
          </w:rPrChange>
        </w:rPr>
        <w:pPrChange w:id="11638" w:author="Copy Editor" w:date="2026-10-08T16:07:00Z" w16du:dateUtc="2026-10-08T13:07:00Z">
          <w:pPr>
            <w:pStyle w:val="body"/>
          </w:pPr>
        </w:pPrChange>
      </w:pPr>
      <w:ins w:id="11639" w:author="Copy Editor" w:date="2026-10-08T16:07:00Z">
        <w:r w:rsidRPr="00D14916">
          <w:rPr>
            <w:lang w:val="en-US"/>
          </w:rPr>
          <w:t>RICHARD (V.O.)</w:t>
        </w:r>
      </w:ins>
    </w:p>
    <w:p w14:paraId="7D1D9DA9" w14:textId="77777777" w:rsidR="00D14916" w:rsidRDefault="007C0FF3" w:rsidP="00D14916">
      <w:pPr>
        <w:pStyle w:val="bdialogue"/>
        <w:rPr>
          <w:ins w:id="11640" w:author="Copy Editor" w:date="2026-10-08T16:07:00Z" w16du:dateUtc="2026-10-08T13:07:00Z"/>
        </w:rPr>
      </w:pPr>
      <w:r>
        <w:t xml:space="preserve">That summer I cleared my mortgage.  </w:t>
      </w:r>
    </w:p>
    <w:p w14:paraId="1950FFCD" w14:textId="77777777" w:rsidR="00D14916" w:rsidRDefault="007C0FF3" w:rsidP="00D14916">
      <w:pPr>
        <w:pStyle w:val="bdialogue"/>
        <w:rPr>
          <w:ins w:id="11641" w:author="Copy Editor" w:date="2026-10-08T16:07:00Z" w16du:dateUtc="2026-10-08T13:07:00Z"/>
        </w:rPr>
      </w:pPr>
      <w:r>
        <w:t xml:space="preserve">I had promised myself years ago that then I would move to a cottage in the country, found a delightful one in need of restoration, and put my house on the market. </w:t>
      </w:r>
    </w:p>
    <w:p w14:paraId="4FEFA6D3" w14:textId="77777777" w:rsidR="00D14916" w:rsidRDefault="007C0FF3" w:rsidP="00D14916">
      <w:pPr>
        <w:pStyle w:val="bdialogue"/>
        <w:rPr>
          <w:ins w:id="11642" w:author="Copy Editor" w:date="2026-10-08T16:07:00Z" w16du:dateUtc="2026-10-08T13:07:00Z"/>
        </w:rPr>
      </w:pPr>
      <w:del w:id="11643" w:author="Copy Editor" w:date="2026-10-08T16:07:00Z" w16du:dateUtc="2026-10-08T13:07:00Z">
        <w:r w:rsidDel="00D14916">
          <w:delText xml:space="preserve"> </w:delText>
        </w:r>
      </w:del>
      <w:r>
        <w:t xml:space="preserve">The cottage had a large garden in which I could erect a shed to build another boat in.  </w:t>
      </w:r>
    </w:p>
    <w:p w14:paraId="3D857E63" w14:textId="77777777" w:rsidR="00D14916" w:rsidRDefault="007C0FF3" w:rsidP="00D14916">
      <w:pPr>
        <w:pStyle w:val="bdialogue"/>
        <w:rPr>
          <w:ins w:id="11644" w:author="Copy Editor" w:date="2026-10-08T16:08:00Z" w16du:dateUtc="2026-10-08T13:08:00Z"/>
        </w:rPr>
      </w:pPr>
      <w:r>
        <w:t xml:space="preserve">I needed a new boat as I had done everything I could in the </w:t>
      </w:r>
      <w:r>
        <w:lastRenderedPageBreak/>
        <w:t xml:space="preserve">one I had, having cruised from Littlehampton in the East, to Weymouth in the West, and all ports in between.  </w:t>
      </w:r>
    </w:p>
    <w:p w14:paraId="1665B3E8" w14:textId="77777777" w:rsidR="00D14916" w:rsidRDefault="007C0FF3" w:rsidP="00D14916">
      <w:pPr>
        <w:pStyle w:val="bdialogue"/>
        <w:rPr>
          <w:ins w:id="11645" w:author="Copy Editor" w:date="2026-10-08T16:08:00Z" w16du:dateUtc="2026-10-08T13:08:00Z"/>
        </w:rPr>
      </w:pPr>
      <w:r>
        <w:t xml:space="preserve">There were times I thought the cottage lost but other buyers fell through and people were beginning to take an interest in my house. </w:t>
      </w:r>
    </w:p>
    <w:p w14:paraId="07D4F68E" w14:textId="77777777" w:rsidR="00F669A9" w:rsidRPr="00F669A9" w:rsidRDefault="00F669A9" w:rsidP="00F669A9">
      <w:pPr>
        <w:pStyle w:val="body"/>
        <w:rPr>
          <w:ins w:id="11646" w:author="Copy Editor" w:date="2026-10-08T16:08:00Z"/>
          <w:b/>
          <w:bCs/>
          <w:lang w:val="en-US"/>
        </w:rPr>
      </w:pPr>
      <w:ins w:id="11647" w:author="Copy Editor" w:date="2026-10-08T16:08:00Z">
        <w:r w:rsidRPr="00F669A9">
          <w:rPr>
            <w:b/>
            <w:bCs/>
            <w:lang w:val="en-US"/>
          </w:rPr>
          <w:t>EXT. COUNTRY COTTAGE – DAY</w:t>
        </w:r>
      </w:ins>
    </w:p>
    <w:p w14:paraId="10034DE7" w14:textId="77777777" w:rsidR="00F669A9" w:rsidRPr="00F669A9" w:rsidRDefault="00F669A9" w:rsidP="00F669A9">
      <w:pPr>
        <w:pStyle w:val="body"/>
        <w:rPr>
          <w:ins w:id="11648" w:author="Copy Editor" w:date="2026-10-08T16:08:00Z"/>
          <w:lang w:val="en-US"/>
        </w:rPr>
      </w:pPr>
      <w:ins w:id="11649" w:author="Copy Editor" w:date="2026-10-08T16:08:00Z">
        <w:r w:rsidRPr="00F669A9">
          <w:rPr>
            <w:lang w:val="en-US"/>
          </w:rPr>
          <w:t>Richard arrives.</w:t>
        </w:r>
      </w:ins>
    </w:p>
    <w:p w14:paraId="69D03FC0" w14:textId="77777777" w:rsidR="00F669A9" w:rsidRPr="00F669A9" w:rsidRDefault="00F669A9" w:rsidP="00F669A9">
      <w:pPr>
        <w:pStyle w:val="body"/>
        <w:rPr>
          <w:ins w:id="11650" w:author="Copy Editor" w:date="2026-10-08T16:08:00Z"/>
          <w:lang w:val="en-US"/>
        </w:rPr>
      </w:pPr>
      <w:ins w:id="11651" w:author="Copy Editor" w:date="2026-10-08T16:08:00Z">
        <w:r w:rsidRPr="00F669A9">
          <w:rPr>
            <w:lang w:val="en-US"/>
          </w:rPr>
          <w:t>The estate agent is waiting.</w:t>
        </w:r>
      </w:ins>
    </w:p>
    <w:p w14:paraId="4E6680BA" w14:textId="1D85FAEB" w:rsidR="00F669A9" w:rsidRPr="00F669A9" w:rsidRDefault="00F669A9">
      <w:pPr>
        <w:pStyle w:val="bCHARACTER"/>
        <w:rPr>
          <w:ins w:id="11652" w:author="Copy Editor" w:date="2026-10-08T16:08:00Z" w16du:dateUtc="2026-10-08T13:08:00Z"/>
          <w:lang w:val="en-US"/>
          <w:rPrChange w:id="11653" w:author="Copy Editor" w:date="2026-10-08T16:08:00Z" w16du:dateUtc="2026-10-08T13:08:00Z">
            <w:rPr>
              <w:ins w:id="11654" w:author="Copy Editor" w:date="2026-10-08T16:08:00Z" w16du:dateUtc="2026-10-08T13:08:00Z"/>
            </w:rPr>
          </w:rPrChange>
        </w:rPr>
        <w:pPrChange w:id="11655" w:author="Copy Editor" w:date="2026-10-08T16:08:00Z" w16du:dateUtc="2026-10-08T13:08:00Z">
          <w:pPr>
            <w:pStyle w:val="bdialogue"/>
          </w:pPr>
        </w:pPrChange>
      </w:pPr>
      <w:ins w:id="11656" w:author="Copy Editor" w:date="2026-10-08T16:08:00Z">
        <w:r w:rsidRPr="00F669A9">
          <w:rPr>
            <w:lang w:val="en-US"/>
          </w:rPr>
          <w:t>RICHARD (V.O.)</w:t>
        </w:r>
      </w:ins>
    </w:p>
    <w:p w14:paraId="4540B2A4" w14:textId="77777777" w:rsidR="00F669A9" w:rsidRDefault="007C0FF3" w:rsidP="00D14916">
      <w:pPr>
        <w:pStyle w:val="bdialogue"/>
        <w:rPr>
          <w:ins w:id="11657" w:author="Copy Editor" w:date="2026-10-08T16:08:00Z" w16du:dateUtc="2026-10-08T13:08:00Z"/>
        </w:rPr>
      </w:pPr>
      <w:del w:id="11658" w:author="Copy Editor" w:date="2026-10-08T16:08:00Z" w16du:dateUtc="2026-10-08T13:08:00Z">
        <w:r w:rsidDel="00D14916">
          <w:delText xml:space="preserve"> </w:delText>
        </w:r>
      </w:del>
      <w:r>
        <w:t xml:space="preserve">Two days before I found a buyer the estate agent sold the cottage to someone else.  </w:t>
      </w:r>
    </w:p>
    <w:p w14:paraId="3AA4CFF2" w14:textId="77777777" w:rsidR="00F669A9" w:rsidRDefault="007C0FF3" w:rsidP="00D14916">
      <w:pPr>
        <w:pStyle w:val="bdialogue"/>
        <w:rPr>
          <w:ins w:id="11659" w:author="Copy Editor" w:date="2026-10-08T16:09:00Z" w16du:dateUtc="2026-10-08T13:09:00Z"/>
        </w:rPr>
      </w:pPr>
      <w:r>
        <w:t xml:space="preserve">I hunted high and low for another house but there was nothing I wanted.  </w:t>
      </w:r>
    </w:p>
    <w:p w14:paraId="08ACB4B5" w14:textId="77777777" w:rsidR="00F669A9" w:rsidRDefault="007C0FF3" w:rsidP="00D14916">
      <w:pPr>
        <w:pStyle w:val="bdialogue"/>
        <w:rPr>
          <w:ins w:id="11660" w:author="Copy Editor" w:date="2026-10-08T16:09:00Z" w16du:dateUtc="2026-10-08T13:09:00Z"/>
        </w:rPr>
      </w:pPr>
      <w:r>
        <w:t xml:space="preserve">The estate agent then finished it by telling me I would have to compromise on where I went.  </w:t>
      </w:r>
    </w:p>
    <w:p w14:paraId="5E4BDE74" w14:textId="4F54F0F5" w:rsidR="003439BF" w:rsidRDefault="007C0FF3">
      <w:pPr>
        <w:pStyle w:val="bdialogue"/>
        <w:pPrChange w:id="11661" w:author="Copy Editor" w:date="2026-10-08T16:07:00Z" w16du:dateUtc="2026-10-08T13:07:00Z">
          <w:pPr>
            <w:pStyle w:val="body"/>
          </w:pPr>
        </w:pPrChange>
      </w:pPr>
      <w:r>
        <w:t>I didn’t want to compromise so took it off the market.</w:t>
      </w:r>
    </w:p>
    <w:p w14:paraId="2FC9EDA1" w14:textId="77777777" w:rsidR="00160AC0" w:rsidRPr="00160AC0" w:rsidRDefault="00160AC0" w:rsidP="00160AC0">
      <w:pPr>
        <w:pStyle w:val="body"/>
        <w:rPr>
          <w:ins w:id="11662" w:author="Copy Editor" w:date="2026-10-08T16:10:00Z"/>
          <w:b/>
          <w:bCs/>
          <w:lang w:val="en-US"/>
        </w:rPr>
      </w:pPr>
      <w:ins w:id="11663" w:author="Copy Editor" w:date="2026-10-08T16:10:00Z">
        <w:r w:rsidRPr="00160AC0">
          <w:rPr>
            <w:b/>
            <w:bCs/>
            <w:lang w:val="en-US"/>
          </w:rPr>
          <w:t>INT. HOUSE – DAY</w:t>
        </w:r>
      </w:ins>
    </w:p>
    <w:p w14:paraId="70ADF667" w14:textId="77777777" w:rsidR="00160AC0" w:rsidRPr="00160AC0" w:rsidRDefault="00160AC0" w:rsidP="00160AC0">
      <w:pPr>
        <w:pStyle w:val="body"/>
        <w:rPr>
          <w:ins w:id="11664" w:author="Copy Editor" w:date="2026-10-08T16:10:00Z"/>
          <w:lang w:val="en-US"/>
        </w:rPr>
      </w:pPr>
      <w:ins w:id="11665" w:author="Copy Editor" w:date="2026-10-08T16:10:00Z">
        <w:r w:rsidRPr="00160AC0">
          <w:rPr>
            <w:lang w:val="en-US"/>
          </w:rPr>
          <w:t>Richard works on a decorating job.</w:t>
        </w:r>
      </w:ins>
    </w:p>
    <w:p w14:paraId="5CD2C11B" w14:textId="77777777" w:rsidR="00160AC0" w:rsidRPr="00160AC0" w:rsidRDefault="00160AC0" w:rsidP="00160AC0">
      <w:pPr>
        <w:pStyle w:val="body"/>
        <w:rPr>
          <w:ins w:id="11666" w:author="Copy Editor" w:date="2026-10-08T16:10:00Z"/>
          <w:lang w:val="en-US"/>
        </w:rPr>
      </w:pPr>
      <w:ins w:id="11667" w:author="Copy Editor" w:date="2026-10-08T16:10:00Z">
        <w:r w:rsidRPr="00160AC0">
          <w:rPr>
            <w:lang w:val="en-US"/>
          </w:rPr>
          <w:t>He paints.</w:t>
        </w:r>
      </w:ins>
    </w:p>
    <w:p w14:paraId="1C471409" w14:textId="77777777" w:rsidR="00160AC0" w:rsidRPr="00160AC0" w:rsidRDefault="00160AC0" w:rsidP="00160AC0">
      <w:pPr>
        <w:pStyle w:val="body"/>
        <w:rPr>
          <w:ins w:id="11668" w:author="Copy Editor" w:date="2026-10-08T16:10:00Z"/>
          <w:lang w:val="en-US"/>
        </w:rPr>
      </w:pPr>
      <w:ins w:id="11669" w:author="Copy Editor" w:date="2026-10-08T16:10:00Z">
        <w:r w:rsidRPr="00160AC0">
          <w:rPr>
            <w:lang w:val="en-US"/>
          </w:rPr>
          <w:t>The work is effortless.</w:t>
        </w:r>
      </w:ins>
    </w:p>
    <w:p w14:paraId="426214FE" w14:textId="35FF2523" w:rsidR="00160AC0" w:rsidRPr="00160AC0" w:rsidRDefault="00160AC0">
      <w:pPr>
        <w:pStyle w:val="bCHARACTER"/>
        <w:rPr>
          <w:ins w:id="11670" w:author="Copy Editor" w:date="2026-10-08T16:09:00Z" w16du:dateUtc="2026-10-08T13:09:00Z"/>
          <w:lang w:val="en-US"/>
          <w:rPrChange w:id="11671" w:author="Copy Editor" w:date="2026-10-08T16:10:00Z" w16du:dateUtc="2026-10-08T13:10:00Z">
            <w:rPr>
              <w:ins w:id="11672" w:author="Copy Editor" w:date="2026-10-08T16:09:00Z" w16du:dateUtc="2026-10-08T13:09:00Z"/>
            </w:rPr>
          </w:rPrChange>
        </w:rPr>
        <w:pPrChange w:id="11673" w:author="Copy Editor" w:date="2026-10-08T16:10:00Z" w16du:dateUtc="2026-10-08T13:10:00Z">
          <w:pPr>
            <w:pStyle w:val="body"/>
          </w:pPr>
        </w:pPrChange>
      </w:pPr>
      <w:ins w:id="11674" w:author="Copy Editor" w:date="2026-10-08T16:10:00Z">
        <w:r w:rsidRPr="00160AC0">
          <w:rPr>
            <w:lang w:val="en-US"/>
          </w:rPr>
          <w:t>RICHARD (V.O.)</w:t>
        </w:r>
      </w:ins>
    </w:p>
    <w:p w14:paraId="1D83046B" w14:textId="77777777" w:rsidR="00160AC0" w:rsidRDefault="007C0FF3" w:rsidP="00160AC0">
      <w:pPr>
        <w:pStyle w:val="bdialogue"/>
        <w:rPr>
          <w:ins w:id="11675" w:author="Copy Editor" w:date="2026-10-08T16:10:00Z" w16du:dateUtc="2026-10-08T13:10:00Z"/>
        </w:rPr>
      </w:pPr>
      <w:r>
        <w:t xml:space="preserve">Life then took a downward turn.  </w:t>
      </w:r>
    </w:p>
    <w:p w14:paraId="14047A2F" w14:textId="77777777" w:rsidR="00160AC0" w:rsidRDefault="007C0FF3" w:rsidP="00160AC0">
      <w:pPr>
        <w:pStyle w:val="bdialogue"/>
        <w:rPr>
          <w:ins w:id="11676" w:author="Copy Editor" w:date="2026-10-08T16:10:00Z" w16du:dateUtc="2026-10-08T13:10:00Z"/>
        </w:rPr>
      </w:pPr>
      <w:r>
        <w:t xml:space="preserve">My standards were so far ahead of any other decorator in the area that making a living had </w:t>
      </w:r>
      <w:r w:rsidR="001377EF">
        <w:t>become</w:t>
      </w:r>
      <w:r>
        <w:t xml:space="preserve"> too easy for my own good.  </w:t>
      </w:r>
    </w:p>
    <w:p w14:paraId="74E99A64" w14:textId="77777777" w:rsidR="00160AC0" w:rsidRDefault="007C0FF3" w:rsidP="00160AC0">
      <w:pPr>
        <w:pStyle w:val="bdialogue"/>
        <w:rPr>
          <w:ins w:id="11677" w:author="Copy Editor" w:date="2026-10-08T16:10:00Z" w16du:dateUtc="2026-10-08T13:10:00Z"/>
        </w:rPr>
      </w:pPr>
      <w:r>
        <w:lastRenderedPageBreak/>
        <w:t>I didn’t need the money, lost interest in decorating and keeping up my standards was a constant struggle</w:t>
      </w:r>
      <w:ins w:id="11678" w:author="Copy Editor" w:date="2026-10-08T16:10:00Z" w16du:dateUtc="2026-10-08T13:10:00Z">
        <w:r w:rsidR="00160AC0">
          <w:t>.</w:t>
        </w:r>
      </w:ins>
    </w:p>
    <w:p w14:paraId="62B648BB" w14:textId="77777777" w:rsidR="00160AC0" w:rsidRDefault="007C0FF3" w:rsidP="00160AC0">
      <w:pPr>
        <w:pStyle w:val="bdialogue"/>
        <w:rPr>
          <w:ins w:id="11679" w:author="Copy Editor" w:date="2026-10-08T16:10:00Z" w16du:dateUtc="2026-10-08T13:10:00Z"/>
        </w:rPr>
      </w:pPr>
      <w:del w:id="11680" w:author="Copy Editor" w:date="2026-10-08T16:10:00Z" w16du:dateUtc="2026-10-08T13:10:00Z">
        <w:r w:rsidDel="00160AC0">
          <w:delText>, i</w:delText>
        </w:r>
      </w:del>
      <w:ins w:id="11681" w:author="Copy Editor" w:date="2026-10-08T16:10:00Z" w16du:dateUtc="2026-10-08T13:10:00Z">
        <w:r w:rsidR="00160AC0">
          <w:t>I</w:t>
        </w:r>
      </w:ins>
      <w:r>
        <w:t xml:space="preserve">t wasn’t doing me any good and something had to change.  </w:t>
      </w:r>
    </w:p>
    <w:p w14:paraId="5A7E0499" w14:textId="77777777" w:rsidR="00160AC0" w:rsidRDefault="007C0FF3" w:rsidP="00160AC0">
      <w:pPr>
        <w:pStyle w:val="bdialogue"/>
        <w:rPr>
          <w:ins w:id="11682" w:author="Copy Editor" w:date="2026-10-08T16:10:00Z" w16du:dateUtc="2026-10-08T13:10:00Z"/>
        </w:rPr>
      </w:pPr>
      <w:r>
        <w:t xml:space="preserve">One idea kept running through my mind.  </w:t>
      </w:r>
    </w:p>
    <w:p w14:paraId="090B9386" w14:textId="77777777" w:rsidR="00160AC0" w:rsidRDefault="007C0FF3" w:rsidP="00160AC0">
      <w:pPr>
        <w:pStyle w:val="bdialogue"/>
        <w:rPr>
          <w:ins w:id="11683" w:author="Copy Editor" w:date="2026-10-08T16:10:00Z" w16du:dateUtc="2026-10-08T13:10:00Z"/>
        </w:rPr>
      </w:pPr>
      <w:r>
        <w:t xml:space="preserve">Could I do it?  Should I try? Was I committed enough?  Was I up to it?  </w:t>
      </w:r>
    </w:p>
    <w:p w14:paraId="4D607C42" w14:textId="77777777" w:rsidR="00160AC0" w:rsidRDefault="007C0FF3" w:rsidP="00160AC0">
      <w:pPr>
        <w:pStyle w:val="bdialogue"/>
        <w:rPr>
          <w:ins w:id="11684" w:author="Copy Editor" w:date="2026-10-08T16:10:00Z" w16du:dateUtc="2026-10-08T13:10:00Z"/>
        </w:rPr>
      </w:pPr>
      <w:r>
        <w:t xml:space="preserve">Don’t be stupid; you’re too old, forget it.  </w:t>
      </w:r>
    </w:p>
    <w:p w14:paraId="74876861" w14:textId="77777777" w:rsidR="00160AC0" w:rsidRDefault="007C0FF3" w:rsidP="00160AC0">
      <w:pPr>
        <w:pStyle w:val="bdialogue"/>
        <w:rPr>
          <w:ins w:id="11685" w:author="Copy Editor" w:date="2026-10-08T16:10:00Z" w16du:dateUtc="2026-10-08T13:10:00Z"/>
        </w:rPr>
      </w:pPr>
      <w:r>
        <w:t xml:space="preserve">Don’t be stupid; you’re not getting any younger, go for it.  Don’t rush; think it through some more.  </w:t>
      </w:r>
    </w:p>
    <w:p w14:paraId="1C8A3E0B" w14:textId="304735E0" w:rsidR="00160AC0" w:rsidRDefault="007C0FF3" w:rsidP="00160AC0">
      <w:pPr>
        <w:pStyle w:val="bdialogue"/>
        <w:rPr>
          <w:ins w:id="11686" w:author="Copy Editor" w:date="2026-10-08T16:11:00Z" w16du:dateUtc="2026-10-08T13:11:00Z"/>
        </w:rPr>
      </w:pPr>
      <w:r>
        <w:t>I had been deliberating with myself for nearly two years</w:t>
      </w:r>
      <w:ins w:id="11687" w:author="Copy Editor" w:date="2026-10-08T16:11:00Z" w16du:dateUtc="2026-10-08T13:11:00Z">
        <w:r w:rsidR="002924DA">
          <w:t>.</w:t>
        </w:r>
      </w:ins>
      <w:del w:id="11688" w:author="Copy Editor" w:date="2026-10-08T16:11:00Z" w16du:dateUtc="2026-10-08T13:11:00Z">
        <w:r w:rsidDel="002924DA">
          <w:delText xml:space="preserve">, </w:delText>
        </w:r>
      </w:del>
    </w:p>
    <w:p w14:paraId="39B8000B" w14:textId="77777777" w:rsidR="002924DA" w:rsidRPr="002924DA" w:rsidRDefault="002924DA" w:rsidP="002924DA">
      <w:pPr>
        <w:pStyle w:val="body"/>
        <w:rPr>
          <w:ins w:id="11689" w:author="Copy Editor" w:date="2026-10-08T16:11:00Z"/>
          <w:lang w:val="en-US"/>
        </w:rPr>
      </w:pPr>
      <w:ins w:id="11690" w:author="Copy Editor" w:date="2026-10-08T16:11:00Z">
        <w:r w:rsidRPr="002924DA">
          <w:rPr>
            <w:lang w:val="en-US"/>
          </w:rPr>
          <w:t>Richard continues painting.</w:t>
        </w:r>
      </w:ins>
    </w:p>
    <w:p w14:paraId="62E66C0D" w14:textId="77777777" w:rsidR="002924DA" w:rsidRPr="002924DA" w:rsidRDefault="002924DA" w:rsidP="002924DA">
      <w:pPr>
        <w:pStyle w:val="body"/>
        <w:rPr>
          <w:ins w:id="11691" w:author="Copy Editor" w:date="2026-10-08T16:11:00Z"/>
          <w:lang w:val="en-US"/>
        </w:rPr>
      </w:pPr>
      <w:ins w:id="11692" w:author="Copy Editor" w:date="2026-10-08T16:11:00Z">
        <w:r w:rsidRPr="002924DA">
          <w:rPr>
            <w:lang w:val="en-US"/>
          </w:rPr>
          <w:t>He stops.</w:t>
        </w:r>
      </w:ins>
    </w:p>
    <w:p w14:paraId="3CCC288E" w14:textId="77777777" w:rsidR="002924DA" w:rsidRPr="002924DA" w:rsidRDefault="002924DA" w:rsidP="002924DA">
      <w:pPr>
        <w:pStyle w:val="body"/>
        <w:rPr>
          <w:ins w:id="11693" w:author="Copy Editor" w:date="2026-10-08T16:11:00Z"/>
          <w:lang w:val="en-US"/>
        </w:rPr>
      </w:pPr>
      <w:ins w:id="11694" w:author="Copy Editor" w:date="2026-10-08T16:11:00Z">
        <w:r w:rsidRPr="002924DA">
          <w:rPr>
            <w:lang w:val="en-US"/>
          </w:rPr>
          <w:t>The brush hangs in mid-air.</w:t>
        </w:r>
      </w:ins>
    </w:p>
    <w:p w14:paraId="7F3CB6C2" w14:textId="77777777" w:rsidR="002924DA" w:rsidRPr="002924DA" w:rsidRDefault="002924DA" w:rsidP="002924DA">
      <w:pPr>
        <w:pStyle w:val="body"/>
        <w:rPr>
          <w:ins w:id="11695" w:author="Copy Editor" w:date="2026-10-08T16:11:00Z"/>
          <w:lang w:val="en-US"/>
        </w:rPr>
      </w:pPr>
      <w:ins w:id="11696" w:author="Copy Editor" w:date="2026-10-08T16:11:00Z">
        <w:r w:rsidRPr="002924DA">
          <w:rPr>
            <w:lang w:val="en-US"/>
          </w:rPr>
          <w:t>Richard looks at the radiator.</w:t>
        </w:r>
      </w:ins>
    </w:p>
    <w:p w14:paraId="573C3540" w14:textId="77777777" w:rsidR="002924DA" w:rsidRPr="002924DA" w:rsidRDefault="002924DA" w:rsidP="002924DA">
      <w:pPr>
        <w:pStyle w:val="body"/>
        <w:rPr>
          <w:ins w:id="11697" w:author="Copy Editor" w:date="2026-10-08T16:11:00Z"/>
          <w:lang w:val="en-US"/>
        </w:rPr>
      </w:pPr>
      <w:ins w:id="11698" w:author="Copy Editor" w:date="2026-10-08T16:11:00Z">
        <w:r w:rsidRPr="002924DA">
          <w:rPr>
            <w:lang w:val="en-US"/>
          </w:rPr>
          <w:t>A decision has been made.</w:t>
        </w:r>
      </w:ins>
    </w:p>
    <w:p w14:paraId="7E88A429" w14:textId="1DF2D470" w:rsidR="002924DA" w:rsidRDefault="002924DA">
      <w:pPr>
        <w:pStyle w:val="bCHARACTER"/>
        <w:rPr>
          <w:ins w:id="11699" w:author="Copy Editor" w:date="2026-10-08T16:11:00Z" w16du:dateUtc="2026-10-08T13:11:00Z"/>
        </w:rPr>
        <w:pPrChange w:id="11700" w:author="Copy Editor" w:date="2026-10-08T16:11:00Z" w16du:dateUtc="2026-10-08T13:11:00Z">
          <w:pPr>
            <w:pStyle w:val="bdialogue"/>
          </w:pPr>
        </w:pPrChange>
      </w:pPr>
      <w:ins w:id="11701" w:author="Copy Editor" w:date="2026-10-08T16:11:00Z">
        <w:r w:rsidRPr="002924DA">
          <w:t>RICHARD (V.O.)</w:t>
        </w:r>
      </w:ins>
    </w:p>
    <w:p w14:paraId="5F7A6886" w14:textId="77777777" w:rsidR="006B4CAA" w:rsidRDefault="007C0FF3">
      <w:pPr>
        <w:pStyle w:val="bbodybeforebeat"/>
        <w:rPr>
          <w:ins w:id="11702" w:author="Copy Editor" w:date="2026-10-08T16:12:00Z" w16du:dateUtc="2026-10-08T13:12:00Z"/>
        </w:rPr>
        <w:pPrChange w:id="11703" w:author="Copy Editor" w:date="2026-10-08T16:12:00Z" w16du:dateUtc="2026-10-08T13:12:00Z">
          <w:pPr>
            <w:pStyle w:val="bdialogue"/>
          </w:pPr>
        </w:pPrChange>
      </w:pPr>
      <w:r>
        <w:t xml:space="preserve">I was on my </w:t>
      </w:r>
      <w:r w:rsidRPr="006B4CAA">
        <w:t>hands</w:t>
      </w:r>
      <w:r>
        <w:t xml:space="preserve"> and knees in a house in Lymington, the radiator was off the wall, I was painting the back of it.</w:t>
      </w:r>
    </w:p>
    <w:p w14:paraId="758EDC02" w14:textId="35D8EF1C" w:rsidR="002924DA" w:rsidRDefault="006B4CAA">
      <w:pPr>
        <w:pStyle w:val="baparenthisis"/>
        <w:rPr>
          <w:ins w:id="11704" w:author="Copy Editor" w:date="2026-10-08T16:11:00Z" w16du:dateUtc="2026-10-08T13:11:00Z"/>
        </w:rPr>
        <w:pPrChange w:id="11705" w:author="Copy Editor" w:date="2026-10-08T16:12:00Z" w16du:dateUtc="2026-10-08T13:12:00Z">
          <w:pPr>
            <w:pStyle w:val="bdialogue"/>
          </w:pPr>
        </w:pPrChange>
      </w:pPr>
      <w:ins w:id="11706" w:author="Copy Editor" w:date="2026-10-08T16:12:00Z" w16du:dateUtc="2026-10-08T13:12:00Z">
        <w:r>
          <w:t>(A beat.)</w:t>
        </w:r>
      </w:ins>
      <w:r w:rsidR="007C0FF3">
        <w:t xml:space="preserve">  </w:t>
      </w:r>
    </w:p>
    <w:p w14:paraId="5E4BDE76" w14:textId="7A7F0279" w:rsidR="003439BF" w:rsidRDefault="007C0FF3">
      <w:pPr>
        <w:pStyle w:val="bdialogue"/>
        <w:pPrChange w:id="11707" w:author="Copy Editor" w:date="2026-10-08T16:10:00Z" w16du:dateUtc="2026-10-08T13:10:00Z">
          <w:pPr>
            <w:pStyle w:val="body"/>
          </w:pPr>
        </w:pPrChange>
      </w:pPr>
      <w:r>
        <w:t xml:space="preserve">I forget now if it was undercoat or gloss, but </w:t>
      </w:r>
      <w:r w:rsidR="001377EF">
        <w:t>halfway</w:t>
      </w:r>
      <w:r>
        <w:t xml:space="preserve"> through that radiator I decided.</w:t>
      </w:r>
    </w:p>
    <w:p w14:paraId="5E4BDE78" w14:textId="507B36BE" w:rsidR="003439BF" w:rsidRDefault="00F00705" w:rsidP="00DB5909">
      <w:pPr>
        <w:pStyle w:val="aSCENEHEAD"/>
      </w:pPr>
      <w:r>
        <w:t>SCENE</w:t>
      </w:r>
      <w:r w:rsidR="001377EF">
        <w:t xml:space="preserve"> 26:  TELEPATHY HAS AN IMPACT.</w:t>
      </w:r>
    </w:p>
    <w:p w14:paraId="157A49AD" w14:textId="77777777" w:rsidR="009651A4" w:rsidRPr="009651A4" w:rsidRDefault="009651A4" w:rsidP="009651A4">
      <w:pPr>
        <w:pStyle w:val="aSCENEHEAD"/>
        <w:rPr>
          <w:ins w:id="11708" w:author="Copy Editor" w:date="2026-10-08T16:13:00Z"/>
          <w:color w:val="000000"/>
          <w:lang w:val="en-US"/>
        </w:rPr>
      </w:pPr>
      <w:ins w:id="11709" w:author="Copy Editor" w:date="2026-10-08T16:13:00Z">
        <w:r w:rsidRPr="009651A4">
          <w:rPr>
            <w:color w:val="000000"/>
            <w:lang w:val="en-US"/>
          </w:rPr>
          <w:t>EXT. THAMES AND SEVERN CANAL – DAY</w:t>
        </w:r>
      </w:ins>
    </w:p>
    <w:p w14:paraId="0F693D27" w14:textId="77777777" w:rsidR="009651A4" w:rsidRPr="009651A4" w:rsidRDefault="009651A4">
      <w:pPr>
        <w:pStyle w:val="body"/>
        <w:rPr>
          <w:ins w:id="11710" w:author="Copy Editor" w:date="2026-10-08T16:13:00Z"/>
          <w:lang w:val="en-US"/>
        </w:rPr>
        <w:pPrChange w:id="11711" w:author="Copy Editor" w:date="2026-10-08T16:13:00Z" w16du:dateUtc="2026-10-08T13:13:00Z">
          <w:pPr>
            <w:pStyle w:val="aSCENEHEAD"/>
          </w:pPr>
        </w:pPrChange>
      </w:pPr>
      <w:ins w:id="11712" w:author="Copy Editor" w:date="2026-10-08T16:13:00Z">
        <w:r w:rsidRPr="009651A4">
          <w:rPr>
            <w:lang w:val="en-US"/>
          </w:rPr>
          <w:lastRenderedPageBreak/>
          <w:t xml:space="preserve">Richard has attended another canal camp, this time on the Thames and </w:t>
        </w:r>
        <w:r w:rsidRPr="009651A4">
          <w:rPr>
            <w:rStyle w:val="bodyChar"/>
            <w:rPrChange w:id="11713" w:author="Copy Editor" w:date="2026-10-08T16:13:00Z" w16du:dateUtc="2026-10-08T13:13:00Z">
              <w:rPr>
                <w:b w:val="0"/>
                <w:bCs w:val="0"/>
                <w:lang w:val="en-US"/>
              </w:rPr>
            </w:rPrChange>
          </w:rPr>
          <w:t>Severn. After lunch, he lies on his back in the sun, wondering when to</w:t>
        </w:r>
        <w:r w:rsidRPr="009651A4">
          <w:rPr>
            <w:lang w:val="en-US"/>
          </w:rPr>
          <w:t xml:space="preserve"> head home.</w:t>
        </w:r>
      </w:ins>
    </w:p>
    <w:p w14:paraId="535BC9B3" w14:textId="77777777" w:rsidR="009651A4" w:rsidRPr="009651A4" w:rsidRDefault="009651A4">
      <w:pPr>
        <w:pStyle w:val="body"/>
        <w:rPr>
          <w:ins w:id="11714" w:author="Copy Editor" w:date="2026-10-08T16:13:00Z"/>
          <w:lang w:val="en-US"/>
        </w:rPr>
        <w:pPrChange w:id="11715" w:author="Copy Editor" w:date="2026-10-08T16:13:00Z" w16du:dateUtc="2026-10-08T13:13:00Z">
          <w:pPr>
            <w:pStyle w:val="aSCENEHEAD"/>
          </w:pPr>
        </w:pPrChange>
      </w:pPr>
      <w:ins w:id="11716" w:author="Copy Editor" w:date="2026-10-08T16:13:00Z">
        <w:r w:rsidRPr="009651A4">
          <w:rPr>
            <w:lang w:val="en-US"/>
          </w:rPr>
          <w:t>Suddenly, he leaps to his feet.</w:t>
        </w:r>
      </w:ins>
    </w:p>
    <w:p w14:paraId="2687925E" w14:textId="075FECD1" w:rsidR="009651A4" w:rsidRPr="009651A4" w:rsidRDefault="009651A4">
      <w:pPr>
        <w:pStyle w:val="bCHARACTER"/>
        <w:rPr>
          <w:ins w:id="11717" w:author="Copy Editor" w:date="2026-10-08T16:12:00Z" w16du:dateUtc="2026-10-08T13:12:00Z"/>
          <w:lang w:val="en-US"/>
          <w:rPrChange w:id="11718" w:author="Copy Editor" w:date="2026-10-08T16:13:00Z" w16du:dateUtc="2026-10-08T13:13:00Z">
            <w:rPr>
              <w:ins w:id="11719" w:author="Copy Editor" w:date="2026-10-08T16:12:00Z" w16du:dateUtc="2026-10-08T13:12:00Z"/>
            </w:rPr>
          </w:rPrChange>
        </w:rPr>
        <w:pPrChange w:id="11720" w:author="Copy Editor" w:date="2026-10-08T16:13:00Z" w16du:dateUtc="2026-10-08T13:13:00Z">
          <w:pPr>
            <w:pStyle w:val="body"/>
          </w:pPr>
        </w:pPrChange>
      </w:pPr>
      <w:ins w:id="11721" w:author="Copy Editor" w:date="2026-10-08T16:13:00Z">
        <w:r w:rsidRPr="009651A4">
          <w:rPr>
            <w:lang w:val="en-US"/>
          </w:rPr>
          <w:t>RICHARD (V.O.)</w:t>
        </w:r>
      </w:ins>
      <w:del w:id="11722" w:author="Copy Editor" w:date="2026-10-08T16:13:00Z" w16du:dateUtc="2026-10-08T13:13:00Z">
        <w:r w:rsidR="007C0FF3" w:rsidDel="009651A4">
          <w:delText>I had attended another canal camp, this time on the Thames and Severn, and had had lunch and was lying on the back in the sun wondering when to head home when suddenly I leapt to my feet.</w:delText>
        </w:r>
      </w:del>
      <w:r w:rsidR="007C0FF3">
        <w:t xml:space="preserve"> </w:t>
      </w:r>
    </w:p>
    <w:p w14:paraId="280626D9" w14:textId="77777777" w:rsidR="009651A4" w:rsidRDefault="007C0FF3" w:rsidP="009651A4">
      <w:pPr>
        <w:pStyle w:val="bdialogue"/>
        <w:rPr>
          <w:ins w:id="11723" w:author="Copy Editor" w:date="2026-10-08T16:13:00Z" w16du:dateUtc="2026-10-08T13:13:00Z"/>
        </w:rPr>
      </w:pPr>
      <w:del w:id="11724" w:author="Copy Editor" w:date="2026-10-08T16:12:00Z" w16du:dateUtc="2026-10-08T13:12:00Z">
        <w:r w:rsidDel="009651A4">
          <w:delText xml:space="preserve"> </w:delText>
        </w:r>
      </w:del>
      <w:r>
        <w:t xml:space="preserve">I had </w:t>
      </w:r>
      <w:r w:rsidR="001A2145">
        <w:t>an</w:t>
      </w:r>
      <w:r>
        <w:t xml:space="preserve"> </w:t>
      </w:r>
      <w:r w:rsidR="001377EF">
        <w:t>appointment</w:t>
      </w:r>
      <w:r>
        <w:t xml:space="preserve"> to keep.  </w:t>
      </w:r>
    </w:p>
    <w:p w14:paraId="3665818E" w14:textId="77777777" w:rsidR="000A1BF6" w:rsidRPr="000A1BF6" w:rsidRDefault="000A1BF6">
      <w:pPr>
        <w:pStyle w:val="body"/>
        <w:rPr>
          <w:ins w:id="11725" w:author="Copy Editor" w:date="2026-10-08T16:14:00Z"/>
          <w:lang w:val="en-US"/>
        </w:rPr>
        <w:pPrChange w:id="11726" w:author="Copy Editor" w:date="2026-10-08T16:14:00Z" w16du:dateUtc="2026-10-08T13:14:00Z">
          <w:pPr>
            <w:pStyle w:val="bdialogue"/>
          </w:pPr>
        </w:pPrChange>
      </w:pPr>
      <w:ins w:id="11727" w:author="Copy Editor" w:date="2026-10-08T16:14:00Z">
        <w:r w:rsidRPr="000A1BF6">
          <w:rPr>
            <w:lang w:val="en-US"/>
          </w:rPr>
          <w:t>He strides to his van, jumps in and sets off.</w:t>
        </w:r>
      </w:ins>
    </w:p>
    <w:p w14:paraId="6F280025" w14:textId="77777777" w:rsidR="000A1BF6" w:rsidRPr="000A1BF6" w:rsidRDefault="000A1BF6">
      <w:pPr>
        <w:pStyle w:val="bCHARACTER"/>
        <w:rPr>
          <w:ins w:id="11728" w:author="Copy Editor" w:date="2026-10-08T16:14:00Z"/>
          <w:lang w:val="en-US"/>
        </w:rPr>
        <w:pPrChange w:id="11729" w:author="Copy Editor" w:date="2026-10-08T16:14:00Z" w16du:dateUtc="2026-10-08T13:14:00Z">
          <w:pPr>
            <w:pStyle w:val="bdialogue"/>
          </w:pPr>
        </w:pPrChange>
      </w:pPr>
      <w:ins w:id="11730" w:author="Copy Editor" w:date="2026-10-08T16:14:00Z">
        <w:r w:rsidRPr="000A1BF6">
          <w:rPr>
            <w:lang w:val="en-US"/>
          </w:rPr>
          <w:t>RICHARD (V.O.)</w:t>
        </w:r>
      </w:ins>
    </w:p>
    <w:p w14:paraId="0803DC35" w14:textId="77777777" w:rsidR="000A1BF6" w:rsidRDefault="007C0FF3" w:rsidP="000A1BF6">
      <w:pPr>
        <w:pStyle w:val="bdialogue"/>
        <w:rPr>
          <w:ins w:id="11731" w:author="Copy Editor" w:date="2026-10-08T16:14:00Z" w16du:dateUtc="2026-10-08T13:14:00Z"/>
        </w:rPr>
      </w:pPr>
      <w:del w:id="11732" w:author="Copy Editor" w:date="2026-10-08T16:14:00Z" w16du:dateUtc="2026-10-08T13:14:00Z">
        <w:r w:rsidDel="000A1BF6">
          <w:delText xml:space="preserve">I strode to my van, </w:delText>
        </w:r>
        <w:r w:rsidR="001A2145" w:rsidDel="000A1BF6">
          <w:delText>jumped</w:delText>
        </w:r>
        <w:r w:rsidDel="000A1BF6">
          <w:delText xml:space="preserve"> in and set off. </w:delText>
        </w:r>
      </w:del>
      <w:del w:id="11733" w:author="Copy Editor" w:date="2026-10-08T16:13:00Z" w16du:dateUtc="2026-10-08T13:13:00Z">
        <w:r w:rsidDel="000A1BF6">
          <w:delText xml:space="preserve"> </w:delText>
        </w:r>
      </w:del>
      <w:r>
        <w:t xml:space="preserve">Normally </w:t>
      </w:r>
      <w:r w:rsidR="001A2145">
        <w:t>I’d</w:t>
      </w:r>
      <w:r>
        <w:t xml:space="preserve"> drive at 40 mph to save fuel but this time I was on a mission, 50 mph was required.</w:t>
      </w:r>
    </w:p>
    <w:p w14:paraId="4ABC1B83" w14:textId="77777777" w:rsidR="000A1BF6" w:rsidRDefault="007C0FF3" w:rsidP="000A1BF6">
      <w:pPr>
        <w:pStyle w:val="bdialogue"/>
        <w:rPr>
          <w:ins w:id="11734" w:author="Copy Editor" w:date="2026-10-08T16:14:00Z" w16du:dateUtc="2026-10-08T13:14:00Z"/>
        </w:rPr>
      </w:pPr>
      <w:del w:id="11735" w:author="Copy Editor" w:date="2026-10-08T16:14:00Z" w16du:dateUtc="2026-10-08T13:14:00Z">
        <w:r w:rsidDel="000A1BF6">
          <w:delText xml:space="preserve">  </w:delText>
        </w:r>
      </w:del>
      <w:r>
        <w:t xml:space="preserve">Every time I got to a </w:t>
      </w:r>
      <w:r w:rsidR="001A2145">
        <w:t>village,</w:t>
      </w:r>
      <w:r>
        <w:t xml:space="preserve"> I’d ask myself if I could spare the time to slow down and </w:t>
      </w:r>
      <w:r w:rsidR="001A2145">
        <w:t>open</w:t>
      </w:r>
      <w:r>
        <w:t xml:space="preserve"> the speed limit and I’d decide I could.  </w:t>
      </w:r>
    </w:p>
    <w:p w14:paraId="0BE975E5" w14:textId="77777777" w:rsidR="00C62DFA" w:rsidRPr="00C62DFA" w:rsidRDefault="00C62DFA">
      <w:pPr>
        <w:pStyle w:val="aSCENEHEAD"/>
        <w:rPr>
          <w:ins w:id="11736" w:author="Copy Editor" w:date="2026-10-08T16:15:00Z"/>
          <w:lang w:val="en-US"/>
        </w:rPr>
        <w:pPrChange w:id="11737" w:author="Copy Editor" w:date="2026-10-08T16:15:00Z" w16du:dateUtc="2026-10-08T13:15:00Z">
          <w:pPr>
            <w:pStyle w:val="bdialogue"/>
          </w:pPr>
        </w:pPrChange>
      </w:pPr>
      <w:ins w:id="11738" w:author="Copy Editor" w:date="2026-10-08T16:15:00Z">
        <w:r w:rsidRPr="00C62DFA">
          <w:rPr>
            <w:lang w:val="en-US"/>
          </w:rPr>
          <w:t>EXT. ROAD SOUTH OF TIDWORTH – DAY</w:t>
        </w:r>
      </w:ins>
    </w:p>
    <w:p w14:paraId="165C9C13" w14:textId="77777777" w:rsidR="00C62DFA" w:rsidRPr="00C62DFA" w:rsidRDefault="00C62DFA">
      <w:pPr>
        <w:pStyle w:val="body"/>
        <w:rPr>
          <w:ins w:id="11739" w:author="Copy Editor" w:date="2026-10-08T16:15:00Z"/>
          <w:lang w:val="en-US"/>
        </w:rPr>
        <w:pPrChange w:id="11740" w:author="Copy Editor" w:date="2026-10-08T16:15:00Z" w16du:dateUtc="2026-10-08T13:15:00Z">
          <w:pPr>
            <w:pStyle w:val="bdialogue"/>
          </w:pPr>
        </w:pPrChange>
      </w:pPr>
      <w:ins w:id="11741" w:author="Copy Editor" w:date="2026-10-08T16:15:00Z">
        <w:r w:rsidRPr="00C62DFA">
          <w:rPr>
            <w:lang w:val="en-US"/>
          </w:rPr>
          <w:t>Richard rounds a corner onto a long straight.</w:t>
        </w:r>
      </w:ins>
    </w:p>
    <w:p w14:paraId="79DC3C1F" w14:textId="77777777" w:rsidR="00C62DFA" w:rsidRPr="00C62DFA" w:rsidRDefault="00C62DFA">
      <w:pPr>
        <w:pStyle w:val="body"/>
        <w:rPr>
          <w:ins w:id="11742" w:author="Copy Editor" w:date="2026-10-08T16:15:00Z"/>
          <w:lang w:val="en-US"/>
        </w:rPr>
        <w:pPrChange w:id="11743" w:author="Copy Editor" w:date="2026-10-08T16:15:00Z" w16du:dateUtc="2026-10-08T13:15:00Z">
          <w:pPr>
            <w:pStyle w:val="bdialogue"/>
          </w:pPr>
        </w:pPrChange>
      </w:pPr>
      <w:ins w:id="11744" w:author="Copy Editor" w:date="2026-10-08T16:15:00Z">
        <w:r w:rsidRPr="00C62DFA">
          <w:rPr>
            <w:lang w:val="en-US"/>
          </w:rPr>
          <w:t>At the far end, a BLUE CAR stands vertically on its front bumper.</w:t>
        </w:r>
      </w:ins>
    </w:p>
    <w:p w14:paraId="10FB6C72" w14:textId="77777777" w:rsidR="00C62DFA" w:rsidRPr="00C62DFA" w:rsidRDefault="00C62DFA">
      <w:pPr>
        <w:pStyle w:val="body"/>
        <w:rPr>
          <w:ins w:id="11745" w:author="Copy Editor" w:date="2026-10-08T16:15:00Z"/>
          <w:lang w:val="en-US"/>
        </w:rPr>
        <w:pPrChange w:id="11746" w:author="Copy Editor" w:date="2026-10-08T16:15:00Z" w16du:dateUtc="2026-10-08T13:15:00Z">
          <w:pPr>
            <w:pStyle w:val="bdialogue"/>
          </w:pPr>
        </w:pPrChange>
      </w:pPr>
      <w:ins w:id="11747" w:author="Copy Editor" w:date="2026-10-08T16:15:00Z">
        <w:r w:rsidRPr="00C62DFA">
          <w:rPr>
            <w:lang w:val="en-US"/>
          </w:rPr>
          <w:t>As Richard watches, the car tumbles to the left and disappears through a hedge.</w:t>
        </w:r>
      </w:ins>
    </w:p>
    <w:p w14:paraId="187C1C92" w14:textId="77777777" w:rsidR="00C62DFA" w:rsidRPr="00C62DFA" w:rsidRDefault="00C62DFA">
      <w:pPr>
        <w:pStyle w:val="body"/>
        <w:rPr>
          <w:ins w:id="11748" w:author="Copy Editor" w:date="2026-10-08T16:15:00Z"/>
          <w:lang w:val="en-US"/>
        </w:rPr>
        <w:pPrChange w:id="11749" w:author="Copy Editor" w:date="2026-10-08T16:15:00Z" w16du:dateUtc="2026-10-08T13:15:00Z">
          <w:pPr>
            <w:pStyle w:val="bdialogue"/>
          </w:pPr>
        </w:pPrChange>
      </w:pPr>
      <w:ins w:id="11750" w:author="Copy Editor" w:date="2026-10-08T16:15:00Z">
        <w:r w:rsidRPr="00C62DFA">
          <w:rPr>
            <w:lang w:val="en-US"/>
          </w:rPr>
          <w:t>He is the only witness.</w:t>
        </w:r>
      </w:ins>
    </w:p>
    <w:p w14:paraId="6C60C7A1" w14:textId="77777777" w:rsidR="00C62DFA" w:rsidRPr="00C62DFA" w:rsidRDefault="00C62DFA">
      <w:pPr>
        <w:pStyle w:val="bCHARACTER"/>
        <w:rPr>
          <w:ins w:id="11751" w:author="Copy Editor" w:date="2026-10-08T16:15:00Z"/>
          <w:lang w:val="en-US"/>
        </w:rPr>
        <w:pPrChange w:id="11752" w:author="Copy Editor" w:date="2026-10-08T16:15:00Z" w16du:dateUtc="2026-10-08T13:15:00Z">
          <w:pPr>
            <w:pStyle w:val="bdialogue"/>
          </w:pPr>
        </w:pPrChange>
      </w:pPr>
      <w:ins w:id="11753" w:author="Copy Editor" w:date="2026-10-08T16:15:00Z">
        <w:r w:rsidRPr="00C62DFA">
          <w:rPr>
            <w:lang w:val="en-US"/>
          </w:rPr>
          <w:t>RICHARD (V.O.)</w:t>
        </w:r>
      </w:ins>
    </w:p>
    <w:p w14:paraId="19B9F6D1" w14:textId="77777777" w:rsidR="00C62DFA" w:rsidRDefault="007C0FF3" w:rsidP="00C62DFA">
      <w:pPr>
        <w:pStyle w:val="bdialogue"/>
        <w:rPr>
          <w:ins w:id="11754" w:author="Copy Editor" w:date="2026-10-08T16:15:00Z" w16du:dateUtc="2026-10-08T13:15:00Z"/>
        </w:rPr>
      </w:pPr>
      <w:del w:id="11755" w:author="Copy Editor" w:date="2026-10-08T16:15:00Z" w16du:dateUtc="2026-10-08T13:15:00Z">
        <w:r w:rsidDel="00C62DFA">
          <w:delText xml:space="preserve">Just south of Tidworth I rounded a corner onto a long straight and there in front of me at the other end of the straight, was a blue car standing vertically on </w:delText>
        </w:r>
        <w:r w:rsidR="001A2145" w:rsidDel="00C62DFA">
          <w:delText>its</w:delText>
        </w:r>
        <w:r w:rsidDel="00C62DFA">
          <w:delText xml:space="preserve"> front bumper.  As I watched it tumbled to my left in disappeared through the hedge.  I was the only witness and if </w:delText>
        </w:r>
      </w:del>
      <w:r>
        <w:t xml:space="preserve">I had not been there nobody </w:t>
      </w:r>
      <w:r w:rsidR="001A2145">
        <w:t>would</w:t>
      </w:r>
      <w:r>
        <w:t xml:space="preserve"> have seen it as they drove past.  </w:t>
      </w:r>
    </w:p>
    <w:p w14:paraId="1C2C1A3B" w14:textId="1EBC1BAD" w:rsidR="00BF19B6" w:rsidRDefault="007C0FF3" w:rsidP="00C62DFA">
      <w:pPr>
        <w:pStyle w:val="bdialogue"/>
        <w:rPr>
          <w:ins w:id="11756" w:author="Copy Editor" w:date="2026-10-08T16:15:00Z" w16du:dateUtc="2026-10-08T13:15:00Z"/>
        </w:rPr>
      </w:pPr>
      <w:r>
        <w:t xml:space="preserve">As I pulled up and put on the hand </w:t>
      </w:r>
      <w:r w:rsidR="001A2145">
        <w:t>break,</w:t>
      </w:r>
      <w:r>
        <w:t xml:space="preserve"> I said to </w:t>
      </w:r>
      <w:r w:rsidR="00C54279">
        <w:t>myself</w:t>
      </w:r>
      <w:ins w:id="11757" w:author="Copy Editor" w:date="2026-10-10T10:06:00Z" w16du:dateUtc="2026-10-10T07:06:00Z">
        <w:r w:rsidR="00113E96">
          <w:t>.</w:t>
        </w:r>
      </w:ins>
      <w:del w:id="11758" w:author="Copy Editor" w:date="2026-10-10T10:06:00Z" w16du:dateUtc="2026-10-10T07:06:00Z">
        <w:r w:rsidR="00C54279" w:rsidDel="00113E96">
          <w:delText>,</w:delText>
        </w:r>
      </w:del>
    </w:p>
    <w:p w14:paraId="0C852522" w14:textId="0E946DF3" w:rsidR="00F00705" w:rsidRDefault="00BF19B6">
      <w:pPr>
        <w:pStyle w:val="bCHARACTER"/>
        <w:pPrChange w:id="11759" w:author="Copy Editor" w:date="2026-10-08T16:15:00Z" w16du:dateUtc="2026-10-08T13:15:00Z">
          <w:pPr>
            <w:pStyle w:val="body"/>
          </w:pPr>
        </w:pPrChange>
      </w:pPr>
      <w:ins w:id="11760" w:author="Copy Editor" w:date="2026-10-08T16:15:00Z">
        <w:r w:rsidRPr="00BF19B6">
          <w:t>RICHARD</w:t>
        </w:r>
      </w:ins>
      <w:r w:rsidR="007C0FF3">
        <w:t xml:space="preserve"> </w:t>
      </w:r>
    </w:p>
    <w:p w14:paraId="2DF05E87" w14:textId="77777777" w:rsidR="00105521" w:rsidRDefault="007C0FF3" w:rsidP="004B3D80">
      <w:pPr>
        <w:pStyle w:val="bdialogue"/>
      </w:pPr>
      <w:del w:id="11761" w:author="Copy Editor" w:date="2026-10-08T16:15:00Z" w16du:dateUtc="2026-10-08T13:15:00Z">
        <w:r w:rsidDel="00BF19B6">
          <w:delText>“</w:delText>
        </w:r>
      </w:del>
      <w:r>
        <w:t xml:space="preserve">I knew something was going to </w:t>
      </w:r>
      <w:r w:rsidR="00C54279">
        <w:t>happen,</w:t>
      </w:r>
      <w:r>
        <w:t xml:space="preserve"> and this is it</w:t>
      </w:r>
      <w:del w:id="11762" w:author="Copy Editor" w:date="2026-10-08T16:15:00Z" w16du:dateUtc="2026-10-08T13:15:00Z">
        <w:r w:rsidDel="00BF19B6">
          <w:delText>”</w:delText>
        </w:r>
      </w:del>
      <w:r>
        <w:t>.</w:t>
      </w:r>
    </w:p>
    <w:p w14:paraId="046EDD7E" w14:textId="77777777" w:rsidR="00E3722D" w:rsidRPr="00E3722D" w:rsidRDefault="00E3722D" w:rsidP="00E3722D">
      <w:pPr>
        <w:pStyle w:val="body"/>
        <w:rPr>
          <w:ins w:id="11763" w:author="Copy Editor" w:date="2026-10-08T16:16:00Z"/>
          <w:lang w:val="en-US"/>
        </w:rPr>
      </w:pPr>
      <w:ins w:id="11764" w:author="Copy Editor" w:date="2026-10-08T16:16:00Z">
        <w:r w:rsidRPr="00E3722D">
          <w:rPr>
            <w:lang w:val="en-US"/>
          </w:rPr>
          <w:t>EXT. CRASH SITE – DAY</w:t>
        </w:r>
      </w:ins>
    </w:p>
    <w:p w14:paraId="2C33D1E3" w14:textId="77777777" w:rsidR="00E3722D" w:rsidRPr="00E3722D" w:rsidRDefault="00E3722D" w:rsidP="00E3722D">
      <w:pPr>
        <w:pStyle w:val="body"/>
        <w:rPr>
          <w:ins w:id="11765" w:author="Copy Editor" w:date="2026-10-08T16:16:00Z"/>
          <w:lang w:val="en-US"/>
        </w:rPr>
      </w:pPr>
      <w:ins w:id="11766" w:author="Copy Editor" w:date="2026-10-08T16:16:00Z">
        <w:r w:rsidRPr="00E3722D">
          <w:rPr>
            <w:lang w:val="en-US"/>
          </w:rPr>
          <w:t>Richard reaches the car. It is back on its wheels.</w:t>
        </w:r>
      </w:ins>
    </w:p>
    <w:p w14:paraId="5B07C442" w14:textId="77777777" w:rsidR="00E3722D" w:rsidRPr="00E3722D" w:rsidRDefault="00E3722D" w:rsidP="00E3722D">
      <w:pPr>
        <w:pStyle w:val="body"/>
        <w:rPr>
          <w:ins w:id="11767" w:author="Copy Editor" w:date="2026-10-08T16:16:00Z"/>
          <w:lang w:val="en-US"/>
        </w:rPr>
      </w:pPr>
      <w:ins w:id="11768" w:author="Copy Editor" w:date="2026-10-08T16:16:00Z">
        <w:r w:rsidRPr="00E3722D">
          <w:rPr>
            <w:lang w:val="en-US"/>
          </w:rPr>
          <w:lastRenderedPageBreak/>
          <w:t>Two young men climb out through the windows.</w:t>
        </w:r>
      </w:ins>
    </w:p>
    <w:p w14:paraId="2BA46616" w14:textId="08B82F14" w:rsidR="00BF19B6" w:rsidRPr="00E3722D" w:rsidRDefault="00E3722D">
      <w:pPr>
        <w:pStyle w:val="bCHARACTER"/>
        <w:rPr>
          <w:ins w:id="11769" w:author="Copy Editor" w:date="2026-10-08T16:16:00Z" w16du:dateUtc="2026-10-08T13:16:00Z"/>
          <w:lang w:val="en-US"/>
          <w:rPrChange w:id="11770" w:author="Copy Editor" w:date="2026-10-08T16:16:00Z" w16du:dateUtc="2026-10-08T13:16:00Z">
            <w:rPr>
              <w:ins w:id="11771" w:author="Copy Editor" w:date="2026-10-08T16:16:00Z" w16du:dateUtc="2026-10-08T13:16:00Z"/>
            </w:rPr>
          </w:rPrChange>
        </w:rPr>
        <w:pPrChange w:id="11772" w:author="Copy Editor" w:date="2026-10-08T16:16:00Z" w16du:dateUtc="2026-10-08T13:16:00Z">
          <w:pPr>
            <w:pStyle w:val="body"/>
          </w:pPr>
        </w:pPrChange>
      </w:pPr>
      <w:ins w:id="11773" w:author="Copy Editor" w:date="2026-10-08T16:16:00Z">
        <w:r w:rsidRPr="00E3722D">
          <w:rPr>
            <w:lang w:val="en-US"/>
          </w:rPr>
          <w:t>RICHARD (V.O.)</w:t>
        </w:r>
      </w:ins>
    </w:p>
    <w:p w14:paraId="1FF30270" w14:textId="77777777" w:rsidR="00E3722D" w:rsidRDefault="007C0FF3" w:rsidP="00E3722D">
      <w:pPr>
        <w:pStyle w:val="bdialogue"/>
        <w:rPr>
          <w:ins w:id="11774" w:author="Copy Editor" w:date="2026-10-08T16:16:00Z" w16du:dateUtc="2026-10-08T13:16:00Z"/>
        </w:rPr>
      </w:pPr>
      <w:del w:id="11775" w:author="Copy Editor" w:date="2026-10-08T16:16:00Z" w16du:dateUtc="2026-10-08T13:16:00Z">
        <w:r w:rsidDel="00BF19B6">
          <w:delText xml:space="preserve">When I got to the car it was on </w:delText>
        </w:r>
        <w:r w:rsidR="001A2145" w:rsidDel="00BF19B6">
          <w:delText>its</w:delText>
        </w:r>
        <w:r w:rsidDel="00BF19B6">
          <w:delText xml:space="preserve"> wheels, and the two lads in it </w:delText>
        </w:r>
        <w:r w:rsidR="001A2145" w:rsidDel="00BF19B6">
          <w:delText>were</w:delText>
        </w:r>
        <w:r w:rsidDel="00BF19B6">
          <w:delText xml:space="preserve"> climbing out the windows.  Now, i</w:delText>
        </w:r>
      </w:del>
      <w:ins w:id="11776" w:author="Copy Editor" w:date="2026-10-08T16:16:00Z" w16du:dateUtc="2026-10-08T13:16:00Z">
        <w:r w:rsidR="00BF19B6">
          <w:t>I</w:t>
        </w:r>
      </w:ins>
      <w:r>
        <w:t xml:space="preserve">n the event I my assistance </w:t>
      </w:r>
      <w:r w:rsidR="001A2145">
        <w:t>wasn’t</w:t>
      </w:r>
      <w:r>
        <w:t xml:space="preserve"> required </w:t>
      </w:r>
      <w:r w:rsidR="001A2145">
        <w:t>but</w:t>
      </w:r>
      <w:r>
        <w:t xml:space="preserve"> if the car had been </w:t>
      </w:r>
      <w:r w:rsidR="00C54279">
        <w:t>n,</w:t>
      </w:r>
      <w:r>
        <w:t xml:space="preserve"> it’s rook it’s no </w:t>
      </w:r>
      <w:r w:rsidR="001A2145">
        <w:t>exaggeration</w:t>
      </w:r>
      <w:r>
        <w:t xml:space="preserve"> too consider that they’d have needed my help to escape before they drowned.  </w:t>
      </w:r>
    </w:p>
    <w:p w14:paraId="5E4BDE7A" w14:textId="54035C26" w:rsidR="003439BF" w:rsidRDefault="007C0FF3">
      <w:pPr>
        <w:pStyle w:val="bdialogue"/>
        <w:pPrChange w:id="11777" w:author="Copy Editor" w:date="2026-10-08T16:16:00Z" w16du:dateUtc="2026-10-08T13:16:00Z">
          <w:pPr>
            <w:pStyle w:val="body"/>
          </w:pPr>
        </w:pPrChange>
      </w:pPr>
      <w:r>
        <w:t xml:space="preserve">Alls well that ends well, except their car mush had been a write off!  I drove home </w:t>
      </w:r>
      <w:r w:rsidR="001A2145">
        <w:t>steadily</w:t>
      </w:r>
      <w:r>
        <w:t xml:space="preserve"> after that.</w:t>
      </w:r>
    </w:p>
    <w:p w14:paraId="5E4BDE7C" w14:textId="6DD14344" w:rsidR="003439BF" w:rsidRDefault="00105521" w:rsidP="00DB5909">
      <w:pPr>
        <w:pStyle w:val="aSCENEHEAD"/>
      </w:pPr>
      <w:r>
        <w:t xml:space="preserve">SCENE </w:t>
      </w:r>
      <w:r w:rsidR="001A2145">
        <w:t>27:  MY TAXES PROVE A SOUND INVESTMENT.  1994 – 1999</w:t>
      </w:r>
    </w:p>
    <w:p w14:paraId="58FA41DC" w14:textId="77777777" w:rsidR="00E3722D" w:rsidRPr="00E3722D" w:rsidRDefault="00E3722D">
      <w:pPr>
        <w:pStyle w:val="aSCENEHEAD"/>
        <w:rPr>
          <w:ins w:id="11778" w:author="Copy Editor" w:date="2026-10-08T16:16:00Z"/>
          <w:lang w:val="en-US"/>
        </w:rPr>
        <w:pPrChange w:id="11779" w:author="Copy Editor" w:date="2026-10-08T16:17:00Z" w16du:dateUtc="2026-10-08T13:17:00Z">
          <w:pPr>
            <w:pStyle w:val="body"/>
          </w:pPr>
        </w:pPrChange>
      </w:pPr>
      <w:ins w:id="11780" w:author="Copy Editor" w:date="2026-10-08T16:16:00Z">
        <w:r w:rsidRPr="00E3722D">
          <w:rPr>
            <w:lang w:val="en-US"/>
          </w:rPr>
          <w:t>INT. RICHARD’S HOME – DAY</w:t>
        </w:r>
      </w:ins>
    </w:p>
    <w:p w14:paraId="13BD8086" w14:textId="77777777" w:rsidR="00E3722D" w:rsidRPr="00E3722D" w:rsidRDefault="00E3722D" w:rsidP="00E3722D">
      <w:pPr>
        <w:pStyle w:val="body"/>
        <w:rPr>
          <w:ins w:id="11781" w:author="Copy Editor" w:date="2026-10-08T16:16:00Z"/>
          <w:lang w:val="en-US"/>
        </w:rPr>
      </w:pPr>
      <w:ins w:id="11782" w:author="Copy Editor" w:date="2026-10-08T16:16:00Z">
        <w:r w:rsidRPr="00E3722D">
          <w:rPr>
            <w:lang w:val="en-US"/>
          </w:rPr>
          <w:t>Richard picks up the telephone.</w:t>
        </w:r>
      </w:ins>
    </w:p>
    <w:p w14:paraId="67F841DC" w14:textId="77777777" w:rsidR="00E3722D" w:rsidRPr="00E3722D" w:rsidRDefault="00E3722D">
      <w:pPr>
        <w:pStyle w:val="bCHARACTER"/>
        <w:rPr>
          <w:ins w:id="11783" w:author="Copy Editor" w:date="2026-10-08T16:16:00Z"/>
          <w:lang w:val="en-US"/>
        </w:rPr>
        <w:pPrChange w:id="11784" w:author="Copy Editor" w:date="2026-10-08T16:16:00Z" w16du:dateUtc="2026-10-08T13:16:00Z">
          <w:pPr>
            <w:pStyle w:val="body"/>
          </w:pPr>
        </w:pPrChange>
      </w:pPr>
      <w:ins w:id="11785" w:author="Copy Editor" w:date="2026-10-08T16:16:00Z">
        <w:r w:rsidRPr="00E3722D">
          <w:rPr>
            <w:lang w:val="en-US"/>
          </w:rPr>
          <w:t>RICHARD</w:t>
        </w:r>
      </w:ins>
    </w:p>
    <w:p w14:paraId="195EA39E" w14:textId="4A759FC8" w:rsidR="001A2145" w:rsidDel="00E3722D" w:rsidRDefault="007C0FF3" w:rsidP="00B33299">
      <w:pPr>
        <w:pStyle w:val="body"/>
        <w:rPr>
          <w:del w:id="11786" w:author="Copy Editor" w:date="2026-10-08T16:17:00Z" w16du:dateUtc="2026-10-08T13:17:00Z"/>
        </w:rPr>
      </w:pPr>
      <w:del w:id="11787" w:author="Copy Editor" w:date="2026-10-08T16:17:00Z" w16du:dateUtc="2026-10-08T13:17:00Z">
        <w:r w:rsidDel="00E3722D">
          <w:delText xml:space="preserve">I phone Southampton University, </w:delText>
        </w:r>
      </w:del>
    </w:p>
    <w:p w14:paraId="2261ECE8" w14:textId="77777777" w:rsidR="001A2145" w:rsidRDefault="007C0FF3" w:rsidP="004B3D80">
      <w:pPr>
        <w:pStyle w:val="bdialogue"/>
        <w:rPr>
          <w:ins w:id="11788" w:author="Copy Editor" w:date="2026-10-08T16:17:00Z" w16du:dateUtc="2026-10-08T13:17:00Z"/>
        </w:rPr>
      </w:pPr>
      <w:del w:id="11789" w:author="Copy Editor" w:date="2026-10-08T16:17:00Z" w16du:dateUtc="2026-10-08T13:17:00Z">
        <w:r w:rsidDel="00E3722D">
          <w:delText>“</w:delText>
        </w:r>
      </w:del>
      <w:r>
        <w:t>Can you put me through to the Civil Engineering Admissions Tutor Please</w:t>
      </w:r>
      <w:del w:id="11790" w:author="Copy Editor" w:date="2026-10-08T16:17:00Z" w16du:dateUtc="2026-10-08T13:17:00Z">
        <w:r w:rsidDel="00E3722D">
          <w:delText>”</w:delText>
        </w:r>
      </w:del>
      <w:r>
        <w:t xml:space="preserve">. </w:t>
      </w:r>
    </w:p>
    <w:p w14:paraId="524209AE" w14:textId="0EEDCD62" w:rsidR="00E61572" w:rsidRDefault="00E61572">
      <w:pPr>
        <w:pStyle w:val="bCHARACTER"/>
        <w:pPrChange w:id="11791" w:author="Copy Editor" w:date="2026-10-08T16:17:00Z" w16du:dateUtc="2026-10-08T13:17:00Z">
          <w:pPr>
            <w:pStyle w:val="bdialogue"/>
          </w:pPr>
        </w:pPrChange>
      </w:pPr>
      <w:ins w:id="11792" w:author="Copy Editor" w:date="2026-10-08T16:17:00Z">
        <w:r w:rsidRPr="00E61572">
          <w:t>RICHARD (V.O.)</w:t>
        </w:r>
      </w:ins>
    </w:p>
    <w:p w14:paraId="31CFFFEE" w14:textId="4494FAAF" w:rsidR="001A2145" w:rsidRDefault="007C0FF3" w:rsidP="00E61572">
      <w:pPr>
        <w:pStyle w:val="bdialogue"/>
        <w:rPr>
          <w:ins w:id="11793" w:author="Copy Editor" w:date="2026-10-08T16:17:00Z" w16du:dateUtc="2026-10-08T13:17:00Z"/>
        </w:rPr>
      </w:pPr>
      <w:r>
        <w:t xml:space="preserve">He cautiously makes me welcome.  </w:t>
      </w:r>
    </w:p>
    <w:p w14:paraId="63C77999" w14:textId="6B43B4A6" w:rsidR="00E61572" w:rsidRDefault="00E61572">
      <w:pPr>
        <w:pStyle w:val="bCHARACTER"/>
        <w:pPrChange w:id="11794" w:author="Copy Editor" w:date="2026-10-08T16:17:00Z" w16du:dateUtc="2026-10-08T13:17:00Z">
          <w:pPr>
            <w:pStyle w:val="body"/>
          </w:pPr>
        </w:pPrChange>
      </w:pPr>
      <w:ins w:id="11795" w:author="Copy Editor" w:date="2026-10-08T16:17:00Z">
        <w:r w:rsidRPr="00E61572">
          <w:t>ADMISSIONS TUTOR</w:t>
        </w:r>
      </w:ins>
    </w:p>
    <w:p w14:paraId="345E8336" w14:textId="0256D523" w:rsidR="001A2145" w:rsidRDefault="007C0FF3" w:rsidP="004B3D80">
      <w:pPr>
        <w:pStyle w:val="bdialogue"/>
      </w:pPr>
      <w:del w:id="11796" w:author="Copy Editor" w:date="2026-10-08T16:17:00Z" w16du:dateUtc="2026-10-08T13:17:00Z">
        <w:r w:rsidDel="00E61572">
          <w:delText>“</w:delText>
        </w:r>
      </w:del>
      <w:r>
        <w:t xml:space="preserve">I could ask you lots of </w:t>
      </w:r>
      <w:r w:rsidR="001A2145">
        <w:t>questions,</w:t>
      </w:r>
      <w:r>
        <w:t xml:space="preserve"> but they are all in the UCAS form, I suggest you fill one out and we’ll take it from there</w:t>
      </w:r>
      <w:del w:id="11797" w:author="Copy Editor" w:date="2026-10-08T16:17:00Z" w16du:dateUtc="2026-10-08T13:17:00Z">
        <w:r w:rsidDel="00E61572">
          <w:delText>”</w:delText>
        </w:r>
      </w:del>
      <w:r>
        <w:t>.</w:t>
      </w:r>
    </w:p>
    <w:p w14:paraId="5E4BDE7E" w14:textId="3DCE74AA" w:rsidR="003439BF" w:rsidRDefault="007C0FF3">
      <w:pPr>
        <w:pStyle w:val="bdialogue"/>
        <w:pPrChange w:id="11798" w:author="Copy Editor" w:date="2026-10-08T16:18:00Z" w16du:dateUtc="2026-10-08T13:18:00Z">
          <w:pPr>
            <w:pStyle w:val="body"/>
          </w:pPr>
        </w:pPrChange>
      </w:pPr>
      <w:r>
        <w:t>I send away for the form and while waiting for it to arrive I start to get ready for the canal camp I’ll be leading over Christmas.</w:t>
      </w:r>
    </w:p>
    <w:p w14:paraId="5E4BDE80" w14:textId="7BCE0369" w:rsidR="003439BF" w:rsidRDefault="007C0FF3">
      <w:pPr>
        <w:pStyle w:val="bdialogue"/>
        <w:pPrChange w:id="11799" w:author="Copy Editor" w:date="2026-10-08T16:18:00Z" w16du:dateUtc="2026-10-08T13:18:00Z">
          <w:pPr>
            <w:pStyle w:val="body"/>
          </w:pPr>
        </w:pPrChange>
      </w:pPr>
      <w:r>
        <w:t xml:space="preserve">Deciding to place an advert in the local paper for extra volunteers; ‘the </w:t>
      </w:r>
      <w:r w:rsidR="001A2145">
        <w:t>great, unharnessed</w:t>
      </w:r>
      <w:r>
        <w:t xml:space="preserve"> forces of nature’ prepare a </w:t>
      </w:r>
      <w:r w:rsidR="001A2145">
        <w:t>masterstroke</w:t>
      </w:r>
      <w:r>
        <w:t>.</w:t>
      </w:r>
    </w:p>
    <w:p w14:paraId="7EF330EA" w14:textId="77777777" w:rsidR="009225F7" w:rsidRPr="009225F7" w:rsidRDefault="009225F7">
      <w:pPr>
        <w:pStyle w:val="aSCENEHEAD"/>
        <w:rPr>
          <w:ins w:id="11800" w:author="Copy Editor" w:date="2026-10-08T16:18:00Z"/>
          <w:lang w:val="en-US"/>
        </w:rPr>
        <w:pPrChange w:id="11801" w:author="Copy Editor" w:date="2026-10-08T16:18:00Z" w16du:dateUtc="2026-10-08T13:18:00Z">
          <w:pPr>
            <w:pStyle w:val="bdialogue"/>
          </w:pPr>
        </w:pPrChange>
      </w:pPr>
      <w:ins w:id="11802" w:author="Copy Editor" w:date="2026-10-08T16:18:00Z">
        <w:r w:rsidRPr="009225F7">
          <w:rPr>
            <w:lang w:val="en-US"/>
          </w:rPr>
          <w:t>EXT. LOCAL JOB CENTRE – DAY</w:t>
        </w:r>
      </w:ins>
    </w:p>
    <w:p w14:paraId="52A882DC" w14:textId="77777777" w:rsidR="009225F7" w:rsidRPr="009225F7" w:rsidRDefault="009225F7">
      <w:pPr>
        <w:pStyle w:val="body"/>
        <w:rPr>
          <w:ins w:id="11803" w:author="Copy Editor" w:date="2026-10-08T16:18:00Z"/>
          <w:lang w:val="en-US"/>
        </w:rPr>
        <w:pPrChange w:id="11804" w:author="Copy Editor" w:date="2026-10-08T16:18:00Z" w16du:dateUtc="2026-10-08T13:18:00Z">
          <w:pPr>
            <w:pStyle w:val="bdialogue"/>
          </w:pPr>
        </w:pPrChange>
      </w:pPr>
      <w:ins w:id="11805" w:author="Copy Editor" w:date="2026-10-08T16:18:00Z">
        <w:r w:rsidRPr="009225F7">
          <w:rPr>
            <w:lang w:val="en-US"/>
          </w:rPr>
          <w:lastRenderedPageBreak/>
          <w:t>Richard walks into the local job centre to ask for directions to the newspaper offices. He suddenly bumps into his SISTER, CAROL.</w:t>
        </w:r>
      </w:ins>
    </w:p>
    <w:p w14:paraId="0990E746" w14:textId="1879AEFD" w:rsidR="00A52535" w:rsidRDefault="009225F7">
      <w:pPr>
        <w:pStyle w:val="bCHARACTER"/>
        <w:rPr>
          <w:ins w:id="11806" w:author="Copy Editor" w:date="2026-10-08T16:18:00Z" w16du:dateUtc="2026-10-08T13:18:00Z"/>
        </w:rPr>
        <w:pPrChange w:id="11807" w:author="Copy Editor" w:date="2026-10-08T16:19:00Z" w16du:dateUtc="2026-10-08T13:19:00Z">
          <w:pPr>
            <w:pStyle w:val="body"/>
          </w:pPr>
        </w:pPrChange>
      </w:pPr>
      <w:ins w:id="11808" w:author="Copy Editor" w:date="2026-10-08T16:19:00Z" w16du:dateUtc="2026-10-08T13:19:00Z">
        <w:r>
          <w:t>RIC</w:t>
        </w:r>
      </w:ins>
      <w:del w:id="11809" w:author="Copy Editor" w:date="2026-10-08T16:18:00Z" w16du:dateUtc="2026-10-08T13:18:00Z">
        <w:r w:rsidR="007C0FF3" w:rsidDel="009225F7">
          <w:delText>I walk into the local job centre to ask for directions to the newspaper offices and bump into my sister.</w:delText>
        </w:r>
      </w:del>
      <w:ins w:id="11810" w:author="Copy Editor" w:date="2026-10-08T16:19:00Z">
        <w:r w:rsidRPr="009225F7">
          <w:t>HARD (V.O.)</w:t>
        </w:r>
      </w:ins>
      <w:r w:rsidR="007C0FF3">
        <w:t xml:space="preserve"> </w:t>
      </w:r>
    </w:p>
    <w:p w14:paraId="10AFDE7D" w14:textId="77777777" w:rsidR="009225F7" w:rsidRDefault="007C0FF3" w:rsidP="009B7095">
      <w:pPr>
        <w:pStyle w:val="bdialogue"/>
        <w:rPr>
          <w:ins w:id="11811" w:author="Copy Editor" w:date="2026-10-08T16:19:00Z" w16du:dateUtc="2026-10-08T13:19:00Z"/>
        </w:rPr>
      </w:pPr>
      <w:del w:id="11812" w:author="Copy Editor" w:date="2026-10-08T16:18:00Z" w16du:dateUtc="2026-10-08T13:18:00Z">
        <w:r w:rsidDel="00A52535">
          <w:delText xml:space="preserve"> </w:delText>
        </w:r>
      </w:del>
      <w:r>
        <w:t xml:space="preserve">I knew there was trouble in her marriage because Mum had gone charging up to Lancashire to look after the kids, but I thought sister had gone to Fife to be with her boyfriend.  </w:t>
      </w:r>
    </w:p>
    <w:p w14:paraId="69BEB008" w14:textId="77777777" w:rsidR="009B7095" w:rsidRPr="009B7095" w:rsidRDefault="009B7095">
      <w:pPr>
        <w:pStyle w:val="body"/>
        <w:rPr>
          <w:ins w:id="11813" w:author="Copy Editor" w:date="2026-10-08T16:20:00Z"/>
          <w:lang w:val="en-US"/>
        </w:rPr>
        <w:pPrChange w:id="11814" w:author="Copy Editor" w:date="2026-10-08T16:20:00Z" w16du:dateUtc="2026-10-08T13:20:00Z">
          <w:pPr>
            <w:pStyle w:val="bdialogue"/>
          </w:pPr>
        </w:pPrChange>
      </w:pPr>
      <w:ins w:id="11815" w:author="Copy Editor" w:date="2026-10-08T16:20:00Z">
        <w:r w:rsidRPr="009B7095">
          <w:rPr>
            <w:lang w:val="en-US"/>
          </w:rPr>
          <w:t>Richard realises Carol is staying at their mother’s house.</w:t>
        </w:r>
      </w:ins>
    </w:p>
    <w:p w14:paraId="5374085C" w14:textId="77777777" w:rsidR="009B7095" w:rsidRPr="009B7095" w:rsidRDefault="009B7095">
      <w:pPr>
        <w:pStyle w:val="aSCENEHEAD"/>
        <w:rPr>
          <w:ins w:id="11816" w:author="Copy Editor" w:date="2026-10-08T16:20:00Z"/>
          <w:lang w:val="en-US"/>
        </w:rPr>
        <w:pPrChange w:id="11817" w:author="Copy Editor" w:date="2026-10-08T16:20:00Z" w16du:dateUtc="2026-10-08T13:20:00Z">
          <w:pPr>
            <w:pStyle w:val="bdialogue"/>
          </w:pPr>
        </w:pPrChange>
      </w:pPr>
      <w:ins w:id="11818" w:author="Copy Editor" w:date="2026-10-08T16:20:00Z">
        <w:r w:rsidRPr="009B7095">
          <w:rPr>
            <w:lang w:val="en-US"/>
          </w:rPr>
          <w:t>EXT. MOTHER’S HOUSE – DAY</w:t>
        </w:r>
      </w:ins>
    </w:p>
    <w:p w14:paraId="25718904" w14:textId="77777777" w:rsidR="009B7095" w:rsidRPr="009B7095" w:rsidRDefault="009B7095">
      <w:pPr>
        <w:pStyle w:val="body"/>
        <w:rPr>
          <w:ins w:id="11819" w:author="Copy Editor" w:date="2026-10-08T16:20:00Z"/>
          <w:lang w:val="en-US"/>
        </w:rPr>
        <w:pPrChange w:id="11820" w:author="Copy Editor" w:date="2026-10-08T16:20:00Z" w16du:dateUtc="2026-10-08T13:20:00Z">
          <w:pPr>
            <w:pStyle w:val="bdialogue"/>
          </w:pPr>
        </w:pPrChange>
      </w:pPr>
      <w:ins w:id="11821" w:author="Copy Editor" w:date="2026-10-08T16:20:00Z">
        <w:r w:rsidRPr="009B7095">
          <w:rPr>
            <w:lang w:val="en-US"/>
          </w:rPr>
          <w:t>Richard drives around to find out what is going on.</w:t>
        </w:r>
      </w:ins>
    </w:p>
    <w:p w14:paraId="44ACDFB2" w14:textId="6BED1CF0" w:rsidR="009225F7" w:rsidRPr="009B7095" w:rsidRDefault="009B7095">
      <w:pPr>
        <w:pStyle w:val="bCHARACTER"/>
        <w:rPr>
          <w:ins w:id="11822" w:author="Copy Editor" w:date="2026-10-08T16:19:00Z" w16du:dateUtc="2026-10-08T13:19:00Z"/>
          <w:lang w:val="en-US"/>
          <w:rPrChange w:id="11823" w:author="Copy Editor" w:date="2026-10-08T16:20:00Z" w16du:dateUtc="2026-10-08T13:20:00Z">
            <w:rPr>
              <w:ins w:id="11824" w:author="Copy Editor" w:date="2026-10-08T16:19:00Z" w16du:dateUtc="2026-10-08T13:19:00Z"/>
            </w:rPr>
          </w:rPrChange>
        </w:rPr>
        <w:pPrChange w:id="11825" w:author="Copy Editor" w:date="2026-10-08T16:20:00Z" w16du:dateUtc="2026-10-08T13:20:00Z">
          <w:pPr>
            <w:pStyle w:val="bdialogue"/>
          </w:pPr>
        </w:pPrChange>
      </w:pPr>
      <w:ins w:id="11826" w:author="Copy Editor" w:date="2026-10-08T16:20:00Z">
        <w:r w:rsidRPr="009B7095">
          <w:rPr>
            <w:lang w:val="en-US"/>
          </w:rPr>
          <w:t>RICHARD (V.O.)</w:t>
        </w:r>
      </w:ins>
      <w:del w:id="11827" w:author="Copy Editor" w:date="2026-10-08T16:19:00Z" w16du:dateUtc="2026-10-08T13:19:00Z">
        <w:r w:rsidR="007C0FF3" w:rsidDel="009225F7">
          <w:delText xml:space="preserve">Surmising she is staying in Mum’s house, I drive round to find out what’s going on, </w:delText>
        </w:r>
      </w:del>
    </w:p>
    <w:p w14:paraId="04756F57" w14:textId="77777777" w:rsidR="00D803A0" w:rsidRDefault="009225F7" w:rsidP="009225F7">
      <w:pPr>
        <w:pStyle w:val="bdialogue"/>
        <w:rPr>
          <w:ins w:id="11828" w:author="Copy Editor" w:date="2026-10-08T16:20:00Z" w16du:dateUtc="2026-10-08T13:20:00Z"/>
        </w:rPr>
      </w:pPr>
      <w:ins w:id="11829" w:author="Copy Editor" w:date="2026-10-08T16:19:00Z" w16du:dateUtc="2026-10-08T13:19:00Z">
        <w:r>
          <w:t xml:space="preserve">I </w:t>
        </w:r>
      </w:ins>
      <w:r w:rsidR="007C0FF3">
        <w:t>d</w:t>
      </w:r>
      <w:ins w:id="11830" w:author="Copy Editor" w:date="2026-10-08T16:20:00Z" w16du:dateUtc="2026-10-08T13:20:00Z">
        <w:r w:rsidR="009B7095">
          <w:t>idn’</w:t>
        </w:r>
      </w:ins>
      <w:del w:id="11831" w:author="Copy Editor" w:date="2026-10-08T16:20:00Z" w16du:dateUtc="2026-10-08T13:20:00Z">
        <w:r w:rsidR="007C0FF3" w:rsidDel="009B7095">
          <w:delText>on’</w:delText>
        </w:r>
      </w:del>
      <w:r w:rsidR="007C0FF3">
        <w:t xml:space="preserve">t really want to get involved but can’t just walk away.  We sit down to a cup of tea and a chat when the phone rings.  </w:t>
      </w:r>
    </w:p>
    <w:p w14:paraId="7B1FC799" w14:textId="77777777" w:rsidR="00D803A0" w:rsidRDefault="007C0FF3" w:rsidP="009225F7">
      <w:pPr>
        <w:pStyle w:val="bdialogue"/>
        <w:rPr>
          <w:ins w:id="11832" w:author="Copy Editor" w:date="2026-10-08T16:20:00Z" w16du:dateUtc="2026-10-08T13:20:00Z"/>
        </w:rPr>
      </w:pPr>
      <w:r>
        <w:t xml:space="preserve">It’s Mum in “Mrs Fierce” mode.  She accuses my sister of cohabiting in her house with her boyfriend; she was not, also accuses her of using her house as cheap digs and reduces poor Carol to tears.  </w:t>
      </w:r>
    </w:p>
    <w:p w14:paraId="10421DEA" w14:textId="77777777" w:rsidR="00D803A0" w:rsidRDefault="007C0FF3" w:rsidP="009225F7">
      <w:pPr>
        <w:pStyle w:val="bdialogue"/>
        <w:rPr>
          <w:ins w:id="11833" w:author="Copy Editor" w:date="2026-10-08T16:20:00Z" w16du:dateUtc="2026-10-08T13:20:00Z"/>
        </w:rPr>
      </w:pPr>
      <w:r>
        <w:t xml:space="preserve">She decided she cannot stay there any longer and determines to spend the night in the back of her car in the New Forest.  </w:t>
      </w:r>
    </w:p>
    <w:p w14:paraId="5E4BDE82" w14:textId="22D2E905" w:rsidR="003439BF" w:rsidRDefault="007C0FF3">
      <w:pPr>
        <w:pStyle w:val="bdialogue"/>
        <w:pPrChange w:id="11834" w:author="Copy Editor" w:date="2026-10-08T16:19:00Z" w16du:dateUtc="2026-10-08T13:19:00Z">
          <w:pPr>
            <w:pStyle w:val="body"/>
          </w:pPr>
        </w:pPrChange>
      </w:pPr>
      <w:r>
        <w:t xml:space="preserve">I give her a key to my house, directions to find it, then go home to make up the spare bed.  </w:t>
      </w:r>
    </w:p>
    <w:p w14:paraId="32964FF1" w14:textId="77777777" w:rsidR="00871E14" w:rsidRPr="00871E14" w:rsidRDefault="00871E14">
      <w:pPr>
        <w:pStyle w:val="aSCENEHEAD"/>
        <w:rPr>
          <w:ins w:id="11835" w:author="Copy Editor" w:date="2026-10-08T16:21:00Z"/>
          <w:lang w:val="en-US"/>
        </w:rPr>
        <w:pPrChange w:id="11836" w:author="Copy Editor" w:date="2026-10-08T16:21:00Z" w16du:dateUtc="2026-10-08T13:21:00Z">
          <w:pPr>
            <w:pStyle w:val="body"/>
          </w:pPr>
        </w:pPrChange>
      </w:pPr>
      <w:ins w:id="11837" w:author="Copy Editor" w:date="2026-10-08T16:21:00Z">
        <w:r w:rsidRPr="00871E14">
          <w:rPr>
            <w:lang w:val="en-US"/>
          </w:rPr>
          <w:t>INT. RICHARD’S HOUSE – NIGHT</w:t>
        </w:r>
      </w:ins>
    </w:p>
    <w:p w14:paraId="4B85ABAA" w14:textId="77777777" w:rsidR="00871E14" w:rsidRPr="00871E14" w:rsidRDefault="00871E14" w:rsidP="00871E14">
      <w:pPr>
        <w:pStyle w:val="body"/>
        <w:rPr>
          <w:ins w:id="11838" w:author="Copy Editor" w:date="2026-10-08T16:21:00Z"/>
          <w:lang w:val="en-US"/>
        </w:rPr>
      </w:pPr>
      <w:ins w:id="11839" w:author="Copy Editor" w:date="2026-10-08T16:21:00Z">
        <w:r w:rsidRPr="00871E14">
          <w:rPr>
            <w:lang w:val="en-US"/>
          </w:rPr>
          <w:t>Richard makes up the spare bed.</w:t>
        </w:r>
      </w:ins>
    </w:p>
    <w:p w14:paraId="62176DCD" w14:textId="77777777" w:rsidR="00871E14" w:rsidRPr="00871E14" w:rsidRDefault="00871E14">
      <w:pPr>
        <w:pStyle w:val="bCHARACTER"/>
        <w:rPr>
          <w:ins w:id="11840" w:author="Copy Editor" w:date="2026-10-08T16:21:00Z"/>
          <w:lang w:val="en-US"/>
        </w:rPr>
        <w:pPrChange w:id="11841" w:author="Copy Editor" w:date="2026-10-08T16:21:00Z" w16du:dateUtc="2026-10-08T13:21:00Z">
          <w:pPr>
            <w:pStyle w:val="body"/>
          </w:pPr>
        </w:pPrChange>
      </w:pPr>
      <w:ins w:id="11842" w:author="Copy Editor" w:date="2026-10-08T16:21:00Z">
        <w:r w:rsidRPr="00871E14">
          <w:rPr>
            <w:lang w:val="en-US"/>
          </w:rPr>
          <w:t>RICHARD (V.O.)</w:t>
        </w:r>
      </w:ins>
    </w:p>
    <w:p w14:paraId="32F80951" w14:textId="77777777" w:rsidR="00871E14" w:rsidRDefault="00871E14" w:rsidP="00B33299">
      <w:pPr>
        <w:pStyle w:val="body"/>
        <w:rPr>
          <w:ins w:id="11843" w:author="Copy Editor" w:date="2026-10-08T16:21:00Z" w16du:dateUtc="2026-10-08T13:21:00Z"/>
        </w:rPr>
      </w:pPr>
    </w:p>
    <w:p w14:paraId="5E4BDE84" w14:textId="18453B13" w:rsidR="003439BF" w:rsidRDefault="007C0FF3">
      <w:pPr>
        <w:pStyle w:val="bdialogue"/>
        <w:pPrChange w:id="11844" w:author="Copy Editor" w:date="2026-10-08T16:21:00Z" w16du:dateUtc="2026-10-08T13:21:00Z">
          <w:pPr>
            <w:pStyle w:val="body"/>
          </w:pPr>
        </w:pPrChange>
      </w:pPr>
      <w:r>
        <w:t xml:space="preserve">And the skeleton stirred in his </w:t>
      </w:r>
      <w:r w:rsidR="001A2145">
        <w:t>cupboard and</w:t>
      </w:r>
      <w:r>
        <w:t xml:space="preserve"> rattled his bones.</w:t>
      </w:r>
    </w:p>
    <w:p w14:paraId="587B45CF" w14:textId="77777777" w:rsidR="00871E14" w:rsidRPr="00871E14" w:rsidRDefault="00871E14">
      <w:pPr>
        <w:pStyle w:val="aSCENEHEAD"/>
        <w:rPr>
          <w:ins w:id="11845" w:author="Copy Editor" w:date="2026-10-08T16:21:00Z"/>
          <w:lang w:val="en-US"/>
        </w:rPr>
        <w:pPrChange w:id="11846" w:author="Copy Editor" w:date="2026-10-08T16:21:00Z" w16du:dateUtc="2026-10-08T13:21:00Z">
          <w:pPr>
            <w:pStyle w:val="bdialogue"/>
          </w:pPr>
        </w:pPrChange>
      </w:pPr>
      <w:ins w:id="11847" w:author="Copy Editor" w:date="2026-10-08T16:21:00Z">
        <w:r w:rsidRPr="00871E14">
          <w:rPr>
            <w:lang w:val="en-US"/>
          </w:rPr>
          <w:t>MONTAGE – CAROL STAYS WITH RICHARD</w:t>
        </w:r>
      </w:ins>
    </w:p>
    <w:p w14:paraId="0C31ECBF" w14:textId="77777777" w:rsidR="00871E14" w:rsidRPr="00871E14" w:rsidRDefault="00871E14">
      <w:pPr>
        <w:pStyle w:val="body"/>
        <w:rPr>
          <w:ins w:id="11848" w:author="Copy Editor" w:date="2026-10-08T16:21:00Z"/>
          <w:lang w:val="en-US"/>
        </w:rPr>
        <w:pPrChange w:id="11849" w:author="Copy Editor" w:date="2026-10-08T16:21:00Z" w16du:dateUtc="2026-10-08T13:21:00Z">
          <w:pPr>
            <w:pStyle w:val="bdialogue"/>
          </w:pPr>
        </w:pPrChange>
      </w:pPr>
      <w:ins w:id="11850" w:author="Copy Editor" w:date="2026-10-08T16:21:00Z">
        <w:r w:rsidRPr="00871E14">
          <w:rPr>
            <w:lang w:val="en-US"/>
          </w:rPr>
          <w:t>— Carol settles into a routine.</w:t>
        </w:r>
      </w:ins>
    </w:p>
    <w:p w14:paraId="725406FE" w14:textId="77777777" w:rsidR="00871E14" w:rsidRPr="00871E14" w:rsidRDefault="00871E14">
      <w:pPr>
        <w:pStyle w:val="body"/>
        <w:rPr>
          <w:ins w:id="11851" w:author="Copy Editor" w:date="2026-10-08T16:21:00Z"/>
          <w:lang w:val="en-US"/>
        </w:rPr>
        <w:pPrChange w:id="11852" w:author="Copy Editor" w:date="2026-10-08T16:21:00Z" w16du:dateUtc="2026-10-08T13:21:00Z">
          <w:pPr>
            <w:pStyle w:val="bdialogue"/>
          </w:pPr>
        </w:pPrChange>
      </w:pPr>
      <w:ins w:id="11853" w:author="Copy Editor" w:date="2026-10-08T16:21:00Z">
        <w:r w:rsidRPr="00871E14">
          <w:rPr>
            <w:lang w:val="en-US"/>
          </w:rPr>
          <w:t>— Richard’s NEIGHBOUR watches with increasing curiosity.</w:t>
        </w:r>
      </w:ins>
    </w:p>
    <w:p w14:paraId="1C9D338A" w14:textId="77777777" w:rsidR="00871E14" w:rsidRPr="00871E14" w:rsidRDefault="00871E14">
      <w:pPr>
        <w:pStyle w:val="body"/>
        <w:rPr>
          <w:ins w:id="11854" w:author="Copy Editor" w:date="2026-10-08T16:21:00Z"/>
          <w:lang w:val="en-US"/>
        </w:rPr>
        <w:pPrChange w:id="11855" w:author="Copy Editor" w:date="2026-10-08T16:21:00Z" w16du:dateUtc="2026-10-08T13:21:00Z">
          <w:pPr>
            <w:pStyle w:val="bdialogue"/>
          </w:pPr>
        </w:pPrChange>
      </w:pPr>
      <w:ins w:id="11856" w:author="Copy Editor" w:date="2026-10-08T16:21:00Z">
        <w:r w:rsidRPr="00871E14">
          <w:rPr>
            <w:lang w:val="en-US"/>
          </w:rPr>
          <w:t>— The neighbour tries not to look scandalised by the "young lady" staying at Richard’s house.</w:t>
        </w:r>
      </w:ins>
    </w:p>
    <w:p w14:paraId="55CEF2F3" w14:textId="77777777" w:rsidR="00871E14" w:rsidRPr="00871E14" w:rsidRDefault="00871E14">
      <w:pPr>
        <w:pStyle w:val="bCHARACTER"/>
        <w:rPr>
          <w:ins w:id="11857" w:author="Copy Editor" w:date="2026-10-08T16:21:00Z"/>
          <w:lang w:val="en-US"/>
        </w:rPr>
        <w:pPrChange w:id="11858" w:author="Copy Editor" w:date="2026-10-08T16:21:00Z" w16du:dateUtc="2026-10-08T13:21:00Z">
          <w:pPr>
            <w:pStyle w:val="bdialogue"/>
          </w:pPr>
        </w:pPrChange>
      </w:pPr>
      <w:ins w:id="11859" w:author="Copy Editor" w:date="2026-10-08T16:21:00Z">
        <w:r w:rsidRPr="00871E14">
          <w:rPr>
            <w:lang w:val="en-US"/>
          </w:rPr>
          <w:t>RICHARD (V.O.)</w:t>
        </w:r>
      </w:ins>
    </w:p>
    <w:p w14:paraId="7DEE655A" w14:textId="77777777" w:rsidR="00871E14" w:rsidRDefault="007C0FF3" w:rsidP="00871E14">
      <w:pPr>
        <w:pStyle w:val="bdialogue"/>
        <w:rPr>
          <w:ins w:id="11860" w:author="Copy Editor" w:date="2026-10-08T16:22:00Z" w16du:dateUtc="2026-10-08T13:22:00Z"/>
        </w:rPr>
      </w:pPr>
      <w:del w:id="11861" w:author="Copy Editor" w:date="2026-10-08T16:21:00Z" w16du:dateUtc="2026-10-08T13:21:00Z">
        <w:r w:rsidDel="00871E14">
          <w:delText xml:space="preserve">We quickly settled into a routine, my neighbour tried not to be scandalised as I had a “young lady” staying with me.  </w:delText>
        </w:r>
      </w:del>
      <w:r>
        <w:t xml:space="preserve">I kept her on tenterhooks for days before casually letting it slip that she was my sister.  </w:t>
      </w:r>
    </w:p>
    <w:p w14:paraId="236E7B83" w14:textId="7178B170" w:rsidR="001A2145" w:rsidDel="006E6B85" w:rsidRDefault="006E6B85" w:rsidP="004B3D80">
      <w:pPr>
        <w:pStyle w:val="bdialogue"/>
        <w:rPr>
          <w:del w:id="11862" w:author="Copy Editor" w:date="2026-10-08T16:22:00Z" w16du:dateUtc="2026-10-08T13:22:00Z"/>
        </w:rPr>
      </w:pPr>
      <w:ins w:id="11863" w:author="Copy Editor" w:date="2026-10-08T16:22:00Z">
        <w:r w:rsidRPr="006E6B85">
          <w:t>Meanwhile, their mother, remembering her own struggles with Dad and believing it a woman’s duty to suffer, decides Carol is a dreadful mother.</w:t>
        </w:r>
      </w:ins>
      <w:del w:id="11864" w:author="Copy Editor" w:date="2026-10-08T16:22:00Z" w16du:dateUtc="2026-10-08T13:22:00Z">
        <w:r w:rsidR="007C0FF3" w:rsidDel="006E6B85">
          <w:delText xml:space="preserve">Meanwhile Mother, remembering her struggles with Dad and thinking it a woman’s duty to suffer, thought Carol a dreadful mother and to comfort her </w:delText>
        </w:r>
        <w:r w:rsidR="001A2145" w:rsidDel="006E6B85">
          <w:delText>son</w:delText>
        </w:r>
        <w:r w:rsidR="007C0FF3" w:rsidDel="006E6B85">
          <w:delText xml:space="preserve"> in Law told him </w:delText>
        </w:r>
      </w:del>
    </w:p>
    <w:p w14:paraId="59E873BF" w14:textId="77777777" w:rsidR="006E6B85" w:rsidRDefault="006E6B85" w:rsidP="006E6B85">
      <w:pPr>
        <w:pStyle w:val="body"/>
        <w:rPr>
          <w:ins w:id="11865" w:author="Copy Editor" w:date="2026-10-08T16:22:00Z" w16du:dateUtc="2026-10-08T13:22:00Z"/>
        </w:rPr>
      </w:pPr>
    </w:p>
    <w:p w14:paraId="73A97776" w14:textId="68ED42BD" w:rsidR="006E6B85" w:rsidRDefault="006E6B85">
      <w:pPr>
        <w:pStyle w:val="bCHARACTER"/>
        <w:rPr>
          <w:ins w:id="11866" w:author="Copy Editor" w:date="2026-10-08T16:22:00Z" w16du:dateUtc="2026-10-08T13:22:00Z"/>
        </w:rPr>
        <w:pPrChange w:id="11867" w:author="Copy Editor" w:date="2026-10-08T16:22:00Z" w16du:dateUtc="2026-10-08T13:22:00Z">
          <w:pPr>
            <w:pStyle w:val="body"/>
          </w:pPr>
        </w:pPrChange>
      </w:pPr>
      <w:ins w:id="11868" w:author="Copy Editor" w:date="2026-10-08T16:22:00Z">
        <w:r w:rsidRPr="006E6B85">
          <w:t>MUM</w:t>
        </w:r>
      </w:ins>
    </w:p>
    <w:p w14:paraId="17AC3D2D" w14:textId="328B165A" w:rsidR="001A2145" w:rsidRDefault="007C0FF3" w:rsidP="004B3D80">
      <w:pPr>
        <w:pStyle w:val="bdialogue"/>
      </w:pPr>
      <w:del w:id="11869" w:author="Copy Editor" w:date="2026-10-08T16:22:00Z" w16du:dateUtc="2026-10-08T13:22:00Z">
        <w:r w:rsidDel="006E6B85">
          <w:delText>“</w:delText>
        </w:r>
      </w:del>
      <w:r>
        <w:t xml:space="preserve">I know </w:t>
      </w:r>
      <w:r w:rsidRPr="00BE14D3">
        <w:t>what</w:t>
      </w:r>
      <w:r>
        <w:t xml:space="preserve"> it’s </w:t>
      </w:r>
      <w:r w:rsidR="001A2145">
        <w:t>like;</w:t>
      </w:r>
      <w:r>
        <w:t xml:space="preserve"> her </w:t>
      </w:r>
      <w:r w:rsidR="001A2145">
        <w:t>father</w:t>
      </w:r>
      <w:r>
        <w:t xml:space="preserve"> had an affair when we lived in Kent</w:t>
      </w:r>
      <w:del w:id="11870" w:author="Copy Editor" w:date="2026-10-08T16:22:00Z" w16du:dateUtc="2026-10-08T13:22:00Z">
        <w:r w:rsidDel="006E6B85">
          <w:delText>”</w:delText>
        </w:r>
      </w:del>
      <w:r>
        <w:t xml:space="preserve">. </w:t>
      </w:r>
    </w:p>
    <w:p w14:paraId="6496139D" w14:textId="77777777" w:rsidR="00C679D8" w:rsidRPr="00C679D8" w:rsidRDefault="00C679D8" w:rsidP="00C679D8">
      <w:pPr>
        <w:pStyle w:val="body"/>
        <w:rPr>
          <w:ins w:id="11871" w:author="Copy Editor" w:date="2026-10-08T16:22:00Z"/>
          <w:lang w:val="en-US"/>
        </w:rPr>
      </w:pPr>
      <w:ins w:id="11872" w:author="Copy Editor" w:date="2026-10-08T16:22:00Z">
        <w:r w:rsidRPr="00C679D8">
          <w:rPr>
            <w:lang w:val="en-US"/>
          </w:rPr>
          <w:t>INT. RICHARD’S HOUSE – DAY</w:t>
        </w:r>
      </w:ins>
    </w:p>
    <w:p w14:paraId="6C7B488C" w14:textId="77777777" w:rsidR="00C679D8" w:rsidRPr="00C679D8" w:rsidRDefault="00C679D8" w:rsidP="00C679D8">
      <w:pPr>
        <w:pStyle w:val="body"/>
        <w:rPr>
          <w:ins w:id="11873" w:author="Copy Editor" w:date="2026-10-08T16:22:00Z"/>
          <w:lang w:val="en-US"/>
        </w:rPr>
      </w:pPr>
      <w:ins w:id="11874" w:author="Copy Editor" w:date="2026-10-08T16:22:00Z">
        <w:r w:rsidRPr="00C679D8">
          <w:rPr>
            <w:lang w:val="en-US"/>
          </w:rPr>
          <w:t>The information reaches Carol.</w:t>
        </w:r>
      </w:ins>
    </w:p>
    <w:p w14:paraId="509B0CE2" w14:textId="77777777" w:rsidR="00C679D8" w:rsidRPr="00C679D8" w:rsidRDefault="00C679D8">
      <w:pPr>
        <w:pStyle w:val="bCHARACTER"/>
        <w:rPr>
          <w:ins w:id="11875" w:author="Copy Editor" w:date="2026-10-08T16:22:00Z"/>
          <w:lang w:val="en-US"/>
        </w:rPr>
        <w:pPrChange w:id="11876" w:author="Copy Editor" w:date="2026-10-08T16:22:00Z" w16du:dateUtc="2026-10-08T13:22:00Z">
          <w:pPr>
            <w:pStyle w:val="body"/>
          </w:pPr>
        </w:pPrChange>
      </w:pPr>
      <w:ins w:id="11877" w:author="Copy Editor" w:date="2026-10-08T16:22:00Z">
        <w:r w:rsidRPr="00C679D8">
          <w:rPr>
            <w:lang w:val="en-US"/>
          </w:rPr>
          <w:t>RICHARD (V.O.)</w:t>
        </w:r>
      </w:ins>
    </w:p>
    <w:p w14:paraId="067B904B" w14:textId="77777777" w:rsidR="00C679D8" w:rsidRDefault="007C0FF3" w:rsidP="00C679D8">
      <w:pPr>
        <w:pStyle w:val="bdialogue"/>
        <w:rPr>
          <w:ins w:id="11878" w:author="Copy Editor" w:date="2026-10-08T16:23:00Z" w16du:dateUtc="2026-10-08T13:23:00Z"/>
        </w:rPr>
      </w:pPr>
      <w:r>
        <w:t xml:space="preserve">The skeleton saw his chance and bolted.  </w:t>
      </w:r>
    </w:p>
    <w:p w14:paraId="0AF83B9B" w14:textId="77777777" w:rsidR="00C679D8" w:rsidRDefault="007C0FF3" w:rsidP="00C679D8">
      <w:pPr>
        <w:pStyle w:val="bdialogue"/>
        <w:rPr>
          <w:ins w:id="11879" w:author="Copy Editor" w:date="2026-10-08T16:23:00Z" w16du:dateUtc="2026-10-08T13:23:00Z"/>
        </w:rPr>
      </w:pPr>
      <w:r>
        <w:t xml:space="preserve">Wronged Husband told Carol, who told me, who sat and pondered.  </w:t>
      </w:r>
    </w:p>
    <w:p w14:paraId="193A9CE6" w14:textId="77777777" w:rsidR="00C679D8" w:rsidRDefault="007C0FF3" w:rsidP="00C679D8">
      <w:pPr>
        <w:pStyle w:val="bdialogue"/>
        <w:rPr>
          <w:ins w:id="11880" w:author="Copy Editor" w:date="2026-10-08T16:23:00Z" w16du:dateUtc="2026-10-08T13:23:00Z"/>
        </w:rPr>
      </w:pPr>
      <w:r>
        <w:t xml:space="preserve">The family hadn’t lived in Kent very long, and Carol was born there, so when had it happened and why?  </w:t>
      </w:r>
    </w:p>
    <w:p w14:paraId="5E4BDE86" w14:textId="48AFBEE1" w:rsidR="003439BF" w:rsidRDefault="007C0FF3">
      <w:pPr>
        <w:pStyle w:val="bdialogue"/>
        <w:pPrChange w:id="11881" w:author="Copy Editor" w:date="2026-10-08T16:23:00Z" w16du:dateUtc="2026-10-08T13:23:00Z">
          <w:pPr>
            <w:pStyle w:val="body"/>
          </w:pPr>
        </w:pPrChange>
      </w:pPr>
      <w:r>
        <w:t xml:space="preserve">The truth, although </w:t>
      </w:r>
      <w:r w:rsidR="001A2145">
        <w:t>terrible</w:t>
      </w:r>
      <w:r>
        <w:t>, was eminently plausible.</w:t>
      </w:r>
    </w:p>
    <w:p w14:paraId="54EAE02B" w14:textId="77777777" w:rsidR="00630890" w:rsidRDefault="00630890" w:rsidP="00B33299">
      <w:pPr>
        <w:pStyle w:val="body"/>
        <w:rPr>
          <w:ins w:id="11882" w:author="Copy Editor" w:date="2026-10-08T16:23:00Z" w16du:dateUtc="2026-10-08T13:23:00Z"/>
        </w:rPr>
      </w:pPr>
    </w:p>
    <w:p w14:paraId="5E66207F" w14:textId="77777777" w:rsidR="00630890" w:rsidRPr="00630890" w:rsidRDefault="00630890" w:rsidP="00630890">
      <w:pPr>
        <w:pStyle w:val="body"/>
        <w:rPr>
          <w:ins w:id="11883" w:author="Copy Editor" w:date="2026-10-08T16:23:00Z"/>
          <w:lang w:val="en-US"/>
        </w:rPr>
      </w:pPr>
      <w:ins w:id="11884" w:author="Copy Editor" w:date="2026-10-08T16:23:00Z">
        <w:r w:rsidRPr="00630890">
          <w:rPr>
            <w:lang w:val="en-US"/>
          </w:rPr>
          <w:lastRenderedPageBreak/>
          <w:t>INT. RICHARD’S HOUSE – DAY</w:t>
        </w:r>
      </w:ins>
    </w:p>
    <w:p w14:paraId="0EF99084" w14:textId="77777777" w:rsidR="00630890" w:rsidRPr="00630890" w:rsidRDefault="00630890" w:rsidP="00630890">
      <w:pPr>
        <w:pStyle w:val="body"/>
        <w:rPr>
          <w:ins w:id="11885" w:author="Copy Editor" w:date="2026-10-08T16:23:00Z"/>
          <w:lang w:val="en-US"/>
        </w:rPr>
      </w:pPr>
      <w:ins w:id="11886" w:author="Copy Editor" w:date="2026-10-08T16:23:00Z">
        <w:r w:rsidRPr="00630890">
          <w:rPr>
            <w:lang w:val="en-US"/>
          </w:rPr>
          <w:t>Richard considers the possibilities.</w:t>
        </w:r>
      </w:ins>
    </w:p>
    <w:p w14:paraId="1729CC68" w14:textId="77777777" w:rsidR="00630890" w:rsidRPr="00630890" w:rsidRDefault="00630890">
      <w:pPr>
        <w:pStyle w:val="bCHARACTER"/>
        <w:rPr>
          <w:ins w:id="11887" w:author="Copy Editor" w:date="2026-10-08T16:23:00Z"/>
          <w:lang w:val="en-US"/>
        </w:rPr>
        <w:pPrChange w:id="11888" w:author="Copy Editor" w:date="2026-10-08T16:23:00Z" w16du:dateUtc="2026-10-08T13:23:00Z">
          <w:pPr>
            <w:pStyle w:val="body"/>
          </w:pPr>
        </w:pPrChange>
      </w:pPr>
      <w:ins w:id="11889" w:author="Copy Editor" w:date="2026-10-08T16:23:00Z">
        <w:r w:rsidRPr="00630890">
          <w:rPr>
            <w:lang w:val="en-US"/>
          </w:rPr>
          <w:t>RICHARD (V.O.)</w:t>
        </w:r>
      </w:ins>
    </w:p>
    <w:p w14:paraId="39907154" w14:textId="77777777" w:rsidR="00630890" w:rsidRDefault="007C0FF3" w:rsidP="00630890">
      <w:pPr>
        <w:pStyle w:val="bdialogue"/>
        <w:rPr>
          <w:ins w:id="11890" w:author="Copy Editor" w:date="2026-10-08T16:23:00Z" w16du:dateUtc="2026-10-08T13:23:00Z"/>
        </w:rPr>
      </w:pPr>
      <w:r>
        <w:t xml:space="preserve">I was convinced then, as I am now, that I have it worked out.  </w:t>
      </w:r>
      <w:r w:rsidR="001A2145">
        <w:t>First,</w:t>
      </w:r>
      <w:r>
        <w:t xml:space="preserve"> I had to give both parents the chance to give their side of the story.  I asked </w:t>
      </w:r>
      <w:r w:rsidR="001A2145">
        <w:t>Mum</w:t>
      </w:r>
      <w:ins w:id="11891" w:author="Copy Editor" w:date="2026-10-08T16:23:00Z" w16du:dateUtc="2026-10-08T13:23:00Z">
        <w:r w:rsidR="00630890">
          <w:t>.</w:t>
        </w:r>
      </w:ins>
    </w:p>
    <w:p w14:paraId="43B9E3CD" w14:textId="77777777" w:rsidR="00630890" w:rsidRPr="00630890" w:rsidRDefault="00630890">
      <w:pPr>
        <w:pStyle w:val="body"/>
        <w:rPr>
          <w:ins w:id="11892" w:author="Copy Editor" w:date="2026-10-08T16:23:00Z"/>
          <w:lang w:val="en-US"/>
        </w:rPr>
        <w:pPrChange w:id="11893" w:author="Copy Editor" w:date="2026-10-08T16:24:00Z" w16du:dateUtc="2026-10-08T13:24:00Z">
          <w:pPr>
            <w:pStyle w:val="bdialogue"/>
          </w:pPr>
        </w:pPrChange>
      </w:pPr>
      <w:ins w:id="11894" w:author="Copy Editor" w:date="2026-10-08T16:23:00Z">
        <w:r w:rsidRPr="00630890">
          <w:rPr>
            <w:lang w:val="en-US"/>
          </w:rPr>
          <w:t>INT. MOTHER’S HOUSE – DAY</w:t>
        </w:r>
      </w:ins>
    </w:p>
    <w:p w14:paraId="4D65015E" w14:textId="77777777" w:rsidR="00630890" w:rsidRPr="00630890" w:rsidRDefault="00630890">
      <w:pPr>
        <w:pStyle w:val="body"/>
        <w:rPr>
          <w:ins w:id="11895" w:author="Copy Editor" w:date="2026-10-08T16:23:00Z"/>
          <w:lang w:val="en-US"/>
        </w:rPr>
        <w:pPrChange w:id="11896" w:author="Copy Editor" w:date="2026-10-08T16:24:00Z" w16du:dateUtc="2026-10-08T13:24:00Z">
          <w:pPr>
            <w:pStyle w:val="bdialogue"/>
          </w:pPr>
        </w:pPrChange>
      </w:pPr>
      <w:ins w:id="11897" w:author="Copy Editor" w:date="2026-10-08T16:23:00Z">
        <w:r w:rsidRPr="00630890">
          <w:rPr>
            <w:lang w:val="en-US"/>
          </w:rPr>
          <w:t>Richard confronts his mother.</w:t>
        </w:r>
      </w:ins>
    </w:p>
    <w:p w14:paraId="36F26172" w14:textId="77777777" w:rsidR="00630890" w:rsidRPr="00630890" w:rsidRDefault="00630890">
      <w:pPr>
        <w:pStyle w:val="bCHARACTER"/>
        <w:rPr>
          <w:ins w:id="11898" w:author="Copy Editor" w:date="2026-10-08T16:23:00Z"/>
          <w:lang w:val="en-US"/>
        </w:rPr>
        <w:pPrChange w:id="11899" w:author="Copy Editor" w:date="2026-10-08T16:24:00Z" w16du:dateUtc="2026-10-08T13:24:00Z">
          <w:pPr>
            <w:pStyle w:val="bdialogue"/>
          </w:pPr>
        </w:pPrChange>
      </w:pPr>
      <w:ins w:id="11900" w:author="Copy Editor" w:date="2026-10-08T16:23:00Z">
        <w:r w:rsidRPr="00630890">
          <w:rPr>
            <w:lang w:val="en-US"/>
          </w:rPr>
          <w:t>RICHARD</w:t>
        </w:r>
      </w:ins>
    </w:p>
    <w:p w14:paraId="322397B6" w14:textId="3856E9F3" w:rsidR="001A2145" w:rsidDel="00630890" w:rsidRDefault="001A2145" w:rsidP="00630890">
      <w:pPr>
        <w:pStyle w:val="body"/>
        <w:rPr>
          <w:del w:id="11901" w:author="Copy Editor" w:date="2026-10-08T16:24:00Z" w16du:dateUtc="2026-10-08T13:24:00Z"/>
        </w:rPr>
      </w:pPr>
      <w:del w:id="11902" w:author="Copy Editor" w:date="2026-10-08T16:23:00Z" w16du:dateUtc="2026-10-08T13:23:00Z">
        <w:r w:rsidDel="00630890">
          <w:delText>,</w:delText>
        </w:r>
      </w:del>
      <w:del w:id="11903" w:author="Copy Editor" w:date="2026-10-08T16:24:00Z" w16du:dateUtc="2026-10-08T13:24:00Z">
        <w:r w:rsidR="007C0FF3" w:rsidDel="00AC66A1">
          <w:delText xml:space="preserve"> </w:delText>
        </w:r>
      </w:del>
    </w:p>
    <w:p w14:paraId="3ACB5AAD" w14:textId="4E3F1955" w:rsidR="001A2145" w:rsidRDefault="007C0FF3" w:rsidP="00630890">
      <w:pPr>
        <w:pStyle w:val="bdialogue"/>
        <w:rPr>
          <w:ins w:id="11904" w:author="Copy Editor" w:date="2026-10-08T16:24:00Z" w16du:dateUtc="2026-10-08T13:24:00Z"/>
        </w:rPr>
      </w:pPr>
      <w:del w:id="11905" w:author="Copy Editor" w:date="2026-10-08T16:24:00Z" w16du:dateUtc="2026-10-08T13:24:00Z">
        <w:r w:rsidDel="00630890">
          <w:delText>“</w:delText>
        </w:r>
      </w:del>
      <w:r>
        <w:t>What’s this about Dad having an affair in Kent</w:t>
      </w:r>
      <w:del w:id="11906" w:author="Copy Editor" w:date="2026-10-08T16:24:00Z" w16du:dateUtc="2026-10-08T13:24:00Z">
        <w:r w:rsidDel="00AC66A1">
          <w:delText>”</w:delText>
        </w:r>
      </w:del>
      <w:r>
        <w:t xml:space="preserve">. </w:t>
      </w:r>
    </w:p>
    <w:p w14:paraId="1159C1EF" w14:textId="2C1E93B5" w:rsidR="00AC66A1" w:rsidRDefault="00AC66A1">
      <w:pPr>
        <w:pStyle w:val="bCHARACTER"/>
        <w:pPrChange w:id="11907" w:author="Copy Editor" w:date="2026-10-08T16:24:00Z" w16du:dateUtc="2026-10-08T13:24:00Z">
          <w:pPr>
            <w:pStyle w:val="bdialogue"/>
          </w:pPr>
        </w:pPrChange>
      </w:pPr>
      <w:ins w:id="11908" w:author="Copy Editor" w:date="2026-10-08T16:24:00Z">
        <w:r w:rsidRPr="00AC66A1">
          <w:t>RICHARD (V.O.)</w:t>
        </w:r>
      </w:ins>
    </w:p>
    <w:p w14:paraId="5E535D2A" w14:textId="77777777" w:rsidR="00AC66A1" w:rsidRDefault="007C0FF3" w:rsidP="00AC66A1">
      <w:pPr>
        <w:pStyle w:val="bdialogue"/>
        <w:rPr>
          <w:ins w:id="11909" w:author="Copy Editor" w:date="2026-10-08T16:24:00Z" w16du:dateUtc="2026-10-08T13:24:00Z"/>
        </w:rPr>
      </w:pPr>
      <w:r>
        <w:t xml:space="preserve">It was a bit rotten to drop it on her like that but there was too much hanging on it.  </w:t>
      </w:r>
    </w:p>
    <w:p w14:paraId="4F4D6C6B" w14:textId="77777777" w:rsidR="00AC66A1" w:rsidRDefault="007C0FF3" w:rsidP="00AC66A1">
      <w:pPr>
        <w:pStyle w:val="bdialogue"/>
        <w:rPr>
          <w:ins w:id="11910" w:author="Copy Editor" w:date="2026-10-08T16:24:00Z" w16du:dateUtc="2026-10-08T13:24:00Z"/>
        </w:rPr>
      </w:pPr>
      <w:r>
        <w:t>She was furious that I knew, interesting, said the girlfriend was a veterinary nurse, then clammed up completely, very interesting.</w:t>
      </w:r>
      <w:r w:rsidR="000F77DE">
        <w:t xml:space="preserve"> </w:t>
      </w:r>
    </w:p>
    <w:p w14:paraId="5E4BDE89" w14:textId="00DD9297" w:rsidR="003439BF" w:rsidRDefault="007C0FF3" w:rsidP="00AC66A1">
      <w:pPr>
        <w:pStyle w:val="bdialogue"/>
        <w:rPr>
          <w:ins w:id="11911" w:author="Copy Editor" w:date="2026-10-08T16:25:00Z" w16du:dateUtc="2026-10-08T13:25:00Z"/>
        </w:rPr>
      </w:pPr>
      <w:r>
        <w:t>Dad simply denied it but from his reluctance to be questioned I knew he was lying.</w:t>
      </w:r>
    </w:p>
    <w:p w14:paraId="3BDBA992" w14:textId="77777777" w:rsidR="005D1027" w:rsidRPr="005D1027" w:rsidRDefault="005D1027" w:rsidP="005D1027">
      <w:pPr>
        <w:pStyle w:val="body"/>
        <w:rPr>
          <w:ins w:id="11912" w:author="Copy Editor" w:date="2026-10-08T16:25:00Z"/>
          <w:lang w:val="en-US"/>
        </w:rPr>
      </w:pPr>
      <w:ins w:id="11913" w:author="Copy Editor" w:date="2026-10-08T16:25:00Z">
        <w:r w:rsidRPr="005D1027">
          <w:rPr>
            <w:lang w:val="en-US"/>
          </w:rPr>
          <w:t>A SERIES OF FLASHES:</w:t>
        </w:r>
      </w:ins>
    </w:p>
    <w:p w14:paraId="75050DBE" w14:textId="52272797" w:rsidR="005D1027" w:rsidRPr="005D1027" w:rsidRDefault="005D1027" w:rsidP="005D1027">
      <w:pPr>
        <w:pStyle w:val="body"/>
        <w:rPr>
          <w:ins w:id="11914" w:author="Copy Editor" w:date="2026-10-08T16:25:00Z"/>
          <w:lang w:val="en-US"/>
        </w:rPr>
      </w:pPr>
      <w:ins w:id="11915" w:author="Copy Editor" w:date="2026-10-08T16:25:00Z">
        <w:r w:rsidRPr="005D1027">
          <w:rPr>
            <w:lang w:val="en-US"/>
          </w:rPr>
          <w:t>His parents' marriage deteriorating.</w:t>
        </w:r>
      </w:ins>
    </w:p>
    <w:p w14:paraId="5DED2BB5" w14:textId="6EAC0219" w:rsidR="005D1027" w:rsidRPr="005D1027" w:rsidRDefault="005D1027" w:rsidP="005D1027">
      <w:pPr>
        <w:pStyle w:val="body"/>
        <w:rPr>
          <w:ins w:id="11916" w:author="Copy Editor" w:date="2026-10-08T16:25:00Z"/>
          <w:lang w:val="en-US"/>
        </w:rPr>
      </w:pPr>
      <w:ins w:id="11917" w:author="Copy Editor" w:date="2026-10-08T16:25:00Z">
        <w:r w:rsidRPr="005D1027">
          <w:rPr>
            <w:lang w:val="en-US"/>
          </w:rPr>
          <w:t>His mother pregnant.</w:t>
        </w:r>
      </w:ins>
    </w:p>
    <w:p w14:paraId="6EB297FE" w14:textId="7EAC9BB5" w:rsidR="005D1027" w:rsidRPr="005D1027" w:rsidRDefault="005D1027" w:rsidP="005D1027">
      <w:pPr>
        <w:pStyle w:val="body"/>
        <w:rPr>
          <w:ins w:id="11918" w:author="Copy Editor" w:date="2026-10-08T16:25:00Z"/>
          <w:lang w:val="en-US"/>
        </w:rPr>
      </w:pPr>
      <w:ins w:id="11919" w:author="Copy Editor" w:date="2026-10-08T16:25:00Z">
        <w:r w:rsidRPr="005D1027">
          <w:rPr>
            <w:lang w:val="en-US"/>
          </w:rPr>
          <w:t>His father involved with another woman.</w:t>
        </w:r>
      </w:ins>
    </w:p>
    <w:p w14:paraId="547DD1ED" w14:textId="7D6127CF" w:rsidR="005D1027" w:rsidRPr="005D1027" w:rsidRDefault="005D1027" w:rsidP="005D1027">
      <w:pPr>
        <w:pStyle w:val="body"/>
        <w:rPr>
          <w:ins w:id="11920" w:author="Copy Editor" w:date="2026-10-08T16:25:00Z"/>
          <w:lang w:val="en-US"/>
        </w:rPr>
      </w:pPr>
      <w:ins w:id="11921" w:author="Copy Editor" w:date="2026-10-08T16:25:00Z">
        <w:r w:rsidRPr="005D1027">
          <w:rPr>
            <w:lang w:val="en-US"/>
          </w:rPr>
          <w:t>The family leaving Kent.</w:t>
        </w:r>
      </w:ins>
    </w:p>
    <w:p w14:paraId="79EB453D" w14:textId="77777777" w:rsidR="005D1027" w:rsidRPr="005D1027" w:rsidRDefault="005D1027">
      <w:pPr>
        <w:pStyle w:val="bCHARACTER"/>
        <w:rPr>
          <w:ins w:id="11922" w:author="Copy Editor" w:date="2026-10-08T16:25:00Z"/>
          <w:lang w:val="en-US"/>
        </w:rPr>
        <w:pPrChange w:id="11923" w:author="Copy Editor" w:date="2026-10-08T16:25:00Z" w16du:dateUtc="2026-10-08T13:25:00Z">
          <w:pPr>
            <w:pStyle w:val="body"/>
          </w:pPr>
        </w:pPrChange>
      </w:pPr>
      <w:ins w:id="11924" w:author="Copy Editor" w:date="2026-10-08T16:25:00Z">
        <w:r w:rsidRPr="005D1027">
          <w:rPr>
            <w:lang w:val="en-US"/>
          </w:rPr>
          <w:t>RICHARD (V.O.)</w:t>
        </w:r>
      </w:ins>
    </w:p>
    <w:p w14:paraId="352E83BD" w14:textId="04F5357C" w:rsidR="005D1027" w:rsidRPr="001A2145" w:rsidDel="005D1027" w:rsidRDefault="005D1027" w:rsidP="005D1027">
      <w:pPr>
        <w:pStyle w:val="body"/>
        <w:rPr>
          <w:del w:id="11925" w:author="Copy Editor" w:date="2026-10-08T16:25:00Z" w16du:dateUtc="2026-10-08T13:25:00Z"/>
        </w:rPr>
      </w:pPr>
    </w:p>
    <w:p w14:paraId="4B11FCD1" w14:textId="77777777" w:rsidR="005D1027" w:rsidRDefault="007C0FF3" w:rsidP="005D1027">
      <w:pPr>
        <w:pStyle w:val="bdialogue"/>
        <w:rPr>
          <w:ins w:id="11926" w:author="Copy Editor" w:date="2026-10-08T16:25:00Z" w16du:dateUtc="2026-10-08T13:25:00Z"/>
        </w:rPr>
      </w:pPr>
      <w:r>
        <w:t xml:space="preserve">To all intents their marriage had collapsed with the birth of their second child, my sister.  </w:t>
      </w:r>
    </w:p>
    <w:p w14:paraId="428F4539" w14:textId="77777777" w:rsidR="005D1027" w:rsidRDefault="005D1027" w:rsidP="005D1027">
      <w:pPr>
        <w:pStyle w:val="bdialogue"/>
        <w:rPr>
          <w:ins w:id="11927" w:author="Copy Editor" w:date="2026-10-08T16:25:00Z" w16du:dateUtc="2026-10-08T13:25:00Z"/>
        </w:rPr>
      </w:pPr>
    </w:p>
    <w:p w14:paraId="6192CF49" w14:textId="77777777" w:rsidR="005D1027" w:rsidRDefault="007C0FF3" w:rsidP="005D1027">
      <w:pPr>
        <w:pStyle w:val="bdialogue"/>
        <w:rPr>
          <w:ins w:id="11928" w:author="Copy Editor" w:date="2026-10-08T16:25:00Z" w16du:dateUtc="2026-10-08T13:25:00Z"/>
        </w:rPr>
      </w:pPr>
      <w:r>
        <w:t xml:space="preserve">Look around you, you’ll see it’s quite common.  </w:t>
      </w:r>
    </w:p>
    <w:p w14:paraId="689929AF" w14:textId="77777777" w:rsidR="005D1027" w:rsidRDefault="007C0FF3" w:rsidP="005D1027">
      <w:pPr>
        <w:pStyle w:val="bdialogue"/>
        <w:rPr>
          <w:ins w:id="11929" w:author="Copy Editor" w:date="2026-10-08T16:25:00Z" w16du:dateUtc="2026-10-08T13:25:00Z"/>
        </w:rPr>
      </w:pPr>
      <w:r>
        <w:t xml:space="preserve">Dad then sought comfort with another woman, got caught out, they always do.  </w:t>
      </w:r>
    </w:p>
    <w:p w14:paraId="6D4BC74E" w14:textId="77777777" w:rsidR="005D1027" w:rsidRDefault="007C0FF3" w:rsidP="005D1027">
      <w:pPr>
        <w:pStyle w:val="bdialogue"/>
        <w:rPr>
          <w:ins w:id="11930" w:author="Copy Editor" w:date="2026-10-08T16:25:00Z" w16du:dateUtc="2026-10-08T13:25:00Z"/>
        </w:rPr>
      </w:pPr>
      <w:r>
        <w:t xml:space="preserve">When he was found out he and Mum were sent away on two weeks holiday and when they got back the nurse had gone.  </w:t>
      </w:r>
    </w:p>
    <w:p w14:paraId="319881A4" w14:textId="77777777" w:rsidR="005D1027" w:rsidRDefault="007C0FF3" w:rsidP="005D1027">
      <w:pPr>
        <w:pStyle w:val="bdialogue"/>
        <w:rPr>
          <w:ins w:id="11931" w:author="Copy Editor" w:date="2026-10-08T16:25:00Z" w16du:dateUtc="2026-10-08T13:25:00Z"/>
        </w:rPr>
      </w:pPr>
      <w:r>
        <w:t xml:space="preserve">You didn’t get divorced in those days.  The last thing he needed then was a pregnant wife and that’s exactly what he had.  </w:t>
      </w:r>
    </w:p>
    <w:p w14:paraId="335BBED1" w14:textId="77777777" w:rsidR="005D1027" w:rsidRDefault="007C0FF3" w:rsidP="005D1027">
      <w:pPr>
        <w:pStyle w:val="bdialogue"/>
        <w:rPr>
          <w:ins w:id="11932" w:author="Copy Editor" w:date="2026-10-08T16:25:00Z" w16du:dateUtc="2026-10-08T13:25:00Z"/>
        </w:rPr>
      </w:pPr>
      <w:r>
        <w:t xml:space="preserve">Me.  </w:t>
      </w:r>
    </w:p>
    <w:p w14:paraId="5E4BDE8B" w14:textId="730C2105" w:rsidR="003439BF" w:rsidRPr="001A2145" w:rsidRDefault="007C0FF3">
      <w:pPr>
        <w:pStyle w:val="bdialogue"/>
        <w:pPrChange w:id="11933" w:author="Copy Editor" w:date="2026-10-08T16:25:00Z" w16du:dateUtc="2026-10-08T13:25:00Z">
          <w:pPr>
            <w:pStyle w:val="body"/>
          </w:pPr>
        </w:pPrChange>
      </w:pPr>
      <w:r>
        <w:t>Being not a very brave soul he then moved as far away as possible, Glasgow.</w:t>
      </w:r>
    </w:p>
    <w:p w14:paraId="37BD9DD0" w14:textId="77777777" w:rsidR="008F25C8" w:rsidRDefault="007C0FF3" w:rsidP="008F25C8">
      <w:pPr>
        <w:pStyle w:val="bdialogue"/>
        <w:rPr>
          <w:ins w:id="11934" w:author="Copy Editor" w:date="2026-10-08T16:26:00Z" w16du:dateUtc="2026-10-08T13:26:00Z"/>
        </w:rPr>
      </w:pPr>
      <w:r>
        <w:t xml:space="preserve">I suppose he did his best to be a good </w:t>
      </w:r>
      <w:r w:rsidR="0004244B">
        <w:t>father,</w:t>
      </w:r>
      <w:r>
        <w:t xml:space="preserve"> but his heart wasn’t in </w:t>
      </w:r>
      <w:r w:rsidR="001A2145">
        <w:t>it,</w:t>
      </w:r>
      <w:r>
        <w:t xml:space="preserve"> and it showed. </w:t>
      </w:r>
    </w:p>
    <w:p w14:paraId="335427C9" w14:textId="77777777" w:rsidR="008F25C8" w:rsidRDefault="007C0FF3" w:rsidP="008F25C8">
      <w:pPr>
        <w:pStyle w:val="bdialogue"/>
        <w:rPr>
          <w:ins w:id="11935" w:author="Copy Editor" w:date="2026-10-08T16:26:00Z" w16du:dateUtc="2026-10-08T13:26:00Z"/>
        </w:rPr>
      </w:pPr>
      <w:del w:id="11936" w:author="Copy Editor" w:date="2026-10-08T16:26:00Z" w16du:dateUtc="2026-10-08T13:26:00Z">
        <w:r w:rsidDel="008F25C8">
          <w:delText xml:space="preserve"> </w:delText>
        </w:r>
      </w:del>
      <w:r>
        <w:t xml:space="preserve">Suddenly I knew why I had always had to work so hard for parental approval, I knew why, when a girl at school in the chemistry class was nice to me, I reacted as I did, I knew why I had no one to talk it through with.  </w:t>
      </w:r>
    </w:p>
    <w:p w14:paraId="3924C673" w14:textId="77777777" w:rsidR="008F25C8" w:rsidRDefault="007C0FF3" w:rsidP="008F25C8">
      <w:pPr>
        <w:pStyle w:val="bdialogue"/>
        <w:rPr>
          <w:ins w:id="11937" w:author="Copy Editor" w:date="2026-10-08T16:26:00Z" w16du:dateUtc="2026-10-08T13:26:00Z"/>
        </w:rPr>
      </w:pPr>
      <w:r>
        <w:t xml:space="preserve">I knew, and was happier for the knowing, but two questions remained; </w:t>
      </w:r>
    </w:p>
    <w:p w14:paraId="285BD027" w14:textId="40CAA4E5" w:rsidR="008F25C8" w:rsidRDefault="007C0FF3" w:rsidP="008F25C8">
      <w:pPr>
        <w:pStyle w:val="bdialogue"/>
        <w:rPr>
          <w:ins w:id="11938" w:author="Copy Editor" w:date="2026-10-08T16:26:00Z" w16du:dateUtc="2026-10-08T13:26:00Z"/>
        </w:rPr>
      </w:pPr>
      <w:r>
        <w:t xml:space="preserve">one, was he my </w:t>
      </w:r>
      <w:r w:rsidR="001A2145">
        <w:t>dad</w:t>
      </w:r>
      <w:r>
        <w:t xml:space="preserve"> or had Mum decided what was good for the gander was also good for the goose?  </w:t>
      </w:r>
    </w:p>
    <w:p w14:paraId="63578F78" w14:textId="77777777" w:rsidR="008F25C8" w:rsidRDefault="007C0FF3" w:rsidP="008F25C8">
      <w:pPr>
        <w:pStyle w:val="bdialogue"/>
        <w:rPr>
          <w:ins w:id="11939" w:author="Copy Editor" w:date="2026-10-08T16:26:00Z" w16du:dateUtc="2026-10-08T13:26:00Z"/>
        </w:rPr>
      </w:pPr>
      <w:r>
        <w:t xml:space="preserve">Two, why had ‘the </w:t>
      </w:r>
      <w:r w:rsidR="001A2145">
        <w:t>great, unharnessed</w:t>
      </w:r>
      <w:r>
        <w:t xml:space="preserve"> forces’ chosen this time to give me this information?  </w:t>
      </w:r>
    </w:p>
    <w:p w14:paraId="5E4BDE8C" w14:textId="6358DE5D" w:rsidR="003439BF" w:rsidRDefault="007C0FF3">
      <w:pPr>
        <w:pStyle w:val="bdialogue"/>
        <w:pPrChange w:id="11940" w:author="Copy Editor" w:date="2026-10-08T16:25:00Z" w16du:dateUtc="2026-10-08T13:25:00Z">
          <w:pPr>
            <w:pStyle w:val="body"/>
          </w:pPr>
        </w:pPrChange>
      </w:pPr>
      <w:r>
        <w:lastRenderedPageBreak/>
        <w:t>I could have found out 6 months earlier and felt better about myself sooner, or what difference would it have made if I’d been kept waiting another 6 months?</w:t>
      </w:r>
    </w:p>
    <w:p w14:paraId="22EA0F5C" w14:textId="77777777" w:rsidR="0082041E" w:rsidRPr="0082041E" w:rsidRDefault="0082041E" w:rsidP="0082041E">
      <w:pPr>
        <w:pStyle w:val="body"/>
        <w:rPr>
          <w:ins w:id="11941" w:author="Copy Editor" w:date="2026-10-08T16:26:00Z"/>
          <w:lang w:val="en-US"/>
        </w:rPr>
      </w:pPr>
      <w:ins w:id="11942" w:author="Copy Editor" w:date="2026-10-08T16:26:00Z">
        <w:r w:rsidRPr="0082041E">
          <w:rPr>
            <w:lang w:val="en-US"/>
          </w:rPr>
          <w:t>INT. RICHARD’S HOME – DAY</w:t>
        </w:r>
      </w:ins>
    </w:p>
    <w:p w14:paraId="085C0C26" w14:textId="77777777" w:rsidR="0082041E" w:rsidRPr="0082041E" w:rsidRDefault="0082041E" w:rsidP="0082041E">
      <w:pPr>
        <w:pStyle w:val="body"/>
        <w:rPr>
          <w:ins w:id="11943" w:author="Copy Editor" w:date="2026-10-08T16:26:00Z"/>
          <w:lang w:val="en-US"/>
        </w:rPr>
      </w:pPr>
      <w:ins w:id="11944" w:author="Copy Editor" w:date="2026-10-08T16:26:00Z">
        <w:r w:rsidRPr="0082041E">
          <w:rPr>
            <w:lang w:val="en-US"/>
          </w:rPr>
          <w:t>Richard looks at a sailing photograph.</w:t>
        </w:r>
      </w:ins>
    </w:p>
    <w:p w14:paraId="4E4ACB78" w14:textId="77777777" w:rsidR="0082041E" w:rsidRPr="0082041E" w:rsidRDefault="0082041E" w:rsidP="0082041E">
      <w:pPr>
        <w:pStyle w:val="body"/>
        <w:rPr>
          <w:ins w:id="11945" w:author="Copy Editor" w:date="2026-10-08T16:26:00Z"/>
          <w:lang w:val="en-US"/>
        </w:rPr>
      </w:pPr>
      <w:ins w:id="11946" w:author="Copy Editor" w:date="2026-10-08T16:26:00Z">
        <w:r w:rsidRPr="0082041E">
          <w:rPr>
            <w:lang w:val="en-US"/>
          </w:rPr>
          <w:t>Only his chin, mouth and nose are visible.</w:t>
        </w:r>
      </w:ins>
    </w:p>
    <w:p w14:paraId="266CA73E" w14:textId="77777777" w:rsidR="0082041E" w:rsidRPr="0082041E" w:rsidRDefault="0082041E">
      <w:pPr>
        <w:pStyle w:val="bCHARACTER"/>
        <w:rPr>
          <w:ins w:id="11947" w:author="Copy Editor" w:date="2026-10-08T16:26:00Z"/>
          <w:lang w:val="en-US"/>
        </w:rPr>
        <w:pPrChange w:id="11948" w:author="Copy Editor" w:date="2026-10-08T16:26:00Z" w16du:dateUtc="2026-10-08T13:26:00Z">
          <w:pPr>
            <w:pStyle w:val="body"/>
          </w:pPr>
        </w:pPrChange>
      </w:pPr>
      <w:ins w:id="11949" w:author="Copy Editor" w:date="2026-10-08T16:26:00Z">
        <w:r w:rsidRPr="0082041E">
          <w:rPr>
            <w:lang w:val="en-US"/>
          </w:rPr>
          <w:t>RICHARD (V.O.)</w:t>
        </w:r>
      </w:ins>
    </w:p>
    <w:p w14:paraId="3C663525" w14:textId="77777777" w:rsidR="0082041E" w:rsidRDefault="007C0FF3" w:rsidP="0082041E">
      <w:pPr>
        <w:pStyle w:val="bdialogue"/>
        <w:rPr>
          <w:ins w:id="11950" w:author="Copy Editor" w:date="2026-10-08T16:26:00Z" w16du:dateUtc="2026-10-08T13:26:00Z"/>
        </w:rPr>
      </w:pPr>
      <w:r>
        <w:t xml:space="preserve">The answer to the first question was easy, a sailing photograph, with only my chin, mouth and nose showing left no doubt, he was my </w:t>
      </w:r>
      <w:r w:rsidR="001A2145">
        <w:t>dad</w:t>
      </w:r>
      <w:r>
        <w:t xml:space="preserve"> all right.  </w:t>
      </w:r>
    </w:p>
    <w:p w14:paraId="676B3435" w14:textId="77777777" w:rsidR="00CA3A50" w:rsidRDefault="007C0FF3" w:rsidP="0082041E">
      <w:pPr>
        <w:pStyle w:val="bdialogue"/>
        <w:rPr>
          <w:ins w:id="11951" w:author="Copy Editor" w:date="2026-10-08T16:27:00Z" w16du:dateUtc="2026-10-08T13:27:00Z"/>
        </w:rPr>
      </w:pPr>
      <w:r>
        <w:t xml:space="preserve">The answer to the second was also easy, the UCAS form lay upstairs half completed; the personal statement is the key to any mature </w:t>
      </w:r>
      <w:r w:rsidR="001A2145">
        <w:t>student’s</w:t>
      </w:r>
      <w:r>
        <w:t xml:space="preserve"> entry.  </w:t>
      </w:r>
    </w:p>
    <w:p w14:paraId="0488FD73" w14:textId="613272CE" w:rsidR="001A2145" w:rsidRDefault="007C0FF3" w:rsidP="0082041E">
      <w:pPr>
        <w:pStyle w:val="bdialogue"/>
        <w:rPr>
          <w:ins w:id="11952" w:author="Copy Editor" w:date="2026-10-08T16:27:00Z" w16du:dateUtc="2026-10-08T13:27:00Z"/>
        </w:rPr>
      </w:pPr>
      <w:r>
        <w:t xml:space="preserve">I went to work; the first sentence read </w:t>
      </w:r>
    </w:p>
    <w:p w14:paraId="7C2C5E11" w14:textId="3BAC7BCC" w:rsidR="00CA3A50" w:rsidRDefault="00CA3A50">
      <w:pPr>
        <w:pStyle w:val="bCHARACTER"/>
        <w:pPrChange w:id="11953" w:author="Copy Editor" w:date="2026-10-08T16:27:00Z" w16du:dateUtc="2026-10-08T13:27:00Z">
          <w:pPr>
            <w:pStyle w:val="body"/>
          </w:pPr>
        </w:pPrChange>
      </w:pPr>
      <w:ins w:id="11954" w:author="Copy Editor" w:date="2026-10-08T16:27:00Z">
        <w:r w:rsidRPr="00CA3A50">
          <w:t>RICHARD</w:t>
        </w:r>
      </w:ins>
    </w:p>
    <w:p w14:paraId="62D9CDC5" w14:textId="21856D7B" w:rsidR="001A2145" w:rsidRDefault="007C0FF3" w:rsidP="004B3D80">
      <w:pPr>
        <w:pStyle w:val="bdialogue"/>
      </w:pPr>
      <w:del w:id="11955" w:author="Copy Editor" w:date="2026-10-08T16:27:00Z" w16du:dateUtc="2026-10-08T13:27:00Z">
        <w:r w:rsidDel="00CA3A50">
          <w:delText>“</w:delText>
        </w:r>
      </w:del>
      <w:r>
        <w:t xml:space="preserve">I was conceived when my </w:t>
      </w:r>
      <w:r w:rsidR="001A2145">
        <w:t>parents’</w:t>
      </w:r>
      <w:r>
        <w:t xml:space="preserve"> marriage was going through a bad patch due to my </w:t>
      </w:r>
      <w:r w:rsidR="001A2145">
        <w:t>father’s</w:t>
      </w:r>
      <w:r>
        <w:t xml:space="preserve"> affair with another woman</w:t>
      </w:r>
      <w:del w:id="11956" w:author="Copy Editor" w:date="2026-10-08T16:27:00Z" w16du:dateUtc="2026-10-08T13:27:00Z">
        <w:r w:rsidDel="00CA3A50">
          <w:delText>”</w:delText>
        </w:r>
      </w:del>
      <w:r>
        <w:t xml:space="preserve">. </w:t>
      </w:r>
    </w:p>
    <w:p w14:paraId="56310322" w14:textId="77777777" w:rsidR="007431DF" w:rsidRPr="007431DF" w:rsidRDefault="007431DF" w:rsidP="007431DF">
      <w:pPr>
        <w:pStyle w:val="body"/>
        <w:rPr>
          <w:ins w:id="11957" w:author="Copy Editor" w:date="2026-10-08T16:27:00Z"/>
          <w:lang w:val="en-US"/>
        </w:rPr>
      </w:pPr>
      <w:ins w:id="11958" w:author="Copy Editor" w:date="2026-10-08T16:27:00Z">
        <w:r w:rsidRPr="007431DF">
          <w:rPr>
            <w:lang w:val="en-US"/>
          </w:rPr>
          <w:t>Richard stops.</w:t>
        </w:r>
      </w:ins>
    </w:p>
    <w:p w14:paraId="315210FC" w14:textId="77777777" w:rsidR="007431DF" w:rsidRPr="007431DF" w:rsidRDefault="007431DF" w:rsidP="007431DF">
      <w:pPr>
        <w:pStyle w:val="body"/>
        <w:rPr>
          <w:ins w:id="11959" w:author="Copy Editor" w:date="2026-10-08T16:27:00Z"/>
          <w:lang w:val="en-US"/>
        </w:rPr>
      </w:pPr>
      <w:ins w:id="11960" w:author="Copy Editor" w:date="2026-10-08T16:27:00Z">
        <w:r w:rsidRPr="007431DF">
          <w:rPr>
            <w:lang w:val="en-US"/>
          </w:rPr>
          <w:t>He works on the sentence.</w:t>
        </w:r>
      </w:ins>
    </w:p>
    <w:p w14:paraId="684D1D38" w14:textId="68CA7E53" w:rsidR="007431DF" w:rsidRPr="007431DF" w:rsidRDefault="007431DF">
      <w:pPr>
        <w:pStyle w:val="bCHARACTER"/>
        <w:rPr>
          <w:ins w:id="11961" w:author="Copy Editor" w:date="2026-10-08T16:27:00Z" w16du:dateUtc="2026-10-08T13:27:00Z"/>
          <w:lang w:val="en-US"/>
          <w:rPrChange w:id="11962" w:author="Copy Editor" w:date="2026-10-08T16:27:00Z" w16du:dateUtc="2026-10-08T13:27:00Z">
            <w:rPr>
              <w:ins w:id="11963" w:author="Copy Editor" w:date="2026-10-08T16:27:00Z" w16du:dateUtc="2026-10-08T13:27:00Z"/>
            </w:rPr>
          </w:rPrChange>
        </w:rPr>
        <w:pPrChange w:id="11964" w:author="Copy Editor" w:date="2026-10-08T16:27:00Z" w16du:dateUtc="2026-10-08T13:27:00Z">
          <w:pPr>
            <w:pStyle w:val="body"/>
          </w:pPr>
        </w:pPrChange>
      </w:pPr>
      <w:ins w:id="11965" w:author="Copy Editor" w:date="2026-10-08T16:27:00Z">
        <w:r w:rsidRPr="007431DF">
          <w:rPr>
            <w:lang w:val="en-US"/>
          </w:rPr>
          <w:t>RICHARD (V.O.)</w:t>
        </w:r>
      </w:ins>
    </w:p>
    <w:p w14:paraId="7733B6B5" w14:textId="77777777" w:rsidR="007431DF" w:rsidRDefault="007C0FF3" w:rsidP="007431DF">
      <w:pPr>
        <w:pStyle w:val="bdialogue"/>
        <w:rPr>
          <w:ins w:id="11966" w:author="Copy Editor" w:date="2026-10-08T16:28:00Z" w16du:dateUtc="2026-10-08T13:28:00Z"/>
        </w:rPr>
      </w:pPr>
      <w:r>
        <w:t xml:space="preserve">I worked that text up like never before, typed it to see if it would fit in the space, précised it, bought a thesaurus, rewrote it and typed it again.  </w:t>
      </w:r>
    </w:p>
    <w:p w14:paraId="595CFDF0" w14:textId="77777777" w:rsidR="007431DF" w:rsidRDefault="007C0FF3" w:rsidP="007431DF">
      <w:pPr>
        <w:pStyle w:val="bdialogue"/>
        <w:rPr>
          <w:ins w:id="11967" w:author="Copy Editor" w:date="2026-10-08T16:28:00Z" w16du:dateUtc="2026-10-08T13:28:00Z"/>
        </w:rPr>
      </w:pPr>
      <w:r>
        <w:t xml:space="preserve">By the time it was finished I was convinced it was a winner, </w:t>
      </w:r>
      <w:r>
        <w:lastRenderedPageBreak/>
        <w:t xml:space="preserve">if the admissions tutor was a philanderer he’d feel guilty and feel he had to offer me a place, if he was loyal he’d feel sympathetic and feel he had to offer me a place.  </w:t>
      </w:r>
    </w:p>
    <w:p w14:paraId="399AD197" w14:textId="77777777" w:rsidR="00072884" w:rsidRDefault="007C0FF3" w:rsidP="007431DF">
      <w:pPr>
        <w:pStyle w:val="bdialogue"/>
        <w:rPr>
          <w:ins w:id="11968" w:author="Copy Editor" w:date="2026-10-08T16:28:00Z" w16du:dateUtc="2026-10-08T13:28:00Z"/>
        </w:rPr>
      </w:pPr>
      <w:r>
        <w:t>I posted it</w:t>
      </w:r>
      <w:ins w:id="11969" w:author="Copy Editor" w:date="2026-10-08T16:28:00Z" w16du:dateUtc="2026-10-08T13:28:00Z">
        <w:r w:rsidR="00072884">
          <w:t>.</w:t>
        </w:r>
      </w:ins>
    </w:p>
    <w:p w14:paraId="45CD5B64" w14:textId="77777777" w:rsidR="00072884" w:rsidRPr="00072884" w:rsidRDefault="00072884">
      <w:pPr>
        <w:pStyle w:val="body"/>
        <w:rPr>
          <w:ins w:id="11970" w:author="Copy Editor" w:date="2026-10-08T16:28:00Z"/>
          <w:lang w:val="en-US"/>
        </w:rPr>
        <w:pPrChange w:id="11971" w:author="Copy Editor" w:date="2026-10-08T16:29:00Z" w16du:dateUtc="2026-10-08T13:29:00Z">
          <w:pPr>
            <w:pStyle w:val="bdialogue"/>
          </w:pPr>
        </w:pPrChange>
      </w:pPr>
      <w:ins w:id="11972" w:author="Copy Editor" w:date="2026-10-08T16:28:00Z">
        <w:r w:rsidRPr="00072884">
          <w:rPr>
            <w:lang w:val="en-US"/>
          </w:rPr>
          <w:t>MONTAGE:</w:t>
        </w:r>
      </w:ins>
    </w:p>
    <w:p w14:paraId="7237DFC5" w14:textId="77777777" w:rsidR="00072884" w:rsidRPr="00072884" w:rsidRDefault="00072884">
      <w:pPr>
        <w:pStyle w:val="body"/>
        <w:rPr>
          <w:ins w:id="11973" w:author="Copy Editor" w:date="2026-10-08T16:28:00Z"/>
          <w:lang w:val="en-US"/>
        </w:rPr>
        <w:pPrChange w:id="11974" w:author="Copy Editor" w:date="2026-10-08T16:29:00Z" w16du:dateUtc="2026-10-08T13:29:00Z">
          <w:pPr>
            <w:pStyle w:val="bdialogue"/>
          </w:pPr>
        </w:pPrChange>
      </w:pPr>
      <w:ins w:id="11975" w:author="Copy Editor" w:date="2026-10-08T16:28:00Z">
        <w:r w:rsidRPr="00072884">
          <w:rPr>
            <w:lang w:val="en-US"/>
          </w:rPr>
          <w:t>— Carol returns to her husband.</w:t>
        </w:r>
      </w:ins>
    </w:p>
    <w:p w14:paraId="64907D9A" w14:textId="77777777" w:rsidR="00072884" w:rsidRPr="00072884" w:rsidRDefault="00072884">
      <w:pPr>
        <w:pStyle w:val="body"/>
        <w:rPr>
          <w:ins w:id="11976" w:author="Copy Editor" w:date="2026-10-08T16:28:00Z"/>
          <w:lang w:val="en-US"/>
        </w:rPr>
        <w:pPrChange w:id="11977" w:author="Copy Editor" w:date="2026-10-08T16:29:00Z" w16du:dateUtc="2026-10-08T13:29:00Z">
          <w:pPr>
            <w:pStyle w:val="bdialogue"/>
          </w:pPr>
        </w:pPrChange>
      </w:pPr>
      <w:ins w:id="11978" w:author="Copy Editor" w:date="2026-10-08T16:28:00Z">
        <w:r w:rsidRPr="00072884">
          <w:rPr>
            <w:lang w:val="en-US"/>
          </w:rPr>
          <w:t>— Richard prepares for the canal camp.</w:t>
        </w:r>
      </w:ins>
    </w:p>
    <w:p w14:paraId="162F72A9" w14:textId="77777777" w:rsidR="00072884" w:rsidRPr="00072884" w:rsidRDefault="00072884">
      <w:pPr>
        <w:pStyle w:val="body"/>
        <w:rPr>
          <w:ins w:id="11979" w:author="Copy Editor" w:date="2026-10-08T16:28:00Z"/>
          <w:lang w:val="en-US"/>
        </w:rPr>
        <w:pPrChange w:id="11980" w:author="Copy Editor" w:date="2026-10-08T16:29:00Z" w16du:dateUtc="2026-10-08T13:29:00Z">
          <w:pPr>
            <w:pStyle w:val="bdialogue"/>
          </w:pPr>
        </w:pPrChange>
      </w:pPr>
      <w:ins w:id="11981" w:author="Copy Editor" w:date="2026-10-08T16:28:00Z">
        <w:r w:rsidRPr="00072884">
          <w:rPr>
            <w:lang w:val="en-US"/>
          </w:rPr>
          <w:t>— Richard leads the camp.</w:t>
        </w:r>
      </w:ins>
    </w:p>
    <w:p w14:paraId="354E7E95" w14:textId="77777777" w:rsidR="00072884" w:rsidRPr="00072884" w:rsidRDefault="00072884">
      <w:pPr>
        <w:pStyle w:val="aSCENEHEAD"/>
        <w:rPr>
          <w:ins w:id="11982" w:author="Copy Editor" w:date="2026-10-08T16:28:00Z"/>
          <w:lang w:val="en-US"/>
        </w:rPr>
        <w:pPrChange w:id="11983" w:author="Copy Editor" w:date="2026-10-08T16:29:00Z" w16du:dateUtc="2026-10-08T13:29:00Z">
          <w:pPr>
            <w:pStyle w:val="bdialogue"/>
          </w:pPr>
        </w:pPrChange>
      </w:pPr>
      <w:ins w:id="11984" w:author="Copy Editor" w:date="2026-10-08T16:28:00Z">
        <w:r w:rsidRPr="00072884">
          <w:rPr>
            <w:lang w:val="en-US"/>
          </w:rPr>
          <w:t>INT. SOUTHAMPTON UNIVERSITY – DAY – JANUARY 1995</w:t>
        </w:r>
      </w:ins>
    </w:p>
    <w:p w14:paraId="1F5AF505" w14:textId="77777777" w:rsidR="00072884" w:rsidRPr="00072884" w:rsidRDefault="00072884">
      <w:pPr>
        <w:pStyle w:val="body"/>
        <w:rPr>
          <w:ins w:id="11985" w:author="Copy Editor" w:date="2026-10-08T16:28:00Z"/>
          <w:lang w:val="en-US"/>
        </w:rPr>
        <w:pPrChange w:id="11986" w:author="Copy Editor" w:date="2026-10-08T16:29:00Z" w16du:dateUtc="2026-10-08T13:29:00Z">
          <w:pPr>
            <w:pStyle w:val="bdialogue"/>
          </w:pPr>
        </w:pPrChange>
      </w:pPr>
      <w:ins w:id="11987" w:author="Copy Editor" w:date="2026-10-08T16:28:00Z">
        <w:r w:rsidRPr="00072884">
          <w:rPr>
            <w:lang w:val="en-US"/>
          </w:rPr>
          <w:t>Richard attends an open day.</w:t>
        </w:r>
      </w:ins>
    </w:p>
    <w:p w14:paraId="5E4BDE8F" w14:textId="30A68DFB" w:rsidR="003439BF" w:rsidRPr="00072884" w:rsidDel="00072884" w:rsidRDefault="00072884">
      <w:pPr>
        <w:pStyle w:val="bCHARACTER"/>
        <w:rPr>
          <w:del w:id="11988" w:author="Copy Editor" w:date="2026-10-08T16:28:00Z" w16du:dateUtc="2026-10-08T13:28:00Z"/>
          <w:lang w:val="en-US"/>
          <w:rPrChange w:id="11989" w:author="Copy Editor" w:date="2026-10-08T16:29:00Z" w16du:dateUtc="2026-10-08T13:29:00Z">
            <w:rPr>
              <w:del w:id="11990" w:author="Copy Editor" w:date="2026-10-08T16:28:00Z" w16du:dateUtc="2026-10-08T13:28:00Z"/>
            </w:rPr>
          </w:rPrChange>
        </w:rPr>
        <w:pPrChange w:id="11991" w:author="Copy Editor" w:date="2026-10-08T16:29:00Z" w16du:dateUtc="2026-10-08T13:29:00Z">
          <w:pPr>
            <w:pStyle w:val="body"/>
          </w:pPr>
        </w:pPrChange>
      </w:pPr>
      <w:ins w:id="11992" w:author="Copy Editor" w:date="2026-10-08T16:28:00Z">
        <w:r w:rsidRPr="00072884">
          <w:rPr>
            <w:lang w:val="en-US"/>
          </w:rPr>
          <w:t>RICHARD (V.O.)</w:t>
        </w:r>
      </w:ins>
      <w:del w:id="11993" w:author="Copy Editor" w:date="2026-10-08T16:28:00Z" w16du:dateUtc="2026-10-08T13:28:00Z">
        <w:r w:rsidR="007C0FF3" w:rsidDel="00072884">
          <w:delText>, Carol went back to her husband, and I went to lead a canal camp.</w:delText>
        </w:r>
      </w:del>
    </w:p>
    <w:p w14:paraId="78D7248F" w14:textId="77777777" w:rsidR="00072884" w:rsidRDefault="007C0FF3">
      <w:pPr>
        <w:pStyle w:val="bCHARACTER"/>
        <w:rPr>
          <w:ins w:id="11994" w:author="Copy Editor" w:date="2026-10-08T16:28:00Z" w16du:dateUtc="2026-10-08T13:28:00Z"/>
        </w:rPr>
        <w:pPrChange w:id="11995" w:author="Copy Editor" w:date="2026-10-08T16:29:00Z" w16du:dateUtc="2026-10-08T13:29:00Z">
          <w:pPr>
            <w:pStyle w:val="body"/>
          </w:pPr>
        </w:pPrChange>
      </w:pPr>
      <w:del w:id="11996" w:author="Copy Editor" w:date="2026-10-08T16:28:00Z" w16du:dateUtc="2026-10-08T13:28:00Z">
        <w:r w:rsidDel="00072884">
          <w:delText xml:space="preserve">January 1995 I’m invited to attend an open day at </w:delText>
        </w:r>
        <w:r w:rsidR="001A2145" w:rsidDel="00072884">
          <w:delText>university</w:delText>
        </w:r>
        <w:r w:rsidDel="00072884">
          <w:delText xml:space="preserve">.  </w:delText>
        </w:r>
      </w:del>
    </w:p>
    <w:p w14:paraId="7875F8FC" w14:textId="77777777" w:rsidR="00072884" w:rsidRDefault="007C0FF3" w:rsidP="00072884">
      <w:pPr>
        <w:pStyle w:val="bdialogue"/>
        <w:rPr>
          <w:ins w:id="11997" w:author="Copy Editor" w:date="2026-10-08T16:29:00Z" w16du:dateUtc="2026-10-08T13:29:00Z"/>
        </w:rPr>
      </w:pPr>
      <w:r>
        <w:t xml:space="preserve">I’m convinced I’m in provided I don’t blow it at interview.  </w:t>
      </w:r>
    </w:p>
    <w:p w14:paraId="2588DB04" w14:textId="77777777" w:rsidR="00072884" w:rsidRDefault="007C0FF3" w:rsidP="00072884">
      <w:pPr>
        <w:pStyle w:val="bdialogue"/>
        <w:rPr>
          <w:ins w:id="11998" w:author="Copy Editor" w:date="2026-10-08T16:29:00Z" w16du:dateUtc="2026-10-08T13:29:00Z"/>
        </w:rPr>
      </w:pPr>
      <w:r>
        <w:t xml:space="preserve">As we trail round the labs the youngsters wonder </w:t>
      </w:r>
      <w:r w:rsidR="001A2145">
        <w:t>whose</w:t>
      </w:r>
      <w:r>
        <w:t xml:space="preserve"> Dad I am, then it’s the interviews.  </w:t>
      </w:r>
    </w:p>
    <w:p w14:paraId="2E20614D" w14:textId="77777777" w:rsidR="002E0A4B" w:rsidRDefault="007C0FF3" w:rsidP="00072884">
      <w:pPr>
        <w:pStyle w:val="bdialogue"/>
        <w:rPr>
          <w:ins w:id="11999" w:author="Copy Editor" w:date="2026-10-08T16:29:00Z" w16du:dateUtc="2026-10-08T13:29:00Z"/>
        </w:rPr>
      </w:pPr>
      <w:r>
        <w:t xml:space="preserve">Everyone else gets any available lecturer for half an hour.  </w:t>
      </w:r>
    </w:p>
    <w:p w14:paraId="3DDBC166" w14:textId="77777777" w:rsidR="002E0A4B" w:rsidRDefault="007C0FF3" w:rsidP="00072884">
      <w:pPr>
        <w:pStyle w:val="bdialogue"/>
        <w:rPr>
          <w:ins w:id="12000" w:author="Copy Editor" w:date="2026-10-08T16:29:00Z" w16du:dateUtc="2026-10-08T13:29:00Z"/>
        </w:rPr>
      </w:pPr>
      <w:r>
        <w:t xml:space="preserve">I get the admissions tutor himself for a full hour.  He asks me all the right </w:t>
      </w:r>
      <w:r w:rsidR="001A2145">
        <w:t>questions,</w:t>
      </w:r>
      <w:r>
        <w:t xml:space="preserve"> but I’m convinced he’s already made up his mind.  Keep steady lad, don’t blow it now.  </w:t>
      </w:r>
    </w:p>
    <w:p w14:paraId="32F368F1" w14:textId="67763BA9" w:rsidR="001A2145" w:rsidRDefault="001A2145" w:rsidP="00072884">
      <w:pPr>
        <w:pStyle w:val="bdialogue"/>
        <w:rPr>
          <w:ins w:id="12001" w:author="Copy Editor" w:date="2026-10-08T16:29:00Z" w16du:dateUtc="2026-10-08T13:29:00Z"/>
        </w:rPr>
      </w:pPr>
      <w:r>
        <w:t>Finally,</w:t>
      </w:r>
      <w:r w:rsidR="007C0FF3">
        <w:t xml:space="preserve"> it’s over and he tells me his decision, not what I expected.</w:t>
      </w:r>
    </w:p>
    <w:p w14:paraId="0AA1ACE8" w14:textId="16F5BA82" w:rsidR="002E0A4B" w:rsidRDefault="002E0A4B">
      <w:pPr>
        <w:pStyle w:val="bCHARACTER"/>
        <w:pPrChange w:id="12002" w:author="Copy Editor" w:date="2026-10-08T16:29:00Z" w16du:dateUtc="2026-10-08T13:29:00Z">
          <w:pPr>
            <w:pStyle w:val="body"/>
          </w:pPr>
        </w:pPrChange>
      </w:pPr>
      <w:ins w:id="12003" w:author="Copy Editor" w:date="2026-10-08T16:29:00Z">
        <w:r w:rsidRPr="002E0A4B">
          <w:t>ADMISSIONS TUTOR</w:t>
        </w:r>
      </w:ins>
    </w:p>
    <w:p w14:paraId="6CA36534" w14:textId="3BA1AB33" w:rsidR="001A2145" w:rsidRDefault="007C0FF3" w:rsidP="004B3D80">
      <w:pPr>
        <w:pStyle w:val="bdialogue"/>
      </w:pPr>
      <w:del w:id="12004" w:author="Copy Editor" w:date="2026-10-08T16:29:00Z" w16du:dateUtc="2026-10-08T13:29:00Z">
        <w:r w:rsidDel="002E0A4B">
          <w:delText>“</w:delText>
        </w:r>
      </w:del>
      <w:r>
        <w:t>If I gave you a place, and I could, you’d be sitting here by December telling me you simply couldn’t cope.  It would just be a waste of everyone’s time.</w:t>
      </w:r>
      <w:del w:id="12005" w:author="Copy Editor" w:date="2026-10-08T16:29:00Z" w16du:dateUtc="2026-10-08T13:29:00Z">
        <w:r w:rsidDel="002E0A4B">
          <w:delText>”</w:delText>
        </w:r>
      </w:del>
      <w:r>
        <w:t xml:space="preserve"> </w:t>
      </w:r>
    </w:p>
    <w:p w14:paraId="449D9B6C" w14:textId="6B79F6C3" w:rsidR="00F252B6" w:rsidRDefault="00F252B6">
      <w:pPr>
        <w:pStyle w:val="bCHARACTER"/>
        <w:rPr>
          <w:ins w:id="12006" w:author="Copy Editor" w:date="2026-10-08T16:30:00Z" w16du:dateUtc="2026-10-08T13:30:00Z"/>
        </w:rPr>
        <w:pPrChange w:id="12007" w:author="Copy Editor" w:date="2026-10-08T16:30:00Z" w16du:dateUtc="2026-10-08T13:30:00Z">
          <w:pPr>
            <w:pStyle w:val="body"/>
          </w:pPr>
        </w:pPrChange>
      </w:pPr>
      <w:ins w:id="12008" w:author="Copy Editor" w:date="2026-10-08T16:30:00Z" w16du:dateUtc="2026-10-08T13:30:00Z">
        <w:r>
          <w:lastRenderedPageBreak/>
          <w:t>RI</w:t>
        </w:r>
      </w:ins>
      <w:ins w:id="12009" w:author="Copy Editor" w:date="2026-10-08T16:30:00Z">
        <w:r w:rsidRPr="00F252B6">
          <w:t>CHARD (V.O.)</w:t>
        </w:r>
      </w:ins>
    </w:p>
    <w:p w14:paraId="57CCA9EA" w14:textId="77777777" w:rsidR="00C50838" w:rsidRDefault="007C0FF3" w:rsidP="00F252B6">
      <w:pPr>
        <w:pStyle w:val="bdialogue"/>
        <w:rPr>
          <w:ins w:id="12010" w:author="Copy Editor" w:date="2026-10-08T16:30:00Z" w16du:dateUtc="2026-10-08T13:30:00Z"/>
        </w:rPr>
      </w:pPr>
      <w:r>
        <w:t>I stare</w:t>
      </w:r>
      <w:ins w:id="12011" w:author="Copy Editor" w:date="2026-10-08T16:30:00Z" w16du:dateUtc="2026-10-08T13:30:00Z">
        <w:r w:rsidR="00F252B6">
          <w:t>d</w:t>
        </w:r>
      </w:ins>
      <w:r>
        <w:t xml:space="preserve"> at him stony-faced as the skeleton does his work.</w:t>
      </w:r>
    </w:p>
    <w:p w14:paraId="7ED087E8" w14:textId="17CFA793" w:rsidR="001A2145" w:rsidRDefault="00C50838">
      <w:pPr>
        <w:pStyle w:val="bCHARACTER"/>
        <w:pPrChange w:id="12012" w:author="Copy Editor" w:date="2026-10-08T16:30:00Z" w16du:dateUtc="2026-10-08T13:30:00Z">
          <w:pPr>
            <w:pStyle w:val="body"/>
          </w:pPr>
        </w:pPrChange>
      </w:pPr>
      <w:ins w:id="12013" w:author="Copy Editor" w:date="2026-10-08T16:30:00Z">
        <w:r w:rsidRPr="00C50838">
          <w:t>ADMISSIONS TUTOR</w:t>
        </w:r>
      </w:ins>
      <w:r w:rsidR="007C0FF3">
        <w:t xml:space="preserve">  </w:t>
      </w:r>
    </w:p>
    <w:p w14:paraId="4AC91C76" w14:textId="439C56C9" w:rsidR="00C50838" w:rsidRDefault="007C0FF3" w:rsidP="004B3D80">
      <w:pPr>
        <w:pStyle w:val="bdialogue"/>
        <w:rPr>
          <w:ins w:id="12014" w:author="Copy Editor" w:date="2026-10-08T16:31:00Z" w16du:dateUtc="2026-10-08T13:31:00Z"/>
        </w:rPr>
      </w:pPr>
      <w:del w:id="12015" w:author="Copy Editor" w:date="2026-10-08T16:31:00Z" w16du:dateUtc="2026-10-08T13:31:00Z">
        <w:r w:rsidDel="00C50838">
          <w:delText>“</w:delText>
        </w:r>
      </w:del>
      <w:r>
        <w:t>But I am prepared to give you a place on our foundation year, it’s for people who can’t offer a conventional set of qualifications.</w:t>
      </w:r>
    </w:p>
    <w:p w14:paraId="4E393959" w14:textId="73ACE48E" w:rsidR="001A2145" w:rsidRDefault="00C50838">
      <w:pPr>
        <w:pStyle w:val="bCHARACTER"/>
        <w:pPrChange w:id="12016" w:author="Copy Editor" w:date="2026-10-08T16:31:00Z" w16du:dateUtc="2026-10-08T13:31:00Z">
          <w:pPr>
            <w:pStyle w:val="bdialogue"/>
          </w:pPr>
        </w:pPrChange>
      </w:pPr>
      <w:ins w:id="12017" w:author="Copy Editor" w:date="2026-10-08T16:31:00Z">
        <w:r w:rsidRPr="00C50838">
          <w:t>RICHARD</w:t>
        </w:r>
      </w:ins>
      <w:del w:id="12018" w:author="Copy Editor" w:date="2026-10-08T16:31:00Z" w16du:dateUtc="2026-10-08T13:31:00Z">
        <w:r w:rsidR="007C0FF3" w:rsidDel="00C50838">
          <w:delText xml:space="preserve">” </w:delText>
        </w:r>
      </w:del>
    </w:p>
    <w:p w14:paraId="7DB25C30" w14:textId="74E8209D" w:rsidR="001A2145" w:rsidRDefault="007C0FF3" w:rsidP="004B3D80">
      <w:pPr>
        <w:pStyle w:val="bdialogue"/>
        <w:rPr>
          <w:ins w:id="12019" w:author="Copy Editor" w:date="2026-10-08T16:31:00Z" w16du:dateUtc="2026-10-08T13:31:00Z"/>
        </w:rPr>
      </w:pPr>
      <w:r>
        <w:t xml:space="preserve"> </w:t>
      </w:r>
      <w:del w:id="12020" w:author="Copy Editor" w:date="2026-10-08T16:31:00Z" w16du:dateUtc="2026-10-08T13:31:00Z">
        <w:r w:rsidDel="00C50838">
          <w:delText>“</w:delText>
        </w:r>
      </w:del>
      <w:r>
        <w:t>It’s the best I can do.</w:t>
      </w:r>
      <w:del w:id="12021" w:author="Copy Editor" w:date="2026-10-08T16:31:00Z" w16du:dateUtc="2026-10-08T13:31:00Z">
        <w:r w:rsidDel="00C50838">
          <w:delText>”</w:delText>
        </w:r>
      </w:del>
    </w:p>
    <w:p w14:paraId="083ED5F5" w14:textId="3C3862D7" w:rsidR="00C0488E" w:rsidRDefault="00C0488E">
      <w:pPr>
        <w:pStyle w:val="bCHARACTER"/>
        <w:pPrChange w:id="12022" w:author="Copy Editor" w:date="2026-10-08T16:31:00Z" w16du:dateUtc="2026-10-08T13:31:00Z">
          <w:pPr>
            <w:pStyle w:val="bdialogue"/>
          </w:pPr>
        </w:pPrChange>
      </w:pPr>
      <w:ins w:id="12023" w:author="Copy Editor" w:date="2026-10-08T16:31:00Z">
        <w:r w:rsidRPr="00C0488E">
          <w:t>ADMISSIONS TUTOR</w:t>
        </w:r>
      </w:ins>
    </w:p>
    <w:p w14:paraId="5E4BDE90" w14:textId="1140CAD7" w:rsidR="003439BF" w:rsidRDefault="007C0FF3" w:rsidP="004B3D80">
      <w:pPr>
        <w:pStyle w:val="bdialogue"/>
        <w:rPr>
          <w:ins w:id="12024" w:author="Copy Editor" w:date="2026-10-08T16:31:00Z" w16du:dateUtc="2026-10-08T13:31:00Z"/>
        </w:rPr>
      </w:pPr>
      <w:del w:id="12025" w:author="Copy Editor" w:date="2026-10-08T16:31:00Z" w16du:dateUtc="2026-10-08T13:31:00Z">
        <w:r w:rsidDel="00C0488E">
          <w:delText>“</w:delText>
        </w:r>
      </w:del>
      <w:r>
        <w:t>Good luck, you’re going to need it.</w:t>
      </w:r>
      <w:del w:id="12026" w:author="Copy Editor" w:date="2026-10-08T16:31:00Z" w16du:dateUtc="2026-10-08T13:31:00Z">
        <w:r w:rsidDel="00C0488E">
          <w:delText>”</w:delText>
        </w:r>
      </w:del>
    </w:p>
    <w:p w14:paraId="38290C35" w14:textId="77777777" w:rsidR="00C0488E" w:rsidRPr="00C0488E" w:rsidRDefault="00C0488E">
      <w:pPr>
        <w:pStyle w:val="aSCENEHEAD"/>
        <w:rPr>
          <w:ins w:id="12027" w:author="Copy Editor" w:date="2026-10-08T16:31:00Z"/>
          <w:lang w:val="en-US"/>
        </w:rPr>
        <w:pPrChange w:id="12028" w:author="Copy Editor" w:date="2026-10-08T16:31:00Z" w16du:dateUtc="2026-10-08T13:31:00Z">
          <w:pPr>
            <w:pStyle w:val="body"/>
          </w:pPr>
        </w:pPrChange>
      </w:pPr>
      <w:ins w:id="12029" w:author="Copy Editor" w:date="2026-10-08T16:31:00Z">
        <w:r w:rsidRPr="00C0488E">
          <w:rPr>
            <w:lang w:val="en-US"/>
          </w:rPr>
          <w:t>INT. RICHARD’S HOME – DAY</w:t>
        </w:r>
      </w:ins>
    </w:p>
    <w:p w14:paraId="19C629B8" w14:textId="77777777" w:rsidR="00C0488E" w:rsidRPr="00C0488E" w:rsidRDefault="00C0488E" w:rsidP="00C0488E">
      <w:pPr>
        <w:pStyle w:val="body"/>
        <w:rPr>
          <w:ins w:id="12030" w:author="Copy Editor" w:date="2026-10-08T16:31:00Z"/>
          <w:lang w:val="en-US"/>
        </w:rPr>
      </w:pPr>
      <w:ins w:id="12031" w:author="Copy Editor" w:date="2026-10-08T16:31:00Z">
        <w:r w:rsidRPr="00C0488E">
          <w:rPr>
            <w:lang w:val="en-US"/>
          </w:rPr>
          <w:t>Richard looks back over his school examination results.</w:t>
        </w:r>
      </w:ins>
    </w:p>
    <w:p w14:paraId="45BFE84E" w14:textId="560849FF" w:rsidR="00C0488E" w:rsidRPr="00BC4626" w:rsidRDefault="00BC4626">
      <w:pPr>
        <w:pStyle w:val="bCHARACTER"/>
        <w:pPrChange w:id="12032" w:author="Copy Editor" w:date="2026-10-08T16:32:00Z" w16du:dateUtc="2026-10-08T13:32:00Z">
          <w:pPr>
            <w:pStyle w:val="bdialogue"/>
          </w:pPr>
        </w:pPrChange>
      </w:pPr>
      <w:ins w:id="12033" w:author="Copy Editor" w:date="2026-10-08T16:32:00Z">
        <w:r w:rsidRPr="00BC4626">
          <w:t>RICHARD (V.O.)</w:t>
        </w:r>
      </w:ins>
    </w:p>
    <w:p w14:paraId="5E4BDE92" w14:textId="5B500D3E" w:rsidR="003439BF" w:rsidRDefault="007C0FF3">
      <w:pPr>
        <w:pStyle w:val="bdialogue"/>
        <w:pPrChange w:id="12034" w:author="Copy Editor" w:date="2026-10-08T16:32:00Z" w16du:dateUtc="2026-10-08T13:32:00Z">
          <w:pPr>
            <w:pStyle w:val="body"/>
          </w:pPr>
        </w:pPrChange>
      </w:pPr>
      <w:r>
        <w:t xml:space="preserve">All </w:t>
      </w:r>
      <w:r w:rsidR="001A2145">
        <w:t>these</w:t>
      </w:r>
      <w:r>
        <w:t xml:space="preserve"> exam results </w:t>
      </w:r>
      <w:r w:rsidR="001A2145">
        <w:t>I’d</w:t>
      </w:r>
      <w:r>
        <w:t xml:space="preserve"> achieved when at school, </w:t>
      </w:r>
      <w:r w:rsidR="001A2145">
        <w:t>that</w:t>
      </w:r>
      <w:r>
        <w:t xml:space="preserve"> I thought had been a waste of effort, produced results in the end!</w:t>
      </w:r>
    </w:p>
    <w:p w14:paraId="5419CC43" w14:textId="77777777" w:rsidR="00BC4626" w:rsidRDefault="007C0FF3" w:rsidP="00BC4626">
      <w:pPr>
        <w:pStyle w:val="bdialogue"/>
        <w:rPr>
          <w:ins w:id="12035" w:author="Copy Editor" w:date="2026-10-08T16:32:00Z" w16du:dateUtc="2026-10-08T13:32:00Z"/>
        </w:rPr>
      </w:pPr>
      <w:r>
        <w:t xml:space="preserve">I know from interview that I’ll need calculus.  </w:t>
      </w:r>
    </w:p>
    <w:p w14:paraId="3C516330" w14:textId="77777777" w:rsidR="00BC4626" w:rsidRDefault="007C0FF3" w:rsidP="00BC4626">
      <w:pPr>
        <w:pStyle w:val="bdialogue"/>
        <w:rPr>
          <w:ins w:id="12036" w:author="Copy Editor" w:date="2026-10-08T16:32:00Z" w16du:dateUtc="2026-10-08T13:32:00Z"/>
        </w:rPr>
      </w:pPr>
      <w:r>
        <w:t xml:space="preserve">I buy a book, determine to do just 15 minutes a day, that’ll be sustainable.  </w:t>
      </w:r>
    </w:p>
    <w:p w14:paraId="70811A68" w14:textId="77777777" w:rsidR="00BC4626" w:rsidRDefault="007C0FF3" w:rsidP="00BC4626">
      <w:pPr>
        <w:pStyle w:val="bdialogue"/>
        <w:rPr>
          <w:ins w:id="12037" w:author="Copy Editor" w:date="2026-10-08T16:32:00Z" w16du:dateUtc="2026-10-08T13:32:00Z"/>
        </w:rPr>
      </w:pPr>
      <w:r>
        <w:t xml:space="preserve">I read the first sentence, don’t understand, start to panic like at school.  </w:t>
      </w:r>
    </w:p>
    <w:p w14:paraId="009C1F88" w14:textId="77777777" w:rsidR="00BC4626" w:rsidRDefault="007C0FF3" w:rsidP="00BC4626">
      <w:pPr>
        <w:pStyle w:val="bdialogue"/>
        <w:rPr>
          <w:ins w:id="12038" w:author="Copy Editor" w:date="2026-10-08T16:32:00Z" w16du:dateUtc="2026-10-08T13:32:00Z"/>
        </w:rPr>
      </w:pPr>
      <w:r>
        <w:t xml:space="preserve">Take deep breaths, calm yourself, try again.  </w:t>
      </w:r>
    </w:p>
    <w:p w14:paraId="0FB116AF" w14:textId="77777777" w:rsidR="00BC4626" w:rsidRDefault="007C0FF3" w:rsidP="00BC4626">
      <w:pPr>
        <w:pStyle w:val="bdialogue"/>
        <w:rPr>
          <w:ins w:id="12039" w:author="Copy Editor" w:date="2026-10-08T16:32:00Z" w16du:dateUtc="2026-10-08T13:32:00Z"/>
        </w:rPr>
      </w:pPr>
      <w:r>
        <w:t xml:space="preserve">Half the words </w:t>
      </w:r>
      <w:r w:rsidR="00621F62">
        <w:t>must</w:t>
      </w:r>
      <w:r>
        <w:t xml:space="preserve"> be looked up in the dictionary and some of the dictionary words themselves </w:t>
      </w:r>
      <w:r w:rsidR="00621F62">
        <w:t>must</w:t>
      </w:r>
      <w:r>
        <w:t xml:space="preserve"> be looked up but slowly it begins to make sense. </w:t>
      </w:r>
    </w:p>
    <w:p w14:paraId="02B37796" w14:textId="77777777" w:rsidR="00BC4626" w:rsidRDefault="007C0FF3" w:rsidP="00BC4626">
      <w:pPr>
        <w:pStyle w:val="bdialogue"/>
        <w:rPr>
          <w:ins w:id="12040" w:author="Copy Editor" w:date="2026-10-08T16:33:00Z" w16du:dateUtc="2026-10-08T13:33:00Z"/>
        </w:rPr>
      </w:pPr>
      <w:del w:id="12041" w:author="Copy Editor" w:date="2026-10-08T16:32:00Z" w16du:dateUtc="2026-10-08T13:32:00Z">
        <w:r w:rsidDel="00BC4626">
          <w:delText xml:space="preserve"> </w:delText>
        </w:r>
      </w:del>
      <w:r>
        <w:t xml:space="preserve">I grind on minute by minute, take notes of what the </w:t>
      </w:r>
      <w:r>
        <w:lastRenderedPageBreak/>
        <w:t xml:space="preserve">dictionary has described, try to sort it all out, determine the meaning the words are intended to convey.  </w:t>
      </w:r>
    </w:p>
    <w:p w14:paraId="16273617" w14:textId="77777777" w:rsidR="00BC4626" w:rsidRDefault="007C0FF3" w:rsidP="00BC4626">
      <w:pPr>
        <w:pStyle w:val="bdialogue"/>
        <w:rPr>
          <w:ins w:id="12042" w:author="Copy Editor" w:date="2026-10-08T16:33:00Z" w16du:dateUtc="2026-10-08T13:33:00Z"/>
        </w:rPr>
      </w:pPr>
      <w:r>
        <w:t xml:space="preserve">I’m doing too </w:t>
      </w:r>
      <w:r w:rsidR="00621F62">
        <w:t>much;</w:t>
      </w:r>
      <w:r>
        <w:t xml:space="preserve"> I’m way over the fifteen minutes I had decided to do but eventually I am confident I understand well enough.  </w:t>
      </w:r>
    </w:p>
    <w:p w14:paraId="1AE87F98" w14:textId="77777777" w:rsidR="00BC4626" w:rsidRDefault="007C0FF3" w:rsidP="00BC4626">
      <w:pPr>
        <w:pStyle w:val="bdialogue"/>
        <w:rPr>
          <w:ins w:id="12043" w:author="Copy Editor" w:date="2026-10-08T16:33:00Z" w16du:dateUtc="2026-10-08T13:33:00Z"/>
        </w:rPr>
      </w:pPr>
      <w:r>
        <w:t xml:space="preserve">I move onto the second sentence.  I stop after 2 hours; next night it’s the same, another 2 hours.  </w:t>
      </w:r>
    </w:p>
    <w:p w14:paraId="5E4BDE94" w14:textId="3A383F7D" w:rsidR="003439BF" w:rsidRDefault="007C0FF3">
      <w:pPr>
        <w:pStyle w:val="bdialogue"/>
        <w:pPrChange w:id="12044" w:author="Copy Editor" w:date="2026-10-08T16:32:00Z" w16du:dateUtc="2026-10-08T13:32:00Z">
          <w:pPr>
            <w:pStyle w:val="body"/>
          </w:pPr>
        </w:pPrChange>
      </w:pPr>
      <w:r>
        <w:t>I give myself Sundays off but keep plodding on, twelve hours a week.  The book falls apart, I glue it back together, how many houses that Summer were painted by a decorator mentally trying to solve the integral of sin2x dx.</w:t>
      </w:r>
    </w:p>
    <w:p w14:paraId="77B6D8AC" w14:textId="77777777" w:rsidR="00D91389" w:rsidRPr="00D91389" w:rsidRDefault="00D91389">
      <w:pPr>
        <w:pStyle w:val="aSCENEHEAD"/>
        <w:rPr>
          <w:ins w:id="12045" w:author="Copy Editor" w:date="2026-10-08T16:33:00Z"/>
          <w:lang w:val="en-US"/>
        </w:rPr>
        <w:pPrChange w:id="12046" w:author="Copy Editor" w:date="2026-10-08T16:33:00Z" w16du:dateUtc="2026-10-08T13:33:00Z">
          <w:pPr>
            <w:pStyle w:val="body"/>
          </w:pPr>
        </w:pPrChange>
      </w:pPr>
      <w:ins w:id="12047" w:author="Copy Editor" w:date="2026-10-08T16:33:00Z">
        <w:r w:rsidRPr="00D91389">
          <w:rPr>
            <w:lang w:val="en-US"/>
          </w:rPr>
          <w:t>INT. UNIVERSITY – FRESHERS’ WEEK – DAY</w:t>
        </w:r>
      </w:ins>
    </w:p>
    <w:p w14:paraId="3CA3371F" w14:textId="77777777" w:rsidR="00D91389" w:rsidRPr="00D91389" w:rsidRDefault="00D91389" w:rsidP="00D91389">
      <w:pPr>
        <w:pStyle w:val="body"/>
        <w:rPr>
          <w:ins w:id="12048" w:author="Copy Editor" w:date="2026-10-08T16:33:00Z"/>
          <w:lang w:val="en-US"/>
        </w:rPr>
      </w:pPr>
      <w:ins w:id="12049" w:author="Copy Editor" w:date="2026-10-08T16:33:00Z">
        <w:r w:rsidRPr="00D91389">
          <w:rPr>
            <w:lang w:val="en-US"/>
          </w:rPr>
          <w:t>A large hall is filled with stalls representing student organisations.</w:t>
        </w:r>
      </w:ins>
    </w:p>
    <w:p w14:paraId="5C8664D2" w14:textId="77777777" w:rsidR="00D91389" w:rsidRPr="00D91389" w:rsidRDefault="00D91389" w:rsidP="00D91389">
      <w:pPr>
        <w:pStyle w:val="body"/>
        <w:rPr>
          <w:ins w:id="12050" w:author="Copy Editor" w:date="2026-10-08T16:33:00Z"/>
          <w:lang w:val="en-US"/>
        </w:rPr>
      </w:pPr>
      <w:ins w:id="12051" w:author="Copy Editor" w:date="2026-10-08T16:33:00Z">
        <w:r w:rsidRPr="00D91389">
          <w:rPr>
            <w:lang w:val="en-US"/>
          </w:rPr>
          <w:t>Richard studies a list.</w:t>
        </w:r>
      </w:ins>
    </w:p>
    <w:p w14:paraId="2AD6ADD9" w14:textId="77777777" w:rsidR="00D91389" w:rsidRPr="00D91389" w:rsidRDefault="00D91389">
      <w:pPr>
        <w:pStyle w:val="bCHARACTER"/>
        <w:rPr>
          <w:ins w:id="12052" w:author="Copy Editor" w:date="2026-10-08T16:33:00Z"/>
          <w:lang w:val="en-US"/>
        </w:rPr>
        <w:pPrChange w:id="12053" w:author="Copy Editor" w:date="2026-10-08T16:33:00Z" w16du:dateUtc="2026-10-08T13:33:00Z">
          <w:pPr>
            <w:pStyle w:val="body"/>
          </w:pPr>
        </w:pPrChange>
      </w:pPr>
      <w:ins w:id="12054" w:author="Copy Editor" w:date="2026-10-08T16:33:00Z">
        <w:r w:rsidRPr="00D91389">
          <w:rPr>
            <w:lang w:val="en-US"/>
          </w:rPr>
          <w:t>RICHARD (V.O.)</w:t>
        </w:r>
      </w:ins>
    </w:p>
    <w:p w14:paraId="11A61455" w14:textId="77777777" w:rsidR="00D91389" w:rsidRDefault="007C0FF3" w:rsidP="00D91389">
      <w:pPr>
        <w:pStyle w:val="bdialogue"/>
        <w:rPr>
          <w:ins w:id="12055" w:author="Copy Editor" w:date="2026-10-08T16:33:00Z" w16du:dateUtc="2026-10-08T13:33:00Z"/>
        </w:rPr>
      </w:pPr>
      <w:r>
        <w:t xml:space="preserve">Before the course started there was fresher’s week.  I had decided there were four organisations I was interested in.  </w:t>
      </w:r>
    </w:p>
    <w:p w14:paraId="03A9F562" w14:textId="77777777" w:rsidR="00D91389" w:rsidRDefault="007C0FF3" w:rsidP="00D91389">
      <w:pPr>
        <w:pStyle w:val="bdialogue"/>
        <w:rPr>
          <w:ins w:id="12056" w:author="Copy Editor" w:date="2026-10-08T16:34:00Z" w16du:dateUtc="2026-10-08T13:34:00Z"/>
        </w:rPr>
      </w:pPr>
      <w:r>
        <w:t xml:space="preserve">The caving club, I’d never caved and saw it as a good opportunity to discover what the sport had to offer.  </w:t>
      </w:r>
    </w:p>
    <w:p w14:paraId="4EF4E25C" w14:textId="77777777" w:rsidR="00D91389" w:rsidRDefault="007C0FF3" w:rsidP="00D91389">
      <w:pPr>
        <w:pStyle w:val="bdialogue"/>
        <w:rPr>
          <w:ins w:id="12057" w:author="Copy Editor" w:date="2026-10-08T16:34:00Z" w16du:dateUtc="2026-10-08T13:34:00Z"/>
        </w:rPr>
      </w:pPr>
      <w:r>
        <w:t xml:space="preserve">The parachute club, the experiences I already had may be of some use or interest.  </w:t>
      </w:r>
    </w:p>
    <w:p w14:paraId="5418E784" w14:textId="77777777" w:rsidR="00D91389" w:rsidRPr="00BF0631" w:rsidRDefault="007C0FF3" w:rsidP="00BF0631">
      <w:pPr>
        <w:pStyle w:val="bdialogue"/>
        <w:rPr>
          <w:ins w:id="12058" w:author="Copy Editor" w:date="2026-10-08T16:34:00Z" w16du:dateUtc="2026-10-08T13:34:00Z"/>
        </w:rPr>
      </w:pPr>
      <w:r>
        <w:t xml:space="preserve">The </w:t>
      </w:r>
      <w:r w:rsidR="00621F62">
        <w:t>conservation</w:t>
      </w:r>
      <w:r>
        <w:t xml:space="preserve"> volunteers, as the </w:t>
      </w:r>
      <w:r w:rsidR="00621F62">
        <w:t>experiences</w:t>
      </w:r>
      <w:r>
        <w:t xml:space="preserve"> I had with canal restoration would be </w:t>
      </w:r>
      <w:r w:rsidRPr="00BF0631">
        <w:lastRenderedPageBreak/>
        <w:t xml:space="preserve">similar work, and the diving club as I’d considered diving another extension of exploration.  </w:t>
      </w:r>
    </w:p>
    <w:p w14:paraId="4EBFD256" w14:textId="77777777" w:rsidR="00D91389" w:rsidRPr="00BF0631" w:rsidRDefault="007C0FF3" w:rsidP="00BF0631">
      <w:pPr>
        <w:pStyle w:val="bdialogue"/>
        <w:rPr>
          <w:ins w:id="12059" w:author="Copy Editor" w:date="2026-10-08T16:34:00Z" w16du:dateUtc="2026-10-08T13:34:00Z"/>
        </w:rPr>
      </w:pPr>
      <w:r w:rsidRPr="00BF0631">
        <w:t xml:space="preserve">To join these </w:t>
      </w:r>
      <w:r w:rsidR="00621F62" w:rsidRPr="00BF0631">
        <w:t>organisations,</w:t>
      </w:r>
      <w:r w:rsidRPr="00BF0631">
        <w:t xml:space="preserve"> you attend the “bun fight” where they all have stands in a large hall and you speak to anyone of interest.  </w:t>
      </w:r>
    </w:p>
    <w:p w14:paraId="1B4B00A1" w14:textId="77777777" w:rsidR="00BF0631" w:rsidRPr="00BF0631" w:rsidRDefault="00BF0631">
      <w:pPr>
        <w:pStyle w:val="body"/>
        <w:rPr>
          <w:ins w:id="12060" w:author="Copy Editor" w:date="2026-10-08T16:34:00Z"/>
          <w:rPrChange w:id="12061" w:author="Copy Editor" w:date="2026-10-08T16:34:00Z" w16du:dateUtc="2026-10-08T13:34:00Z">
            <w:rPr>
              <w:ins w:id="12062" w:author="Copy Editor" w:date="2026-10-08T16:34:00Z"/>
              <w:lang w:val="en-US"/>
            </w:rPr>
          </w:rPrChange>
        </w:rPr>
        <w:pPrChange w:id="12063" w:author="Copy Editor" w:date="2026-10-08T16:34:00Z" w16du:dateUtc="2026-10-08T13:34:00Z">
          <w:pPr>
            <w:pStyle w:val="bdialogue"/>
          </w:pPr>
        </w:pPrChange>
      </w:pPr>
      <w:ins w:id="12064" w:author="Copy Editor" w:date="2026-10-08T16:34:00Z">
        <w:r w:rsidRPr="00BF0631">
          <w:rPr>
            <w:rPrChange w:id="12065" w:author="Copy Editor" w:date="2026-10-08T16:34:00Z" w16du:dateUtc="2026-10-08T13:34:00Z">
              <w:rPr>
                <w:lang w:val="en-US"/>
              </w:rPr>
            </w:rPrChange>
          </w:rPr>
          <w:t>Richard slowly makes his way towards the diving club.</w:t>
        </w:r>
      </w:ins>
    </w:p>
    <w:p w14:paraId="2763E161" w14:textId="77777777" w:rsidR="00BF0631" w:rsidRPr="00BF0631" w:rsidRDefault="00BF0631">
      <w:pPr>
        <w:pStyle w:val="body"/>
        <w:rPr>
          <w:ins w:id="12066" w:author="Copy Editor" w:date="2026-10-08T16:34:00Z"/>
          <w:rPrChange w:id="12067" w:author="Copy Editor" w:date="2026-10-08T16:34:00Z" w16du:dateUtc="2026-10-08T13:34:00Z">
            <w:rPr>
              <w:ins w:id="12068" w:author="Copy Editor" w:date="2026-10-08T16:34:00Z"/>
              <w:lang w:val="en-US"/>
            </w:rPr>
          </w:rPrChange>
        </w:rPr>
        <w:pPrChange w:id="12069" w:author="Copy Editor" w:date="2026-10-08T16:34:00Z" w16du:dateUtc="2026-10-08T13:34:00Z">
          <w:pPr>
            <w:pStyle w:val="bdialogue"/>
          </w:pPr>
        </w:pPrChange>
      </w:pPr>
      <w:ins w:id="12070" w:author="Copy Editor" w:date="2026-10-08T16:34:00Z">
        <w:r w:rsidRPr="00BF0631">
          <w:rPr>
            <w:rPrChange w:id="12071" w:author="Copy Editor" w:date="2026-10-08T16:34:00Z" w16du:dateUtc="2026-10-08T13:34:00Z">
              <w:rPr>
                <w:lang w:val="en-US"/>
              </w:rPr>
            </w:rPrChange>
          </w:rPr>
          <w:t>A PRETTY GIRL walks in front of him.</w:t>
        </w:r>
      </w:ins>
    </w:p>
    <w:p w14:paraId="3DCA0541" w14:textId="77777777" w:rsidR="00BF0631" w:rsidRPr="00BF0631" w:rsidRDefault="00BF0631">
      <w:pPr>
        <w:pStyle w:val="body"/>
        <w:rPr>
          <w:ins w:id="12072" w:author="Copy Editor" w:date="2026-10-08T16:34:00Z"/>
          <w:rPrChange w:id="12073" w:author="Copy Editor" w:date="2026-10-08T16:34:00Z" w16du:dateUtc="2026-10-08T13:34:00Z">
            <w:rPr>
              <w:ins w:id="12074" w:author="Copy Editor" w:date="2026-10-08T16:34:00Z"/>
              <w:lang w:val="en-US"/>
            </w:rPr>
          </w:rPrChange>
        </w:rPr>
        <w:pPrChange w:id="12075" w:author="Copy Editor" w:date="2026-10-08T16:34:00Z" w16du:dateUtc="2026-10-08T13:34:00Z">
          <w:pPr>
            <w:pStyle w:val="bdialogue"/>
          </w:pPr>
        </w:pPrChange>
      </w:pPr>
      <w:ins w:id="12076" w:author="Copy Editor" w:date="2026-10-08T16:34:00Z">
        <w:r w:rsidRPr="00BF0631">
          <w:rPr>
            <w:rPrChange w:id="12077" w:author="Copy Editor" w:date="2026-10-08T16:34:00Z" w16du:dateUtc="2026-10-08T13:34:00Z">
              <w:rPr>
                <w:lang w:val="en-US"/>
              </w:rPr>
            </w:rPrChange>
          </w:rPr>
          <w:t>They reach the diving club.</w:t>
        </w:r>
      </w:ins>
    </w:p>
    <w:p w14:paraId="0A385F3D" w14:textId="77777777" w:rsidR="00BF0631" w:rsidRPr="00BF0631" w:rsidRDefault="00BF0631">
      <w:pPr>
        <w:pStyle w:val="body"/>
        <w:rPr>
          <w:ins w:id="12078" w:author="Copy Editor" w:date="2026-10-08T16:34:00Z"/>
          <w:rPrChange w:id="12079" w:author="Copy Editor" w:date="2026-10-08T16:34:00Z" w16du:dateUtc="2026-10-08T13:34:00Z">
            <w:rPr>
              <w:ins w:id="12080" w:author="Copy Editor" w:date="2026-10-08T16:34:00Z"/>
              <w:lang w:val="en-US"/>
            </w:rPr>
          </w:rPrChange>
        </w:rPr>
        <w:pPrChange w:id="12081" w:author="Copy Editor" w:date="2026-10-08T16:34:00Z" w16du:dateUtc="2026-10-08T13:34:00Z">
          <w:pPr>
            <w:pStyle w:val="bdialogue"/>
          </w:pPr>
        </w:pPrChange>
      </w:pPr>
      <w:ins w:id="12082" w:author="Copy Editor" w:date="2026-10-08T16:34:00Z">
        <w:r w:rsidRPr="00BF0631">
          <w:rPr>
            <w:rPrChange w:id="12083" w:author="Copy Editor" w:date="2026-10-08T16:34:00Z" w16du:dateUtc="2026-10-08T13:34:00Z">
              <w:rPr>
                <w:lang w:val="en-US"/>
              </w:rPr>
            </w:rPrChange>
          </w:rPr>
          <w:t>A DIVER looks at the girl.</w:t>
        </w:r>
      </w:ins>
    </w:p>
    <w:p w14:paraId="4BF36E48" w14:textId="58E79B3E" w:rsidR="00621F62" w:rsidDel="00BF0631" w:rsidRDefault="00BF0631">
      <w:pPr>
        <w:pStyle w:val="bCHARACTER"/>
        <w:rPr>
          <w:del w:id="12084" w:author="Copy Editor" w:date="2026-10-08T16:34:00Z" w16du:dateUtc="2026-10-08T13:34:00Z"/>
        </w:rPr>
        <w:pPrChange w:id="12085" w:author="Copy Editor" w:date="2026-10-08T16:35:00Z" w16du:dateUtc="2026-10-08T13:35:00Z">
          <w:pPr>
            <w:pStyle w:val="body"/>
          </w:pPr>
        </w:pPrChange>
      </w:pPr>
      <w:ins w:id="12086" w:author="Copy Editor" w:date="2026-10-08T16:34:00Z">
        <w:r w:rsidRPr="00BF0631">
          <w:rPr>
            <w:rPrChange w:id="12087" w:author="Copy Editor" w:date="2026-10-08T16:34:00Z" w16du:dateUtc="2026-10-08T13:34:00Z">
              <w:rPr>
                <w:lang w:val="en-US"/>
              </w:rPr>
            </w:rPrChange>
          </w:rPr>
          <w:t>DIVER</w:t>
        </w:r>
      </w:ins>
      <w:del w:id="12088" w:author="Copy Editor" w:date="2026-10-08T16:34:00Z" w16du:dateUtc="2026-10-08T13:34:00Z">
        <w:r w:rsidR="007C0FF3" w:rsidDel="00BF0631">
          <w:delText xml:space="preserve">I was slowly making my way towards the diving club with a pretty girl in front of me, when we got to the </w:delText>
        </w:r>
        <w:r w:rsidR="00621F62" w:rsidDel="00BF0631">
          <w:delText>diving</w:delText>
        </w:r>
        <w:r w:rsidR="007C0FF3" w:rsidDel="00BF0631">
          <w:delText xml:space="preserve"> club a diver looked at the girl and </w:delText>
        </w:r>
        <w:r w:rsidR="00621F62" w:rsidDel="00BF0631">
          <w:delText>spoke</w:delText>
        </w:r>
        <w:r w:rsidR="007C0FF3" w:rsidDel="00BF0631">
          <w:delText xml:space="preserve"> </w:delText>
        </w:r>
      </w:del>
    </w:p>
    <w:p w14:paraId="0CDB73B3" w14:textId="77777777" w:rsidR="00BF0631" w:rsidRDefault="00BF0631">
      <w:pPr>
        <w:pStyle w:val="bCHARACTER"/>
        <w:rPr>
          <w:ins w:id="12089" w:author="Copy Editor" w:date="2026-10-08T16:34:00Z" w16du:dateUtc="2026-10-08T13:34:00Z"/>
        </w:rPr>
        <w:pPrChange w:id="12090" w:author="Copy Editor" w:date="2026-10-08T16:35:00Z" w16du:dateUtc="2026-10-08T13:35:00Z">
          <w:pPr>
            <w:pStyle w:val="bdialogue"/>
          </w:pPr>
        </w:pPrChange>
      </w:pPr>
    </w:p>
    <w:p w14:paraId="41A0DAE1" w14:textId="5FA9B6EC" w:rsidR="00621F62" w:rsidRDefault="007C0FF3" w:rsidP="004B3D80">
      <w:pPr>
        <w:pStyle w:val="bdialogue"/>
        <w:rPr>
          <w:ins w:id="12091" w:author="Copy Editor" w:date="2026-10-08T16:35:00Z" w16du:dateUtc="2026-10-08T13:35:00Z"/>
        </w:rPr>
      </w:pPr>
      <w:del w:id="12092" w:author="Copy Editor" w:date="2026-10-08T16:35:00Z" w16du:dateUtc="2026-10-08T13:35:00Z">
        <w:r w:rsidDel="00BF0631">
          <w:delText>“</w:delText>
        </w:r>
      </w:del>
      <w:r>
        <w:t xml:space="preserve">Hi, you </w:t>
      </w:r>
      <w:r w:rsidR="00621F62">
        <w:t>want</w:t>
      </w:r>
      <w:r>
        <w:t xml:space="preserve"> dive?</w:t>
      </w:r>
      <w:del w:id="12093" w:author="Copy Editor" w:date="2026-10-08T16:35:00Z" w16du:dateUtc="2026-10-08T13:35:00Z">
        <w:r w:rsidDel="00BF0631">
          <w:delText xml:space="preserve">” </w:delText>
        </w:r>
      </w:del>
    </w:p>
    <w:p w14:paraId="6088B394" w14:textId="3F01E84C" w:rsidR="009F032A" w:rsidRDefault="009F032A">
      <w:pPr>
        <w:pStyle w:val="bCHARACTER"/>
        <w:pPrChange w:id="12094" w:author="Copy Editor" w:date="2026-10-08T16:35:00Z" w16du:dateUtc="2026-10-08T13:35:00Z">
          <w:pPr>
            <w:pStyle w:val="bdialogue"/>
          </w:pPr>
        </w:pPrChange>
      </w:pPr>
      <w:ins w:id="12095" w:author="Copy Editor" w:date="2026-10-08T16:35:00Z">
        <w:r w:rsidRPr="009F032A">
          <w:t>RICHARD (V.O.)</w:t>
        </w:r>
      </w:ins>
    </w:p>
    <w:p w14:paraId="5E4BDE96" w14:textId="5F4A54B7" w:rsidR="003439BF" w:rsidRDefault="007C0FF3">
      <w:pPr>
        <w:pStyle w:val="bdialogue"/>
        <w:pPrChange w:id="12096" w:author="Copy Editor" w:date="2026-10-08T16:35:00Z" w16du:dateUtc="2026-10-08T13:35:00Z">
          <w:pPr>
            <w:pStyle w:val="body"/>
          </w:pPr>
        </w:pPrChange>
      </w:pPr>
      <w:r>
        <w:t>What a poser, I just kept on walking.</w:t>
      </w:r>
    </w:p>
    <w:p w14:paraId="3AD2AE66" w14:textId="77777777" w:rsidR="009F032A" w:rsidRPr="009F032A" w:rsidRDefault="009F032A">
      <w:pPr>
        <w:pStyle w:val="aSCENEHEAD"/>
        <w:rPr>
          <w:ins w:id="12097" w:author="Copy Editor" w:date="2026-10-08T16:35:00Z"/>
          <w:lang w:val="en-US"/>
        </w:rPr>
        <w:pPrChange w:id="12098" w:author="Copy Editor" w:date="2026-10-08T16:35:00Z" w16du:dateUtc="2026-10-08T13:35:00Z">
          <w:pPr>
            <w:pStyle w:val="body"/>
          </w:pPr>
        </w:pPrChange>
      </w:pPr>
      <w:ins w:id="12099" w:author="Copy Editor" w:date="2026-10-08T16:35:00Z">
        <w:r w:rsidRPr="009F032A">
          <w:rPr>
            <w:lang w:val="en-US"/>
          </w:rPr>
          <w:t>INT. UNIVERSITY – FRESHERS’ WEEK – DAY</w:t>
        </w:r>
      </w:ins>
    </w:p>
    <w:p w14:paraId="3F794051" w14:textId="77777777" w:rsidR="009F032A" w:rsidRPr="009F032A" w:rsidRDefault="009F032A" w:rsidP="009F032A">
      <w:pPr>
        <w:pStyle w:val="body"/>
        <w:rPr>
          <w:ins w:id="12100" w:author="Copy Editor" w:date="2026-10-08T16:35:00Z"/>
          <w:lang w:val="en-US"/>
        </w:rPr>
      </w:pPr>
      <w:ins w:id="12101" w:author="Copy Editor" w:date="2026-10-08T16:35:00Z">
        <w:r w:rsidRPr="009F032A">
          <w:rPr>
            <w:lang w:val="en-US"/>
          </w:rPr>
          <w:t>Richard speaks to members of the parachute club.</w:t>
        </w:r>
      </w:ins>
    </w:p>
    <w:p w14:paraId="0A98A65C" w14:textId="741CC6D1" w:rsidR="009F032A" w:rsidRPr="009F032A" w:rsidRDefault="009F032A">
      <w:pPr>
        <w:pStyle w:val="bCHARACTER"/>
        <w:rPr>
          <w:ins w:id="12102" w:author="Copy Editor" w:date="2026-10-08T16:35:00Z" w16du:dateUtc="2026-10-08T13:35:00Z"/>
          <w:lang w:val="en-US"/>
          <w:rPrChange w:id="12103" w:author="Copy Editor" w:date="2026-10-08T16:35:00Z" w16du:dateUtc="2026-10-08T13:35:00Z">
            <w:rPr>
              <w:ins w:id="12104" w:author="Copy Editor" w:date="2026-10-08T16:35:00Z" w16du:dateUtc="2026-10-08T13:35:00Z"/>
            </w:rPr>
          </w:rPrChange>
        </w:rPr>
        <w:pPrChange w:id="12105" w:author="Copy Editor" w:date="2026-10-08T16:35:00Z" w16du:dateUtc="2026-10-08T13:35:00Z">
          <w:pPr>
            <w:pStyle w:val="body"/>
          </w:pPr>
        </w:pPrChange>
      </w:pPr>
      <w:ins w:id="12106" w:author="Copy Editor" w:date="2026-10-08T16:35:00Z">
        <w:r w:rsidRPr="009F032A">
          <w:rPr>
            <w:lang w:val="en-US"/>
          </w:rPr>
          <w:t>RICHARD (V.O.)</w:t>
        </w:r>
      </w:ins>
    </w:p>
    <w:p w14:paraId="50DCB9E3" w14:textId="77777777" w:rsidR="009F032A" w:rsidRDefault="007C0FF3" w:rsidP="009F032A">
      <w:pPr>
        <w:pStyle w:val="bdialogue"/>
        <w:rPr>
          <w:ins w:id="12107" w:author="Copy Editor" w:date="2026-10-08T16:35:00Z" w16du:dateUtc="2026-10-08T13:35:00Z"/>
        </w:rPr>
      </w:pPr>
      <w:r>
        <w:t xml:space="preserve">A discussion at the parachute club and I decided it was not for me.  They mostly jumped in the summer during the vacation, weren’t particularly interested in my previous experience and were expensive so I gave them a miss.  </w:t>
      </w:r>
    </w:p>
    <w:p w14:paraId="140D0295" w14:textId="53A81961" w:rsidR="00621F62" w:rsidDel="009F032A" w:rsidRDefault="007C0FF3">
      <w:pPr>
        <w:pStyle w:val="bdialogue"/>
        <w:rPr>
          <w:del w:id="12108" w:author="Copy Editor" w:date="2026-10-08T16:36:00Z" w16du:dateUtc="2026-10-08T13:36:00Z"/>
        </w:rPr>
        <w:pPrChange w:id="12109" w:author="Copy Editor" w:date="2026-10-08T16:35:00Z" w16du:dateUtc="2026-10-08T13:35:00Z">
          <w:pPr>
            <w:pStyle w:val="body"/>
          </w:pPr>
        </w:pPrChange>
      </w:pPr>
      <w:r>
        <w:t xml:space="preserve">The caving club seemed to be staffed primarily by older mature students </w:t>
      </w:r>
      <w:ins w:id="12110" w:author="Copy Editor" w:date="2026-10-08T16:36:00Z" w16du:dateUtc="2026-10-08T13:36:00Z">
        <w:r w:rsidR="009F032A">
          <w:t xml:space="preserve">- </w:t>
        </w:r>
      </w:ins>
    </w:p>
    <w:p w14:paraId="028C527B" w14:textId="2D6081F1" w:rsidR="00621F62" w:rsidRDefault="007C0FF3">
      <w:pPr>
        <w:pStyle w:val="bdialogue"/>
        <w:pPrChange w:id="12111" w:author="Copy Editor" w:date="2026-10-08T16:35:00Z" w16du:dateUtc="2026-10-08T13:35:00Z">
          <w:pPr>
            <w:pStyle w:val="baparenthisis"/>
          </w:pPr>
        </w:pPrChange>
      </w:pPr>
      <w:del w:id="12112" w:author="Copy Editor" w:date="2026-10-08T16:36:00Z" w16du:dateUtc="2026-10-08T13:36:00Z">
        <w:r w:rsidDel="009F032A">
          <w:delText>(</w:delText>
        </w:r>
      </w:del>
      <w:r>
        <w:t>though not as old as me</w:t>
      </w:r>
      <w:ins w:id="12113" w:author="Copy Editor" w:date="2026-10-08T16:36:00Z" w16du:dateUtc="2026-10-08T13:36:00Z">
        <w:r w:rsidR="009F032A">
          <w:t>.</w:t>
        </w:r>
      </w:ins>
      <w:del w:id="12114" w:author="Copy Editor" w:date="2026-10-08T16:36:00Z" w16du:dateUtc="2026-10-08T13:36:00Z">
        <w:r w:rsidDel="009F032A">
          <w:delText>)</w:delText>
        </w:r>
      </w:del>
    </w:p>
    <w:p w14:paraId="13976F3E" w14:textId="77777777" w:rsidR="006F0F9C" w:rsidRDefault="006F0F9C" w:rsidP="006F0F9C">
      <w:pPr>
        <w:pStyle w:val="bdialogue"/>
        <w:rPr>
          <w:ins w:id="12115" w:author="Copy Editor" w:date="2026-10-08T16:36:00Z" w16du:dateUtc="2026-10-08T13:36:00Z"/>
        </w:rPr>
      </w:pPr>
      <w:ins w:id="12116" w:author="Copy Editor" w:date="2026-10-08T16:36:00Z" w16du:dateUtc="2026-10-08T13:36:00Z">
        <w:r>
          <w:t xml:space="preserve">They </w:t>
        </w:r>
      </w:ins>
      <w:r w:rsidR="007C0FF3">
        <w:t xml:space="preserve">talked confidently and I felt at home and with </w:t>
      </w:r>
      <w:r w:rsidR="00621F62">
        <w:t>them,</w:t>
      </w:r>
      <w:r w:rsidR="007C0FF3">
        <w:t xml:space="preserve"> so I joined.  </w:t>
      </w:r>
    </w:p>
    <w:p w14:paraId="1A219008" w14:textId="77777777" w:rsidR="006F0F9C" w:rsidRDefault="007C0FF3" w:rsidP="006F0F9C">
      <w:pPr>
        <w:pStyle w:val="bdialogue"/>
        <w:rPr>
          <w:ins w:id="12117" w:author="Copy Editor" w:date="2026-10-08T16:36:00Z" w16du:dateUtc="2026-10-08T13:36:00Z"/>
        </w:rPr>
      </w:pPr>
      <w:r>
        <w:t xml:space="preserve">The conservation volunteers were also </w:t>
      </w:r>
      <w:r w:rsidR="00621F62">
        <w:t>down to earth</w:t>
      </w:r>
      <w:r>
        <w:t xml:space="preserve"> and </w:t>
      </w:r>
      <w:r>
        <w:lastRenderedPageBreak/>
        <w:t xml:space="preserve">agreed that conservation was all about killing things, in this case dominant species that were displacing the species that you wanted to conserve. </w:t>
      </w:r>
    </w:p>
    <w:p w14:paraId="777B042F" w14:textId="77777777" w:rsidR="006F0F9C" w:rsidRDefault="007C0FF3" w:rsidP="006F0F9C">
      <w:pPr>
        <w:pStyle w:val="bdialogue"/>
        <w:rPr>
          <w:ins w:id="12118" w:author="Copy Editor" w:date="2026-10-08T16:36:00Z" w16du:dateUtc="2026-10-08T13:36:00Z"/>
        </w:rPr>
      </w:pPr>
      <w:del w:id="12119" w:author="Copy Editor" w:date="2026-10-08T16:36:00Z" w16du:dateUtc="2026-10-08T13:36:00Z">
        <w:r w:rsidDel="006F0F9C">
          <w:delText xml:space="preserve"> </w:delText>
        </w:r>
      </w:del>
      <w:r w:rsidR="00621F62">
        <w:t>Also,</w:t>
      </w:r>
      <w:r>
        <w:t xml:space="preserve"> they appreciated that I had my chainsaw ticket and all the necessary equipment.  </w:t>
      </w:r>
    </w:p>
    <w:p w14:paraId="5E4BDE98" w14:textId="3F81F404" w:rsidR="003439BF" w:rsidRDefault="007C0FF3">
      <w:pPr>
        <w:pStyle w:val="bdialogue"/>
        <w:pPrChange w:id="12120" w:author="Copy Editor" w:date="2026-10-08T16:36:00Z" w16du:dateUtc="2026-10-08T13:36:00Z">
          <w:pPr>
            <w:pStyle w:val="body"/>
            <w:spacing w:before="0"/>
          </w:pPr>
        </w:pPrChange>
      </w:pPr>
      <w:r>
        <w:t>That was my social life sorted.</w:t>
      </w:r>
    </w:p>
    <w:p w14:paraId="4A1D312A" w14:textId="77777777" w:rsidR="00AE2337" w:rsidRPr="00AE2337" w:rsidRDefault="00AE2337">
      <w:pPr>
        <w:pStyle w:val="aSCENEHEAD"/>
        <w:rPr>
          <w:ins w:id="12121" w:author="Copy Editor" w:date="2026-10-08T16:37:00Z"/>
          <w:lang w:val="en-US"/>
        </w:rPr>
        <w:pPrChange w:id="12122" w:author="Copy Editor" w:date="2026-10-08T16:37:00Z" w16du:dateUtc="2026-10-08T13:37:00Z">
          <w:pPr>
            <w:pStyle w:val="body"/>
          </w:pPr>
        </w:pPrChange>
      </w:pPr>
      <w:ins w:id="12123" w:author="Copy Editor" w:date="2026-10-08T16:37:00Z">
        <w:r w:rsidRPr="00AE2337">
          <w:rPr>
            <w:lang w:val="en-US"/>
          </w:rPr>
          <w:t>INT. UNIVERSITY CLASSROOM – DAY</w:t>
        </w:r>
      </w:ins>
    </w:p>
    <w:p w14:paraId="5CF402CE" w14:textId="77777777" w:rsidR="00AE2337" w:rsidRPr="00AE2337" w:rsidRDefault="00AE2337" w:rsidP="00AE2337">
      <w:pPr>
        <w:pStyle w:val="body"/>
        <w:rPr>
          <w:ins w:id="12124" w:author="Copy Editor" w:date="2026-10-08T16:37:00Z"/>
          <w:lang w:val="en-US"/>
        </w:rPr>
      </w:pPr>
      <w:ins w:id="12125" w:author="Copy Editor" w:date="2026-10-08T16:37:00Z">
        <w:r w:rsidRPr="00AE2337">
          <w:rPr>
            <w:lang w:val="en-US"/>
          </w:rPr>
          <w:t>The course begins.</w:t>
        </w:r>
      </w:ins>
    </w:p>
    <w:p w14:paraId="181C7DEB" w14:textId="77777777" w:rsidR="00AE2337" w:rsidRPr="00AE2337" w:rsidRDefault="00AE2337" w:rsidP="00AE2337">
      <w:pPr>
        <w:pStyle w:val="body"/>
        <w:rPr>
          <w:ins w:id="12126" w:author="Copy Editor" w:date="2026-10-08T16:37:00Z"/>
          <w:lang w:val="en-US"/>
        </w:rPr>
      </w:pPr>
      <w:ins w:id="12127" w:author="Copy Editor" w:date="2026-10-08T16:37:00Z">
        <w:r w:rsidRPr="00AE2337">
          <w:rPr>
            <w:lang w:val="en-US"/>
          </w:rPr>
          <w:t>Richard sits at the front.</w:t>
        </w:r>
      </w:ins>
    </w:p>
    <w:p w14:paraId="3CF821EC" w14:textId="652BFFAB" w:rsidR="00AE2337" w:rsidRPr="00AE2337" w:rsidRDefault="00AE2337">
      <w:pPr>
        <w:pStyle w:val="bCHARACTER"/>
        <w:rPr>
          <w:ins w:id="12128" w:author="Copy Editor" w:date="2026-10-08T16:37:00Z" w16du:dateUtc="2026-10-08T13:37:00Z"/>
          <w:lang w:val="en-US"/>
          <w:rPrChange w:id="12129" w:author="Copy Editor" w:date="2026-10-08T16:37:00Z" w16du:dateUtc="2026-10-08T13:37:00Z">
            <w:rPr>
              <w:ins w:id="12130" w:author="Copy Editor" w:date="2026-10-08T16:37:00Z" w16du:dateUtc="2026-10-08T13:37:00Z"/>
            </w:rPr>
          </w:rPrChange>
        </w:rPr>
        <w:pPrChange w:id="12131" w:author="Copy Editor" w:date="2026-10-08T16:37:00Z" w16du:dateUtc="2026-10-08T13:37:00Z">
          <w:pPr>
            <w:pStyle w:val="body"/>
          </w:pPr>
        </w:pPrChange>
      </w:pPr>
      <w:ins w:id="12132" w:author="Copy Editor" w:date="2026-10-08T16:37:00Z">
        <w:r w:rsidRPr="00AE2337">
          <w:rPr>
            <w:lang w:val="en-US"/>
          </w:rPr>
          <w:t>RICHARD (V.O.)</w:t>
        </w:r>
      </w:ins>
    </w:p>
    <w:p w14:paraId="4C0ADC85" w14:textId="77777777" w:rsidR="00AE2337" w:rsidRDefault="007C0FF3" w:rsidP="00AE2337">
      <w:pPr>
        <w:pStyle w:val="bdialogue"/>
        <w:rPr>
          <w:ins w:id="12133" w:author="Copy Editor" w:date="2026-10-08T16:37:00Z" w16du:dateUtc="2026-10-08T13:37:00Z"/>
        </w:rPr>
      </w:pPr>
      <w:r>
        <w:t xml:space="preserve">By </w:t>
      </w:r>
      <w:r w:rsidRPr="0004244B">
        <w:t>the</w:t>
      </w:r>
      <w:r>
        <w:t xml:space="preserve"> time the course starts I’m a man possessed.  </w:t>
      </w:r>
    </w:p>
    <w:p w14:paraId="591863F2" w14:textId="054F3E04" w:rsidR="00621F62" w:rsidRDefault="007C0FF3" w:rsidP="002D39CD">
      <w:pPr>
        <w:pStyle w:val="bbodybeforebeat"/>
        <w:pPrChange w:id="12134" w:author="Copy Editor" w:date="2026-10-10T10:02:00Z" w16du:dateUtc="2026-10-10T07:02:00Z">
          <w:pPr>
            <w:pStyle w:val="body"/>
          </w:pPr>
        </w:pPrChange>
      </w:pPr>
      <w:r>
        <w:t xml:space="preserve">I sit at the front to hear the lessons better, work constantly, revise steadily.  The head tutor </w:t>
      </w:r>
    </w:p>
    <w:p w14:paraId="1F129698" w14:textId="77777777" w:rsidR="00621F62" w:rsidRPr="0087126A" w:rsidRDefault="007C0FF3" w:rsidP="002D39CD">
      <w:pPr>
        <w:pStyle w:val="baparenthisis"/>
      </w:pPr>
      <w:r>
        <w:t>(</w:t>
      </w:r>
      <w:r w:rsidR="00621F62">
        <w:t>ex-navy</w:t>
      </w:r>
      <w:r>
        <w:t>)</w:t>
      </w:r>
    </w:p>
    <w:p w14:paraId="0744320B" w14:textId="77777777" w:rsidR="00AE2337" w:rsidRDefault="007C0FF3" w:rsidP="00AE2337">
      <w:pPr>
        <w:pStyle w:val="bdialogue"/>
        <w:rPr>
          <w:ins w:id="12135" w:author="Copy Editor" w:date="2026-10-08T16:38:00Z" w16du:dateUtc="2026-10-08T13:38:00Z"/>
        </w:rPr>
      </w:pPr>
      <w:r>
        <w:t xml:space="preserve">and I hit it off, we go drinking together but not often, I have work to do.  </w:t>
      </w:r>
    </w:p>
    <w:p w14:paraId="2A15BFF8" w14:textId="49A2D7F8" w:rsidR="0087126A" w:rsidRDefault="007C0FF3">
      <w:pPr>
        <w:pStyle w:val="bdialogue"/>
        <w:pPrChange w:id="12136" w:author="Copy Editor" w:date="2026-10-08T16:38:00Z" w16du:dateUtc="2026-10-08T13:38:00Z">
          <w:pPr>
            <w:pStyle w:val="body"/>
            <w:spacing w:before="0"/>
          </w:pPr>
        </w:pPrChange>
      </w:pPr>
      <w:r>
        <w:t xml:space="preserve">After two months it’s the first exams, the tutors are rooting for me, ask how I do.  </w:t>
      </w:r>
    </w:p>
    <w:p w14:paraId="517A9D4F" w14:textId="2D120A68" w:rsidR="00385F8A" w:rsidRDefault="00385F8A">
      <w:pPr>
        <w:pStyle w:val="bCHARACTER"/>
        <w:rPr>
          <w:ins w:id="12137" w:author="Copy Editor" w:date="2026-10-08T16:38:00Z" w16du:dateUtc="2026-10-08T13:38:00Z"/>
        </w:rPr>
        <w:pPrChange w:id="12138" w:author="Copy Editor" w:date="2026-10-08T16:38:00Z" w16du:dateUtc="2026-10-08T13:38:00Z">
          <w:pPr>
            <w:pStyle w:val="bdialogue"/>
          </w:pPr>
        </w:pPrChange>
      </w:pPr>
      <w:ins w:id="12139" w:author="Copy Editor" w:date="2026-10-08T16:38:00Z">
        <w:r w:rsidRPr="00385F8A">
          <w:t>RICHARD</w:t>
        </w:r>
      </w:ins>
    </w:p>
    <w:p w14:paraId="7DE1AA2C" w14:textId="36388C62" w:rsidR="0087126A" w:rsidRDefault="007C0FF3" w:rsidP="004B3D80">
      <w:pPr>
        <w:pStyle w:val="bdialogue"/>
      </w:pPr>
      <w:del w:id="12140" w:author="Copy Editor" w:date="2026-10-08T16:38:00Z" w16du:dateUtc="2026-10-08T13:38:00Z">
        <w:r w:rsidDel="00385F8A">
          <w:delText>“</w:delText>
        </w:r>
      </w:del>
      <w:r>
        <w:t>All right I think but it’s been a long time away from study, anyway I couldn’t have done any more.</w:t>
      </w:r>
      <w:del w:id="12141" w:author="Copy Editor" w:date="2026-10-08T16:38:00Z" w16du:dateUtc="2026-10-08T13:38:00Z">
        <w:r w:rsidDel="00385F8A">
          <w:delText xml:space="preserve">”  </w:delText>
        </w:r>
      </w:del>
    </w:p>
    <w:p w14:paraId="0790EC97" w14:textId="77777777" w:rsidR="00385F8A" w:rsidRPr="00385F8A" w:rsidRDefault="00385F8A" w:rsidP="00385F8A">
      <w:pPr>
        <w:pStyle w:val="bdialogue"/>
        <w:rPr>
          <w:ins w:id="12142" w:author="Copy Editor" w:date="2026-10-08T16:39:00Z"/>
          <w:lang w:val="en-US"/>
        </w:rPr>
      </w:pPr>
      <w:ins w:id="12143" w:author="Copy Editor" w:date="2026-10-08T16:39:00Z">
        <w:r w:rsidRPr="00385F8A">
          <w:rPr>
            <w:lang w:val="en-US"/>
          </w:rPr>
          <w:t>The tutors' mouths turn down.</w:t>
        </w:r>
      </w:ins>
    </w:p>
    <w:p w14:paraId="5DD10D55" w14:textId="77777777" w:rsidR="00385F8A" w:rsidRPr="00385F8A" w:rsidRDefault="00385F8A" w:rsidP="00385F8A">
      <w:pPr>
        <w:pStyle w:val="bdialogue"/>
        <w:rPr>
          <w:ins w:id="12144" w:author="Copy Editor" w:date="2026-10-08T16:39:00Z"/>
          <w:lang w:val="en-US"/>
        </w:rPr>
      </w:pPr>
      <w:ins w:id="12145" w:author="Copy Editor" w:date="2026-10-08T16:39:00Z">
        <w:r w:rsidRPr="00385F8A">
          <w:rPr>
            <w:lang w:val="en-US"/>
          </w:rPr>
          <w:t>They nod gravely and walk away.</w:t>
        </w:r>
      </w:ins>
    </w:p>
    <w:p w14:paraId="37F963B9" w14:textId="77777777" w:rsidR="00385F8A" w:rsidRPr="00385F8A" w:rsidRDefault="00385F8A" w:rsidP="00385F8A">
      <w:pPr>
        <w:pStyle w:val="bdialogue"/>
        <w:rPr>
          <w:ins w:id="12146" w:author="Copy Editor" w:date="2026-10-08T16:39:00Z"/>
          <w:lang w:val="en-US"/>
        </w:rPr>
      </w:pPr>
      <w:ins w:id="12147" w:author="Copy Editor" w:date="2026-10-08T16:39:00Z">
        <w:r w:rsidRPr="00385F8A">
          <w:rPr>
            <w:lang w:val="en-US"/>
          </w:rPr>
          <w:t>Richard watches them.</w:t>
        </w:r>
      </w:ins>
    </w:p>
    <w:p w14:paraId="757394FC" w14:textId="77777777" w:rsidR="00385F8A" w:rsidRPr="00385F8A" w:rsidRDefault="00385F8A">
      <w:pPr>
        <w:pStyle w:val="aSCENEHEAD"/>
        <w:rPr>
          <w:ins w:id="12148" w:author="Copy Editor" w:date="2026-10-08T16:39:00Z"/>
          <w:lang w:val="en-US"/>
        </w:rPr>
        <w:pPrChange w:id="12149" w:author="Copy Editor" w:date="2026-10-08T16:39:00Z" w16du:dateUtc="2026-10-08T13:39:00Z">
          <w:pPr>
            <w:pStyle w:val="bdialogue"/>
          </w:pPr>
        </w:pPrChange>
      </w:pPr>
      <w:ins w:id="12150" w:author="Copy Editor" w:date="2026-10-08T16:39:00Z">
        <w:r w:rsidRPr="00385F8A">
          <w:rPr>
            <w:lang w:val="en-US"/>
          </w:rPr>
          <w:t>INT. UNIVERSITY – SPARE CLASSROOM – DAY</w:t>
        </w:r>
      </w:ins>
    </w:p>
    <w:p w14:paraId="6E276D26" w14:textId="77777777" w:rsidR="00385F8A" w:rsidRPr="00385F8A" w:rsidRDefault="00385F8A">
      <w:pPr>
        <w:pStyle w:val="body"/>
        <w:rPr>
          <w:ins w:id="12151" w:author="Copy Editor" w:date="2026-10-08T16:39:00Z"/>
          <w:lang w:val="en-US"/>
        </w:rPr>
        <w:pPrChange w:id="12152" w:author="Copy Editor" w:date="2026-10-08T16:39:00Z" w16du:dateUtc="2026-10-08T13:39:00Z">
          <w:pPr>
            <w:pStyle w:val="bdialogue"/>
          </w:pPr>
        </w:pPrChange>
      </w:pPr>
      <w:ins w:id="12153" w:author="Copy Editor" w:date="2026-10-08T16:39:00Z">
        <w:r w:rsidRPr="00385F8A">
          <w:rPr>
            <w:lang w:val="en-US"/>
          </w:rPr>
          <w:t>Richard works on a project.</w:t>
        </w:r>
      </w:ins>
    </w:p>
    <w:p w14:paraId="79933054" w14:textId="77777777" w:rsidR="00385F8A" w:rsidRPr="00385F8A" w:rsidRDefault="00385F8A">
      <w:pPr>
        <w:pStyle w:val="body"/>
        <w:rPr>
          <w:ins w:id="12154" w:author="Copy Editor" w:date="2026-10-08T16:39:00Z"/>
          <w:lang w:val="en-US"/>
        </w:rPr>
        <w:pPrChange w:id="12155" w:author="Copy Editor" w:date="2026-10-08T16:39:00Z" w16du:dateUtc="2026-10-08T13:39:00Z">
          <w:pPr>
            <w:pStyle w:val="bdialogue"/>
          </w:pPr>
        </w:pPrChange>
      </w:pPr>
      <w:ins w:id="12156" w:author="Copy Editor" w:date="2026-10-08T16:39:00Z">
        <w:r w:rsidRPr="00385F8A">
          <w:rPr>
            <w:lang w:val="en-US"/>
          </w:rPr>
          <w:lastRenderedPageBreak/>
          <w:t>The head tutor enters.</w:t>
        </w:r>
      </w:ins>
    </w:p>
    <w:p w14:paraId="1EB20B84" w14:textId="77777777" w:rsidR="00385F8A" w:rsidRPr="00385F8A" w:rsidRDefault="00385F8A">
      <w:pPr>
        <w:pStyle w:val="body"/>
        <w:rPr>
          <w:ins w:id="12157" w:author="Copy Editor" w:date="2026-10-08T16:39:00Z"/>
          <w:lang w:val="en-US"/>
        </w:rPr>
        <w:pPrChange w:id="12158" w:author="Copy Editor" w:date="2026-10-08T16:39:00Z" w16du:dateUtc="2026-10-08T13:39:00Z">
          <w:pPr>
            <w:pStyle w:val="bdialogue"/>
          </w:pPr>
        </w:pPrChange>
      </w:pPr>
      <w:ins w:id="12159" w:author="Copy Editor" w:date="2026-10-08T16:39:00Z">
        <w:r w:rsidRPr="00385F8A">
          <w:rPr>
            <w:lang w:val="en-US"/>
          </w:rPr>
          <w:t>He is completely poker-faced.</w:t>
        </w:r>
      </w:ins>
    </w:p>
    <w:p w14:paraId="03B9571A" w14:textId="616EACAD" w:rsidR="0087126A" w:rsidRPr="00385F8A" w:rsidDel="00385F8A" w:rsidRDefault="00385F8A">
      <w:pPr>
        <w:pStyle w:val="bCHARACTER"/>
        <w:rPr>
          <w:del w:id="12160" w:author="Copy Editor" w:date="2026-10-08T16:39:00Z" w16du:dateUtc="2026-10-08T13:39:00Z"/>
          <w:lang w:val="en-US"/>
          <w:rPrChange w:id="12161" w:author="Copy Editor" w:date="2026-10-08T16:39:00Z" w16du:dateUtc="2026-10-08T13:39:00Z">
            <w:rPr>
              <w:del w:id="12162" w:author="Copy Editor" w:date="2026-10-08T16:39:00Z" w16du:dateUtc="2026-10-08T13:39:00Z"/>
            </w:rPr>
          </w:rPrChange>
        </w:rPr>
        <w:pPrChange w:id="12163" w:author="Copy Editor" w:date="2026-10-08T16:39:00Z" w16du:dateUtc="2026-10-08T13:39:00Z">
          <w:pPr>
            <w:pStyle w:val="body"/>
          </w:pPr>
        </w:pPrChange>
      </w:pPr>
      <w:ins w:id="12164" w:author="Copy Editor" w:date="2026-10-08T16:39:00Z">
        <w:r w:rsidRPr="00385F8A">
          <w:rPr>
            <w:lang w:val="en-US"/>
          </w:rPr>
          <w:t>HEAD TUTOR</w:t>
        </w:r>
      </w:ins>
      <w:del w:id="12165" w:author="Copy Editor" w:date="2026-10-08T16:39:00Z" w16du:dateUtc="2026-10-08T13:39:00Z">
        <w:r w:rsidR="007C0FF3" w:rsidDel="00385F8A">
          <w:delText xml:space="preserve">Their mouths turn down; they nod, look serious, and walk away.  The head tutor finds me working on a project in a spare classroom.  He is completely poker faced; </w:delText>
        </w:r>
      </w:del>
    </w:p>
    <w:p w14:paraId="3AA57B48" w14:textId="77777777" w:rsidR="00385F8A" w:rsidRDefault="00385F8A">
      <w:pPr>
        <w:pStyle w:val="bCHARACTER"/>
        <w:rPr>
          <w:ins w:id="12166" w:author="Copy Editor" w:date="2026-10-08T16:39:00Z" w16du:dateUtc="2026-10-08T13:39:00Z"/>
        </w:rPr>
        <w:pPrChange w:id="12167" w:author="Copy Editor" w:date="2026-10-08T16:39:00Z" w16du:dateUtc="2026-10-08T13:39:00Z">
          <w:pPr>
            <w:pStyle w:val="bdialogue"/>
          </w:pPr>
        </w:pPrChange>
      </w:pPr>
    </w:p>
    <w:p w14:paraId="13DD9B82" w14:textId="377C67C3" w:rsidR="0087126A" w:rsidRDefault="007C0FF3" w:rsidP="004B3D80">
      <w:pPr>
        <w:pStyle w:val="bdialogue"/>
        <w:rPr>
          <w:ins w:id="12168" w:author="Copy Editor" w:date="2026-10-08T16:39:00Z" w16du:dateUtc="2026-10-08T13:39:00Z"/>
        </w:rPr>
      </w:pPr>
      <w:del w:id="12169" w:author="Copy Editor" w:date="2026-10-08T16:39:00Z" w16du:dateUtc="2026-10-08T13:39:00Z">
        <w:r w:rsidDel="00385F8A">
          <w:delText>“</w:delText>
        </w:r>
      </w:del>
      <w:r>
        <w:t>I’ve got the results of your exams</w:t>
      </w:r>
      <w:del w:id="12170" w:author="Copy Editor" w:date="2026-10-08T16:39:00Z" w16du:dateUtc="2026-10-08T13:39:00Z">
        <w:r w:rsidDel="00385F8A">
          <w:delText>”</w:delText>
        </w:r>
      </w:del>
      <w:r>
        <w:t xml:space="preserve">. </w:t>
      </w:r>
    </w:p>
    <w:p w14:paraId="7A2152A3" w14:textId="312D4D03" w:rsidR="003A03D7" w:rsidRDefault="003A03D7">
      <w:pPr>
        <w:pStyle w:val="bCHARACTER"/>
        <w:pPrChange w:id="12171" w:author="Copy Editor" w:date="2026-10-08T16:39:00Z" w16du:dateUtc="2026-10-08T13:39:00Z">
          <w:pPr>
            <w:pStyle w:val="bdialogue"/>
          </w:pPr>
        </w:pPrChange>
      </w:pPr>
      <w:ins w:id="12172" w:author="Copy Editor" w:date="2026-10-08T16:39:00Z">
        <w:r w:rsidRPr="003A03D7">
          <w:t>RICHARD (V.O.)</w:t>
        </w:r>
      </w:ins>
    </w:p>
    <w:p w14:paraId="1FBD22F7" w14:textId="77777777" w:rsidR="0087126A" w:rsidRDefault="007C0FF3" w:rsidP="003A03D7">
      <w:pPr>
        <w:pStyle w:val="bdialogue"/>
        <w:rPr>
          <w:ins w:id="12173" w:author="Copy Editor" w:date="2026-10-08T16:40:00Z" w16du:dateUtc="2026-10-08T13:40:00Z"/>
        </w:rPr>
      </w:pPr>
      <w:r>
        <w:t xml:space="preserve">I brace myself for a shock; it isn’t long in coming.  </w:t>
      </w:r>
    </w:p>
    <w:p w14:paraId="0BC80DBB" w14:textId="4F9D8067" w:rsidR="003A03D7" w:rsidRDefault="003A03D7">
      <w:pPr>
        <w:pStyle w:val="bCHARACTER"/>
        <w:pPrChange w:id="12174" w:author="Copy Editor" w:date="2026-10-08T16:40:00Z" w16du:dateUtc="2026-10-08T13:40:00Z">
          <w:pPr>
            <w:pStyle w:val="body"/>
          </w:pPr>
        </w:pPrChange>
      </w:pPr>
      <w:ins w:id="12175" w:author="Copy Editor" w:date="2026-10-08T16:40:00Z">
        <w:r w:rsidRPr="003A03D7">
          <w:t>HEAD TUTOR</w:t>
        </w:r>
      </w:ins>
    </w:p>
    <w:p w14:paraId="4DFE1557" w14:textId="522A6BFA" w:rsidR="0087126A" w:rsidRDefault="007C0FF3" w:rsidP="004B3D80">
      <w:pPr>
        <w:pStyle w:val="bdialogue"/>
      </w:pPr>
      <w:del w:id="12176" w:author="Copy Editor" w:date="2026-10-08T16:40:00Z" w16du:dateUtc="2026-10-08T13:40:00Z">
        <w:r w:rsidDel="003A03D7">
          <w:delText>“</w:delText>
        </w:r>
      </w:del>
      <w:r>
        <w:t xml:space="preserve">Chemistry could have been better, you only got </w:t>
      </w:r>
      <w:r w:rsidR="0087126A">
        <w:t>ninety-seven</w:t>
      </w:r>
      <w:r>
        <w:t>, Maths couldn’t have been better, you got a hundred.</w:t>
      </w:r>
      <w:del w:id="12177" w:author="Copy Editor" w:date="2026-10-08T16:40:00Z" w16du:dateUtc="2026-10-08T13:40:00Z">
        <w:r w:rsidDel="003A03D7">
          <w:delText>”</w:delText>
        </w:r>
      </w:del>
      <w:r>
        <w:t xml:space="preserve">  </w:t>
      </w:r>
    </w:p>
    <w:p w14:paraId="1BB052CF" w14:textId="77777777" w:rsidR="00E97F02" w:rsidRPr="00E97F02" w:rsidRDefault="00E97F02">
      <w:pPr>
        <w:pStyle w:val="body"/>
        <w:rPr>
          <w:ins w:id="12178" w:author="Copy Editor" w:date="2026-10-08T16:40:00Z"/>
          <w:lang w:val="en-US"/>
        </w:rPr>
        <w:pPrChange w:id="12179" w:author="Copy Editor" w:date="2026-10-08T16:40:00Z" w16du:dateUtc="2026-10-08T13:40:00Z">
          <w:pPr>
            <w:pStyle w:val="bdialogue"/>
          </w:pPr>
        </w:pPrChange>
      </w:pPr>
      <w:ins w:id="12180" w:author="Copy Editor" w:date="2026-10-08T16:40:00Z">
        <w:r w:rsidRPr="00E97F02">
          <w:rPr>
            <w:lang w:val="en-US"/>
          </w:rPr>
          <w:t>The head tutor’s face cracks into a huge grin.</w:t>
        </w:r>
      </w:ins>
    </w:p>
    <w:p w14:paraId="566590FC" w14:textId="77777777" w:rsidR="00E97F02" w:rsidRPr="00E97F02" w:rsidRDefault="00E97F02">
      <w:pPr>
        <w:pStyle w:val="body"/>
        <w:rPr>
          <w:ins w:id="12181" w:author="Copy Editor" w:date="2026-10-08T16:40:00Z"/>
          <w:lang w:val="en-US"/>
        </w:rPr>
        <w:pPrChange w:id="12182" w:author="Copy Editor" w:date="2026-10-08T16:40:00Z" w16du:dateUtc="2026-10-08T13:40:00Z">
          <w:pPr>
            <w:pStyle w:val="bdialogue"/>
          </w:pPr>
        </w:pPrChange>
      </w:pPr>
      <w:ins w:id="12183" w:author="Copy Editor" w:date="2026-10-08T16:40:00Z">
        <w:r w:rsidRPr="00E97F02">
          <w:rPr>
            <w:lang w:val="en-US"/>
          </w:rPr>
          <w:t>He slaps Richard on the back and pumps his arm.</w:t>
        </w:r>
      </w:ins>
    </w:p>
    <w:p w14:paraId="612A8E48" w14:textId="5F15813A" w:rsidR="0087126A" w:rsidRPr="00E97F02" w:rsidDel="00E97F02" w:rsidRDefault="00E97F02">
      <w:pPr>
        <w:pStyle w:val="bCHARACTER"/>
        <w:rPr>
          <w:del w:id="12184" w:author="Copy Editor" w:date="2026-10-08T16:40:00Z" w16du:dateUtc="2026-10-08T13:40:00Z"/>
          <w:lang w:val="en-US"/>
          <w:rPrChange w:id="12185" w:author="Copy Editor" w:date="2026-10-08T16:40:00Z" w16du:dateUtc="2026-10-08T13:40:00Z">
            <w:rPr>
              <w:del w:id="12186" w:author="Copy Editor" w:date="2026-10-08T16:40:00Z" w16du:dateUtc="2026-10-08T13:40:00Z"/>
            </w:rPr>
          </w:rPrChange>
        </w:rPr>
        <w:pPrChange w:id="12187" w:author="Copy Editor" w:date="2026-10-08T16:40:00Z" w16du:dateUtc="2026-10-08T13:40:00Z">
          <w:pPr>
            <w:pStyle w:val="body"/>
          </w:pPr>
        </w:pPrChange>
      </w:pPr>
      <w:ins w:id="12188" w:author="Copy Editor" w:date="2026-10-08T16:40:00Z">
        <w:r w:rsidRPr="00E97F02">
          <w:rPr>
            <w:lang w:val="en-US"/>
          </w:rPr>
          <w:t>HEAD TUTOR</w:t>
        </w:r>
      </w:ins>
      <w:del w:id="12189" w:author="Copy Editor" w:date="2026-10-08T16:40:00Z" w16du:dateUtc="2026-10-08T13:40:00Z">
        <w:r w:rsidR="007C0FF3" w:rsidDel="00E97F02">
          <w:delText xml:space="preserve">His face cracks into a huge grin, slaps my back, pumps my arm.  </w:delText>
        </w:r>
      </w:del>
    </w:p>
    <w:p w14:paraId="619A555A" w14:textId="77777777" w:rsidR="00E97F02" w:rsidRDefault="00E97F02">
      <w:pPr>
        <w:pStyle w:val="bCHARACTER"/>
        <w:rPr>
          <w:ins w:id="12190" w:author="Copy Editor" w:date="2026-10-08T16:40:00Z" w16du:dateUtc="2026-10-08T13:40:00Z"/>
        </w:rPr>
        <w:pPrChange w:id="12191" w:author="Copy Editor" w:date="2026-10-08T16:40:00Z" w16du:dateUtc="2026-10-08T13:40:00Z">
          <w:pPr>
            <w:pStyle w:val="bdialogue"/>
          </w:pPr>
        </w:pPrChange>
      </w:pPr>
    </w:p>
    <w:p w14:paraId="56D83DCF" w14:textId="77777777" w:rsidR="000B49CE" w:rsidRDefault="007C0FF3" w:rsidP="004B3D80">
      <w:pPr>
        <w:pStyle w:val="bdialogue"/>
        <w:rPr>
          <w:ins w:id="12192" w:author="Copy Editor" w:date="2026-10-08T16:41:00Z" w16du:dateUtc="2026-10-08T13:41:00Z"/>
        </w:rPr>
      </w:pPr>
      <w:del w:id="12193" w:author="Copy Editor" w:date="2026-10-08T16:40:00Z" w16du:dateUtc="2026-10-08T13:40:00Z">
        <w:r w:rsidDel="00E97F02">
          <w:delText>“</w:delText>
        </w:r>
      </w:del>
      <w:r>
        <w:t>First student ever to do that.</w:t>
      </w:r>
    </w:p>
    <w:p w14:paraId="5E4BDE9A" w14:textId="085FEEB0" w:rsidR="003439BF" w:rsidRDefault="000B49CE">
      <w:pPr>
        <w:pStyle w:val="bCHARACTER"/>
        <w:pPrChange w:id="12194" w:author="Copy Editor" w:date="2026-10-08T16:41:00Z" w16du:dateUtc="2026-10-08T13:41:00Z">
          <w:pPr>
            <w:pStyle w:val="bdialogue"/>
          </w:pPr>
        </w:pPrChange>
      </w:pPr>
      <w:ins w:id="12195" w:author="Copy Editor" w:date="2026-10-08T16:41:00Z">
        <w:r w:rsidRPr="000B49CE">
          <w:t>RICHARD (V.O.)</w:t>
        </w:r>
      </w:ins>
      <w:del w:id="12196" w:author="Copy Editor" w:date="2026-10-08T16:40:00Z" w16du:dateUtc="2026-10-08T13:40:00Z">
        <w:r w:rsidR="007C0FF3" w:rsidDel="00E97F02">
          <w:delText>”</w:delText>
        </w:r>
      </w:del>
      <w:r w:rsidR="007C0FF3">
        <w:t xml:space="preserve">  </w:t>
      </w:r>
    </w:p>
    <w:p w14:paraId="6C5252EC" w14:textId="77777777" w:rsidR="000B49CE" w:rsidRDefault="007C0FF3" w:rsidP="000B49CE">
      <w:pPr>
        <w:pStyle w:val="bdialogue"/>
        <w:rPr>
          <w:ins w:id="12197" w:author="Copy Editor" w:date="2026-10-08T16:41:00Z" w16du:dateUtc="2026-10-08T13:41:00Z"/>
        </w:rPr>
      </w:pPr>
      <w:r>
        <w:t xml:space="preserve">I’ve set my </w:t>
      </w:r>
      <w:r w:rsidRPr="000B49CE">
        <w:t>standard</w:t>
      </w:r>
      <w:r>
        <w:t xml:space="preserve">, now I must maintain it.  </w:t>
      </w:r>
    </w:p>
    <w:p w14:paraId="29E2386D" w14:textId="77777777" w:rsidR="000B49CE" w:rsidRDefault="007C0FF3" w:rsidP="000B49CE">
      <w:pPr>
        <w:pStyle w:val="bdialogue"/>
        <w:rPr>
          <w:ins w:id="12198" w:author="Copy Editor" w:date="2026-10-08T16:41:00Z" w16du:dateUtc="2026-10-08T13:41:00Z"/>
        </w:rPr>
      </w:pPr>
      <w:r>
        <w:t xml:space="preserve">Knowing the best way to learn a subject is to teach it, my house becomes an extension of the college with revision sessions before each batch of exams.  </w:t>
      </w:r>
    </w:p>
    <w:p w14:paraId="12A23EB6" w14:textId="77777777" w:rsidR="000B49CE" w:rsidRDefault="007C0FF3" w:rsidP="000B49CE">
      <w:pPr>
        <w:pStyle w:val="bdialogue"/>
        <w:rPr>
          <w:ins w:id="12199" w:author="Copy Editor" w:date="2026-10-08T16:41:00Z" w16du:dateUtc="2026-10-08T13:41:00Z"/>
        </w:rPr>
      </w:pPr>
      <w:r>
        <w:t xml:space="preserve">I work remorselessly, the maths tutor, young girl, decides I’m too much of a chauvinist and tries to do me down.  </w:t>
      </w:r>
    </w:p>
    <w:p w14:paraId="70F33C07" w14:textId="147C02C7" w:rsidR="002D706D" w:rsidRDefault="007C0FF3" w:rsidP="000B49CE">
      <w:pPr>
        <w:pStyle w:val="bdialogue"/>
        <w:rPr>
          <w:ins w:id="12200" w:author="Copy Editor" w:date="2026-10-08T16:41:00Z" w16du:dateUtc="2026-10-08T13:41:00Z"/>
        </w:rPr>
      </w:pPr>
      <w:r>
        <w:t xml:space="preserve">She doesn’t stand a </w:t>
      </w:r>
      <w:r w:rsidR="0087126A">
        <w:t>chance,</w:t>
      </w:r>
      <w:r>
        <w:t xml:space="preserve"> and I am awarded the Dean’s prize for coming top of the year.  </w:t>
      </w:r>
      <w:del w:id="12201" w:author="Copy Editor" w:date="2026-10-08T16:41:00Z" w16du:dateUtc="2026-10-08T13:41:00Z">
        <w:r w:rsidDel="004E5058">
          <w:delText xml:space="preserve">Wise old man takes me to one side, </w:delText>
        </w:r>
      </w:del>
    </w:p>
    <w:p w14:paraId="5A257AAF" w14:textId="77777777" w:rsidR="004E5058" w:rsidRPr="004E5058" w:rsidRDefault="004E5058" w:rsidP="004E5058">
      <w:pPr>
        <w:pStyle w:val="body"/>
        <w:rPr>
          <w:ins w:id="12202" w:author="Copy Editor" w:date="2026-10-08T16:42:00Z"/>
          <w:lang w:val="en-US"/>
        </w:rPr>
      </w:pPr>
      <w:ins w:id="12203" w:author="Copy Editor" w:date="2026-10-08T16:42:00Z">
        <w:r w:rsidRPr="004E5058">
          <w:rPr>
            <w:lang w:val="en-US"/>
          </w:rPr>
          <w:t>The WISE OLD TUTOR takes Richard aside.</w:t>
        </w:r>
      </w:ins>
    </w:p>
    <w:p w14:paraId="7B3FF190" w14:textId="49BB1F9B" w:rsidR="004E5058" w:rsidRPr="004E5058" w:rsidRDefault="004E5058">
      <w:pPr>
        <w:pStyle w:val="bCHARACTER"/>
        <w:rPr>
          <w:lang w:val="en-US"/>
          <w:rPrChange w:id="12204" w:author="Copy Editor" w:date="2026-10-08T16:42:00Z" w16du:dateUtc="2026-10-08T13:42:00Z">
            <w:rPr/>
          </w:rPrChange>
        </w:rPr>
        <w:pPrChange w:id="12205" w:author="Copy Editor" w:date="2026-10-08T16:42:00Z" w16du:dateUtc="2026-10-08T13:42:00Z">
          <w:pPr>
            <w:pStyle w:val="body"/>
          </w:pPr>
        </w:pPrChange>
      </w:pPr>
      <w:ins w:id="12206" w:author="Copy Editor" w:date="2026-10-08T16:42:00Z">
        <w:r w:rsidRPr="004E5058">
          <w:rPr>
            <w:lang w:val="en-US"/>
          </w:rPr>
          <w:t>WISE OLD TUTOR</w:t>
        </w:r>
      </w:ins>
    </w:p>
    <w:p w14:paraId="06FF3B01" w14:textId="4BEB904B" w:rsidR="002D706D" w:rsidRDefault="007C0FF3" w:rsidP="004B3D80">
      <w:pPr>
        <w:pStyle w:val="bdialogue"/>
      </w:pPr>
      <w:del w:id="12207" w:author="Copy Editor" w:date="2026-10-08T16:42:00Z" w16du:dateUtc="2026-10-08T13:42:00Z">
        <w:r w:rsidDel="004E5058">
          <w:lastRenderedPageBreak/>
          <w:delText>“</w:delText>
        </w:r>
      </w:del>
      <w:r>
        <w:t xml:space="preserve">Don’t expect to do this well at university, you’ll get through all </w:t>
      </w:r>
      <w:r w:rsidR="0087126A">
        <w:t>right,</w:t>
      </w:r>
      <w:r>
        <w:t xml:space="preserve"> but the competition will be much tougher.  Be content with results in the seventies</w:t>
      </w:r>
      <w:ins w:id="12208" w:author="Copy Editor" w:date="2026-10-08T16:42:00Z" w16du:dateUtc="2026-10-08T13:42:00Z">
        <w:r w:rsidR="004E5058">
          <w:t>.</w:t>
        </w:r>
      </w:ins>
      <w:del w:id="12209" w:author="Copy Editor" w:date="2026-10-08T16:42:00Z" w16du:dateUtc="2026-10-08T13:42:00Z">
        <w:r w:rsidDel="004E5058">
          <w:delText>”</w:delText>
        </w:r>
      </w:del>
    </w:p>
    <w:p w14:paraId="47AEA4BE" w14:textId="77777777" w:rsidR="004001E9" w:rsidRPr="004001E9" w:rsidRDefault="004001E9">
      <w:pPr>
        <w:pStyle w:val="aSCENEHEAD"/>
        <w:rPr>
          <w:ins w:id="12210" w:author="Copy Editor" w:date="2026-10-08T16:42:00Z"/>
          <w:lang w:val="en-US"/>
        </w:rPr>
        <w:pPrChange w:id="12211" w:author="Copy Editor" w:date="2026-10-08T16:42:00Z" w16du:dateUtc="2026-10-08T13:42:00Z">
          <w:pPr>
            <w:pStyle w:val="body"/>
          </w:pPr>
        </w:pPrChange>
      </w:pPr>
      <w:ins w:id="12212" w:author="Copy Editor" w:date="2026-10-08T16:42:00Z">
        <w:r w:rsidRPr="004001E9">
          <w:rPr>
            <w:lang w:val="en-US"/>
          </w:rPr>
          <w:t>INT. RICHARD’S HOME – DAY</w:t>
        </w:r>
      </w:ins>
    </w:p>
    <w:p w14:paraId="11F2E0B9" w14:textId="1C3F211F" w:rsidR="004001E9" w:rsidRPr="004001E9" w:rsidRDefault="004001E9" w:rsidP="004001E9">
      <w:pPr>
        <w:pStyle w:val="body"/>
        <w:rPr>
          <w:ins w:id="12213" w:author="Copy Editor" w:date="2026-10-08T16:42:00Z"/>
          <w:lang w:val="en-US"/>
        </w:rPr>
      </w:pPr>
      <w:ins w:id="12214" w:author="Copy Editor" w:date="2026-10-08T16:42:00Z">
        <w:r w:rsidRPr="004001E9">
          <w:rPr>
            <w:lang w:val="en-US"/>
          </w:rPr>
          <w:t>Richard studies the first</w:t>
        </w:r>
      </w:ins>
      <w:ins w:id="12215" w:author="Copy Editor" w:date="2026-10-10T10:04:00Z" w16du:dateUtc="2026-10-10T07:04:00Z">
        <w:r w:rsidR="00883FF6">
          <w:rPr>
            <w:lang w:val="en-US"/>
          </w:rPr>
          <w:t xml:space="preserve"> </w:t>
        </w:r>
      </w:ins>
      <w:ins w:id="12216" w:author="Copy Editor" w:date="2026-10-10T10:03:00Z" w16du:dateUtc="2026-10-10T07:03:00Z">
        <w:r w:rsidR="00883FF6" w:rsidRPr="004001E9">
          <w:rPr>
            <w:lang w:val="en-US"/>
          </w:rPr>
          <w:t>year</w:t>
        </w:r>
      </w:ins>
      <w:ins w:id="12217" w:author="Copy Editor" w:date="2026-10-10T10:04:00Z" w16du:dateUtc="2026-10-10T07:04:00Z">
        <w:r w:rsidR="00883FF6">
          <w:rPr>
            <w:lang w:val="en-US"/>
          </w:rPr>
          <w:t xml:space="preserve"> </w:t>
        </w:r>
      </w:ins>
      <w:ins w:id="12218" w:author="Copy Editor" w:date="2026-10-10T10:03:00Z" w16du:dateUtc="2026-10-10T07:03:00Z">
        <w:r w:rsidR="00883FF6">
          <w:rPr>
            <w:lang w:val="en-US"/>
          </w:rPr>
          <w:t>book</w:t>
        </w:r>
      </w:ins>
      <w:ins w:id="12219" w:author="Copy Editor" w:date="2026-10-08T16:42:00Z">
        <w:r w:rsidRPr="004001E9">
          <w:rPr>
            <w:lang w:val="en-US"/>
          </w:rPr>
          <w:t>.</w:t>
        </w:r>
      </w:ins>
    </w:p>
    <w:p w14:paraId="2DA3C890" w14:textId="77777777" w:rsidR="004001E9" w:rsidRPr="004001E9" w:rsidRDefault="004001E9">
      <w:pPr>
        <w:pStyle w:val="bCHARACTER"/>
        <w:rPr>
          <w:ins w:id="12220" w:author="Copy Editor" w:date="2026-10-08T16:42:00Z"/>
          <w:lang w:val="en-US"/>
        </w:rPr>
        <w:pPrChange w:id="12221" w:author="Copy Editor" w:date="2026-10-08T16:42:00Z" w16du:dateUtc="2026-10-08T13:42:00Z">
          <w:pPr>
            <w:pStyle w:val="body"/>
          </w:pPr>
        </w:pPrChange>
      </w:pPr>
      <w:ins w:id="12222" w:author="Copy Editor" w:date="2026-10-08T16:42:00Z">
        <w:r w:rsidRPr="004001E9">
          <w:rPr>
            <w:lang w:val="en-US"/>
          </w:rPr>
          <w:t>RICHARD (V.O.)</w:t>
        </w:r>
      </w:ins>
    </w:p>
    <w:p w14:paraId="5E4BDE9C" w14:textId="7A290E90" w:rsidR="003439BF" w:rsidRDefault="007C0FF3">
      <w:pPr>
        <w:pStyle w:val="bdialogue"/>
        <w:pPrChange w:id="12223" w:author="Copy Editor" w:date="2026-10-08T16:42:00Z" w16du:dateUtc="2026-10-08T13:42:00Z">
          <w:pPr>
            <w:pStyle w:val="body"/>
          </w:pPr>
        </w:pPrChange>
      </w:pPr>
      <w:r>
        <w:t xml:space="preserve">I get the first </w:t>
      </w:r>
      <w:r w:rsidR="0087126A">
        <w:t>yearbook</w:t>
      </w:r>
      <w:r>
        <w:t xml:space="preserve"> list and buy a couple to read during the summer.</w:t>
      </w:r>
    </w:p>
    <w:p w14:paraId="10F8E178" w14:textId="77777777" w:rsidR="004001E9" w:rsidRDefault="007C0FF3" w:rsidP="004001E9">
      <w:pPr>
        <w:pStyle w:val="bdialogue"/>
        <w:rPr>
          <w:ins w:id="12224" w:author="Copy Editor" w:date="2026-10-08T16:43:00Z" w16du:dateUtc="2026-10-08T13:43:00Z"/>
        </w:rPr>
      </w:pPr>
      <w:r>
        <w:t xml:space="preserve">The first day at </w:t>
      </w:r>
      <w:r w:rsidR="0087126A">
        <w:t>university</w:t>
      </w:r>
      <w:r>
        <w:t xml:space="preserve"> we are told what a civil engineer is, someone who harnesses the great forces of nature for the betterment of mankind.  </w:t>
      </w:r>
    </w:p>
    <w:p w14:paraId="5670E50B" w14:textId="77777777" w:rsidR="004001E9" w:rsidRDefault="007C0FF3" w:rsidP="004001E9">
      <w:pPr>
        <w:pStyle w:val="bdialogue"/>
        <w:rPr>
          <w:ins w:id="12225" w:author="Copy Editor" w:date="2026-10-08T16:43:00Z" w16du:dateUtc="2026-10-08T13:43:00Z"/>
        </w:rPr>
      </w:pPr>
      <w:r>
        <w:t xml:space="preserve">I think life is more interesting if the forces are left unharnessed.  </w:t>
      </w:r>
      <w:r w:rsidR="0087126A">
        <w:t>Again,</w:t>
      </w:r>
      <w:r>
        <w:t xml:space="preserve"> I sat at the front to hear the lectures better and ended up sitting with Dominic and Mark.  </w:t>
      </w:r>
    </w:p>
    <w:p w14:paraId="059C7089" w14:textId="77777777" w:rsidR="004001E9" w:rsidRDefault="007C0FF3" w:rsidP="004001E9">
      <w:pPr>
        <w:pStyle w:val="bdialogue"/>
        <w:rPr>
          <w:ins w:id="12226" w:author="Copy Editor" w:date="2026-10-08T16:43:00Z" w16du:dateUtc="2026-10-08T13:43:00Z"/>
        </w:rPr>
      </w:pPr>
      <w:r>
        <w:t xml:space="preserve">Mark was highly intelligent, wanted to learn, and wasn’t out to impress anyone.  </w:t>
      </w:r>
    </w:p>
    <w:p w14:paraId="16F90630" w14:textId="77777777" w:rsidR="004001E9" w:rsidRDefault="007C0FF3" w:rsidP="004001E9">
      <w:pPr>
        <w:pStyle w:val="bdialogue"/>
        <w:rPr>
          <w:ins w:id="12227" w:author="Copy Editor" w:date="2026-10-08T16:43:00Z" w16du:dateUtc="2026-10-08T13:43:00Z"/>
        </w:rPr>
      </w:pPr>
      <w:r>
        <w:t xml:space="preserve">We </w:t>
      </w:r>
      <w:r w:rsidR="0087126A">
        <w:t>would</w:t>
      </w:r>
      <w:r>
        <w:t xml:space="preserve"> help each other if there was anything we didn’t understand from lectures.  </w:t>
      </w:r>
    </w:p>
    <w:p w14:paraId="41EC2EFB" w14:textId="77777777" w:rsidR="004001E9" w:rsidRDefault="007C0FF3" w:rsidP="004001E9">
      <w:pPr>
        <w:pStyle w:val="bdialogue"/>
        <w:rPr>
          <w:ins w:id="12228" w:author="Copy Editor" w:date="2026-10-08T16:43:00Z" w16du:dateUtc="2026-10-08T13:43:00Z"/>
        </w:rPr>
      </w:pPr>
      <w:r>
        <w:t xml:space="preserve">Dominic was more delicate, he had already started a course in Hertfordshire, lived away from home and it didn’t suit </w:t>
      </w:r>
      <w:r w:rsidR="007B763E">
        <w:t>him,</w:t>
      </w:r>
      <w:r>
        <w:t xml:space="preserve"> so he had moved back home and made a fresh start at Southampton University.  </w:t>
      </w:r>
    </w:p>
    <w:p w14:paraId="69617DB2" w14:textId="77777777" w:rsidR="004001E9" w:rsidRDefault="007C0FF3" w:rsidP="004001E9">
      <w:pPr>
        <w:pStyle w:val="bdialogue"/>
        <w:rPr>
          <w:ins w:id="12229" w:author="Copy Editor" w:date="2026-10-08T16:43:00Z" w16du:dateUtc="2026-10-08T13:43:00Z"/>
        </w:rPr>
      </w:pPr>
      <w:r>
        <w:t xml:space="preserve">I could tell he was going to struggle so took him under my wing, why not, others had done the same for me in the </w:t>
      </w:r>
      <w:r w:rsidR="007B763E">
        <w:t>past and</w:t>
      </w:r>
      <w:r>
        <w:t xml:space="preserve"> tried to encourage him.  </w:t>
      </w:r>
    </w:p>
    <w:p w14:paraId="002CEB10" w14:textId="77777777" w:rsidR="004001E9" w:rsidRDefault="007C0FF3" w:rsidP="004001E9">
      <w:pPr>
        <w:pStyle w:val="bdialogue"/>
        <w:rPr>
          <w:ins w:id="12230" w:author="Copy Editor" w:date="2026-10-08T16:43:00Z" w16du:dateUtc="2026-10-08T13:43:00Z"/>
        </w:rPr>
      </w:pPr>
      <w:r>
        <w:lastRenderedPageBreak/>
        <w:t xml:space="preserve">The help with studies was pretty much one sided but I knew that every time I helped him my own understanding of the subject would improve so it wasn’t totally one sided.  </w:t>
      </w:r>
    </w:p>
    <w:p w14:paraId="5E4BDE9E" w14:textId="2BCD5B1B" w:rsidR="003439BF" w:rsidRDefault="007C0FF3" w:rsidP="004001E9">
      <w:pPr>
        <w:pStyle w:val="bdialogue"/>
        <w:rPr>
          <w:ins w:id="12231" w:author="Copy Editor" w:date="2026-10-08T16:43:00Z" w16du:dateUtc="2026-10-08T13:43:00Z"/>
        </w:rPr>
      </w:pPr>
      <w:r>
        <w:t>I’m pleased to say that he got through the course and ended up being more successful as a civil engineer than I was.</w:t>
      </w:r>
    </w:p>
    <w:p w14:paraId="53187321" w14:textId="77777777" w:rsidR="002C6F6A" w:rsidRPr="002C6F6A" w:rsidRDefault="002C6F6A" w:rsidP="002C6F6A">
      <w:pPr>
        <w:pStyle w:val="body"/>
        <w:rPr>
          <w:ins w:id="12232" w:author="Copy Editor" w:date="2026-10-08T16:43:00Z"/>
          <w:lang w:val="en-US"/>
        </w:rPr>
      </w:pPr>
      <w:ins w:id="12233" w:author="Copy Editor" w:date="2026-10-08T16:43:00Z">
        <w:r w:rsidRPr="002C6F6A">
          <w:rPr>
            <w:lang w:val="en-US"/>
          </w:rPr>
          <w:t>INT. UNIVERSITY – DAY</w:t>
        </w:r>
      </w:ins>
    </w:p>
    <w:p w14:paraId="6C059B24" w14:textId="77777777" w:rsidR="002C6F6A" w:rsidRPr="002C6F6A" w:rsidRDefault="002C6F6A" w:rsidP="002C6F6A">
      <w:pPr>
        <w:pStyle w:val="body"/>
        <w:rPr>
          <w:ins w:id="12234" w:author="Copy Editor" w:date="2026-10-08T16:43:00Z"/>
          <w:lang w:val="en-US"/>
        </w:rPr>
      </w:pPr>
      <w:ins w:id="12235" w:author="Copy Editor" w:date="2026-10-08T16:43:00Z">
        <w:r w:rsidRPr="002C6F6A">
          <w:rPr>
            <w:lang w:val="en-US"/>
          </w:rPr>
          <w:t>Richard studies his course material.</w:t>
        </w:r>
      </w:ins>
    </w:p>
    <w:p w14:paraId="35AF34AC" w14:textId="7B7B251D" w:rsidR="002C6F6A" w:rsidRPr="002C6F6A" w:rsidRDefault="002C6F6A">
      <w:pPr>
        <w:pStyle w:val="bCHARACTER"/>
        <w:rPr>
          <w:lang w:val="en-US"/>
          <w:rPrChange w:id="12236" w:author="Copy Editor" w:date="2026-10-08T16:43:00Z" w16du:dateUtc="2026-10-08T13:43:00Z">
            <w:rPr/>
          </w:rPrChange>
        </w:rPr>
        <w:pPrChange w:id="12237" w:author="Copy Editor" w:date="2026-10-08T16:43:00Z" w16du:dateUtc="2026-10-08T13:43:00Z">
          <w:pPr>
            <w:pStyle w:val="body"/>
          </w:pPr>
        </w:pPrChange>
      </w:pPr>
      <w:ins w:id="12238" w:author="Copy Editor" w:date="2026-10-08T16:43:00Z">
        <w:r w:rsidRPr="002C6F6A">
          <w:rPr>
            <w:lang w:val="en-US"/>
          </w:rPr>
          <w:t>RICHARD (V.O.)</w:t>
        </w:r>
      </w:ins>
    </w:p>
    <w:p w14:paraId="794BC0F4" w14:textId="77777777" w:rsidR="002C6F6A" w:rsidRDefault="007C0FF3" w:rsidP="002C6F6A">
      <w:pPr>
        <w:pStyle w:val="bdialogue"/>
        <w:rPr>
          <w:ins w:id="12239" w:author="Copy Editor" w:date="2026-10-08T16:43:00Z" w16du:dateUtc="2026-10-08T13:43:00Z"/>
        </w:rPr>
      </w:pPr>
      <w:r>
        <w:t xml:space="preserve">Anyway, knowing I have a project to do in the third year I begin.  </w:t>
      </w:r>
    </w:p>
    <w:p w14:paraId="21793F68" w14:textId="77777777" w:rsidR="002C6F6A" w:rsidRDefault="007C0FF3" w:rsidP="002C6F6A">
      <w:pPr>
        <w:pStyle w:val="bdialogue"/>
        <w:rPr>
          <w:ins w:id="12240" w:author="Copy Editor" w:date="2026-10-08T16:43:00Z" w16du:dateUtc="2026-10-08T13:43:00Z"/>
        </w:rPr>
      </w:pPr>
      <w:r>
        <w:t xml:space="preserve">I decided to design structures for the Wilts and Berks </w:t>
      </w:r>
      <w:r w:rsidR="007B763E">
        <w:t>canal;</w:t>
      </w:r>
      <w:r>
        <w:t xml:space="preserve"> another derelict I had done some work on.  </w:t>
      </w:r>
    </w:p>
    <w:p w14:paraId="5E4BDE9F" w14:textId="1BB59DF3" w:rsidR="003439BF" w:rsidRDefault="007C0FF3" w:rsidP="002C6F6A">
      <w:pPr>
        <w:pStyle w:val="bdialogue"/>
        <w:rPr>
          <w:ins w:id="12241" w:author="Copy Editor" w:date="2026-10-08T16:44:00Z" w16du:dateUtc="2026-10-08T13:44:00Z"/>
        </w:rPr>
      </w:pPr>
      <w:r>
        <w:t xml:space="preserve">No one had ever started their final year project two years early before.  </w:t>
      </w:r>
    </w:p>
    <w:p w14:paraId="7732A6A5" w14:textId="77777777" w:rsidR="002C6F6A" w:rsidRPr="002C6F6A" w:rsidRDefault="002C6F6A">
      <w:pPr>
        <w:pStyle w:val="aSCENEHEAD"/>
        <w:rPr>
          <w:ins w:id="12242" w:author="Copy Editor" w:date="2026-10-08T16:44:00Z"/>
          <w:lang w:val="en-US"/>
        </w:rPr>
        <w:pPrChange w:id="12243" w:author="Copy Editor" w:date="2026-10-08T16:44:00Z" w16du:dateUtc="2026-10-08T13:44:00Z">
          <w:pPr>
            <w:pStyle w:val="body"/>
          </w:pPr>
        </w:pPrChange>
      </w:pPr>
      <w:ins w:id="12244" w:author="Copy Editor" w:date="2026-10-08T16:44:00Z">
        <w:r w:rsidRPr="002C6F6A">
          <w:rPr>
            <w:lang w:val="en-US"/>
          </w:rPr>
          <w:t>INT. UNIVERSITY – CORRIDOR – DAY</w:t>
        </w:r>
      </w:ins>
    </w:p>
    <w:p w14:paraId="6D2FFEB3" w14:textId="77777777" w:rsidR="002C6F6A" w:rsidRPr="002C6F6A" w:rsidRDefault="002C6F6A" w:rsidP="002C6F6A">
      <w:pPr>
        <w:pStyle w:val="body"/>
        <w:rPr>
          <w:ins w:id="12245" w:author="Copy Editor" w:date="2026-10-08T16:44:00Z"/>
          <w:lang w:val="en-US"/>
        </w:rPr>
      </w:pPr>
      <w:ins w:id="12246" w:author="Copy Editor" w:date="2026-10-08T16:44:00Z">
        <w:r w:rsidRPr="002C6F6A">
          <w:rPr>
            <w:lang w:val="en-US"/>
          </w:rPr>
          <w:t>Richard walks past tutors and students.</w:t>
        </w:r>
      </w:ins>
    </w:p>
    <w:p w14:paraId="6D5ABE27" w14:textId="564AF900" w:rsidR="002C6F6A" w:rsidRPr="002C6F6A" w:rsidRDefault="002C6F6A">
      <w:pPr>
        <w:pStyle w:val="bCHARACTER"/>
        <w:rPr>
          <w:lang w:val="en-US"/>
          <w:rPrChange w:id="12247" w:author="Copy Editor" w:date="2026-10-08T16:44:00Z" w16du:dateUtc="2026-10-08T13:44:00Z">
            <w:rPr/>
          </w:rPrChange>
        </w:rPr>
        <w:pPrChange w:id="12248" w:author="Copy Editor" w:date="2026-10-08T16:44:00Z" w16du:dateUtc="2026-10-08T13:44:00Z">
          <w:pPr>
            <w:pStyle w:val="body"/>
          </w:pPr>
        </w:pPrChange>
      </w:pPr>
      <w:ins w:id="12249" w:author="Copy Editor" w:date="2026-10-08T16:44:00Z">
        <w:r w:rsidRPr="002C6F6A">
          <w:rPr>
            <w:lang w:val="en-US"/>
          </w:rPr>
          <w:t>RICHARD (V.O.)</w:t>
        </w:r>
      </w:ins>
    </w:p>
    <w:p w14:paraId="3AF9B7C8" w14:textId="77777777" w:rsidR="006F303E" w:rsidRDefault="007C0FF3" w:rsidP="002C6F6A">
      <w:pPr>
        <w:pStyle w:val="bdialogue"/>
        <w:rPr>
          <w:ins w:id="12250" w:author="Copy Editor" w:date="2026-10-08T16:44:00Z" w16du:dateUtc="2026-10-08T13:44:00Z"/>
        </w:rPr>
      </w:pPr>
      <w:r>
        <w:t xml:space="preserve">I quickly get a reputation as a serious student, some of the tutors are very supportive, others less so.  They learn the error of their ways.  If they were asked for </w:t>
      </w:r>
      <w:r w:rsidR="007B763E">
        <w:t>help,</w:t>
      </w:r>
      <w:r>
        <w:t xml:space="preserve"> they would often try to stall</w:t>
      </w:r>
      <w:ins w:id="12251" w:author="Copy Editor" w:date="2026-10-08T16:44:00Z" w16du:dateUtc="2026-10-08T13:44:00Z">
        <w:r w:rsidR="006F303E">
          <w:t>.</w:t>
        </w:r>
      </w:ins>
    </w:p>
    <w:p w14:paraId="5A98D290" w14:textId="4D69B624" w:rsidR="007B763E" w:rsidRDefault="006F303E">
      <w:pPr>
        <w:pStyle w:val="bCHARACTER"/>
        <w:pPrChange w:id="12252" w:author="Copy Editor" w:date="2026-10-08T16:44:00Z" w16du:dateUtc="2026-10-08T13:44:00Z">
          <w:pPr>
            <w:pStyle w:val="body"/>
          </w:pPr>
        </w:pPrChange>
      </w:pPr>
      <w:ins w:id="12253" w:author="Copy Editor" w:date="2026-10-08T16:44:00Z">
        <w:r w:rsidRPr="006F303E">
          <w:t>TUTOR</w:t>
        </w:r>
      </w:ins>
      <w:del w:id="12254" w:author="Copy Editor" w:date="2026-10-08T16:44:00Z" w16du:dateUtc="2026-10-08T13:44:00Z">
        <w:r w:rsidR="007C0FF3" w:rsidDel="006F303E">
          <w:delText>,</w:delText>
        </w:r>
      </w:del>
      <w:r w:rsidR="007C0FF3">
        <w:t xml:space="preserve"> </w:t>
      </w:r>
    </w:p>
    <w:p w14:paraId="38ACE249" w14:textId="77777777" w:rsidR="007B763E" w:rsidRDefault="007C0FF3" w:rsidP="004B3D80">
      <w:pPr>
        <w:pStyle w:val="bdialogue"/>
      </w:pPr>
      <w:del w:id="12255" w:author="Copy Editor" w:date="2026-10-08T16:44:00Z" w16du:dateUtc="2026-10-08T13:44:00Z">
        <w:r w:rsidDel="006F303E">
          <w:delText>“</w:delText>
        </w:r>
      </w:del>
      <w:r>
        <w:t>Could you come back later please, I’m a bit busy at the moment</w:t>
      </w:r>
      <w:del w:id="12256" w:author="Copy Editor" w:date="2026-10-08T16:44:00Z" w16du:dateUtc="2026-10-08T13:44:00Z">
        <w:r w:rsidDel="006F303E">
          <w:delText>”</w:delText>
        </w:r>
      </w:del>
      <w:r>
        <w:t>.</w:t>
      </w:r>
    </w:p>
    <w:p w14:paraId="0E63AD02" w14:textId="017D1AA4" w:rsidR="006F303E" w:rsidRDefault="006F303E">
      <w:pPr>
        <w:pStyle w:val="bCHARACTER"/>
        <w:rPr>
          <w:ins w:id="12257" w:author="Copy Editor" w:date="2026-10-08T16:45:00Z" w16du:dateUtc="2026-10-08T13:45:00Z"/>
        </w:rPr>
        <w:pPrChange w:id="12258" w:author="Copy Editor" w:date="2026-10-08T16:45:00Z" w16du:dateUtc="2026-10-08T13:45:00Z">
          <w:pPr>
            <w:pStyle w:val="bdialogue"/>
          </w:pPr>
        </w:pPrChange>
      </w:pPr>
      <w:ins w:id="12259" w:author="Copy Editor" w:date="2026-10-08T16:45:00Z">
        <w:r w:rsidRPr="006F303E">
          <w:t>RICHARD</w:t>
        </w:r>
      </w:ins>
    </w:p>
    <w:p w14:paraId="51BAD913" w14:textId="77777777" w:rsidR="00FE73E2" w:rsidRDefault="007C0FF3" w:rsidP="004B3D80">
      <w:pPr>
        <w:pStyle w:val="bdialogue"/>
        <w:rPr>
          <w:ins w:id="12260" w:author="Copy Editor" w:date="2026-10-08T16:45:00Z" w16du:dateUtc="2026-10-08T13:45:00Z"/>
        </w:rPr>
      </w:pPr>
      <w:del w:id="12261" w:author="Copy Editor" w:date="2026-10-08T16:45:00Z" w16du:dateUtc="2026-10-08T13:45:00Z">
        <w:r w:rsidDel="006F303E">
          <w:delText>“</w:delText>
        </w:r>
      </w:del>
      <w:r>
        <w:t xml:space="preserve">Look, my taxes have paid your wages for the last 20 years, </w:t>
      </w:r>
      <w:r>
        <w:lastRenderedPageBreak/>
        <w:t>now I’d like a return on my investment please.</w:t>
      </w:r>
    </w:p>
    <w:p w14:paraId="29A6DA49" w14:textId="3B5C0877" w:rsidR="007B763E" w:rsidRDefault="00FE73E2">
      <w:pPr>
        <w:pStyle w:val="bCHARACTER"/>
        <w:pPrChange w:id="12262" w:author="Copy Editor" w:date="2026-10-08T16:45:00Z" w16du:dateUtc="2026-10-08T13:45:00Z">
          <w:pPr>
            <w:pStyle w:val="bdialogue"/>
          </w:pPr>
        </w:pPrChange>
      </w:pPr>
      <w:ins w:id="12263" w:author="Copy Editor" w:date="2026-10-08T16:45:00Z">
        <w:r w:rsidRPr="00FE73E2">
          <w:t>RICHARD (V.O.)</w:t>
        </w:r>
      </w:ins>
      <w:del w:id="12264" w:author="Copy Editor" w:date="2026-10-08T16:45:00Z" w16du:dateUtc="2026-10-08T13:45:00Z">
        <w:r w:rsidR="007C0FF3" w:rsidDel="006F303E">
          <w:delText>”</w:delText>
        </w:r>
      </w:del>
      <w:r w:rsidR="007C0FF3">
        <w:t xml:space="preserve"> </w:t>
      </w:r>
    </w:p>
    <w:p w14:paraId="5E4BDEA0" w14:textId="05A02690" w:rsidR="003439BF" w:rsidRDefault="007C0FF3" w:rsidP="00FE73E2">
      <w:pPr>
        <w:pStyle w:val="bdialogue"/>
        <w:rPr>
          <w:ins w:id="12265" w:author="Copy Editor" w:date="2026-10-08T16:45:00Z" w16du:dateUtc="2026-10-08T13:45:00Z"/>
        </w:rPr>
      </w:pPr>
      <w:r>
        <w:t xml:space="preserve">They never did think of a counter to that </w:t>
      </w:r>
      <w:r w:rsidR="007B763E">
        <w:t>argument,</w:t>
      </w:r>
      <w:r>
        <w:t xml:space="preserve"> and I graduated in June 1999 with first class honours.  My Brother’s comment?</w:t>
      </w:r>
    </w:p>
    <w:p w14:paraId="542BA264" w14:textId="77777777" w:rsidR="00FE73E2" w:rsidRPr="00FE73E2" w:rsidRDefault="00FE73E2">
      <w:pPr>
        <w:pStyle w:val="aSCENEHEAD"/>
        <w:rPr>
          <w:ins w:id="12266" w:author="Copy Editor" w:date="2026-10-08T16:45:00Z"/>
          <w:lang w:val="en-US"/>
        </w:rPr>
        <w:pPrChange w:id="12267" w:author="Copy Editor" w:date="2026-10-08T16:45:00Z" w16du:dateUtc="2026-10-08T13:45:00Z">
          <w:pPr>
            <w:pStyle w:val="body"/>
          </w:pPr>
        </w:pPrChange>
      </w:pPr>
      <w:ins w:id="12268" w:author="Copy Editor" w:date="2026-10-08T16:45:00Z">
        <w:r w:rsidRPr="00FE73E2">
          <w:rPr>
            <w:lang w:val="en-US"/>
          </w:rPr>
          <w:t>INT. FAMILY HOME – DAY</w:t>
        </w:r>
      </w:ins>
    </w:p>
    <w:p w14:paraId="2901C825" w14:textId="77777777" w:rsidR="00FE73E2" w:rsidRPr="00FE73E2" w:rsidRDefault="00FE73E2" w:rsidP="00FE73E2">
      <w:pPr>
        <w:pStyle w:val="body"/>
        <w:rPr>
          <w:ins w:id="12269" w:author="Copy Editor" w:date="2026-10-08T16:45:00Z"/>
          <w:lang w:val="en-US"/>
        </w:rPr>
      </w:pPr>
      <w:ins w:id="12270" w:author="Copy Editor" w:date="2026-10-08T16:45:00Z">
        <w:r w:rsidRPr="00FE73E2">
          <w:rPr>
            <w:lang w:val="en-US"/>
          </w:rPr>
          <w:t>Richard tells his brother.</w:t>
        </w:r>
      </w:ins>
    </w:p>
    <w:p w14:paraId="446809E9" w14:textId="77777777" w:rsidR="00FE73E2" w:rsidRPr="00FE73E2" w:rsidRDefault="00FE73E2">
      <w:pPr>
        <w:pStyle w:val="bCHARACTER"/>
        <w:rPr>
          <w:ins w:id="12271" w:author="Copy Editor" w:date="2026-10-08T16:45:00Z"/>
          <w:lang w:val="en-US"/>
        </w:rPr>
        <w:pPrChange w:id="12272" w:author="Copy Editor" w:date="2026-10-08T16:45:00Z" w16du:dateUtc="2026-10-08T13:45:00Z">
          <w:pPr>
            <w:pStyle w:val="body"/>
          </w:pPr>
        </w:pPrChange>
      </w:pPr>
      <w:ins w:id="12273" w:author="Copy Editor" w:date="2026-10-08T16:45:00Z">
        <w:r w:rsidRPr="00FE73E2">
          <w:rPr>
            <w:lang w:val="en-US"/>
          </w:rPr>
          <w:t>BROTHER</w:t>
        </w:r>
      </w:ins>
    </w:p>
    <w:p w14:paraId="4845FEE1" w14:textId="4A6D3925" w:rsidR="00FE73E2" w:rsidDel="00FE73E2" w:rsidRDefault="00FE73E2" w:rsidP="00FE73E2">
      <w:pPr>
        <w:pStyle w:val="body"/>
        <w:rPr>
          <w:del w:id="12274" w:author="Copy Editor" w:date="2026-10-08T16:45:00Z" w16du:dateUtc="2026-10-08T13:45:00Z"/>
        </w:rPr>
      </w:pPr>
    </w:p>
    <w:p w14:paraId="75054DF1" w14:textId="77777777" w:rsidR="007061BE" w:rsidRDefault="007C0FF3" w:rsidP="004B3D80">
      <w:pPr>
        <w:pStyle w:val="bdialogue"/>
        <w:rPr>
          <w:ins w:id="12275" w:author="Copy Editor" w:date="2026-10-08T16:46:00Z" w16du:dateUtc="2026-10-08T13:46:00Z"/>
        </w:rPr>
      </w:pPr>
      <w:del w:id="12276" w:author="Copy Editor" w:date="2026-10-08T16:45:00Z" w16du:dateUtc="2026-10-08T13:45:00Z">
        <w:r w:rsidDel="00FE73E2">
          <w:delText>“</w:delText>
        </w:r>
      </w:del>
      <w:r>
        <w:t>Of course, a first isn’t worth what it was in my day.</w:t>
      </w:r>
    </w:p>
    <w:p w14:paraId="439F15EC" w14:textId="282CCE6C" w:rsidR="007B763E" w:rsidRDefault="007061BE">
      <w:pPr>
        <w:pStyle w:val="bCHARACTER"/>
        <w:pPrChange w:id="12277" w:author="Copy Editor" w:date="2026-10-08T16:46:00Z" w16du:dateUtc="2026-10-08T13:46:00Z">
          <w:pPr>
            <w:pStyle w:val="bdialogue"/>
          </w:pPr>
        </w:pPrChange>
      </w:pPr>
      <w:ins w:id="12278" w:author="Copy Editor" w:date="2026-10-08T16:46:00Z">
        <w:r w:rsidRPr="007061BE">
          <w:t>RICHARD (V.O.)</w:t>
        </w:r>
      </w:ins>
      <w:del w:id="12279" w:author="Copy Editor" w:date="2026-10-08T16:45:00Z" w16du:dateUtc="2026-10-08T13:45:00Z">
        <w:r w:rsidR="007C0FF3" w:rsidDel="00FE73E2">
          <w:delText xml:space="preserve">” </w:delText>
        </w:r>
      </w:del>
      <w:r w:rsidR="007C0FF3">
        <w:t xml:space="preserve"> </w:t>
      </w:r>
    </w:p>
    <w:p w14:paraId="5E4BDEA1" w14:textId="3BEE64D5" w:rsidR="003439BF" w:rsidRDefault="007C0FF3">
      <w:pPr>
        <w:pStyle w:val="bdialogue"/>
        <w:pPrChange w:id="12280" w:author="Copy Editor" w:date="2026-10-08T16:46:00Z" w16du:dateUtc="2026-10-08T13:46:00Z">
          <w:pPr>
            <w:pStyle w:val="body"/>
          </w:pPr>
        </w:pPrChange>
      </w:pPr>
      <w:r>
        <w:t>Pretty good from someone who had to repeat a year!</w:t>
      </w:r>
    </w:p>
    <w:p w14:paraId="5E4BDEA3" w14:textId="531B7CB5" w:rsidR="003439BF" w:rsidRDefault="00641A54" w:rsidP="007B763E">
      <w:pPr>
        <w:pStyle w:val="aSCENEHEAD"/>
      </w:pPr>
      <w:r>
        <w:t>SCENE</w:t>
      </w:r>
      <w:r w:rsidR="007B763E">
        <w:t xml:space="preserve"> 28:  I START CIVIL ENGINEERING  1999 – 2001</w:t>
      </w:r>
    </w:p>
    <w:p w14:paraId="21AA63DA" w14:textId="77777777" w:rsidR="007061BE" w:rsidRPr="007061BE" w:rsidRDefault="007061BE">
      <w:pPr>
        <w:pStyle w:val="aSCENEHEAD"/>
        <w:rPr>
          <w:ins w:id="12281" w:author="Copy Editor" w:date="2026-10-08T16:46:00Z"/>
          <w:lang w:val="en-US"/>
        </w:rPr>
        <w:pPrChange w:id="12282" w:author="Copy Editor" w:date="2026-10-08T16:46:00Z" w16du:dateUtc="2026-10-08T13:46:00Z">
          <w:pPr>
            <w:pStyle w:val="body"/>
          </w:pPr>
        </w:pPrChange>
      </w:pPr>
      <w:ins w:id="12283" w:author="Copy Editor" w:date="2026-10-08T16:46:00Z">
        <w:r w:rsidRPr="007061BE">
          <w:rPr>
            <w:lang w:val="en-US"/>
          </w:rPr>
          <w:t>EXT. SOUTH COAST – DAY</w:t>
        </w:r>
      </w:ins>
    </w:p>
    <w:p w14:paraId="20C564F5" w14:textId="77777777" w:rsidR="007061BE" w:rsidRPr="007061BE" w:rsidRDefault="007061BE" w:rsidP="007061BE">
      <w:pPr>
        <w:pStyle w:val="body"/>
        <w:rPr>
          <w:ins w:id="12284" w:author="Copy Editor" w:date="2026-10-08T16:46:00Z"/>
          <w:lang w:val="en-US"/>
        </w:rPr>
      </w:pPr>
      <w:ins w:id="12285" w:author="Copy Editor" w:date="2026-10-08T16:46:00Z">
        <w:r w:rsidRPr="007061BE">
          <w:rPr>
            <w:lang w:val="en-US"/>
          </w:rPr>
          <w:t>The university exams are over.</w:t>
        </w:r>
      </w:ins>
    </w:p>
    <w:p w14:paraId="4FBEDEC6" w14:textId="77777777" w:rsidR="007061BE" w:rsidRPr="007061BE" w:rsidRDefault="007061BE" w:rsidP="007061BE">
      <w:pPr>
        <w:pStyle w:val="body"/>
        <w:rPr>
          <w:ins w:id="12286" w:author="Copy Editor" w:date="2026-10-08T16:46:00Z"/>
          <w:lang w:val="en-US"/>
        </w:rPr>
      </w:pPr>
      <w:ins w:id="12287" w:author="Copy Editor" w:date="2026-10-08T16:46:00Z">
        <w:r w:rsidRPr="007061BE">
          <w:rPr>
            <w:lang w:val="en-US"/>
          </w:rPr>
          <w:t>Richard takes a short holiday.</w:t>
        </w:r>
      </w:ins>
    </w:p>
    <w:p w14:paraId="11BB0F43" w14:textId="338ECF07" w:rsidR="007061BE" w:rsidRDefault="007061BE">
      <w:pPr>
        <w:pStyle w:val="bCHARACTER"/>
        <w:rPr>
          <w:ins w:id="12288" w:author="Copy Editor" w:date="2026-10-08T16:46:00Z" w16du:dateUtc="2026-10-08T13:46:00Z"/>
        </w:rPr>
        <w:pPrChange w:id="12289" w:author="Copy Editor" w:date="2026-10-08T16:46:00Z" w16du:dateUtc="2026-10-08T13:46:00Z">
          <w:pPr>
            <w:pStyle w:val="body"/>
          </w:pPr>
        </w:pPrChange>
      </w:pPr>
      <w:ins w:id="12290" w:author="Copy Editor" w:date="2026-10-08T16:46:00Z">
        <w:r w:rsidRPr="007061BE">
          <w:t>RICHARD (V.O.)</w:t>
        </w:r>
      </w:ins>
    </w:p>
    <w:p w14:paraId="648DEAC8" w14:textId="77777777" w:rsidR="007061BE" w:rsidRDefault="007C0FF3" w:rsidP="007061BE">
      <w:pPr>
        <w:pStyle w:val="bdialogue"/>
        <w:rPr>
          <w:ins w:id="12291" w:author="Copy Editor" w:date="2026-10-08T16:46:00Z" w16du:dateUtc="2026-10-08T13:46:00Z"/>
        </w:rPr>
      </w:pPr>
      <w:r>
        <w:t xml:space="preserve">When the exams are </w:t>
      </w:r>
      <w:r w:rsidR="008B4BBB">
        <w:t>over,</w:t>
      </w:r>
      <w:r>
        <w:t xml:space="preserve"> I take a short holiday then go back to my tools while I look for an engineering job. </w:t>
      </w:r>
    </w:p>
    <w:p w14:paraId="5E4BDEA5" w14:textId="53548565" w:rsidR="003439BF" w:rsidRDefault="007C0FF3">
      <w:pPr>
        <w:pStyle w:val="bdialogue"/>
        <w:pPrChange w:id="12292" w:author="Copy Editor" w:date="2026-10-08T16:46:00Z" w16du:dateUtc="2026-10-08T13:46:00Z">
          <w:pPr>
            <w:pStyle w:val="body"/>
          </w:pPr>
        </w:pPrChange>
      </w:pPr>
      <w:del w:id="12293" w:author="Copy Editor" w:date="2026-10-08T16:46:00Z" w16du:dateUtc="2026-10-08T13:46:00Z">
        <w:r w:rsidDel="007061BE">
          <w:delText xml:space="preserve"> </w:delText>
        </w:r>
      </w:del>
      <w:r>
        <w:t>I have new business cards printed</w:t>
      </w:r>
      <w:ins w:id="12294" w:author="Copy Editor" w:date="2026-10-10T10:00:00Z" w16du:dateUtc="2026-10-10T07:00:00Z">
        <w:r w:rsidR="00663A4A">
          <w:t>.</w:t>
        </w:r>
      </w:ins>
      <w:del w:id="12295" w:author="Copy Editor" w:date="2026-10-10T10:00:00Z" w16du:dateUtc="2026-10-10T07:00:00Z">
        <w:r w:rsidDel="00663A4A">
          <w:delText>;</w:delText>
        </w:r>
      </w:del>
    </w:p>
    <w:p w14:paraId="5E4BDEA7" w14:textId="7425705E" w:rsidR="003439BF" w:rsidRDefault="007C0FF3" w:rsidP="00B33299">
      <w:pPr>
        <w:pStyle w:val="body"/>
      </w:pPr>
      <w:r>
        <w:t xml:space="preserve">R. </w:t>
      </w:r>
      <w:r w:rsidR="008B4BBB">
        <w:t>Hignett B.</w:t>
      </w:r>
      <w:r>
        <w:t xml:space="preserve"> Eng. (Hons.)</w:t>
      </w:r>
    </w:p>
    <w:p w14:paraId="5E4BDEA9" w14:textId="77777777" w:rsidR="003439BF" w:rsidRDefault="007C0FF3" w:rsidP="00B33299">
      <w:pPr>
        <w:pStyle w:val="body"/>
        <w:rPr>
          <w:ins w:id="12296" w:author="Copy Editor" w:date="2026-10-08T16:46:00Z" w16du:dateUtc="2026-10-08T13:46:00Z"/>
        </w:rPr>
      </w:pPr>
      <w:r>
        <w:t>Painter and Decorator</w:t>
      </w:r>
    </w:p>
    <w:p w14:paraId="09457190" w14:textId="631AD9A7" w:rsidR="007061BE" w:rsidRDefault="00105857">
      <w:pPr>
        <w:pStyle w:val="bCHARACTER"/>
        <w:pPrChange w:id="12297" w:author="Copy Editor" w:date="2026-10-08T16:47:00Z" w16du:dateUtc="2026-10-08T13:47:00Z">
          <w:pPr>
            <w:pStyle w:val="body"/>
          </w:pPr>
        </w:pPrChange>
      </w:pPr>
      <w:ins w:id="12298" w:author="Copy Editor" w:date="2026-10-08T16:47:00Z">
        <w:r w:rsidRPr="00105857">
          <w:t>RICHARD (V.O.)</w:t>
        </w:r>
      </w:ins>
    </w:p>
    <w:p w14:paraId="769C8D97" w14:textId="77777777" w:rsidR="00105857" w:rsidRDefault="007C0FF3" w:rsidP="00105857">
      <w:pPr>
        <w:pStyle w:val="bdialogue"/>
        <w:rPr>
          <w:ins w:id="12299" w:author="Copy Editor" w:date="2026-10-08T16:47:00Z" w16du:dateUtc="2026-10-08T13:47:00Z"/>
        </w:rPr>
      </w:pPr>
      <w:r>
        <w:t xml:space="preserve">My customers collected them as souvenirs.  </w:t>
      </w:r>
    </w:p>
    <w:p w14:paraId="60022ED1" w14:textId="77777777" w:rsidR="00105857" w:rsidRDefault="007C0FF3" w:rsidP="00105857">
      <w:pPr>
        <w:pStyle w:val="bdialogue"/>
        <w:rPr>
          <w:ins w:id="12300" w:author="Copy Editor" w:date="2026-10-08T16:47:00Z" w16du:dateUtc="2026-10-08T13:47:00Z"/>
        </w:rPr>
      </w:pPr>
      <w:r>
        <w:t>I get a job with a firm of contractors working in the Fawley Oil Refinery.</w:t>
      </w:r>
      <w:del w:id="12301" w:author="Copy Editor" w:date="2026-10-10T10:01:00Z" w16du:dateUtc="2026-10-10T07:01:00Z">
        <w:r w:rsidDel="002358D3">
          <w:delText xml:space="preserve"> </w:delText>
        </w:r>
      </w:del>
      <w:r>
        <w:t xml:space="preserve"> </w:t>
      </w:r>
    </w:p>
    <w:p w14:paraId="715DC720" w14:textId="77777777" w:rsidR="00105857" w:rsidRPr="00105857" w:rsidRDefault="007C0FF3" w:rsidP="00105857">
      <w:pPr>
        <w:pStyle w:val="bdialogue"/>
        <w:rPr>
          <w:ins w:id="12302" w:author="Copy Editor" w:date="2026-10-08T16:47:00Z" w16du:dateUtc="2026-10-08T13:47:00Z"/>
          <w:color w:val="FF0000"/>
          <w:rPrChange w:id="12303" w:author="Copy Editor" w:date="2026-10-08T16:47:00Z" w16du:dateUtc="2026-10-08T13:47:00Z">
            <w:rPr>
              <w:ins w:id="12304" w:author="Copy Editor" w:date="2026-10-08T16:47:00Z" w16du:dateUtc="2026-10-08T13:47:00Z"/>
            </w:rPr>
          </w:rPrChange>
        </w:rPr>
      </w:pPr>
      <w:r w:rsidRPr="00105857">
        <w:rPr>
          <w:color w:val="FF0000"/>
          <w:rPrChange w:id="12305" w:author="Copy Editor" w:date="2026-10-08T16:47:00Z" w16du:dateUtc="2026-10-08T13:47:00Z">
            <w:rPr/>
          </w:rPrChange>
        </w:rPr>
        <w:lastRenderedPageBreak/>
        <w:t xml:space="preserve">Interesting seeing how the oil industry works, I saw the petrol crisis from the other side, it should have been </w:t>
      </w:r>
      <w:r w:rsidR="008B4BBB" w:rsidRPr="00105857">
        <w:rPr>
          <w:color w:val="FF0000"/>
          <w:rPrChange w:id="12306" w:author="Copy Editor" w:date="2026-10-08T16:47:00Z" w16du:dateUtc="2026-10-08T13:47:00Z">
            <w:rPr/>
          </w:rPrChange>
        </w:rPr>
        <w:t>good,</w:t>
      </w:r>
      <w:r w:rsidRPr="00105857">
        <w:rPr>
          <w:color w:val="FF0000"/>
          <w:rPrChange w:id="12307" w:author="Copy Editor" w:date="2026-10-08T16:47:00Z" w16du:dateUtc="2026-10-08T13:47:00Z">
            <w:rPr/>
          </w:rPrChange>
        </w:rPr>
        <w:t xml:space="preserve"> but they were a poor firm.  </w:t>
      </w:r>
    </w:p>
    <w:p w14:paraId="5E4BDEAB" w14:textId="17F371B4" w:rsidR="003439BF" w:rsidRDefault="007C0FF3">
      <w:pPr>
        <w:pStyle w:val="bdialogue"/>
        <w:pPrChange w:id="12308" w:author="Copy Editor" w:date="2026-10-08T16:47:00Z" w16du:dateUtc="2026-10-08T13:47:00Z">
          <w:pPr>
            <w:pStyle w:val="body"/>
          </w:pPr>
        </w:pPrChange>
      </w:pPr>
      <w:r>
        <w:t xml:space="preserve">Make a profit by seeing everyone else short, client, labourers, staff, they didn’t care.  After 16 months I’ve had enough, I get a job as a surveyor in Bristol; it’s one of the skills taught at university.  I like the idea of being close to the caves of the Mendips and south Wales, and the Wilts and Berks, and Somerset Coal Canals.  I put my house on the market and stay with a friend from the canal.  I sell my boat to a friend from </w:t>
      </w:r>
      <w:r w:rsidR="008B4BBB">
        <w:t>university</w:t>
      </w:r>
      <w:r>
        <w:t xml:space="preserve"> who will use her as she should be.  Strange being in Bristol, this was where I last saw Thea.</w:t>
      </w:r>
    </w:p>
    <w:p w14:paraId="5E4BDEAD" w14:textId="77777777" w:rsidR="003439BF" w:rsidRDefault="007C0FF3" w:rsidP="00B33299">
      <w:pPr>
        <w:pStyle w:val="body"/>
      </w:pPr>
      <w:r>
        <w:t xml:space="preserve">I thought the refinery was bad, this Bristol bloke was worse.  Civil Engineering is proving a queer business.  </w:t>
      </w:r>
    </w:p>
    <w:p w14:paraId="5E4BDEAF" w14:textId="10F41E3B" w:rsidR="003439BF" w:rsidRDefault="00641A54" w:rsidP="008B4BBB">
      <w:pPr>
        <w:pStyle w:val="aSCENEHEAD"/>
      </w:pPr>
      <w:r>
        <w:t xml:space="preserve">SCENE </w:t>
      </w:r>
      <w:r w:rsidR="008B4BBB">
        <w:t>29:  LAST LAP TO SWINDON  2001</w:t>
      </w:r>
    </w:p>
    <w:p w14:paraId="5E4BDEB1" w14:textId="5C497C52" w:rsidR="003439BF" w:rsidRDefault="007C0FF3" w:rsidP="00B33299">
      <w:pPr>
        <w:pStyle w:val="body"/>
      </w:pPr>
      <w:r>
        <w:t xml:space="preserve">Answering an advertisement for railway engineers I get invited to interview.  They offer me a job, which I accept.  Immediately handing in my notice in Bristol, I have six weeks holiday before starting in Swindon.  Very useful as my house at last has sold and I put my furniture in 5 friend’s garages spread over half of England.  I go house hunting and find a lovely </w:t>
      </w:r>
      <w:r w:rsidR="008B4BBB">
        <w:t>old, terraced</w:t>
      </w:r>
      <w:r>
        <w:t xml:space="preserve"> cottage on the edge of a small town.  The front is in the middle of town, close to the high street, the back in the country with, on a good day, views to the Cotswolds.  My offer is accepted.  It’s wonderful; it’s got a few of the original features from 1817 when it was built and a lot from 1890 when it was extended.  </w:t>
      </w:r>
    </w:p>
    <w:p w14:paraId="5E4BDEB3" w14:textId="50521EFB" w:rsidR="003439BF" w:rsidRDefault="007C0FF3" w:rsidP="00B33299">
      <w:pPr>
        <w:pStyle w:val="body"/>
      </w:pPr>
      <w:r>
        <w:lastRenderedPageBreak/>
        <w:t xml:space="preserve">I also had time to hunt for a car.  Since I’d </w:t>
      </w:r>
      <w:r w:rsidR="008B4BBB">
        <w:t>qualified,</w:t>
      </w:r>
      <w:r>
        <w:t xml:space="preserve"> I’d always had company </w:t>
      </w:r>
      <w:r w:rsidR="008B4BBB">
        <w:t>cars,</w:t>
      </w:r>
      <w:r>
        <w:t xml:space="preserve"> but a consultancy had no reason to supply </w:t>
      </w:r>
      <w:r w:rsidR="008B4BBB">
        <w:t>them,</w:t>
      </w:r>
      <w:r>
        <w:t xml:space="preserve"> so I had to look for one.  When I was </w:t>
      </w:r>
      <w:r w:rsidR="008B4BBB">
        <w:t>self-employed,</w:t>
      </w:r>
      <w:r>
        <w:t xml:space="preserve"> I’d had a succession of old vans and was tired of fixing them up to get through an MOT then finally having to accept the inevitable and find the money for another, it was a drain on my resources and I didn’t need it.</w:t>
      </w:r>
    </w:p>
    <w:p w14:paraId="142D3FD5" w14:textId="77777777" w:rsidR="00641A54" w:rsidRDefault="007C0FF3" w:rsidP="00B33299">
      <w:pPr>
        <w:pStyle w:val="body"/>
      </w:pPr>
      <w:r>
        <w:t xml:space="preserve">My Dad had bought a </w:t>
      </w:r>
      <w:r w:rsidR="008B4BBB">
        <w:t>brand-new</w:t>
      </w:r>
      <w:r>
        <w:t xml:space="preserve"> early series 2 Land Rover when I was five years old </w:t>
      </w:r>
    </w:p>
    <w:p w14:paraId="57BED213" w14:textId="77777777" w:rsidR="00641A54" w:rsidRDefault="007C0FF3" w:rsidP="00816AB1">
      <w:pPr>
        <w:pStyle w:val="baparenthisis"/>
      </w:pPr>
      <w:r>
        <w:t>(if only he’d kept it!)</w:t>
      </w:r>
    </w:p>
    <w:p w14:paraId="3B08303E" w14:textId="77777777" w:rsidR="00BF388B" w:rsidRDefault="007C0FF3" w:rsidP="00072443">
      <w:pPr>
        <w:pStyle w:val="body"/>
        <w:spacing w:before="0"/>
      </w:pPr>
      <w:r>
        <w:t xml:space="preserve">and had it for 17 years.  Initially I sat in the back, squeezed in behind the </w:t>
      </w:r>
      <w:r w:rsidR="008B4BBB">
        <w:t>driver’s</w:t>
      </w:r>
      <w:r>
        <w:t xml:space="preserve"> seat whilst others sat on the cushions, then as I </w:t>
      </w:r>
      <w:r w:rsidR="008B4BBB">
        <w:t>grew,</w:t>
      </w:r>
      <w:r>
        <w:t xml:space="preserve"> I didn’t fit so got a cushion too.  When I was old enough to learn to </w:t>
      </w:r>
      <w:r w:rsidR="008B4BBB">
        <w:t>drive,</w:t>
      </w:r>
      <w:r>
        <w:t xml:space="preserve"> I practised in the Land Rover and learnt to double de clutch.  A skill that has stood me in good stead since.  I also had a fondness for </w:t>
      </w:r>
      <w:r w:rsidR="008B4BBB">
        <w:t>Landy’s</w:t>
      </w:r>
      <w:r>
        <w:t xml:space="preserve"> having driven them extensively in the army.  As I didn’t imagine I’d be doing a high mileage I decided to get a Landy of my own.  They are eminently repairable.  If it </w:t>
      </w:r>
      <w:r w:rsidR="008B4BBB">
        <w:t>broke,</w:t>
      </w:r>
      <w:r>
        <w:t xml:space="preserve"> I’d fix it.  No question.  A policy that has stood me in good stead since, even replacing the chassis and bulkhead</w:t>
      </w:r>
      <w:r w:rsidR="00BF388B">
        <w:t>.</w:t>
      </w:r>
    </w:p>
    <w:p w14:paraId="5E4BDEB4" w14:textId="3ECF8AAF" w:rsidR="003439BF" w:rsidRDefault="007C0FF3" w:rsidP="00816AB1">
      <w:pPr>
        <w:pStyle w:val="baparenthisis"/>
      </w:pPr>
      <w:r>
        <w:t>(firewall in America).</w:t>
      </w:r>
    </w:p>
    <w:p w14:paraId="5E4BDEB5" w14:textId="65A20FED" w:rsidR="003439BF" w:rsidRDefault="007C0FF3" w:rsidP="004E3E8E">
      <w:pPr>
        <w:pStyle w:val="body"/>
        <w:spacing w:before="0"/>
      </w:pPr>
      <w:r>
        <w:t xml:space="preserve">They were easier to get hold of then, I looked in the Land Rover magazines and answered adverts.  The first one I looked at was a 1953 with a V8 engine.  I was quite tempted but didn’t see the need for 160 horsepower.  The second one I looked at had an original specification inlet over exhaust engine and that seemed to make more sense.  It had all of 52 horsepower and was one month older than me.  A </w:t>
      </w:r>
      <w:r w:rsidR="008B4BBB">
        <w:t>daft</w:t>
      </w:r>
      <w:r>
        <w:t xml:space="preserve"> reason to buy a car but no dafter than most people’s reasoning when the reality is, they just want it!  The seller was asking £2900, I offered £2000 which was accepted.  It was down near the south coast, I’d got there by train, and the seller was surprised I decided to drive it home.  He said if I broke down to ring him and he’d rescue me.  He must have known something was wrong.  </w:t>
      </w:r>
    </w:p>
    <w:p w14:paraId="5E4BDEB6" w14:textId="5266D594" w:rsidR="003439BF" w:rsidRDefault="007C0FF3" w:rsidP="00B33299">
      <w:pPr>
        <w:pStyle w:val="body"/>
      </w:pPr>
      <w:r>
        <w:lastRenderedPageBreak/>
        <w:t xml:space="preserve">It wasn’t long before she was boiling so I called in at a filling station for water.  This became the regular </w:t>
      </w:r>
      <w:r w:rsidR="008B4BBB">
        <w:t>routine,</w:t>
      </w:r>
      <w:r>
        <w:t xml:space="preserve"> and I bought a petrol can as well so I could store 5 litres of water.  Bit by bit I coaxed her home and having the radiator re cored solved that problem.  Every time she developed a fault I fixed it and </w:t>
      </w:r>
      <w:r w:rsidR="008B4BBB">
        <w:t>slowly,</w:t>
      </w:r>
      <w:r>
        <w:t xml:space="preserve"> she became more reliable and I learnt how to diagnose and fix faults.  A roll of insulation tape was an absolute must.</w:t>
      </w:r>
    </w:p>
    <w:p w14:paraId="5E4BDEB7" w14:textId="77777777" w:rsidR="003439BF" w:rsidRDefault="007C0FF3" w:rsidP="00B33299">
      <w:pPr>
        <w:pStyle w:val="body"/>
      </w:pPr>
      <w:r>
        <w:t>So, I’ve got a car, I can cycle to work, I’ve got a house and everything seems settled.  If only I had known!</w:t>
      </w:r>
    </w:p>
    <w:p w14:paraId="5E4BDEB8" w14:textId="77777777" w:rsidR="003439BF" w:rsidRDefault="007C0FF3" w:rsidP="00B33299">
      <w:pPr>
        <w:pStyle w:val="body"/>
      </w:pPr>
      <w:r>
        <w:t xml:space="preserve">I’m living under the flight path into Lyneham and every time a C130 Hercules flies over I wish it safe journey and think of all the young men aboard on their way to discover themselves, as I did.  I have lots of friends here from my canal work, I am now a director on the council of management of the canal trust, the only civil engineer on council, and they mostly regard me as a pillar of the society.  I’m getting to know my neighbours and they are lovely people. </w:t>
      </w:r>
    </w:p>
    <w:p w14:paraId="5E4BDEBA" w14:textId="77777777" w:rsidR="003439BF" w:rsidRDefault="007C0FF3" w:rsidP="00B33299">
      <w:pPr>
        <w:pStyle w:val="body"/>
      </w:pPr>
      <w:r>
        <w:t>This railway job is more like it, they’re friendly, generally know how to treat staff, and take an interest in my canal work.  I can cycle to work, they tolerate my eccentricities, I’m on the training scheme to become chartered and I think I’ll stay.  Life is good.</w:t>
      </w:r>
    </w:p>
    <w:p w14:paraId="5E4BDEBC" w14:textId="77777777" w:rsidR="003439BF" w:rsidRDefault="007C0FF3" w:rsidP="00B33299">
      <w:pPr>
        <w:pStyle w:val="body"/>
      </w:pPr>
      <w:r>
        <w:t>Nobody knows much of this journey of mine, there are things here I rarely speak of, but it was my journey, and I can look anyone in the eye without flinching.</w:t>
      </w:r>
    </w:p>
    <w:p w14:paraId="5E4BDEBF" w14:textId="226BEA98" w:rsidR="003439BF" w:rsidRDefault="00E85D66" w:rsidP="008B4BBB">
      <w:pPr>
        <w:pStyle w:val="aSCENEHEAD"/>
      </w:pPr>
      <w:r>
        <w:t>SCENE</w:t>
      </w:r>
      <w:r w:rsidR="008B4BBB">
        <w:t xml:space="preserve"> 30:  FULL CIRCLE  2001 - 2002</w:t>
      </w:r>
    </w:p>
    <w:p w14:paraId="6E9495DE" w14:textId="77777777" w:rsidR="008B4BBB" w:rsidRDefault="007C0FF3" w:rsidP="00B33299">
      <w:pPr>
        <w:pStyle w:val="body"/>
      </w:pPr>
      <w:r>
        <w:t xml:space="preserve">I’ve been at work 3 months, my contract has been confirmed, and I’m looking forward to a </w:t>
      </w:r>
      <w:r w:rsidR="008B4BBB">
        <w:t>long-settled</w:t>
      </w:r>
      <w:r>
        <w:t xml:space="preserve"> period in my life.  But ‘the </w:t>
      </w:r>
      <w:r w:rsidR="008B4BBB">
        <w:t>great, unharnessed</w:t>
      </w:r>
      <w:r>
        <w:t xml:space="preserve"> forces of nature’ had other ideas.  I’m given two weeks grace then</w:t>
      </w:r>
      <w:r w:rsidR="008B4BBB">
        <w:t>....</w:t>
      </w:r>
      <w:r>
        <w:t xml:space="preserve">   A friend </w:t>
      </w:r>
      <w:r w:rsidR="008B4BBB">
        <w:t>asks,</w:t>
      </w:r>
      <w:r>
        <w:t xml:space="preserve"> </w:t>
      </w:r>
    </w:p>
    <w:p w14:paraId="65751118" w14:textId="77777777" w:rsidR="008B4BBB" w:rsidRDefault="007C0FF3" w:rsidP="004B3D80">
      <w:pPr>
        <w:pStyle w:val="bdialogue"/>
      </w:pPr>
      <w:r>
        <w:t xml:space="preserve">“Have you heard about this really good web site where you can find absolutely anyone?” </w:t>
      </w:r>
    </w:p>
    <w:p w14:paraId="5E4BDEC0" w14:textId="0884B088" w:rsidR="003439BF" w:rsidRDefault="007C0FF3" w:rsidP="00B33299">
      <w:pPr>
        <w:pStyle w:val="body"/>
      </w:pPr>
      <w:r>
        <w:lastRenderedPageBreak/>
        <w:t>I try it out, it’s based on which school you went to, there’s only one person I’m really interested in, but she’s not there.  I’m not surprised, she might turn up in a couple of years, but probably not, it would be too much to hope for.</w:t>
      </w:r>
    </w:p>
    <w:p w14:paraId="5E4BDEC2" w14:textId="32690F0D" w:rsidR="003439BF" w:rsidRDefault="007C0FF3" w:rsidP="00B33299">
      <w:pPr>
        <w:pStyle w:val="body"/>
      </w:pPr>
      <w:r>
        <w:t xml:space="preserve">Six days later she’s there, I wasn’t ready for </w:t>
      </w:r>
      <w:r w:rsidR="008B4BBB">
        <w:t>it and</w:t>
      </w:r>
      <w:r>
        <w:t xml:space="preserve"> nearly went to pieces.  Deep within me something stirs but I keep a lid on it.  After a few </w:t>
      </w:r>
      <w:r w:rsidR="008B4BBB">
        <w:t>days,</w:t>
      </w:r>
      <w:r>
        <w:t xml:space="preserve"> I’ve carefully crafted an email, send it off, and prepare to wait for a reply.  It comes by return.  Pretty non-committal, but it’s a reply, and she promises more information when she has more time.  Deep within me they rumble, grow, reach for the surface, I can no longer contain it, and long buried feelings erupt in a great geyser of emotion, pain, and confusion.</w:t>
      </w:r>
    </w:p>
    <w:p w14:paraId="5E4BDEC4" w14:textId="737901D0" w:rsidR="003439BF" w:rsidRDefault="007C0FF3" w:rsidP="00B33299">
      <w:pPr>
        <w:pStyle w:val="body"/>
      </w:pPr>
      <w:r>
        <w:t xml:space="preserve">Now it’s my turn, so I wait a few days and send another email.  No response this time, I wait, but nothing.  Then the surface returns, there is nothing positive to show for the passing of the event, and I am dreadfully confused.  Why now, just when I’m settled, why no response, led to this then left cold, the </w:t>
      </w:r>
      <w:r w:rsidR="008B4BBB">
        <w:t>long-buried</w:t>
      </w:r>
      <w:r>
        <w:t xml:space="preserve"> emotions allowed out, leaving such a massive open wound, such a </w:t>
      </w:r>
      <w:r w:rsidR="008B4BBB">
        <w:t>short-lived</w:t>
      </w:r>
      <w:r>
        <w:t xml:space="preserve"> event, yet so cataclysmic, this can’t be all there is.  Yet it was all there was.</w:t>
      </w:r>
    </w:p>
    <w:p w14:paraId="5E4BDEC6" w14:textId="445CDB4C" w:rsidR="003439BF" w:rsidRDefault="007C0FF3" w:rsidP="00B33299">
      <w:pPr>
        <w:pStyle w:val="body"/>
      </w:pPr>
      <w:r>
        <w:t xml:space="preserve">I thought it through </w:t>
      </w:r>
      <w:r w:rsidR="008B4BBB">
        <w:t>again</w:t>
      </w:r>
      <w:r>
        <w:t xml:space="preserve"> yet there was no reason behind it, I’d been given a glimpse of something I had wanted for so long, yet a glimpse is all it is and so it must remain.  I try to get a grip on my life.  How did I get to this state, what has led me here, I start to write it all down, from the very beginning.  But compared with 33 years ago there is one big difference.  This time I am not alone.  I phone Abi.</w:t>
      </w:r>
    </w:p>
    <w:p w14:paraId="1F4EEC3E" w14:textId="77777777" w:rsidR="007838F8" w:rsidRDefault="007C0FF3" w:rsidP="004B3D80">
      <w:pPr>
        <w:pStyle w:val="bdialogue"/>
      </w:pPr>
      <w:r>
        <w:t xml:space="preserve">“I need to talk”. </w:t>
      </w:r>
    </w:p>
    <w:p w14:paraId="5E4BDEC8" w14:textId="31C9CADC" w:rsidR="003439BF" w:rsidRDefault="007C0FF3" w:rsidP="007838F8">
      <w:pPr>
        <w:pStyle w:val="body"/>
      </w:pPr>
      <w:r>
        <w:t>She doesn’t like my tone.</w:t>
      </w:r>
    </w:p>
    <w:p w14:paraId="5E4BDEC9" w14:textId="77777777" w:rsidR="003439BF" w:rsidRDefault="007C0FF3" w:rsidP="004B3D80">
      <w:pPr>
        <w:pStyle w:val="bdialogue"/>
      </w:pPr>
      <w:r>
        <w:t xml:space="preserve">“Then talk.”  </w:t>
      </w:r>
    </w:p>
    <w:p w14:paraId="5E4BDECA" w14:textId="77777777" w:rsidR="003439BF" w:rsidRDefault="007C0FF3" w:rsidP="004B3D80">
      <w:pPr>
        <w:pStyle w:val="bdialogue"/>
      </w:pPr>
      <w:r>
        <w:t xml:space="preserve">“Not now, it’s too complicated, and I wouldn’t get it right.  I need to see you.”  </w:t>
      </w:r>
    </w:p>
    <w:p w14:paraId="5E4BDECB" w14:textId="77777777" w:rsidR="003439BF" w:rsidRDefault="007C0FF3" w:rsidP="004B3D80">
      <w:pPr>
        <w:pStyle w:val="bdialogue"/>
      </w:pPr>
      <w:r>
        <w:lastRenderedPageBreak/>
        <w:t>“The Peterborough, tomorrow at 8.”</w:t>
      </w:r>
    </w:p>
    <w:p w14:paraId="5E4BDECD" w14:textId="3ABC9C74" w:rsidR="003439BF" w:rsidRDefault="007C0FF3" w:rsidP="00B33299">
      <w:pPr>
        <w:pStyle w:val="body"/>
      </w:pPr>
      <w:r>
        <w:t xml:space="preserve">I tell her the whole story, she reads what I have written, comforts me, says soothing things, strokes my hand; and worries for my mental stability.  She instructs me to email her every day, tell her how I feel, what has happened, the good things, the bad things, get it all off my chest.  She replies, offering comfort and advice.  I’m not sleeping much and the emotional strain is taking its </w:t>
      </w:r>
      <w:r w:rsidR="008B4BBB">
        <w:t>toll,</w:t>
      </w:r>
      <w:r>
        <w:t xml:space="preserve"> but normality is returning and having someone to talk to helps a lot.  She watches me carefully, sees me come back from the brink, and tries to keep me busy.</w:t>
      </w:r>
    </w:p>
    <w:p w14:paraId="5E4BDECF" w14:textId="77777777" w:rsidR="003439BF" w:rsidRDefault="007C0FF3" w:rsidP="00B33299">
      <w:pPr>
        <w:pStyle w:val="body"/>
      </w:pPr>
      <w:r>
        <w:t>The turmoil is extracting a heavy price.  My work is suffering but my thoughts, still confused, are less erratic, I need someone to hold, some stability.  I realise I am growing fond of Abi, don’t know if it’s real or not but I trust her, tell her how I feel.  She doesn’t like it, turns against me, and I am alone again but she was there when she was really needed and I am grateful for that.</w:t>
      </w:r>
    </w:p>
    <w:p w14:paraId="5E4BDED1" w14:textId="6C82FE5E" w:rsidR="003439BF" w:rsidRDefault="008B4BBB" w:rsidP="00B33299">
      <w:pPr>
        <w:pStyle w:val="body"/>
      </w:pPr>
      <w:r>
        <w:t>So,</w:t>
      </w:r>
      <w:r w:rsidR="007C0FF3">
        <w:t xml:space="preserve"> who was Abi?  One of </w:t>
      </w:r>
      <w:r>
        <w:t>lives’</w:t>
      </w:r>
      <w:r w:rsidR="007C0FF3">
        <w:t xml:space="preserve"> characters certainly, I expect we all meet a similar number of characters but perhaps being a bit of an odd ball myself, those characters I do meet are perhaps more likely to become friends.  It all started when I went into the local pub looking for the landlord’s daughter because I wanted to climb down her chimney.  It was an older property and as an experienced caver by then I felt it was something I could do.  Don’t ask why I wanted to climb down her chimney, that’s another story entirely!</w:t>
      </w:r>
    </w:p>
    <w:p w14:paraId="5E4BDED3" w14:textId="40D6A5CA" w:rsidR="003439BF" w:rsidRDefault="007C0FF3" w:rsidP="00B33299">
      <w:pPr>
        <w:pStyle w:val="body"/>
      </w:pPr>
      <w:r>
        <w:t xml:space="preserve">Anyway, she wasn’t in the </w:t>
      </w:r>
      <w:r w:rsidR="008B4BBB">
        <w:t>pub,</w:t>
      </w:r>
      <w:r>
        <w:t xml:space="preserve"> so I bought a pint anyway and propped up the bar.  Abi was the barmaid and she swears she was only </w:t>
      </w:r>
      <w:r w:rsidR="008B4BBB">
        <w:t>doing</w:t>
      </w:r>
      <w:r>
        <w:t xml:space="preserve"> her job, I thought I was being chatted up.  As we </w:t>
      </w:r>
      <w:r w:rsidR="008B4BBB">
        <w:t>chatted,</w:t>
      </w:r>
      <w:r>
        <w:t xml:space="preserve"> I explained that I was introduced to the area by helping to restore the derelict canal that passed through the pub garden.  Abi said it sounded interesting and she might get involved so I asked her what she was doing the next </w:t>
      </w:r>
      <w:r>
        <w:lastRenderedPageBreak/>
        <w:t xml:space="preserve">day.  I explained that it was a work party day and we’d be clearing scrub and trees near Chippenham.  She asked if I’d have an </w:t>
      </w:r>
      <w:r w:rsidR="008B4BBB">
        <w:t>axe,</w:t>
      </w:r>
      <w:r>
        <w:t xml:space="preserve"> so I promised her I’d leave it at home if she’d like to come along.  Next day I called in and picked Abi up on my way to Chippenham, parked up, then got my chainsaw out if the boot of the car.</w:t>
      </w:r>
    </w:p>
    <w:p w14:paraId="5E4BDED4" w14:textId="77777777" w:rsidR="003439BF" w:rsidRDefault="007C0FF3" w:rsidP="004B3D80">
      <w:pPr>
        <w:pStyle w:val="bdialogue"/>
      </w:pPr>
      <w:r>
        <w:t>“I thought you said you weren’t going to bring an axe!”</w:t>
      </w:r>
    </w:p>
    <w:p w14:paraId="5E4BDED5" w14:textId="77777777" w:rsidR="003439BF" w:rsidRDefault="007C0FF3" w:rsidP="004B3D80">
      <w:pPr>
        <w:pStyle w:val="bdialogue"/>
      </w:pPr>
      <w:r>
        <w:t>“It’s not an axe, it’s a chainsaw.  Having a chainsaw I don’t need an axe.”</w:t>
      </w:r>
    </w:p>
    <w:p w14:paraId="5E4BDED6" w14:textId="77777777" w:rsidR="003439BF" w:rsidRDefault="007C0FF3" w:rsidP="004B3D80">
      <w:pPr>
        <w:pStyle w:val="bdialogue"/>
      </w:pPr>
      <w:r>
        <w:t>“Oh, OK then, where are the others?”</w:t>
      </w:r>
    </w:p>
    <w:p w14:paraId="5E4BDED7" w14:textId="77777777" w:rsidR="003439BF" w:rsidRDefault="007C0FF3" w:rsidP="004B3D80">
      <w:pPr>
        <w:pStyle w:val="bdialogue"/>
      </w:pPr>
      <w:r>
        <w:t>“They’ll be along soon.”</w:t>
      </w:r>
    </w:p>
    <w:p w14:paraId="5E4BDED9" w14:textId="68AF2C88" w:rsidR="003439BF" w:rsidRDefault="007C0FF3" w:rsidP="00B33299">
      <w:pPr>
        <w:pStyle w:val="body"/>
      </w:pPr>
      <w:r>
        <w:t xml:space="preserve">We walked to the length of canal </w:t>
      </w:r>
      <w:r w:rsidR="008B4BBB">
        <w:t>where</w:t>
      </w:r>
      <w:r>
        <w:t xml:space="preserve"> we were </w:t>
      </w:r>
      <w:r w:rsidR="00E85D66">
        <w:t>working,</w:t>
      </w:r>
      <w:r>
        <w:t xml:space="preserve"> and I explained that the first job was to get a fire started and to do than I needed to fell an ash tree to provide fuel.</w:t>
      </w:r>
    </w:p>
    <w:p w14:paraId="5E4BDEDA" w14:textId="77777777" w:rsidR="003439BF" w:rsidRDefault="007C0FF3" w:rsidP="004B3D80">
      <w:pPr>
        <w:pStyle w:val="bdialogue"/>
      </w:pPr>
      <w:r>
        <w:t>“Rules when on site with a chainsaw.</w:t>
      </w:r>
    </w:p>
    <w:p w14:paraId="5E4BDEDB" w14:textId="77777777" w:rsidR="003439BF" w:rsidRDefault="007C0FF3" w:rsidP="004B3D80">
      <w:pPr>
        <w:pStyle w:val="bdialogue"/>
      </w:pPr>
      <w:r>
        <w:t>“1. This tree is about 30 feet high so keep at least 60 feet away while I’m dropping it.</w:t>
      </w:r>
    </w:p>
    <w:p w14:paraId="5E4BDEDC" w14:textId="39C9CAF5" w:rsidR="003439BF" w:rsidRDefault="007C0FF3" w:rsidP="004B3D80">
      <w:pPr>
        <w:pStyle w:val="bdialogue"/>
      </w:pPr>
      <w:r>
        <w:t xml:space="preserve">“2. And when it’s on the ground and I’m cutting it </w:t>
      </w:r>
      <w:r w:rsidR="008B4BBB">
        <w:t>upkeep</w:t>
      </w:r>
      <w:r>
        <w:t xml:space="preserve"> at least 5 metres away.”</w:t>
      </w:r>
    </w:p>
    <w:p w14:paraId="5E4BDEDE" w14:textId="126BAEC7" w:rsidR="003439BF" w:rsidRDefault="007C0FF3" w:rsidP="00B33299">
      <w:pPr>
        <w:pStyle w:val="body"/>
      </w:pPr>
      <w:r>
        <w:t xml:space="preserve">I discovered later that at this point Abi was convinced that she was going to be raped, murdered, dismembered and burnt to hide the evidence.  When the others arrived and there was not one female amongst </w:t>
      </w:r>
      <w:r w:rsidR="008B4BBB">
        <w:t>them,</w:t>
      </w:r>
      <w:r>
        <w:t xml:space="preserve"> she then expected the rape to turn into a gang bang, otherwise no change to the scenario.  We worked steadily all morning, stopped for lunch, then carried on for the afternoon and got a good length cleared.  Incidentally Abi still volunteers with that group occasionally.  After we packed up for the </w:t>
      </w:r>
      <w:r w:rsidR="008B4BBB">
        <w:t>day,</w:t>
      </w:r>
      <w:r>
        <w:t xml:space="preserve"> I took Abi home and dropped her off.  That was when I discovered one of her eccentricities, she had papered </w:t>
      </w:r>
      <w:r>
        <w:lastRenderedPageBreak/>
        <w:t>her kitchen with five road atlases which she cut up and pasted together to make a fantasy country.</w:t>
      </w:r>
    </w:p>
    <w:p w14:paraId="4DB2A6F0" w14:textId="77777777" w:rsidR="00455F2E" w:rsidRDefault="007C0FF3" w:rsidP="00B33299">
      <w:pPr>
        <w:pStyle w:val="body"/>
      </w:pPr>
      <w:r>
        <w:t xml:space="preserve">Our friendship developed from </w:t>
      </w:r>
      <w:r w:rsidR="008B4BBB">
        <w:t>there;</w:t>
      </w:r>
      <w:r>
        <w:t xml:space="preserve"> she had studied geography and psychology at university though her work did not involve using those skills and was a member of CAMRA </w:t>
      </w:r>
    </w:p>
    <w:p w14:paraId="2D589EE2" w14:textId="77777777" w:rsidR="00455F2E" w:rsidRDefault="007C0FF3" w:rsidP="00816AB1">
      <w:pPr>
        <w:pStyle w:val="baparenthisis"/>
      </w:pPr>
      <w:r>
        <w:t>(the campaign for real ale)</w:t>
      </w:r>
    </w:p>
    <w:p w14:paraId="5E4BDEE0" w14:textId="78F014BD" w:rsidR="003439BF" w:rsidRDefault="007C0FF3" w:rsidP="002E5305">
      <w:pPr>
        <w:pStyle w:val="body"/>
        <w:spacing w:before="0"/>
      </w:pPr>
      <w:r>
        <w:t xml:space="preserve">hence the bar work in the evenings.  She also didn’t like boring cars so every car she had got a custom paint job.  The first I saw was white with big black spots to make it look like a Frisian Cow, then the next had bovine hoof prints on it, another had villages and roads painted on </w:t>
      </w:r>
      <w:r w:rsidR="008B4BBB">
        <w:t>it,</w:t>
      </w:r>
      <w:r>
        <w:t xml:space="preserve"> so it looked like a road map.</w:t>
      </w:r>
    </w:p>
    <w:p w14:paraId="5E4BDEE2" w14:textId="77777777" w:rsidR="003439BF" w:rsidRDefault="007C0FF3" w:rsidP="00B33299">
      <w:pPr>
        <w:pStyle w:val="body"/>
      </w:pPr>
      <w:r>
        <w:t>Anyway, I think the reader can now understand why I had no qualms turning to her for help when I really needed it.</w:t>
      </w:r>
    </w:p>
    <w:p w14:paraId="5E4BDEE4" w14:textId="38A20080" w:rsidR="003439BF" w:rsidRDefault="007C0FF3" w:rsidP="00B33299">
      <w:pPr>
        <w:pStyle w:val="body"/>
      </w:pPr>
      <w:r>
        <w:t xml:space="preserve">Feeling cast adrift upon life I need some stability, a solid reference.  My usual </w:t>
      </w:r>
      <w:r w:rsidR="008B4BBB">
        <w:t>self-reliance</w:t>
      </w:r>
      <w:r>
        <w:t xml:space="preserve"> was tested close to breaking point, but I had my wits about me enough to know I would benefit from some help.  Surely there must be someone in the world having a normal existence?  I try Internet dating although I’m not ready for a relationship.  I write to twenty women in one night and tell them I only need a quiet night out.  Four </w:t>
      </w:r>
      <w:r w:rsidR="008B4BBB">
        <w:t>replies</w:t>
      </w:r>
      <w:r>
        <w:t xml:space="preserve">, I meet two of them.  One is a complete </w:t>
      </w:r>
      <w:r w:rsidR="008B4BBB">
        <w:t>disaster,</w:t>
      </w:r>
      <w:r>
        <w:t xml:space="preserve"> but Cherry is just what I needed.  A Quaker, she is true to her faith.  I might be </w:t>
      </w:r>
      <w:r w:rsidR="008B4BBB">
        <w:t>a stranger,</w:t>
      </w:r>
      <w:r>
        <w:t xml:space="preserve"> but she recognises my need and metaphorically holds out a steadying hand.  We became friends and were in contact for quite a while. </w:t>
      </w:r>
    </w:p>
    <w:p w14:paraId="5E4BDEE6" w14:textId="77777777" w:rsidR="003439BF" w:rsidRDefault="007C0FF3" w:rsidP="00B33299">
      <w:pPr>
        <w:pStyle w:val="body"/>
      </w:pPr>
      <w:r>
        <w:t>A few months later I meet up with Abi for a drink, she asks if I have had any contact with Thea.</w:t>
      </w:r>
    </w:p>
    <w:p w14:paraId="5E4BDEE8" w14:textId="77777777" w:rsidR="003439BF" w:rsidRDefault="007C0FF3" w:rsidP="004B3D80">
      <w:pPr>
        <w:pStyle w:val="bdialogue"/>
      </w:pPr>
      <w:r>
        <w:t>“Nothing.”</w:t>
      </w:r>
    </w:p>
    <w:p w14:paraId="5E4BDEE9" w14:textId="77777777" w:rsidR="003439BF" w:rsidRDefault="007C0FF3" w:rsidP="004B3D80">
      <w:pPr>
        <w:pStyle w:val="bdialogue"/>
      </w:pPr>
      <w:r>
        <w:t>“You give up too easily.”</w:t>
      </w:r>
    </w:p>
    <w:p w14:paraId="5E4BDEEB" w14:textId="77777777" w:rsidR="003439BF" w:rsidRDefault="007C0FF3" w:rsidP="00B33299">
      <w:pPr>
        <w:pStyle w:val="body"/>
      </w:pPr>
      <w:r>
        <w:t xml:space="preserve">Now I know I’m not a quitter, and I am not going to repeat the mistakes of 33 years ago, but perhaps she </w:t>
      </w:r>
      <w:r>
        <w:lastRenderedPageBreak/>
        <w:t>has a point.  Perhaps I should try again.  I’m being sent away to site for a week so here’s an opportunity.</w:t>
      </w:r>
    </w:p>
    <w:p w14:paraId="5E4BDEED" w14:textId="2D3D17C5" w:rsidR="003439BF" w:rsidRDefault="007C0FF3" w:rsidP="00B33299">
      <w:pPr>
        <w:pStyle w:val="body"/>
      </w:pPr>
      <w:r>
        <w:t xml:space="preserve">I send another email then go away.  By the time I get back there will either be a reply or there won’t.  I shan’t be left wondering.  When I get back there is no </w:t>
      </w:r>
      <w:r w:rsidR="008B4BBB">
        <w:t>reply,</w:t>
      </w:r>
      <w:r>
        <w:t xml:space="preserve"> but she has put a lot more information on the web site about herself.  She is married with two children.  Obviously meant for me, she doesn’t want any contact, so I let it lie.  I go through the same emotional cycle again but this time much less severe.  Normality, or a close approximation to it, returns more easily.  I am relieved; perhaps this is what was meant to happen, get her out of my system, run round the loop a few times until it no longer affects me.</w:t>
      </w:r>
    </w:p>
    <w:p w14:paraId="5E4BDEEF" w14:textId="658C7BFC" w:rsidR="003439BF" w:rsidRDefault="007C0FF3" w:rsidP="00B33299">
      <w:pPr>
        <w:pStyle w:val="body"/>
      </w:pPr>
      <w:r>
        <w:t>The ‘</w:t>
      </w:r>
      <w:r w:rsidR="008B4BBB">
        <w:t>great, unharnessed</w:t>
      </w:r>
      <w:r>
        <w:t xml:space="preserve"> forces of nature’ watch, wait, and prepare their next move.</w:t>
      </w:r>
    </w:p>
    <w:p w14:paraId="5E4BDEF1" w14:textId="77777777" w:rsidR="003439BF" w:rsidRDefault="007C0FF3" w:rsidP="00B33299">
      <w:pPr>
        <w:pStyle w:val="body"/>
      </w:pPr>
      <w:r>
        <w:t>A girl at work needs a man to talk to and chooses me.  We go for a drink.</w:t>
      </w:r>
    </w:p>
    <w:p w14:paraId="5E4BDEF3" w14:textId="77777777" w:rsidR="003439BF" w:rsidRDefault="007C0FF3" w:rsidP="004B3D80">
      <w:pPr>
        <w:pStyle w:val="bdialogue"/>
      </w:pPr>
      <w:r>
        <w:t>“Have you ever been in love?”</w:t>
      </w:r>
    </w:p>
    <w:p w14:paraId="178922B4" w14:textId="77777777" w:rsidR="00DB7E8F" w:rsidRDefault="007C0FF3" w:rsidP="00B33299">
      <w:pPr>
        <w:pStyle w:val="body"/>
      </w:pPr>
      <w:r>
        <w:t xml:space="preserve">My eyes lock onto hers and I reply; </w:t>
      </w:r>
    </w:p>
    <w:p w14:paraId="5E4BDEF4" w14:textId="19A98612" w:rsidR="003439BF" w:rsidRDefault="007C0FF3" w:rsidP="004B3D80">
      <w:pPr>
        <w:pStyle w:val="bdialogue"/>
      </w:pPr>
      <w:r>
        <w:t xml:space="preserve">“Yes.”  </w:t>
      </w:r>
    </w:p>
    <w:p w14:paraId="5E4BDEF5" w14:textId="77777777" w:rsidR="003439BF" w:rsidRDefault="007C0FF3" w:rsidP="00B33299">
      <w:pPr>
        <w:pStyle w:val="body"/>
      </w:pPr>
      <w:r>
        <w:t>She tells me her story and I tell her mine.  I help to put her problems into perspective.  Instead of me helping her, she helps me.</w:t>
      </w:r>
    </w:p>
    <w:p w14:paraId="5E4BDEF7" w14:textId="6C3BAF30" w:rsidR="003439BF" w:rsidRDefault="007C0FF3" w:rsidP="00B33299">
      <w:pPr>
        <w:pStyle w:val="body"/>
      </w:pPr>
      <w:r>
        <w:t xml:space="preserve">She recognises there is unfinished business and encourages me to try again.  I’m feeling stronger now and agree, </w:t>
      </w:r>
      <w:r w:rsidR="00DB7E8F">
        <w:t>if</w:t>
      </w:r>
      <w:r>
        <w:t xml:space="preserve"> she helps me with the email, I need a woman’s viewpoint for this.  It’s going to be the </w:t>
      </w:r>
      <w:r w:rsidR="00DB7E8F">
        <w:t>last,</w:t>
      </w:r>
      <w:r>
        <w:t xml:space="preserve"> so it had better be good.</w:t>
      </w:r>
    </w:p>
    <w:p w14:paraId="5E4BDEF9" w14:textId="77777777" w:rsidR="003439BF" w:rsidRDefault="007C0FF3" w:rsidP="00B33299">
      <w:pPr>
        <w:pStyle w:val="body"/>
      </w:pPr>
      <w:r>
        <w:t>I write the email and attach my life story.  She reads it, corrects the email, the life story she leaves alone.  I gather my courage and hit the “send” button.</w:t>
      </w:r>
    </w:p>
    <w:p w14:paraId="5E4BDEFB" w14:textId="219D18E1" w:rsidR="003439BF" w:rsidRDefault="007C0FF3" w:rsidP="00B33299">
      <w:pPr>
        <w:pStyle w:val="body"/>
      </w:pPr>
      <w:r>
        <w:t xml:space="preserve">Thea replies by </w:t>
      </w:r>
      <w:r w:rsidR="00DB7E8F">
        <w:t>return and</w:t>
      </w:r>
      <w:r>
        <w:t xml:space="preserve"> promises to reply in a month.  She doesn’t, but by now I’m used to that.  I don’t know where she lives but by analysing the email </w:t>
      </w:r>
      <w:r w:rsidR="00DB7E8F">
        <w:t>address,</w:t>
      </w:r>
      <w:r>
        <w:t xml:space="preserve"> I know where she works.  I have a week’s holiday booked so suggest we meet up for lunch if I’m ever close </w:t>
      </w:r>
      <w:r>
        <w:lastRenderedPageBreak/>
        <w:t>enough.  She replies but too late to meet during the holiday.  We agree to meet for lunch one weekend.</w:t>
      </w:r>
    </w:p>
    <w:p w14:paraId="5E4BDEFD" w14:textId="5838CE22" w:rsidR="003439BF" w:rsidRDefault="007C0FF3" w:rsidP="00B33299">
      <w:pPr>
        <w:pStyle w:val="body"/>
      </w:pPr>
      <w:r>
        <w:t xml:space="preserve">Driving over, she is only 30 miles away, I feel quite calm despite being very tense inside.  I arrive early, walk down to the canal, help work a boat through the lock.  I go to the pub, sit at the bar, slowly sup my pint.  I didn’t recognise her at first, but she recognised me.  I have never been so surprised to get a hug in my life.  We chatted for a long time, she’s relaxed, I’m reserved, we cleared up a few misunderstandings from the past, and ‘the </w:t>
      </w:r>
      <w:r w:rsidR="00DB7E8F">
        <w:t>great, unharnessed</w:t>
      </w:r>
      <w:r>
        <w:t xml:space="preserve"> forces of nature’ were pleased with their work.</w:t>
      </w:r>
    </w:p>
    <w:p w14:paraId="5E4BDEFF" w14:textId="71226DF3" w:rsidR="003439BF" w:rsidRDefault="00DB7E8F" w:rsidP="00B33299">
      <w:pPr>
        <w:pStyle w:val="body"/>
      </w:pPr>
      <w:r>
        <w:t>So,</w:t>
      </w:r>
      <w:r w:rsidR="007C0FF3">
        <w:t xml:space="preserve"> I thought things were coming to a head.  A couple of weeks later suggest we take her dog for a walk.  I want the chance to talk some more, ask a few questions, don’t want to make anything difficult, she’s another man’s wife; but I get no reply.  How much longer is this going to go on?  </w:t>
      </w:r>
    </w:p>
    <w:p w14:paraId="00E75F8D" w14:textId="77777777" w:rsidR="00DB7E8F" w:rsidRDefault="007C0FF3" w:rsidP="004B3D80">
      <w:pPr>
        <w:pStyle w:val="bdialogue"/>
      </w:pPr>
      <w:r>
        <w:t xml:space="preserve">“How much longer is this going on?”  </w:t>
      </w:r>
    </w:p>
    <w:p w14:paraId="5E4BDF01" w14:textId="63E5405C" w:rsidR="003439BF" w:rsidRDefault="007C0FF3" w:rsidP="00B33299">
      <w:pPr>
        <w:pStyle w:val="body"/>
      </w:pPr>
      <w:r>
        <w:t xml:space="preserve">I’ve never been irritated by my emotions </w:t>
      </w:r>
      <w:r w:rsidR="00DB7E8F">
        <w:t>before;</w:t>
      </w:r>
      <w:r>
        <w:t xml:space="preserve"> it is a new experience.  Then an idea occurs to me, it seems to fit, and after 34 years I am ready for it.  Perhaps she is just weak, doesn’t want to hurt so takes the easy way out all the time, never prepared to grasp the nettle.  This seems to fit, explains why she put up with me at school, explains why she so often didn’t reply, explains why she responded by updating the web site, always the easy way out.  I have very little time for this sort of weakness; suddenly I’m a lot less impressed with her.  Should I try to contact her again, sort out a few last unexplained things?  I can’t be bothered.</w:t>
      </w:r>
    </w:p>
    <w:p w14:paraId="5E4BDF02" w14:textId="77777777" w:rsidR="003439BF" w:rsidRDefault="007C0FF3" w:rsidP="00B33299">
      <w:pPr>
        <w:pStyle w:val="body"/>
      </w:pPr>
      <w:r>
        <w:t>I wondered if perhaps this was the end of my story, had a life of strange experiences finally finished with me and allowed me to settle down?  Only time would tell.</w:t>
      </w:r>
    </w:p>
    <w:p w14:paraId="5E4BDF04" w14:textId="7B0BA84A" w:rsidR="003439BF" w:rsidRDefault="00884724" w:rsidP="00DB7E8F">
      <w:pPr>
        <w:pStyle w:val="aSCENEHEAD"/>
      </w:pPr>
      <w:r>
        <w:lastRenderedPageBreak/>
        <w:t>SCENE</w:t>
      </w:r>
      <w:r w:rsidR="00DB7E8F">
        <w:t xml:space="preserve"> 31:  THREE PEAKS CHALLENGE 2002 </w:t>
      </w:r>
    </w:p>
    <w:p w14:paraId="5E4BDF05" w14:textId="06FFAF05" w:rsidR="003439BF" w:rsidRDefault="007C0FF3" w:rsidP="00B33299">
      <w:pPr>
        <w:pStyle w:val="body"/>
      </w:pPr>
      <w:r>
        <w:t xml:space="preserve">Someone at work sent round an email asking if anyone wanted to do the three peaks challenge.  Right up my street I thought.  Problem </w:t>
      </w:r>
      <w:r w:rsidR="00DB7E8F">
        <w:t>was that</w:t>
      </w:r>
      <w:r>
        <w:t xml:space="preserve"> it was for charity and you had to do a lot of </w:t>
      </w:r>
      <w:r w:rsidR="00DB7E8F">
        <w:t>funds</w:t>
      </w:r>
      <w:r>
        <w:t xml:space="preserve"> raising.  We realised it would be cheaper to do it privately and pay all our own travelling costs.  Quite a few showed some </w:t>
      </w:r>
      <w:r w:rsidR="00DB7E8F">
        <w:t>interest,</w:t>
      </w:r>
      <w:r>
        <w:t xml:space="preserve"> and I got them started training on an escarpment near the Ridgeway.  Suddenly they realised it was serious and required some serious training.  The odd Sunday stroll wasn’t going to cut it.  They started dropping like flies.  Soon there was only four of us left.  I also gave a lecture on using your night vision because I knew how important it was to be able to see well in the dark and how much more you could see if you didn’t use torches.</w:t>
      </w:r>
    </w:p>
    <w:p w14:paraId="5E4BDF06" w14:textId="78ED307F" w:rsidR="003439BF" w:rsidRDefault="007C0FF3" w:rsidP="00B33299">
      <w:pPr>
        <w:pStyle w:val="body"/>
      </w:pPr>
      <w:r>
        <w:t xml:space="preserve">I arranged a weekend training in the </w:t>
      </w:r>
      <w:r w:rsidR="00DB7E8F">
        <w:t>Brecon</w:t>
      </w:r>
      <w:r>
        <w:t xml:space="preserve">.  I drove up on my own with the camping gear in the back of my Land Rover then waited ages for the others to turn up.  For something to do while I </w:t>
      </w:r>
      <w:r w:rsidR="00DB7E8F">
        <w:t>waited,</w:t>
      </w:r>
      <w:r>
        <w:t xml:space="preserve"> I started pitching the tents.  As soon as they </w:t>
      </w:r>
      <w:r w:rsidR="00DB7E8F">
        <w:t>arrived,</w:t>
      </w:r>
      <w:r>
        <w:t xml:space="preserve"> I instructed them to get a hot meal as they were not going to complete what I had in mind on empty stomachs.  Turned out they were late because they had stopped for a meal believing, wrongly, that I’d get them moving as soon as they arrived.  We set off on a walk, I tried to get them to do their own </w:t>
      </w:r>
      <w:r w:rsidR="00DB7E8F">
        <w:t>navigation,</w:t>
      </w:r>
      <w:r>
        <w:t xml:space="preserve"> but I got the impression they found it easier to just follow me.  I was heading for a trig point and as soon as I could see </w:t>
      </w:r>
      <w:r w:rsidR="00DB7E8F">
        <w:t>it,</w:t>
      </w:r>
      <w:r>
        <w:t xml:space="preserve"> I encouraged them to look for it.  They just gawped at </w:t>
      </w:r>
      <w:r w:rsidR="00DB7E8F">
        <w:t>me,</w:t>
      </w:r>
      <w:r>
        <w:t xml:space="preserve"> which was disappointing, I took them to it trying to impress on them </w:t>
      </w:r>
      <w:r w:rsidR="00DB7E8F">
        <w:t>that</w:t>
      </w:r>
      <w:r>
        <w:t xml:space="preserve"> you can achieve if you really try.</w:t>
      </w:r>
    </w:p>
    <w:p w14:paraId="5E4BDF07" w14:textId="77777777" w:rsidR="003439BF" w:rsidRDefault="007C0FF3" w:rsidP="00B33299">
      <w:pPr>
        <w:pStyle w:val="body"/>
      </w:pPr>
      <w:r>
        <w:t xml:space="preserve">A couple of more walks and we were done with the training, with hindsight I don’t think it achieved very much, partly my mistake, I should have introduced them to hiking more slowly and set them tasks to do on their own rather than accompanying them but I wanted to demonstrate that I could do it so youngsters like them </w:t>
      </w:r>
      <w:r>
        <w:lastRenderedPageBreak/>
        <w:t>should be able to manage too.  After that another participant dropped out.</w:t>
      </w:r>
    </w:p>
    <w:p w14:paraId="5E4BDF08" w14:textId="6585020D" w:rsidR="003439BF" w:rsidRDefault="007C0FF3" w:rsidP="00B33299">
      <w:pPr>
        <w:pStyle w:val="body"/>
      </w:pPr>
      <w:r>
        <w:t xml:space="preserve">We carried on training, not collectively but individually, so I couldn’t assess how they were getting on.   </w:t>
      </w:r>
      <w:r w:rsidR="00DB7E8F">
        <w:t>Finally,</w:t>
      </w:r>
      <w:r>
        <w:t xml:space="preserve"> the weekend of our great endeavour arrived.  I had hired a </w:t>
      </w:r>
      <w:r w:rsidR="00DB7E8F">
        <w:t>van,</w:t>
      </w:r>
      <w:r>
        <w:t xml:space="preserve"> and my Mate Brian had volunteered to drive, with his wife navigating.  I’d read up about how to tackle the challenge and the perceived wisdom was to climb Ben Nevis in the late afternoon, travel through the night to Scar Fell Pike, climb that one then </w:t>
      </w:r>
      <w:r w:rsidR="00DB7E8F">
        <w:t>drives</w:t>
      </w:r>
      <w:r>
        <w:t xml:space="preserve"> to Snowdon for the last one.  We kicked our heels in Fort William until it was time to set off, we did better than I expected so when we returned to the camp site my mate wasn’t ready to move as I’d hoped so we wasted time cooking food and breaking camp.  The three hikers then lay in the back of the van while my mate drove through the night.  It was still dark when he admitted that his wife’s navigation was faulty, they were lost, and they expected me to get them out of it.  We headed east until we hit the </w:t>
      </w:r>
      <w:r w:rsidR="00884724">
        <w:t>M6,</w:t>
      </w:r>
      <w:r>
        <w:t xml:space="preserve"> so I had a fix on where we were and from there got to Scar Fell Pike late.  We set off up but one of the lads just wasn’t fit enough.  It ended up with me pulling him along by one of his walking poles.  By the time we got back to the campsite he was totally bushed and was going no further, also we were several hours behind </w:t>
      </w:r>
      <w:r w:rsidR="00ED6B71">
        <w:t>schedule,</w:t>
      </w:r>
      <w:r>
        <w:t xml:space="preserve"> so we abandoned any thought of doing Snowdon and set off back.</w:t>
      </w:r>
    </w:p>
    <w:p w14:paraId="5E4BDF09" w14:textId="79DDF2AE" w:rsidR="003439BF" w:rsidRDefault="007C0FF3" w:rsidP="00B33299">
      <w:pPr>
        <w:pStyle w:val="body"/>
      </w:pPr>
      <w:r>
        <w:t>I’d put a lot of effort into this though, so I decided to do it again anyway.  I contacted my friend from Uni. Dominic,</w:t>
      </w:r>
      <w:r>
        <w:rPr>
          <w:color w:val="FF0000"/>
        </w:rPr>
        <w:t xml:space="preserve"> </w:t>
      </w:r>
      <w:r>
        <w:t xml:space="preserve">who was a keen motorist and he agreed to drive but he wasn’t happy with me hiking on my </w:t>
      </w:r>
      <w:r w:rsidR="00ED6B71">
        <w:t>own,</w:t>
      </w:r>
      <w:r>
        <w:t xml:space="preserve"> so he invited Mark from Uni along to walk with me.  I warned Mark that it wasn’t going to be a lightweight walk and he’d better be up to it!  As he was half my </w:t>
      </w:r>
      <w:r w:rsidR="00ED6B71">
        <w:t>age,</w:t>
      </w:r>
      <w:r>
        <w:t xml:space="preserve"> he was very confident that he’d have no trouble keeping up.  Learning from my earlier mistakes we drove straight to Snowdonia and started and in the middle of the night set off up Snowdon.  I put my head down, my </w:t>
      </w:r>
      <w:r>
        <w:lastRenderedPageBreak/>
        <w:t>arse up, and I went for it.  Mark was shocked at my pace and was a little embarrassed that I was seven minutes ahead of him getting to the summit.  We didn’t pause but headed straight back down.  Meanwhile Dominic had settled down in the back of his car, wrapped in a duvet and was just dropping off to sleep when he was woken up by Mark hammering on the roof.</w:t>
      </w:r>
    </w:p>
    <w:p w14:paraId="5E4BDF0A" w14:textId="77777777" w:rsidR="003439BF" w:rsidRDefault="007C0FF3" w:rsidP="004B3D80">
      <w:pPr>
        <w:pStyle w:val="bdialogue"/>
      </w:pPr>
      <w:r>
        <w:t>“Come on, get going, we’re back.”</w:t>
      </w:r>
    </w:p>
    <w:p w14:paraId="5E4BDF0B" w14:textId="3B715E69" w:rsidR="003439BF" w:rsidRDefault="007C0FF3" w:rsidP="00B33299">
      <w:pPr>
        <w:pStyle w:val="body"/>
      </w:pPr>
      <w:r>
        <w:t xml:space="preserve">We drove to Scar Fell Pike where Mark and I were dropped off to the south, </w:t>
      </w:r>
      <w:r w:rsidR="00ED6B71">
        <w:t>Dominic</w:t>
      </w:r>
      <w:r>
        <w:t xml:space="preserve"> then drove round to the north where he was to wait for us.  This </w:t>
      </w:r>
      <w:r w:rsidR="00ED6B71">
        <w:t>would</w:t>
      </w:r>
      <w:r>
        <w:t xml:space="preserve"> save about an hour’s motoring compared with Dominic staying where he was </w:t>
      </w:r>
      <w:r w:rsidR="00ED6B71">
        <w:t>and</w:t>
      </w:r>
      <w:r>
        <w:t xml:space="preserve"> then </w:t>
      </w:r>
      <w:r w:rsidR="00ED6B71">
        <w:t>driving</w:t>
      </w:r>
      <w:r>
        <w:t xml:space="preserve"> north with us in his car.  Mark and I powered up Scar Fell Pike, a brief stop at the summit of water, a little food and pictures, then set off </w:t>
      </w:r>
      <w:r w:rsidR="00ED6B71">
        <w:t>down</w:t>
      </w:r>
      <w:r>
        <w:t xml:space="preserve"> the other side.  After a while it was suitable for running so we broke into a trot.  A could of miles and the path levelled out and walking would have </w:t>
      </w:r>
      <w:r w:rsidR="00ED6B71">
        <w:t>been</w:t>
      </w:r>
      <w:r>
        <w:t xml:space="preserve"> sufficient but </w:t>
      </w:r>
      <w:r w:rsidR="00ED6B71">
        <w:t>neither</w:t>
      </w:r>
      <w:r>
        <w:t xml:space="preserve"> of us wanted to be the one to slow to a walk so we carried on running.  Dominic was just </w:t>
      </w:r>
      <w:r w:rsidR="00ED6B71">
        <w:t>settling</w:t>
      </w:r>
      <w:r>
        <w:t xml:space="preserve"> down to get some sleep when Mark hammered on the roof.</w:t>
      </w:r>
    </w:p>
    <w:p w14:paraId="5E4BDF0C" w14:textId="77777777" w:rsidR="003439BF" w:rsidRDefault="007C0FF3" w:rsidP="004B3D80">
      <w:pPr>
        <w:pStyle w:val="bdialogue"/>
      </w:pPr>
      <w:r>
        <w:t>“Come on, get going, we’re back.”</w:t>
      </w:r>
    </w:p>
    <w:p w14:paraId="5E4BDF0D" w14:textId="6BC60B27" w:rsidR="003439BF" w:rsidRDefault="007C0FF3" w:rsidP="00B33299">
      <w:pPr>
        <w:pStyle w:val="body"/>
      </w:pPr>
      <w:r>
        <w:t xml:space="preserve">We drove up to Scotland, parked up, and Mark and I set off.  This time we didn’t even try to stay together, I was faster uphill and Mark was faster downhill so by splitting up we could each make our own best time.  Last time I was on this mountain I’d conquered it in about five hours, could I repeat that his time after having already done two mountains that day?  Once again, head down, arse up, and go for it.  After an hour I was about </w:t>
      </w:r>
      <w:r w:rsidR="00ED6B71">
        <w:t>halfway</w:t>
      </w:r>
      <w:r>
        <w:t xml:space="preserve"> up and was encouraged.  I kept going and got to the top within minutes of two hours.  A quick draught of water and I set off back.  Soon I was running but had to stop when cramp in my calf crippled me.  Flexing, massaging I got going again, once again cramp stopped me and I had to deal with it before </w:t>
      </w:r>
      <w:r>
        <w:lastRenderedPageBreak/>
        <w:t xml:space="preserve">carrying on.  Cramp in both calves had me flat on my back, flexing, massaging and then I was hobbling along.  </w:t>
      </w:r>
    </w:p>
    <w:p w14:paraId="5E4BDF0E" w14:textId="6FFF95BD" w:rsidR="003439BF" w:rsidRDefault="007C0FF3" w:rsidP="00B33299">
      <w:pPr>
        <w:pStyle w:val="body"/>
      </w:pPr>
      <w:r>
        <w:t xml:space="preserve">Perhaps some salt was what I needed.  Does chocolate have salt in it?  Worth a try.  Eating whilst running is a most unpleasant experience but it had to be done.  I had two pieces left when I passed a child on the path, I was tempted to give him the last of it to save me having to eat </w:t>
      </w:r>
      <w:r w:rsidR="00ED6B71">
        <w:t>it,</w:t>
      </w:r>
      <w:r>
        <w:t xml:space="preserve"> but I might be mistaken for a </w:t>
      </w:r>
      <w:r w:rsidR="00ED6B71">
        <w:t>paedophile,</w:t>
      </w:r>
      <w:r>
        <w:t xml:space="preserve"> so I ate it myself.  The cramps passed and I was able to carry on running and got back to the car, three hours fifteen minutes after setting off.  I was quite pleased with myself.  I had a wash in the river while we waited for Mark to return.</w:t>
      </w:r>
    </w:p>
    <w:p w14:paraId="5E4BDF0F" w14:textId="77777777" w:rsidR="003439BF" w:rsidRDefault="007C0FF3" w:rsidP="00B33299">
      <w:pPr>
        <w:pStyle w:val="body"/>
      </w:pPr>
      <w:r>
        <w:t>Was I getting old?  Would I be able to tackle any more challenges?  Only time would tell.</w:t>
      </w:r>
    </w:p>
    <w:p w14:paraId="5E4BDF11" w14:textId="3CBFD65B" w:rsidR="003439BF" w:rsidRDefault="00884724" w:rsidP="00AA5089">
      <w:pPr>
        <w:pStyle w:val="aSCENEHEAD"/>
      </w:pPr>
      <w:r>
        <w:t>SCENE</w:t>
      </w:r>
      <w:r w:rsidR="00AA5089">
        <w:t xml:space="preserve"> 32:  THE REPATRIATIONS START.  2005</w:t>
      </w:r>
    </w:p>
    <w:p w14:paraId="44E9E5C4" w14:textId="77777777" w:rsidR="00AA5089" w:rsidRDefault="007C0FF3" w:rsidP="00B33299">
      <w:pPr>
        <w:pStyle w:val="body"/>
      </w:pPr>
      <w:r>
        <w:t xml:space="preserve">The first indication I had that something unusual was happening was as I rode home from work.  I had never seen so many police in Bassett, perhaps half a dozen.  Later that evening I drove down the high street on my way to a canal restoration </w:t>
      </w:r>
      <w:r w:rsidR="00AA5089">
        <w:t>friend,</w:t>
      </w:r>
      <w:r>
        <w:t xml:space="preserve"> and I noticed elderly gentlemen, clearly </w:t>
      </w:r>
      <w:r w:rsidR="00AA5089">
        <w:t>ex-military</w:t>
      </w:r>
      <w:r>
        <w:t xml:space="preserve">, in the high street wearing blazer and flannels and their military headdress.  </w:t>
      </w:r>
    </w:p>
    <w:p w14:paraId="11FBE085" w14:textId="77777777" w:rsidR="00AA5089" w:rsidRDefault="007C0FF3" w:rsidP="00816AB1">
      <w:pPr>
        <w:pStyle w:val="baparenthisis"/>
      </w:pPr>
      <w:r>
        <w:t xml:space="preserve">(They were Royal British Legion members though I </w:t>
      </w:r>
      <w:r w:rsidRPr="00420BBE">
        <w:t>didn’t</w:t>
      </w:r>
      <w:r>
        <w:t xml:space="preserve"> know that at the time.) </w:t>
      </w:r>
    </w:p>
    <w:p w14:paraId="5E4BDF12" w14:textId="4B05EF2E" w:rsidR="003439BF" w:rsidRDefault="007C0FF3" w:rsidP="007F1EC5">
      <w:pPr>
        <w:pStyle w:val="body"/>
        <w:spacing w:before="0"/>
      </w:pPr>
      <w:r>
        <w:t xml:space="preserve">As I drove towards Lyneham there was something strange approaching, as it drew level I realised it was a cortège of hearses, presumable carrying those lost when Hercules XV179 </w:t>
      </w:r>
      <w:r w:rsidR="00420BBE">
        <w:t>was</w:t>
      </w:r>
      <w:r>
        <w:t xml:space="preserve"> shot down.  Had I known in advance and been ready, I’d have stopped, exited my old Landy, removed my hat in respect and waited for the cortège to pass.  As for the cars behind, well they could wait and if they didn’t like </w:t>
      </w:r>
      <w:r w:rsidR="00643858">
        <w:t>it,</w:t>
      </w:r>
      <w:r>
        <w:t xml:space="preserve"> they could lump it.</w:t>
      </w:r>
    </w:p>
    <w:p w14:paraId="1FCB4E7E" w14:textId="58B342AD" w:rsidR="00643858" w:rsidRDefault="007C0FF3" w:rsidP="00B33299">
      <w:pPr>
        <w:pStyle w:val="body"/>
      </w:pPr>
      <w:r>
        <w:t xml:space="preserve">Then in April 2007 the repatriations as we remember them started.  I remember noticing people lining the high street one day so I went and joined them to pay </w:t>
      </w:r>
      <w:r>
        <w:lastRenderedPageBreak/>
        <w:t xml:space="preserve">my respects but after waiting an hour I couldn’t afford any more time so reluctantly had to go home.  As the number of repatriations continued to </w:t>
      </w:r>
      <w:r w:rsidR="00643858">
        <w:t>grow,</w:t>
      </w:r>
      <w:r>
        <w:t xml:space="preserve"> I felt I should do more to pay my </w:t>
      </w:r>
      <w:r w:rsidR="00643858">
        <w:t>respects,</w:t>
      </w:r>
      <w:r>
        <w:t xml:space="preserve"> so I joined the Legion myself.  Malcolm, lovely bloke who had been a Royal Engineer,</w:t>
      </w:r>
      <w:r>
        <w:rPr>
          <w:color w:val="FF0000"/>
        </w:rPr>
        <w:t xml:space="preserve"> </w:t>
      </w:r>
      <w:r>
        <w:t xml:space="preserve">came round to help me fill in the paperwork and soon I was attending their monthly meetings as well as being informed of every repatriation as soon as the Legion became aware of them.  I also attended the annual Armistice Sunday Parade where my marching skills came back remarkably quickly. </w:t>
      </w:r>
    </w:p>
    <w:p w14:paraId="5E4BDF14" w14:textId="3FAB0AD4" w:rsidR="003439BF" w:rsidRDefault="007C0FF3" w:rsidP="00816AB1">
      <w:pPr>
        <w:pStyle w:val="baparenthisis"/>
      </w:pPr>
      <w:r>
        <w:t xml:space="preserve">(You can take the man out of the </w:t>
      </w:r>
      <w:r w:rsidR="00643858">
        <w:t>army,</w:t>
      </w:r>
      <w:r>
        <w:t xml:space="preserve"> but you can’t take the army out of the man!)</w:t>
      </w:r>
    </w:p>
    <w:p w14:paraId="5E4BDF16" w14:textId="77777777" w:rsidR="003439BF" w:rsidRDefault="007C0FF3" w:rsidP="00966FBF">
      <w:pPr>
        <w:pStyle w:val="body"/>
        <w:spacing w:before="0"/>
      </w:pPr>
      <w:r>
        <w:t xml:space="preserve">We were formed up waiting to march down the high street when Malcolm said </w:t>
      </w:r>
    </w:p>
    <w:p w14:paraId="5E4BDF17" w14:textId="77777777" w:rsidR="003439BF" w:rsidRDefault="007C0FF3" w:rsidP="004B3D80">
      <w:pPr>
        <w:pStyle w:val="bdialogue"/>
      </w:pPr>
      <w:r>
        <w:t>“Shame Charlie</w:t>
      </w:r>
      <w:r>
        <w:rPr>
          <w:color w:val="FF0000"/>
        </w:rPr>
        <w:t xml:space="preserve"> </w:t>
      </w:r>
      <w:r>
        <w:t>isn’t here.”</w:t>
      </w:r>
    </w:p>
    <w:p w14:paraId="4C3F975C" w14:textId="77777777" w:rsidR="00614453" w:rsidRDefault="007C0FF3" w:rsidP="004B3D80">
      <w:pPr>
        <w:pStyle w:val="bdialogue"/>
      </w:pPr>
      <w:r>
        <w:t xml:space="preserve">“Who’s Charlie.”  </w:t>
      </w:r>
    </w:p>
    <w:p w14:paraId="5E4BDF18" w14:textId="7BD59845" w:rsidR="003439BF" w:rsidRDefault="007C0FF3" w:rsidP="00B33299">
      <w:pPr>
        <w:pStyle w:val="body"/>
      </w:pPr>
      <w:r>
        <w:t>I ask</w:t>
      </w:r>
    </w:p>
    <w:p w14:paraId="5452BBDE" w14:textId="77777777" w:rsidR="002D706D" w:rsidRDefault="007C0FF3" w:rsidP="004B3D80">
      <w:pPr>
        <w:pStyle w:val="bdialogue"/>
      </w:pPr>
      <w:r>
        <w:t xml:space="preserve">“Old boy, in the care home over there, used to attend every parade at the cenotaph, he was one of the ones you see taking the wreaths off people as they march past and stacking them by the memorial.  </w:t>
      </w:r>
    </w:p>
    <w:p w14:paraId="5E4BDF19" w14:textId="6DFE6AC3" w:rsidR="003439BF" w:rsidRDefault="007C0FF3" w:rsidP="004B3D80">
      <w:pPr>
        <w:pStyle w:val="bdialogue"/>
      </w:pPr>
      <w:r>
        <w:t>“He can’t attend any more as he’s in a wheelchair.”</w:t>
      </w:r>
    </w:p>
    <w:p w14:paraId="04E74065" w14:textId="77777777" w:rsidR="00614453" w:rsidRDefault="007C0FF3" w:rsidP="004B3D80">
      <w:pPr>
        <w:pStyle w:val="bdialogue"/>
      </w:pPr>
      <w:r>
        <w:t xml:space="preserve">“Right” </w:t>
      </w:r>
    </w:p>
    <w:p w14:paraId="5E4BDF1A" w14:textId="7CBD899D" w:rsidR="003439BF" w:rsidRDefault="007C0FF3" w:rsidP="00B33299">
      <w:pPr>
        <w:pStyle w:val="body"/>
      </w:pPr>
      <w:r>
        <w:t xml:space="preserve">I </w:t>
      </w:r>
      <w:r w:rsidR="00614453">
        <w:t>spoke</w:t>
      </w:r>
      <w:r>
        <w:t>.</w:t>
      </w:r>
    </w:p>
    <w:p w14:paraId="5E4BDF1B" w14:textId="77777777" w:rsidR="003439BF" w:rsidRDefault="007C0FF3" w:rsidP="004B3D80">
      <w:pPr>
        <w:pStyle w:val="bdialogue"/>
      </w:pPr>
      <w:r>
        <w:t>“Next year, get him in beret and medals and I’ll push him, never done drill with a wheelchair but there’s always a first time.”</w:t>
      </w:r>
    </w:p>
    <w:p w14:paraId="5E4BDF1C" w14:textId="6A0F098A" w:rsidR="003439BF" w:rsidRDefault="007C0FF3" w:rsidP="00B33299">
      <w:pPr>
        <w:pStyle w:val="body"/>
      </w:pPr>
      <w:r>
        <w:t xml:space="preserve">5 minutes later Malcolm turns up with Charlie.  No beret, no medals, but Charlie didn’t care, he was there!  Apparently as I pushed him down the high </w:t>
      </w:r>
      <w:r w:rsidR="00614453">
        <w:t>street,</w:t>
      </w:r>
      <w:r>
        <w:t xml:space="preserve"> I was looking suitably </w:t>
      </w:r>
      <w:r w:rsidR="00614453">
        <w:t>sombre,</w:t>
      </w:r>
      <w:r>
        <w:t xml:space="preserve"> and Charlie was grinning from </w:t>
      </w:r>
      <w:r>
        <w:lastRenderedPageBreak/>
        <w:t xml:space="preserve">ear to ear.  He never thought he’d be able to attend another armistice parade and here he </w:t>
      </w:r>
      <w:r w:rsidR="00614453">
        <w:t>was!</w:t>
      </w:r>
      <w:r>
        <w:t xml:space="preserve">  After we had paused at the war memorial we continued to the church and the Vicar, bless him, had seen Charlie and decided what to do with him.  He was positioned in the middle of all the children sitting on the floor around him and was as happy as happy could be to be included.</w:t>
      </w:r>
    </w:p>
    <w:p w14:paraId="5E4BDF1D" w14:textId="440C6A7F" w:rsidR="003439BF" w:rsidRDefault="007C0FF3" w:rsidP="00B33299">
      <w:pPr>
        <w:pStyle w:val="body"/>
      </w:pPr>
      <w:r>
        <w:t xml:space="preserve">Before the next Armistice Sunday </w:t>
      </w:r>
      <w:r w:rsidR="00614453">
        <w:t>parade,</w:t>
      </w:r>
      <w:r>
        <w:t xml:space="preserve"> however. the Standard Bearer had resigned and was anyone prepared to take on the role?  It didn’t matter if no-one could because one of the Army Cadets would do it.  Now think about that, the highest profile Branch in the entire Royal British Legion and they couldn’t raise a Standard Bearer, I was disgusted.  I couldn’t do it as I’d promised </w:t>
      </w:r>
      <w:r w:rsidR="00614453">
        <w:t>Charlie,</w:t>
      </w:r>
      <w:r>
        <w:t xml:space="preserve"> I’d push </w:t>
      </w:r>
      <w:r w:rsidR="00614453">
        <w:t>him,</w:t>
      </w:r>
      <w:r>
        <w:t xml:space="preserve"> but desperate situations call for desperate measures.  I got up on my hind legs.</w:t>
      </w:r>
    </w:p>
    <w:p w14:paraId="5E4BDF1E" w14:textId="1A4DA146" w:rsidR="003439BF" w:rsidRDefault="007C0FF3" w:rsidP="00B33299">
      <w:pPr>
        <w:pStyle w:val="body"/>
      </w:pPr>
      <w:r>
        <w:t xml:space="preserve">Our </w:t>
      </w:r>
      <w:r w:rsidR="00614453">
        <w:t>chairman</w:t>
      </w:r>
      <w:r>
        <w:t xml:space="preserve"> was a real gent, lovely bloke and straight as a die, </w:t>
      </w:r>
      <w:r w:rsidR="00614453">
        <w:t>someone</w:t>
      </w:r>
      <w:r>
        <w:t xml:space="preserve"> I could work with.  “Mr. Chairman, I can’t carry the standard as I’ve promised </w:t>
      </w:r>
      <w:r w:rsidR="00614453">
        <w:t>Charlie,</w:t>
      </w:r>
      <w:r>
        <w:t xml:space="preserve"> I’ll push him and a promise is a promise.  “I’m not going to let him </w:t>
      </w:r>
      <w:r w:rsidR="00885100">
        <w:t>down;</w:t>
      </w:r>
      <w:r>
        <w:t xml:space="preserve"> he’s supported the Armistice Sunday parades very significantly over the years and I’m not going to break my promise to him now.  “However, if you can find someone else to push Charlie then I will carry the Standard for you, but if I find nobody is pushing Charlie then I’ll put the Standard away and push him instead.”</w:t>
      </w:r>
    </w:p>
    <w:p w14:paraId="5E4BDF1F" w14:textId="77777777" w:rsidR="003439BF" w:rsidRDefault="007C0FF3" w:rsidP="00B33299">
      <w:pPr>
        <w:pStyle w:val="body"/>
      </w:pPr>
      <w:r>
        <w:t>The Chairman looked at me over his glasses,</w:t>
      </w:r>
    </w:p>
    <w:p w14:paraId="5E4BDF20" w14:textId="77777777" w:rsidR="003439BF" w:rsidRDefault="007C0FF3" w:rsidP="004B3D80">
      <w:pPr>
        <w:pStyle w:val="bdialogue"/>
      </w:pPr>
      <w:r>
        <w:t>“Richard, I will find someone to push Charlie even if I have to push him myself.”</w:t>
      </w:r>
    </w:p>
    <w:p w14:paraId="5E4BDF21" w14:textId="77777777" w:rsidR="003439BF" w:rsidRDefault="007C0FF3" w:rsidP="00B33299">
      <w:pPr>
        <w:pStyle w:val="body"/>
      </w:pPr>
      <w:r>
        <w:t>Point made, sorted, I thought to myself.</w:t>
      </w:r>
    </w:p>
    <w:p w14:paraId="5A320177" w14:textId="77777777" w:rsidR="00AD1242" w:rsidRDefault="007C0FF3" w:rsidP="00B33299">
      <w:pPr>
        <w:pStyle w:val="body"/>
      </w:pPr>
      <w:r>
        <w:t xml:space="preserve">Now, I knew nothing about Standard </w:t>
      </w:r>
      <w:r w:rsidR="00885100">
        <w:t>Drill,</w:t>
      </w:r>
      <w:r>
        <w:t xml:space="preserve"> and nobody had a clue how to teach it.  They thought just giving me a verbal description was sufficient.  Not likely, I needed practice and rehearsals.  But there was a parade with the RAF coming up and so I was able to wangle some </w:t>
      </w:r>
      <w:r>
        <w:lastRenderedPageBreak/>
        <w:t xml:space="preserve">training from an RAF officer at Lyneham.  Soon I’d got the hang of </w:t>
      </w:r>
    </w:p>
    <w:p w14:paraId="3562AB77" w14:textId="77777777" w:rsidR="00011A0A" w:rsidRDefault="007C0FF3" w:rsidP="004B3D80">
      <w:pPr>
        <w:pStyle w:val="bdialogue"/>
      </w:pPr>
      <w:r>
        <w:t xml:space="preserve">“Order </w:t>
      </w:r>
      <w:r w:rsidR="00885100">
        <w:t xml:space="preserve">Standards” </w:t>
      </w:r>
    </w:p>
    <w:p w14:paraId="5B7333DF" w14:textId="77777777" w:rsidR="00011A0A" w:rsidRDefault="00885100" w:rsidP="004B3D80">
      <w:pPr>
        <w:pStyle w:val="bdialogue"/>
      </w:pPr>
      <w:r>
        <w:t>“</w:t>
      </w:r>
      <w:r w:rsidR="007C0FF3">
        <w:t xml:space="preserve">Carry </w:t>
      </w:r>
      <w:r>
        <w:t xml:space="preserve">Standards” </w:t>
      </w:r>
    </w:p>
    <w:p w14:paraId="787A5594" w14:textId="2558D1BE" w:rsidR="00AD1242" w:rsidRDefault="00885100" w:rsidP="004B3D80">
      <w:pPr>
        <w:pStyle w:val="bdialogue"/>
      </w:pPr>
      <w:r>
        <w:t>“</w:t>
      </w:r>
      <w:r w:rsidR="007C0FF3">
        <w:t xml:space="preserve">Half dip” and “Full Dip.”  </w:t>
      </w:r>
    </w:p>
    <w:p w14:paraId="02A91208" w14:textId="77777777" w:rsidR="00AD1242" w:rsidRDefault="00AD1242" w:rsidP="00B33299">
      <w:pPr>
        <w:pStyle w:val="body"/>
      </w:pPr>
    </w:p>
    <w:p w14:paraId="5E4BDF22" w14:textId="083209A7" w:rsidR="003439BF" w:rsidRDefault="007C0FF3" w:rsidP="00B33299">
      <w:pPr>
        <w:pStyle w:val="body"/>
      </w:pPr>
      <w:r>
        <w:t>And so it was that I became the Standard Bearer for the Royal Wootton Bassett Branch of the Royal British Legion.  I think it was that year I established my claim to fame.  I am the person who crashed, the Royal British Legion, Royal Wootton Bassett Branch Standard, into the Church Chandelier, in front of Prince Harry.</w:t>
      </w:r>
    </w:p>
    <w:p w14:paraId="6E4C0A3C" w14:textId="77777777" w:rsidR="00AD1242" w:rsidRDefault="007C0FF3" w:rsidP="00B33299">
      <w:pPr>
        <w:pStyle w:val="body"/>
      </w:pPr>
      <w:r>
        <w:t xml:space="preserve">Funnily enough Standard Bearing is a team activity.  I have escorts either side of me </w:t>
      </w:r>
    </w:p>
    <w:p w14:paraId="64F15E7E" w14:textId="77777777" w:rsidR="00AD1242" w:rsidRDefault="007C0FF3" w:rsidP="00816AB1">
      <w:pPr>
        <w:pStyle w:val="baparenthisis"/>
      </w:pPr>
      <w:r>
        <w:t>(going back to the times when the standard was paraded at battles and it had to be protected from the enemy)</w:t>
      </w:r>
    </w:p>
    <w:p w14:paraId="2046C1DA" w14:textId="4EC7ABCC" w:rsidR="00884724" w:rsidRDefault="007C0FF3" w:rsidP="002D706D">
      <w:pPr>
        <w:pStyle w:val="body"/>
        <w:spacing w:before="0"/>
      </w:pPr>
      <w:r>
        <w:t xml:space="preserve">and it was important that they knew what to expect so I had to make sure they were correctly briefed as well as knowing what was expected of me.  And </w:t>
      </w:r>
      <w:r w:rsidR="00884724">
        <w:t>so,</w:t>
      </w:r>
      <w:r>
        <w:t xml:space="preserve"> I settled into my new role.  The more parades I attended the more confident I became and things got easier.  I remember Princess Anne commenting to me that it must be a great honour to be the Standard Bearer of this Branch.</w:t>
      </w:r>
    </w:p>
    <w:p w14:paraId="5E4BDF23" w14:textId="12855627" w:rsidR="003439BF" w:rsidRDefault="007C0FF3" w:rsidP="00816AB1">
      <w:pPr>
        <w:pStyle w:val="baparenthisis"/>
      </w:pPr>
      <w:r>
        <w:t>(Honour?  No-one else was prepared to do it!)</w:t>
      </w:r>
    </w:p>
    <w:p w14:paraId="5E4BDF24" w14:textId="77777777" w:rsidR="003439BF" w:rsidRDefault="007C0FF3" w:rsidP="004B3D80">
      <w:pPr>
        <w:pStyle w:val="bdialogue"/>
      </w:pPr>
      <w:r>
        <w:t>“No Ma’am, I didn’t duck fast enough.”</w:t>
      </w:r>
    </w:p>
    <w:p w14:paraId="5E4BDF25" w14:textId="04999EE3" w:rsidR="003439BF" w:rsidRDefault="007C0FF3" w:rsidP="00B33299">
      <w:pPr>
        <w:pStyle w:val="body"/>
      </w:pPr>
      <w:r>
        <w:t xml:space="preserve">Being </w:t>
      </w:r>
      <w:r w:rsidR="00AD1242">
        <w:t>ex-military</w:t>
      </w:r>
      <w:r>
        <w:t xml:space="preserve"> </w:t>
      </w:r>
      <w:r w:rsidR="00AD1242">
        <w:t>herself,</w:t>
      </w:r>
      <w:r>
        <w:t xml:space="preserve"> she understood exactly what I meant!</w:t>
      </w:r>
    </w:p>
    <w:p w14:paraId="5E4BDF27" w14:textId="48A4E28B" w:rsidR="003439BF" w:rsidRDefault="007C0FF3" w:rsidP="00B33299">
      <w:pPr>
        <w:pStyle w:val="body"/>
      </w:pPr>
      <w:r>
        <w:t xml:space="preserve">I was cycling home one afternoon when a grey car, </w:t>
      </w:r>
      <w:r w:rsidR="00AD1242">
        <w:t>entering Bassett</w:t>
      </w:r>
      <w:r>
        <w:t xml:space="preserve">, cut me up </w:t>
      </w:r>
      <w:r w:rsidR="00AD1242">
        <w:t>badly</w:t>
      </w:r>
      <w:r>
        <w:t xml:space="preserve">.  Usual procedure, scream, curse and swear at the driver to try and cause him the maximum embarrassment.  If I could catch the </w:t>
      </w:r>
      <w:r w:rsidR="00AD1242">
        <w:t>car,</w:t>
      </w:r>
      <w:r>
        <w:t xml:space="preserve"> I’d thump the body which took the driver by surprise.  He was struggling to get away from me as </w:t>
      </w:r>
      <w:r>
        <w:lastRenderedPageBreak/>
        <w:t>the traffic was heavy and I noticed a policeman at the side of the road taking an interest.</w:t>
      </w:r>
    </w:p>
    <w:p w14:paraId="6DEA957B" w14:textId="77777777" w:rsidR="00AD1242" w:rsidRDefault="007C0FF3" w:rsidP="004B3D80">
      <w:pPr>
        <w:pStyle w:val="bdialogue"/>
        <w:rPr>
          <w:rStyle w:val="bdialogueChar"/>
        </w:rPr>
      </w:pPr>
      <w:r w:rsidRPr="00AD1242">
        <w:rPr>
          <w:rStyle w:val="bdialogueChar"/>
        </w:rPr>
        <w:t>“Go on, there’s a policeman, tell him what you did!”</w:t>
      </w:r>
    </w:p>
    <w:p w14:paraId="5E4BDF28" w14:textId="6132C6CA" w:rsidR="003439BF" w:rsidRDefault="007C0FF3" w:rsidP="00B33299">
      <w:pPr>
        <w:pStyle w:val="body"/>
      </w:pPr>
      <w:r>
        <w:t>I screamed at him.</w:t>
      </w:r>
    </w:p>
    <w:p w14:paraId="5E4BDF29" w14:textId="77777777" w:rsidR="003439BF" w:rsidRDefault="007C0FF3" w:rsidP="00B33299">
      <w:pPr>
        <w:pStyle w:val="body"/>
      </w:pPr>
      <w:r>
        <w:t>The policeman flagged me down.</w:t>
      </w:r>
    </w:p>
    <w:p w14:paraId="5E4BDF2A" w14:textId="77777777" w:rsidR="003439BF" w:rsidRDefault="007C0FF3" w:rsidP="00B33299">
      <w:pPr>
        <w:pStyle w:val="body"/>
      </w:pPr>
      <w:r>
        <w:t>He looked me up and down, then said.</w:t>
      </w:r>
    </w:p>
    <w:p w14:paraId="5E4BDF2B" w14:textId="77777777" w:rsidR="003439BF" w:rsidRDefault="007C0FF3" w:rsidP="004B3D80">
      <w:pPr>
        <w:pStyle w:val="bdialogue"/>
      </w:pPr>
      <w:r>
        <w:t>“Were you in the Paras?”</w:t>
      </w:r>
    </w:p>
    <w:p w14:paraId="5E4BDF2C" w14:textId="77777777" w:rsidR="003439BF" w:rsidRDefault="007C0FF3" w:rsidP="00B33299">
      <w:pPr>
        <w:pStyle w:val="body"/>
      </w:pPr>
      <w:r>
        <w:t>Where the heck is this going?</w:t>
      </w:r>
    </w:p>
    <w:p w14:paraId="113227D7" w14:textId="77777777" w:rsidR="00AD1242" w:rsidRDefault="007C0FF3" w:rsidP="004B3D80">
      <w:pPr>
        <w:pStyle w:val="bdialogue"/>
      </w:pPr>
      <w:r>
        <w:t xml:space="preserve">“Yes.” </w:t>
      </w:r>
    </w:p>
    <w:p w14:paraId="5E4BDF2D" w14:textId="123B8A37" w:rsidR="003439BF" w:rsidRDefault="007C0FF3" w:rsidP="00B33299">
      <w:pPr>
        <w:pStyle w:val="body"/>
      </w:pPr>
      <w:r>
        <w:t>I cautiously replied.</w:t>
      </w:r>
    </w:p>
    <w:p w14:paraId="34F803AC" w14:textId="77777777" w:rsidR="0012535D" w:rsidRDefault="007C0FF3" w:rsidP="004B3D80">
      <w:pPr>
        <w:pStyle w:val="bdialogue"/>
      </w:pPr>
      <w:r>
        <w:t>“I thought it was you. “</w:t>
      </w:r>
    </w:p>
    <w:p w14:paraId="4AD92965" w14:textId="6C55DC79" w:rsidR="00AD1242" w:rsidRDefault="007C0FF3" w:rsidP="0012535D">
      <w:pPr>
        <w:pStyle w:val="body"/>
      </w:pPr>
      <w:r>
        <w:t xml:space="preserve">I used to drive the front police car at every repatriation and one day I had the chief of the entire British Army in the car with me. </w:t>
      </w:r>
    </w:p>
    <w:p w14:paraId="5E4BDF2E" w14:textId="0815F0F8" w:rsidR="003439BF" w:rsidRDefault="007C0FF3" w:rsidP="004B3D80">
      <w:pPr>
        <w:pStyle w:val="bdialogue"/>
      </w:pPr>
      <w:r>
        <w:t>“You were coming up the hill when you saw us, got off your bike, threw it in the hedge, put on your Beret and came up to the salute.”</w:t>
      </w:r>
    </w:p>
    <w:p w14:paraId="5E4BDF2F" w14:textId="77777777" w:rsidR="003439BF" w:rsidRDefault="007C0FF3" w:rsidP="004B3D80">
      <w:pPr>
        <w:pStyle w:val="bdialogue"/>
      </w:pPr>
      <w:r>
        <w:t>“Well of course I did, it’s the right thing to do.”</w:t>
      </w:r>
    </w:p>
    <w:p w14:paraId="5E4BDF30" w14:textId="534F9EA3" w:rsidR="003439BF" w:rsidRDefault="007C0FF3" w:rsidP="004B3D80">
      <w:pPr>
        <w:pStyle w:val="bdialogue"/>
      </w:pPr>
      <w:r>
        <w:t xml:space="preserve">“The General was so impressed he told me that every time he visited a </w:t>
      </w:r>
      <w:r w:rsidR="00AD1242">
        <w:t>front-line</w:t>
      </w:r>
      <w:r>
        <w:t xml:space="preserve"> unit he would tell them about that to demonstrate that it’s not only the people lining the high street that wish to pay their respects but lots of others too who can’t make it to the high street.”</w:t>
      </w:r>
    </w:p>
    <w:p w14:paraId="5E4BDF31" w14:textId="77777777" w:rsidR="003439BF" w:rsidRDefault="007C0FF3" w:rsidP="00B33299">
      <w:pPr>
        <w:pStyle w:val="body"/>
      </w:pPr>
      <w:r>
        <w:t>Stopped by a policeman and not told off, that’s a first!</w:t>
      </w:r>
    </w:p>
    <w:p w14:paraId="5E4BDF32" w14:textId="1E2DA29F" w:rsidR="003439BF" w:rsidRDefault="007C0FF3" w:rsidP="00B33299">
      <w:pPr>
        <w:pStyle w:val="body"/>
      </w:pPr>
      <w:r>
        <w:t xml:space="preserve">2015 I had put my name down to participate at the annual festival or remembrance at the Royal Albert Hall and was selected.  We had to march down into the arena using </w:t>
      </w:r>
      <w:r w:rsidR="00AD1242">
        <w:t>a few</w:t>
      </w:r>
      <w:r>
        <w:t xml:space="preserve"> </w:t>
      </w:r>
      <w:r w:rsidR="00884724">
        <w:t>stairs,</w:t>
      </w:r>
      <w:r>
        <w:t xml:space="preserve"> so everyone was assembled in a reasonable time.  These people knew what they were doing, lots of rehearsals.  Now, the door to the top </w:t>
      </w:r>
      <w:r>
        <w:lastRenderedPageBreak/>
        <w:t xml:space="preserve">of the stairs was low so you had to carry your Standard, then when the person in front stepped off you stepped forward, got your Standard in the bucket attached to your sling, and stepped off when the Navy person tapped you on the leg.  Had to make sure I was ready, didn’t want to be fumbling with the bucket as I marched down the stairs.  The person in front stepped off, I stepped forward and raised the standard.  I was early, straight into the plasterwork and showered the navy bloke in white crumbs.  Don’t think he was too impressed.  I went back later to check on the </w:t>
      </w:r>
      <w:r w:rsidR="00AD1242">
        <w:t>damage;</w:t>
      </w:r>
      <w:r>
        <w:t xml:space="preserve"> I wasn't the first person who’d made that mistake and I don’t expect I’d be the last either.</w:t>
      </w:r>
    </w:p>
    <w:p w14:paraId="58E68C9A" w14:textId="4FCAF428" w:rsidR="00AD1242" w:rsidRDefault="00AD1242" w:rsidP="00B33299">
      <w:pPr>
        <w:pStyle w:val="body"/>
      </w:pPr>
      <w:r>
        <w:t>So,</w:t>
      </w:r>
      <w:r w:rsidR="007C0FF3">
        <w:t xml:space="preserve"> I continued my Standard bearing, after a while we lost anyone who could act as parade marshal </w:t>
      </w:r>
    </w:p>
    <w:p w14:paraId="2FBBCBC1" w14:textId="77777777" w:rsidR="00AD1242" w:rsidRDefault="007C0FF3" w:rsidP="00816AB1">
      <w:pPr>
        <w:pStyle w:val="baparenthisis"/>
      </w:pPr>
      <w:r>
        <w:t>(shout orders)</w:t>
      </w:r>
    </w:p>
    <w:p w14:paraId="5E4BDF33" w14:textId="32486B6E" w:rsidR="003439BF" w:rsidRDefault="00AD1242" w:rsidP="00171033">
      <w:pPr>
        <w:pStyle w:val="body"/>
        <w:spacing w:before="0"/>
      </w:pPr>
      <w:r>
        <w:t>so,</w:t>
      </w:r>
      <w:r w:rsidR="007C0FF3">
        <w:t xml:space="preserve"> I took on that role.  </w:t>
      </w:r>
    </w:p>
    <w:p w14:paraId="5E4BDF34" w14:textId="77777777" w:rsidR="003439BF" w:rsidRDefault="007C0FF3" w:rsidP="004B3D80">
      <w:pPr>
        <w:pStyle w:val="bdialogue"/>
      </w:pPr>
      <w:r>
        <w:t>“Colour Party, by the front quick march.” etc.</w:t>
      </w:r>
    </w:p>
    <w:p w14:paraId="5E4BDF35" w14:textId="3D31576A" w:rsidR="003439BF" w:rsidRDefault="007C0FF3" w:rsidP="00B33299">
      <w:pPr>
        <w:pStyle w:val="body"/>
      </w:pPr>
      <w:r>
        <w:t xml:space="preserve">I also started parading the standard at funerals, part of the role.  I asked about parading the Standard at the funerals of men I had known in my unit.  There was no problem just so long as I cleared it with the </w:t>
      </w:r>
      <w:r w:rsidR="00AD1242">
        <w:t>Chairman,</w:t>
      </w:r>
      <w:r>
        <w:t xml:space="preserve"> so the Standard was still insured.  I felt it meant more to them that the Standard Bearer was one of their own.</w:t>
      </w:r>
    </w:p>
    <w:p w14:paraId="5E4BDF36" w14:textId="5F497FA7" w:rsidR="003439BF" w:rsidRDefault="007C0FF3" w:rsidP="00B33299">
      <w:pPr>
        <w:pStyle w:val="body"/>
      </w:pPr>
      <w:r>
        <w:t xml:space="preserve">One parade I attended, about eight Standards in total, I didn’t know who was going to be the parade </w:t>
      </w:r>
      <w:r w:rsidR="00AD1242">
        <w:t>marshal,</w:t>
      </w:r>
      <w:r>
        <w:t xml:space="preserve"> but I had a funny feeling in my </w:t>
      </w:r>
      <w:r w:rsidR="00AD1242">
        <w:t>bones,</w:t>
      </w:r>
      <w:r>
        <w:t xml:space="preserve"> so I’d given it some thought.  When I got to the parade location I tracked down “Trev the Rev.”  A lovely bloke, he’s a chaplain to the Army Cadets.  No idea what his surname is but his Christian name </w:t>
      </w:r>
      <w:r w:rsidR="00AD1242">
        <w:t>its</w:t>
      </w:r>
      <w:r>
        <w:t xml:space="preserve"> Trevor, hence the nickname.</w:t>
      </w:r>
    </w:p>
    <w:p w14:paraId="22A433B2" w14:textId="540DF355" w:rsidR="00AD1242" w:rsidRDefault="007C0FF3" w:rsidP="004B3D80">
      <w:pPr>
        <w:pStyle w:val="bdialogue"/>
      </w:pPr>
      <w:r>
        <w:t xml:space="preserve">“Who’s the parade Marshal?” </w:t>
      </w:r>
    </w:p>
    <w:p w14:paraId="5E4BDF37" w14:textId="6CC6D347" w:rsidR="003439BF" w:rsidRDefault="007C0FF3" w:rsidP="00B33299">
      <w:pPr>
        <w:pStyle w:val="body"/>
      </w:pPr>
      <w:r>
        <w:t>I asked.</w:t>
      </w:r>
    </w:p>
    <w:p w14:paraId="5FDDC775" w14:textId="77777777" w:rsidR="00660071" w:rsidRDefault="007C0FF3" w:rsidP="004B3D80">
      <w:pPr>
        <w:pStyle w:val="bdialogue"/>
      </w:pPr>
      <w:r>
        <w:t xml:space="preserve">“You are.”  </w:t>
      </w:r>
    </w:p>
    <w:p w14:paraId="5E4BDF38" w14:textId="293B37F0" w:rsidR="003439BF" w:rsidRDefault="007C0FF3" w:rsidP="00B33299">
      <w:pPr>
        <w:pStyle w:val="body"/>
      </w:pPr>
      <w:r>
        <w:t>Not a complete shock.</w:t>
      </w:r>
    </w:p>
    <w:p w14:paraId="5E4BDF39" w14:textId="3380C1FC" w:rsidR="003439BF" w:rsidRDefault="007C0FF3" w:rsidP="00B33299">
      <w:pPr>
        <w:pStyle w:val="body"/>
      </w:pPr>
      <w:r>
        <w:lastRenderedPageBreak/>
        <w:t xml:space="preserve">I got a copy of the order of service, read it, digested it, visited the memorial garden where the parade was being held, walked through it, got my head round it as they say.  I then rounded up as many Standard Bearers as had turned up and did a walk through.  No Standards, no marching, just walk the route, stop in the right place, etc.  Nice and relaxed and anyone can ask questions or make suggestions.  With that under our belts we then did a rehearsal with all the great, the good and the downright dishonest on the stage.  A couple more standard bearers had turned up so I put them in the </w:t>
      </w:r>
      <w:r w:rsidR="00660071">
        <w:t>middle,</w:t>
      </w:r>
      <w:r>
        <w:t xml:space="preserve"> so they always had someone to </w:t>
      </w:r>
      <w:r w:rsidR="00660071">
        <w:t>follow,</w:t>
      </w:r>
      <w:r>
        <w:t xml:space="preserve"> and we all went for a coffee.  Though I say it myself I think it went well.  The right mix of orders, with a relaxed supportive demeanour, and all went well.</w:t>
      </w:r>
    </w:p>
    <w:p w14:paraId="5E4BDF3A" w14:textId="7C75843D" w:rsidR="003439BF" w:rsidRDefault="007C0FF3" w:rsidP="00B33299">
      <w:pPr>
        <w:pStyle w:val="body"/>
      </w:pPr>
      <w:r>
        <w:t xml:space="preserve">I’m still Standard Bearing </w:t>
      </w:r>
      <w:r w:rsidR="00660071">
        <w:t>now;</w:t>
      </w:r>
      <w:r>
        <w:t xml:space="preserve"> I’ve had to train a civilian to be an escort and she’s doing OK.  Don’t know how long I’ll be able to carry on as I’m beginning to feel my age, but it’s all right, I can carry on a bit longer unless some youngster wants to take over.  I’d be happy to train them up.</w:t>
      </w:r>
    </w:p>
    <w:p w14:paraId="5E4BDF3C" w14:textId="557A3AD3" w:rsidR="003439BF" w:rsidRDefault="00884724" w:rsidP="00660071">
      <w:pPr>
        <w:pStyle w:val="aSCENEHEAD"/>
      </w:pPr>
      <w:r>
        <w:t>SCENE</w:t>
      </w:r>
      <w:r w:rsidR="00660071">
        <w:t xml:space="preserve"> 33:  MONT BLANC FOR THE SECOND TIME.  2014.</w:t>
      </w:r>
    </w:p>
    <w:p w14:paraId="5E4BDF3D" w14:textId="606FE682" w:rsidR="003439BF" w:rsidRDefault="007C0FF3" w:rsidP="00B33299">
      <w:pPr>
        <w:pStyle w:val="body"/>
      </w:pPr>
      <w:r>
        <w:t xml:space="preserve">The </w:t>
      </w:r>
      <w:r w:rsidR="00660071">
        <w:t>5</w:t>
      </w:r>
      <w:r w:rsidR="00660071">
        <w:rPr>
          <w:vertAlign w:val="superscript"/>
        </w:rPr>
        <w:t>th of</w:t>
      </w:r>
      <w:r>
        <w:t xml:space="preserve"> July 2014, being my 60</w:t>
      </w:r>
      <w:r>
        <w:rPr>
          <w:vertAlign w:val="superscript"/>
        </w:rPr>
        <w:t>th</w:t>
      </w:r>
      <w:r>
        <w:t xml:space="preserve"> Birthday, I was looking for something a little out of the ordinary to do and settled on going back to the Alps to try and clime Mont Blanc.  My mate Phil agreed to come with </w:t>
      </w:r>
      <w:r w:rsidR="00660071">
        <w:t>me,</w:t>
      </w:r>
      <w:r>
        <w:t xml:space="preserve"> and we made all the necessary arrangements between us.  Phil was a cracking boke and a great friend.  We had met when I left university and joined a different caving club.  Saturday </w:t>
      </w:r>
      <w:r w:rsidR="00660071">
        <w:t>the 28</w:t>
      </w:r>
      <w:r w:rsidR="00660071">
        <w:rPr>
          <w:vertAlign w:val="superscript"/>
        </w:rPr>
        <w:t>th of</w:t>
      </w:r>
      <w:r w:rsidR="00660071">
        <w:t xml:space="preserve"> June,</w:t>
      </w:r>
      <w:r>
        <w:t xml:space="preserve"> I had a parade in the High Street for Armed Forces Day then straight after I got changed and set off for Phil’s house in my car, my old Landy.  </w:t>
      </w:r>
      <w:r w:rsidR="00660071">
        <w:t>Unfortunately,</w:t>
      </w:r>
      <w:r>
        <w:t xml:space="preserve"> between Newbury and Basingstoke she broke down and I couldn’t get her going again.  Being concerned that there was a ferry to catch I phoned Phil who came and he towed me to his place.  We transferred my gear to his car, had dinner, and set off.  Phil asked me to drive as he wanted me to get used to his car </w:t>
      </w:r>
      <w:r w:rsidR="00660071">
        <w:t>and,</w:t>
      </w:r>
      <w:r>
        <w:t xml:space="preserve"> I practised driving on the right, </w:t>
      </w:r>
      <w:r>
        <w:lastRenderedPageBreak/>
        <w:t>however Phil wasn't very impressed with me doing it on the A32.</w:t>
      </w:r>
    </w:p>
    <w:p w14:paraId="5E4BDF3E" w14:textId="4AB69DAE" w:rsidR="003439BF" w:rsidRDefault="007C0FF3" w:rsidP="00B33299">
      <w:pPr>
        <w:pStyle w:val="body"/>
      </w:pPr>
      <w:r>
        <w:t xml:space="preserve">We got to Portsmouth and caught the overnight ferry to Le Havre.  We had a cabin so had a good </w:t>
      </w:r>
      <w:r w:rsidR="00660071">
        <w:t>night’s</w:t>
      </w:r>
      <w:r>
        <w:t xml:space="preserve"> sleep and breakfasted before we docked.  Once through customs we each took turns driving and arrived in Chamonix at 10:00 pm and put up the tent in the rain.</w:t>
      </w:r>
    </w:p>
    <w:p w14:paraId="5E4BDF3F" w14:textId="14303FA3" w:rsidR="003439BF" w:rsidRDefault="007C0FF3" w:rsidP="00B33299">
      <w:pPr>
        <w:pStyle w:val="body"/>
      </w:pPr>
      <w:r>
        <w:t xml:space="preserve">Monday </w:t>
      </w:r>
      <w:r w:rsidR="00660071">
        <w:t>the 30</w:t>
      </w:r>
      <w:r w:rsidR="00660071">
        <w:rPr>
          <w:vertAlign w:val="superscript"/>
        </w:rPr>
        <w:t>th of</w:t>
      </w:r>
      <w:r w:rsidR="00660071">
        <w:t xml:space="preserve"> June,</w:t>
      </w:r>
      <w:r>
        <w:t xml:space="preserve"> we walked up to Plan L’aiguille, a climb of 1400 metres, and enjoyed the good weather and clean air.  I wondered off to look for a snow field to practice crevasse rescue and found </w:t>
      </w:r>
      <w:r w:rsidR="00660071">
        <w:t>one,</w:t>
      </w:r>
      <w:r>
        <w:t xml:space="preserve"> but it was a bit limited </w:t>
      </w:r>
      <w:r w:rsidR="00660071">
        <w:t>and, in the event,</w:t>
      </w:r>
      <w:r>
        <w:t xml:space="preserve"> we never used it.  The next day we walked up to Le Brevent, this time a climb of 1500 metres and again in excellent weather.  In the evening in the camp </w:t>
      </w:r>
      <w:r w:rsidR="00660071">
        <w:t>site,</w:t>
      </w:r>
      <w:r>
        <w:t xml:space="preserve"> we met a </w:t>
      </w:r>
      <w:r w:rsidR="00660071">
        <w:t>rock-climbing</w:t>
      </w:r>
      <w:r>
        <w:t xml:space="preserve"> </w:t>
      </w:r>
      <w:r w:rsidR="00660071">
        <w:t>couple,</w:t>
      </w:r>
      <w:r>
        <w:t xml:space="preserve"> and they suggested we practice snow and ice work on the Mer de Glace, a glacier to the east and south of Chamonix.</w:t>
      </w:r>
    </w:p>
    <w:p w14:paraId="5E4BDF40" w14:textId="5F3218D2" w:rsidR="003439BF" w:rsidRDefault="007C0FF3" w:rsidP="00B33299">
      <w:pPr>
        <w:pStyle w:val="body"/>
      </w:pPr>
      <w:r>
        <w:t xml:space="preserve">Wednesday saw us up, in pouring rain, taking the cog railway up to Montenvers from where we could walk onto the glacier.  I said walk onto, and that is technically correct however two factors make this simple statement grossly understate what was involved.  Firstly, glacier retreat meant we had a long way to climb down and secondly, the glacier had left smooth almost vertical rock sides so the means of decent was to climb down by ladders bolted to the rock.  We took a ladder each and climbed down a good fifty feet.  When we got to the bottom we climbed down another ladder just as long and when we had done </w:t>
      </w:r>
      <w:r w:rsidR="00660071">
        <w:t>that,</w:t>
      </w:r>
      <w:r>
        <w:t xml:space="preserve"> we climbed down an even longer ladder at which point we were at the bottom.  Crampons on and we set off across the ice to find a cliff that we could pretend was a crevasse.</w:t>
      </w:r>
    </w:p>
    <w:p w14:paraId="5E4BDF42" w14:textId="230A7850" w:rsidR="003439BF" w:rsidRDefault="007C0FF3" w:rsidP="00B33299">
      <w:pPr>
        <w:pStyle w:val="body"/>
      </w:pPr>
      <w:r>
        <w:t xml:space="preserve">Having found a suitable location we dropped our rucksacks, took out our harnesses, ropes and equipment and started learning.  Firstly, what are these ice screw things like?  We each screwed one into the ice.  Once started, they went in </w:t>
      </w:r>
      <w:r w:rsidR="00660071">
        <w:t>easily</w:t>
      </w:r>
      <w:r>
        <w:t xml:space="preserve">, extruding a small </w:t>
      </w:r>
      <w:r>
        <w:lastRenderedPageBreak/>
        <w:t xml:space="preserve">core of ice up from their hollow centres.  They seemed to hold </w:t>
      </w:r>
      <w:r w:rsidR="00660071">
        <w:t>well</w:t>
      </w:r>
      <w:r>
        <w:t xml:space="preserve"> as we were quite unable to move them.  We then practised rigging hauling tackles and pulling each other up.  It all seemed to work </w:t>
      </w:r>
      <w:r w:rsidR="00660071">
        <w:t>well</w:t>
      </w:r>
      <w:r>
        <w:t xml:space="preserve"> and we were much encouraged.  We had so much fun we forgot it was raining.  </w:t>
      </w:r>
    </w:p>
    <w:p w14:paraId="5E4BDF43" w14:textId="28860678" w:rsidR="003439BF" w:rsidRDefault="007C0FF3" w:rsidP="00B33299">
      <w:pPr>
        <w:pStyle w:val="body"/>
      </w:pPr>
      <w:r>
        <w:t xml:space="preserve">The next day was fine again.  This time we went up to the Agile du Midi at 3800 metres, donned our crampons and harnesses, sorted out our rope like all the experienced climbers around and set off.  The first thing was to walk down a snow ridge to the plateau below.  Walk down what!  The ridge was about a foot wide with a several hundred metre drop on one side and something nearly as bad on the </w:t>
      </w:r>
      <w:r w:rsidR="00660071">
        <w:t>other. Others</w:t>
      </w:r>
      <w:r>
        <w:t xml:space="preserve"> were unconcernedly walking down so we set off.  I focused on the </w:t>
      </w:r>
      <w:r w:rsidR="00660071">
        <w:t>two-foot</w:t>
      </w:r>
      <w:r>
        <w:t xml:space="preserve"> circle in front of me, not daring to look left or right.  Before long we had to stop to allow some people past who were coming up.  Did the people behind stop?  Not likely, these Frenchies have no manners.  They pushed past and carried on.  Phil and I pretended we were being very polite when in fact we were just scared of having to pass anyone on the </w:t>
      </w:r>
      <w:r w:rsidR="00660071">
        <w:t>narrow</w:t>
      </w:r>
      <w:r>
        <w:t xml:space="preserve"> bits.</w:t>
      </w:r>
    </w:p>
    <w:p w14:paraId="5E4BDF44" w14:textId="21F2A87D" w:rsidR="003439BF" w:rsidRDefault="007C0FF3" w:rsidP="00B33299">
      <w:pPr>
        <w:pStyle w:val="body"/>
      </w:pPr>
      <w:r>
        <w:t xml:space="preserve">We got down onto the plateau and set off for Italy.  No chance of getting there, but it made us feel intrepid explorers just to be heading in the right direction.  We stopped for a lunch of French bread, French cheese and French salami and found it very acceptable fare when at high altitude in the blazing sun.  I tried practising some </w:t>
      </w:r>
      <w:r w:rsidR="00660071">
        <w:t>self-rescue</w:t>
      </w:r>
      <w:r>
        <w:t xml:space="preserve"> using my ice axe but couldn't </w:t>
      </w:r>
      <w:r w:rsidR="00660071">
        <w:t>find a</w:t>
      </w:r>
      <w:r>
        <w:t xml:space="preserve"> slope steep enough.  All I succeeded in dong was getting accused of being a Yeti by some bemused Frenchmen.  We also drank a lot of water.  Cold air at altitude cannot hold much moisture and just breathing uses prodigious amounts of water, never mind sweating.  We both agreed that two litres per person per day were required when out walking.  In the afternoon we retraced our steps and again came upon the dreaded snow ridge.  We rested for a while and met up with some people with video cameras, Phil, using </w:t>
      </w:r>
      <w:r>
        <w:lastRenderedPageBreak/>
        <w:t xml:space="preserve">his very basic schoolboy French decided to ask them how well the cameras worked as he often toyed </w:t>
      </w:r>
      <w:r w:rsidR="00660071">
        <w:t>with</w:t>
      </w:r>
      <w:r>
        <w:t xml:space="preserve"> the idea of getting one.  A long and helpful conversation ensued, helped in no small part by the two gentlemen being form Portsmouth.  Climbing the snow ridge was not as bad as going down, confidence was improving and I noticed it want exactly as narrow as I’d remembered.  Well, it was every bit as narrow in one </w:t>
      </w:r>
      <w:r w:rsidR="00660071">
        <w:t>place,</w:t>
      </w:r>
      <w:r>
        <w:t xml:space="preserve"> but the rest wasn’t so bad.</w:t>
      </w:r>
    </w:p>
    <w:p w14:paraId="34F7A8E7" w14:textId="77777777" w:rsidR="00884724" w:rsidRDefault="007C0FF3" w:rsidP="00B33299">
      <w:pPr>
        <w:pStyle w:val="body"/>
      </w:pPr>
      <w:r>
        <w:t xml:space="preserve">That evening we studied the weather forecast in </w:t>
      </w:r>
      <w:r w:rsidR="00660071">
        <w:t>detail</w:t>
      </w:r>
      <w:r>
        <w:t xml:space="preserve">.  We had already learnt that it was impossible to accurately forecast the weather more than two days ahead and the forecast for Saturday was bad in the morning but better later and the Sunday forecast was for good weather at first with it closing in later.  I decided that was our window of opportunity.  If we were going to make it that would be our best chance.  A bit early as we’d like more time to acclimatise to the </w:t>
      </w:r>
      <w:r w:rsidR="00660071">
        <w:t>altitude,</w:t>
      </w:r>
      <w:r>
        <w:t xml:space="preserve"> but beggars can’t be choosers.  Phil booked accommodation in the </w:t>
      </w:r>
      <w:r w:rsidR="00660071">
        <w:t>Guter</w:t>
      </w:r>
      <w:r>
        <w:t xml:space="preserve"> mountain hut using his clever electronic things </w:t>
      </w:r>
    </w:p>
    <w:p w14:paraId="268EAC5C" w14:textId="77777777" w:rsidR="00884724" w:rsidRDefault="007C0FF3" w:rsidP="00816AB1">
      <w:pPr>
        <w:pStyle w:val="baparenthisis"/>
      </w:pPr>
      <w:r>
        <w:t>(I’ve never progressed much beyond morse code)</w:t>
      </w:r>
    </w:p>
    <w:p w14:paraId="5E4BDF46" w14:textId="4A11C3BB" w:rsidR="003439BF" w:rsidRDefault="007C0FF3" w:rsidP="001D18B6">
      <w:pPr>
        <w:pStyle w:val="body"/>
        <w:spacing w:before="0"/>
      </w:pPr>
      <w:r>
        <w:t>and we determined to explore part of the route the next day.</w:t>
      </w:r>
    </w:p>
    <w:p w14:paraId="5E4BDF48" w14:textId="3A9B4E73" w:rsidR="003439BF" w:rsidRDefault="007C0FF3" w:rsidP="00B33299">
      <w:pPr>
        <w:pStyle w:val="body"/>
      </w:pPr>
      <w:r>
        <w:t xml:space="preserve">By this </w:t>
      </w:r>
      <w:r w:rsidR="00660071">
        <w:t>time,</w:t>
      </w:r>
      <w:r>
        <w:t xml:space="preserve"> we had met a Japanese Gentleman who was doing a </w:t>
      </w:r>
      <w:r w:rsidR="00660071">
        <w:t>three-month</w:t>
      </w:r>
      <w:r>
        <w:t xml:space="preserve"> cycling tour of </w:t>
      </w:r>
      <w:r w:rsidR="00660071">
        <w:t>Europe,</w:t>
      </w:r>
      <w:r>
        <w:t xml:space="preserve"> and we invited him along with us.  Friday </w:t>
      </w:r>
      <w:r w:rsidR="00660071">
        <w:t>morning,</w:t>
      </w:r>
      <w:r>
        <w:t xml:space="preserve"> we took the cog railway to the Nid d’Aigle and from there set off to walk to the Tete Rousse Mountain Hut which is on the way to Mont Blanc.  It was a pleasant walk, partly on </w:t>
      </w:r>
      <w:r w:rsidR="00660071">
        <w:t>screen</w:t>
      </w:r>
      <w:r>
        <w:t xml:space="preserve"> and partly on snow fields.  We found walking on scree easier than snow so set a route to maximise the rocky parts.  When we arrived at the </w:t>
      </w:r>
      <w:r w:rsidR="00660071">
        <w:t>hut,</w:t>
      </w:r>
      <w:r>
        <w:t xml:space="preserve"> we had a coffee then set off back.  On the way up we had noticed a small stone hut and decided to investigate it on the way back.  It was just two rooms with a few blankets but otherwise no facilities.  Very crude but also very welcome if you were caught out in bad weather.</w:t>
      </w:r>
    </w:p>
    <w:p w14:paraId="6EBFCA76" w14:textId="77777777" w:rsidR="00A949C4" w:rsidRDefault="007C0FF3" w:rsidP="00B33299">
      <w:pPr>
        <w:pStyle w:val="body"/>
      </w:pPr>
      <w:r>
        <w:lastRenderedPageBreak/>
        <w:t xml:space="preserve">We had settled down, had a bite to eat and were considering moving on when three men stumbled in.  We exchanged the usual pleasantries, </w:t>
      </w:r>
    </w:p>
    <w:p w14:paraId="42577A5B" w14:textId="4BC0D05A" w:rsidR="00A949C4" w:rsidRDefault="007C0FF3" w:rsidP="004B3D80">
      <w:pPr>
        <w:pStyle w:val="bdialogue"/>
      </w:pPr>
      <w:r>
        <w:t>“bon jour”,</w:t>
      </w:r>
    </w:p>
    <w:p w14:paraId="164A2475" w14:textId="77777777" w:rsidR="00A949C4" w:rsidRDefault="007C0FF3" w:rsidP="004B3D80">
      <w:pPr>
        <w:pStyle w:val="bdialogue"/>
      </w:pPr>
      <w:r>
        <w:t>“bon jour”,</w:t>
      </w:r>
    </w:p>
    <w:p w14:paraId="7996E7DA" w14:textId="77777777" w:rsidR="00A949C4" w:rsidRDefault="007C0FF3" w:rsidP="00B33299">
      <w:pPr>
        <w:pStyle w:val="body"/>
      </w:pPr>
      <w:r>
        <w:t xml:space="preserve">bon jour monsewer, </w:t>
      </w:r>
    </w:p>
    <w:p w14:paraId="77FC7CC0" w14:textId="2C4AD33A" w:rsidR="00A949C4" w:rsidRDefault="007C0FF3" w:rsidP="004B3D80">
      <w:pPr>
        <w:pStyle w:val="bdialogue"/>
      </w:pPr>
      <w:r>
        <w:t>“bon jour”,</w:t>
      </w:r>
    </w:p>
    <w:p w14:paraId="5B580075" w14:textId="2D498192" w:rsidR="00660071" w:rsidRDefault="007C0FF3" w:rsidP="00B33299">
      <w:pPr>
        <w:pStyle w:val="body"/>
      </w:pPr>
      <w:r>
        <w:t xml:space="preserve">and were considering moving on because it is difficult to relax with people who may or may not understand what you are saying when one of the newcomers turned to his mate and </w:t>
      </w:r>
      <w:r w:rsidR="00660071">
        <w:t>said,</w:t>
      </w:r>
      <w:r>
        <w:t xml:space="preserve"> </w:t>
      </w:r>
    </w:p>
    <w:p w14:paraId="2A991B2E" w14:textId="77777777" w:rsidR="00660071" w:rsidRDefault="007C0FF3" w:rsidP="004B3D80">
      <w:pPr>
        <w:pStyle w:val="bdialogue"/>
      </w:pPr>
      <w:r>
        <w:t xml:space="preserve">“Get the kettle oot, we’ll hae a brew”.  </w:t>
      </w:r>
    </w:p>
    <w:p w14:paraId="5E4BDF4A" w14:textId="6C3D213D" w:rsidR="003439BF" w:rsidRDefault="007C0FF3" w:rsidP="00B33299">
      <w:pPr>
        <w:pStyle w:val="body"/>
      </w:pPr>
      <w:r>
        <w:t xml:space="preserve">Introductions swiftly followed and it transpired that of our new companions they were all Jocks.  Gerry and Paul were </w:t>
      </w:r>
      <w:r w:rsidR="00660071">
        <w:t>civvies,</w:t>
      </w:r>
      <w:r>
        <w:t xml:space="preserve"> and Andy was a </w:t>
      </w:r>
      <w:r>
        <w:rPr>
          <w:strike/>
        </w:rPr>
        <w:t>crab</w:t>
      </w:r>
      <w:r>
        <w:t xml:space="preserve"> member of Her Majesties Royal Air Force.  They were headed for Tet Rousse for the night before heading up to the Gouter hut the next day then attempting the summit on the third day.  No softly acclimatisation for them.  We headed down and caught the cog railway back to the valley floor.</w:t>
      </w:r>
    </w:p>
    <w:p w14:paraId="5E4BDF4C" w14:textId="2C4AE028" w:rsidR="003439BF" w:rsidRDefault="007C0FF3" w:rsidP="00B33299">
      <w:pPr>
        <w:pStyle w:val="body"/>
      </w:pPr>
      <w:r>
        <w:t xml:space="preserve">Next day was serious.  We packed our kit, shut up the tent, and caught the first cog railway up the mountain.  Getting off we set off towards the Tete Rousse and after two hours we were </w:t>
      </w:r>
      <w:r w:rsidR="00660071">
        <w:t>there,</w:t>
      </w:r>
      <w:r>
        <w:t xml:space="preserve"> but we didn’t stop.  We were heading for Gouter and pressed on.  </w:t>
      </w:r>
      <w:r w:rsidR="00660071">
        <w:t>Next,</w:t>
      </w:r>
      <w:r>
        <w:t xml:space="preserve"> we had to cross a couloir.  I soon found out what that means.  Couloir is French for funnel, and a couloir was a long and deep scoop taken out of the mountain by ancient glacial action.  It was snow covered and there were rocks embedded in the snow that worked free when the sun warmed them.  These rocks were then funnelled into the centre of the couloir where they picked up speed as they headed down.  To avoid getting knocked clean off the mountain there was a permanent wire across the couloir that you attach yourself to before crossing.  With great trepidation we set off but overcast </w:t>
      </w:r>
      <w:r>
        <w:lastRenderedPageBreak/>
        <w:t>conditions meant there were no rocks and we crossed without incident.</w:t>
      </w:r>
    </w:p>
    <w:p w14:paraId="5E4BDF4E" w14:textId="0314C803" w:rsidR="003439BF" w:rsidRDefault="00660071" w:rsidP="00B33299">
      <w:pPr>
        <w:pStyle w:val="body"/>
      </w:pPr>
      <w:r>
        <w:t>Next,</w:t>
      </w:r>
      <w:r w:rsidR="007C0FF3">
        <w:t xml:space="preserve"> we started to climb an arete.  If you imagine two couloirs side by side, the sharp rocky edge between them is an arête.  Now, we were not </w:t>
      </w:r>
      <w:r>
        <w:t>rock-climbing</w:t>
      </w:r>
      <w:r w:rsidR="007C0FF3">
        <w:t xml:space="preserve"> </w:t>
      </w:r>
      <w:r>
        <w:t>types,</w:t>
      </w:r>
      <w:r w:rsidR="007C0FF3">
        <w:t xml:space="preserve"> but this certainly seemed to require some </w:t>
      </w:r>
      <w:r>
        <w:t>rock-climbing</w:t>
      </w:r>
      <w:r w:rsidR="007C0FF3">
        <w:t xml:space="preserve"> techniques and we were not impressed.  We followed the dabs of red paint on the rocks that mark the approved path and had various less than generous comments about the previous person who had marked out this “approved route”.  As well as us there were some people coming down.  A French guide passed us with is two charges like puppies on a lead walking in front.  Then I saw a family of four approaching.  The teenage daughter knocked a rock and dislodged it.  It was about the size of a football and showed no sign of stopping.  She muttered some expletive under her </w:t>
      </w:r>
      <w:r>
        <w:t>breath,</w:t>
      </w:r>
      <w:r w:rsidR="007C0FF3">
        <w:t xml:space="preserve"> and I waited for a </w:t>
      </w:r>
      <w:r>
        <w:t>warning,</w:t>
      </w:r>
      <w:r w:rsidR="007C0FF3">
        <w:t xml:space="preserve"> but none came.  I used my best parachute dispatcher’s voice to bellow “BELOW”.  The French guide and his charges looked up in surprise, the charges leapt forward, the guide leapt back and the rope between them went tight as a bar.  The rock passed between them and miraculously passed under the rope, I was convinced the rope was going to get hit by the </w:t>
      </w:r>
      <w:r>
        <w:t>rock,</w:t>
      </w:r>
      <w:r w:rsidR="007C0FF3">
        <w:t xml:space="preserve"> but it wasn’t.  The guide than talked quietly to the family for a few minutes before moving on.  His restraint was exemplary.</w:t>
      </w:r>
    </w:p>
    <w:p w14:paraId="5E4BDF50" w14:textId="5DF793DE" w:rsidR="003439BF" w:rsidRDefault="007C0FF3" w:rsidP="00B33299">
      <w:pPr>
        <w:pStyle w:val="body"/>
      </w:pPr>
      <w:r>
        <w:t xml:space="preserve">We pressed on up, the arête getting steeper as it got higher.  Once </w:t>
      </w:r>
      <w:r w:rsidR="00660071">
        <w:t>again,</w:t>
      </w:r>
      <w:r>
        <w:t xml:space="preserve"> I reached forward with my ice axe, got the pick to hold on a microscopic rock ledge, and pulled myself up.  Another four feet made good.  At the top of the climb was the old Gouter Hut and it could be clearly seen.  It was getting </w:t>
      </w:r>
      <w:r w:rsidR="00660071">
        <w:t>closer,</w:t>
      </w:r>
      <w:r>
        <w:t xml:space="preserve"> but I was also getting tired and each time the distance halved I estimated I had used up more than half of my remaining energy.  We frequently stopped for </w:t>
      </w:r>
      <w:r w:rsidR="00660071">
        <w:t>chocolate,</w:t>
      </w:r>
      <w:r>
        <w:t xml:space="preserve"> but the altitude was getting to </w:t>
      </w:r>
      <w:r w:rsidR="00660071">
        <w:t>us,</w:t>
      </w:r>
      <w:r>
        <w:t xml:space="preserve"> and it was hard graft.  </w:t>
      </w:r>
      <w:r w:rsidR="00660071">
        <w:t>Finally,</w:t>
      </w:r>
      <w:r>
        <w:t xml:space="preserve"> we got to the top, too tired to feel </w:t>
      </w:r>
      <w:r>
        <w:lastRenderedPageBreak/>
        <w:t>elated, and we walked over to the hut where we were to stop for the night.</w:t>
      </w:r>
    </w:p>
    <w:p w14:paraId="3E8108E9" w14:textId="77777777" w:rsidR="00F95D9D" w:rsidRDefault="007C0FF3" w:rsidP="00B33299">
      <w:pPr>
        <w:pStyle w:val="body"/>
      </w:pPr>
      <w:r>
        <w:t xml:space="preserve">That night we were in the hut.  As it was my </w:t>
      </w:r>
      <w:r w:rsidR="00660071">
        <w:t>birthday,</w:t>
      </w:r>
      <w:r>
        <w:t xml:space="preserve"> I bought a bottle of </w:t>
      </w:r>
      <w:r w:rsidR="00660071">
        <w:t>wine,</w:t>
      </w:r>
      <w:r>
        <w:t xml:space="preserve"> but everyone was very abstemious as all were aware of the challenges ahead though I was impressed when a French Guide wished me </w:t>
      </w:r>
    </w:p>
    <w:p w14:paraId="4AFA65D1" w14:textId="77777777" w:rsidR="00F95D9D" w:rsidRDefault="007C0FF3" w:rsidP="004B3D80">
      <w:pPr>
        <w:pStyle w:val="bdialogue"/>
      </w:pPr>
      <w:r>
        <w:t>“Bon Anniversaire”</w:t>
      </w:r>
    </w:p>
    <w:p w14:paraId="5E4BDF52" w14:textId="60056B83" w:rsidR="003439BF" w:rsidRDefault="007C0FF3" w:rsidP="00B33299">
      <w:pPr>
        <w:pStyle w:val="body"/>
      </w:pPr>
      <w:r>
        <w:t xml:space="preserve">and he </w:t>
      </w:r>
      <w:r w:rsidR="00A949C4">
        <w:t>smiled</w:t>
      </w:r>
      <w:r>
        <w:t xml:space="preserve">!  After the bottle had gone all round the table there was still some </w:t>
      </w:r>
      <w:r w:rsidR="00660071">
        <w:t>left,</w:t>
      </w:r>
      <w:r>
        <w:t xml:space="preserve"> so I gave it to the Jocks who were most appreciative and ensured that it was suitably drained.</w:t>
      </w:r>
    </w:p>
    <w:p w14:paraId="5E4BDF54" w14:textId="77777777" w:rsidR="003439BF" w:rsidRDefault="007C0FF3" w:rsidP="00B33299">
      <w:pPr>
        <w:pStyle w:val="body"/>
      </w:pPr>
      <w:r>
        <w:t>Later that night we sat yarning with the Jocks and Matt and Aaron, the two people we had met waiting to climb the ridge back to the Agile du Midi.  I tell Andy to come and sit by me.</w:t>
      </w:r>
    </w:p>
    <w:p w14:paraId="5E4BDF55" w14:textId="003100D9" w:rsidR="003439BF" w:rsidRDefault="007C0FF3" w:rsidP="004B3D80">
      <w:pPr>
        <w:pStyle w:val="bdialogue"/>
      </w:pPr>
      <w:r>
        <w:t xml:space="preserve">“Are you goon’ tae make it worth my while?” </w:t>
      </w:r>
    </w:p>
    <w:p w14:paraId="5E4BDF56" w14:textId="77777777" w:rsidR="003439BF" w:rsidRDefault="007C0FF3" w:rsidP="004B3D80">
      <w:pPr>
        <w:pStyle w:val="bdialogue"/>
      </w:pPr>
      <w:r>
        <w:t>“Yes”.</w:t>
      </w:r>
    </w:p>
    <w:p w14:paraId="5E4BDF57" w14:textId="77777777" w:rsidR="003439BF" w:rsidRDefault="007C0FF3" w:rsidP="004B3D80">
      <w:pPr>
        <w:pStyle w:val="bdialogue"/>
      </w:pPr>
      <w:r>
        <w:t>“Prove it.”</w:t>
      </w:r>
    </w:p>
    <w:p w14:paraId="5E4BDF58" w14:textId="77777777" w:rsidR="003439BF" w:rsidRDefault="007C0FF3" w:rsidP="004B3D80">
      <w:pPr>
        <w:pStyle w:val="bdialogue"/>
      </w:pPr>
      <w:r>
        <w:t>“You’ll just have to trust me.”</w:t>
      </w:r>
    </w:p>
    <w:p w14:paraId="5E4BDF59" w14:textId="77777777" w:rsidR="003439BF" w:rsidRDefault="007C0FF3" w:rsidP="00B33299">
      <w:pPr>
        <w:pStyle w:val="body"/>
      </w:pPr>
      <w:r>
        <w:t>After a while he agrees.</w:t>
      </w:r>
    </w:p>
    <w:p w14:paraId="5E4BDF5A" w14:textId="77777777" w:rsidR="003439BF" w:rsidRDefault="007C0FF3" w:rsidP="004B3D80">
      <w:pPr>
        <w:pStyle w:val="bdialogue"/>
      </w:pPr>
      <w:r>
        <w:t>“If you want to, when you get back, you can tell your unit that you bumped into the Royal Wootton Bassett, Royal British Legion, Standard Bearer when you were on Mont Blanc.”</w:t>
      </w:r>
    </w:p>
    <w:p w14:paraId="5E4BDF5B" w14:textId="77777777" w:rsidR="003439BF" w:rsidRDefault="007C0FF3" w:rsidP="00B33299">
      <w:pPr>
        <w:pStyle w:val="body"/>
      </w:pPr>
      <w:r>
        <w:t>He stares at me for a while then slowly and thoughtfully replies.</w:t>
      </w:r>
    </w:p>
    <w:p w14:paraId="5E4BDF5C" w14:textId="77777777" w:rsidR="003439BF" w:rsidRDefault="007C0FF3" w:rsidP="004B3D80">
      <w:pPr>
        <w:pStyle w:val="bdialogue"/>
      </w:pPr>
      <w:r>
        <w:t xml:space="preserve">“Aye, I think I’ll dae that.”  </w:t>
      </w:r>
    </w:p>
    <w:p w14:paraId="5E4BDF5E" w14:textId="48CEF86F" w:rsidR="003439BF" w:rsidRDefault="007C0FF3" w:rsidP="00B33299">
      <w:pPr>
        <w:pStyle w:val="body"/>
      </w:pPr>
      <w:r>
        <w:t xml:space="preserve">Mountain climbing at altitude is a bit different from what we are used to in this country.  All the walking is on snow, and to be able to walk on snow it </w:t>
      </w:r>
      <w:r w:rsidR="00C33956">
        <w:t>must</w:t>
      </w:r>
      <w:r>
        <w:t xml:space="preserve"> have a crust.  The snow melts slightly in the afternoon with the sun on it and freezes again at night.  Three of these cycles is enough to provide a crust to walk on but even that softens in the afternoon so you want to </w:t>
      </w:r>
      <w:r>
        <w:lastRenderedPageBreak/>
        <w:t xml:space="preserve">finish your walk by </w:t>
      </w:r>
      <w:r w:rsidR="00C33956">
        <w:t>mid-day</w:t>
      </w:r>
      <w:r>
        <w:t xml:space="preserve"> if possible.  It is for this reason that breakfast is served at 2:00 in the morning and you try to get moving by 3:00 at the latest.  </w:t>
      </w:r>
      <w:r w:rsidR="00C33956">
        <w:t>Also,</w:t>
      </w:r>
      <w:r>
        <w:t xml:space="preserve"> there is always the risk of falling through a snow bridge into a crevasse.  This risk is </w:t>
      </w:r>
      <w:r w:rsidR="00C33956">
        <w:t>small</w:t>
      </w:r>
      <w:r>
        <w:t>, I haven’t heard of it happening to anyone near the summit of Mont Blanc but it’s for this reason that crevasse rescue is practised and you always walk roped up when on deep snow.</w:t>
      </w:r>
    </w:p>
    <w:p w14:paraId="5E4BDF60" w14:textId="77777777" w:rsidR="003439BF" w:rsidRDefault="007C0FF3" w:rsidP="00B33299">
      <w:pPr>
        <w:pStyle w:val="body"/>
      </w:pPr>
      <w:r>
        <w:t>I was lying in bed, unable to sleep because of the altitude when at 01:45 Phil shook me.</w:t>
      </w:r>
    </w:p>
    <w:p w14:paraId="5E4BDF61" w14:textId="72C92374" w:rsidR="003439BF" w:rsidRDefault="007C0FF3" w:rsidP="004B3D80">
      <w:pPr>
        <w:pStyle w:val="bdialogue"/>
      </w:pPr>
      <w:r>
        <w:t xml:space="preserve">“I’ve got a splitting </w:t>
      </w:r>
      <w:r w:rsidR="00C33956">
        <w:t>headache,</w:t>
      </w:r>
      <w:r>
        <w:t xml:space="preserve"> and my heart is racing, I'm not going anywhere, go and see if the Jocks will take you up.”</w:t>
      </w:r>
    </w:p>
    <w:p w14:paraId="5E4BDF62" w14:textId="77777777" w:rsidR="003439BF" w:rsidRDefault="007C0FF3" w:rsidP="00B33299">
      <w:pPr>
        <w:pStyle w:val="body"/>
      </w:pPr>
      <w:r>
        <w:t>I find them in the tackle store getting ready.</w:t>
      </w:r>
    </w:p>
    <w:p w14:paraId="5E4BDF63" w14:textId="77777777" w:rsidR="003439BF" w:rsidRDefault="007C0FF3" w:rsidP="004B3D80">
      <w:pPr>
        <w:pStyle w:val="bdialogue"/>
      </w:pPr>
      <w:r>
        <w:t>“Phil’s thrown a sicky, can I team up with you guys?”</w:t>
      </w:r>
    </w:p>
    <w:p w14:paraId="3D4A9CB0" w14:textId="77777777" w:rsidR="00C33956" w:rsidRDefault="007C0FF3" w:rsidP="004B3D80">
      <w:pPr>
        <w:pStyle w:val="bdialogue"/>
      </w:pPr>
      <w:r>
        <w:t xml:space="preserve">“Certainly.” </w:t>
      </w:r>
    </w:p>
    <w:p w14:paraId="5E4BDF64" w14:textId="07BB7380" w:rsidR="003439BF" w:rsidRDefault="007C0FF3" w:rsidP="00B33299">
      <w:pPr>
        <w:pStyle w:val="body"/>
      </w:pPr>
      <w:r>
        <w:t>says Andy and their rope is adjusted to allow for an extra person.</w:t>
      </w:r>
    </w:p>
    <w:p w14:paraId="5E4BDF65" w14:textId="0D406F5C" w:rsidR="003439BF" w:rsidRDefault="007C0FF3" w:rsidP="00B33299">
      <w:pPr>
        <w:pStyle w:val="body"/>
      </w:pPr>
      <w:r>
        <w:t xml:space="preserve">We set off well before dawn.  My old filament cap lamp throws a poor yellow light compared with the bright white beams from more modern LED </w:t>
      </w:r>
      <w:r w:rsidR="00C33956">
        <w:t>light,</w:t>
      </w:r>
      <w:r>
        <w:t xml:space="preserve"> but I can see well enough.  First stiff climb leaves the hut far below, then a more level walk gives me a chance to catch my breath, it’s getting windy and this is hard work, I’m breathing </w:t>
      </w:r>
      <w:r w:rsidR="00C33956">
        <w:t>hard,</w:t>
      </w:r>
      <w:r>
        <w:t xml:space="preserve"> but my lungs crave more oxygen.  Optimistically I can see a pale glow in the east where the sun will rise.  We stop to put on more clothing, by the time we have finished I’m shivering uncontrollably but walking warms me up again.  Another stiff climb, this time I </w:t>
      </w:r>
      <w:r w:rsidR="00C33956">
        <w:t>must</w:t>
      </w:r>
      <w:r>
        <w:t xml:space="preserve"> use my ice axe for support as it’s so steep but finally reach the top gasping for breath and not appreciating the stronger wind.  We head for a refuge hut, set on stilts to keep it out of the snow, and don more clothing.  </w:t>
      </w:r>
    </w:p>
    <w:p w14:paraId="1658626F" w14:textId="77777777" w:rsidR="00C33956" w:rsidRDefault="007C0FF3" w:rsidP="00B33299">
      <w:pPr>
        <w:pStyle w:val="body"/>
      </w:pPr>
      <w:r>
        <w:t xml:space="preserve">Some of the lads want a drink from their camel backs </w:t>
      </w:r>
    </w:p>
    <w:p w14:paraId="3C63984A" w14:textId="77777777" w:rsidR="00C33956" w:rsidRDefault="007C0FF3" w:rsidP="00816AB1">
      <w:pPr>
        <w:pStyle w:val="baparenthisis"/>
      </w:pPr>
      <w:r>
        <w:lastRenderedPageBreak/>
        <w:t xml:space="preserve">(water bladders carried on their backs with a tube over their shoulder for drinking from) </w:t>
      </w:r>
    </w:p>
    <w:p w14:paraId="5E4BDF67" w14:textId="57C50527" w:rsidR="003439BF" w:rsidRDefault="007C0FF3" w:rsidP="009777A1">
      <w:pPr>
        <w:pStyle w:val="body"/>
        <w:spacing w:before="0"/>
      </w:pPr>
      <w:r>
        <w:t xml:space="preserve">but the tube is frozen solid.  I’m glad I have an </w:t>
      </w:r>
      <w:r w:rsidR="00C33956">
        <w:t>old-fashioned</w:t>
      </w:r>
      <w:r>
        <w:t xml:space="preserve"> water bottle but there is ice in it and the water is so cold it is painful to drink.</w:t>
      </w:r>
    </w:p>
    <w:p w14:paraId="5E4BDF69" w14:textId="62FD0736" w:rsidR="003439BF" w:rsidRDefault="007C0FF3" w:rsidP="00B33299">
      <w:pPr>
        <w:pStyle w:val="body"/>
      </w:pPr>
      <w:r>
        <w:t xml:space="preserve">We press on, sometimes on steep slopes, sometimes on the level.  At one point we even go downhill but I resent the loss of altitude knowing I will have to make it back up again later.  It’s getting lighter when suddenly, blissfully, the sun comes over the horizon.  The air is so thin I feel the warmth of it instantly and press on but </w:t>
      </w:r>
      <w:r w:rsidR="00C33956">
        <w:t>unfortunately,</w:t>
      </w:r>
      <w:r>
        <w:t xml:space="preserve"> I can already see mist coming in as the promised deterioration in the weather appears to be arriving early.</w:t>
      </w:r>
    </w:p>
    <w:p w14:paraId="5E4BDF6B" w14:textId="22EF957A" w:rsidR="003439BF" w:rsidRDefault="007C0FF3" w:rsidP="00B33299">
      <w:pPr>
        <w:pStyle w:val="body"/>
      </w:pPr>
      <w:r>
        <w:t xml:space="preserve">I reach the last rise before the summit.  Before me I can see the dome of Mont Blanc, I can see how high it </w:t>
      </w:r>
      <w:r w:rsidR="00C33956">
        <w:t>is,</w:t>
      </w:r>
      <w:r>
        <w:t xml:space="preserve"> and I can see the knife edge ridge I shall have to walk along to get to it.  The wind is tearing at my trousers, I am short of breath and I’m getting tired and weakening.  Also, the knife edge is full of people, some going to the summit, some retreating from it.  They </w:t>
      </w:r>
      <w:r w:rsidR="00C33956">
        <w:t>must</w:t>
      </w:r>
      <w:r>
        <w:t xml:space="preserve"> pass </w:t>
      </w:r>
      <w:r w:rsidR="00C33956">
        <w:t>wherever</w:t>
      </w:r>
      <w:r>
        <w:t xml:space="preserve"> they meet.  Some are bypassing the problem by cutting steps in the steep snow slopes and traversing across.  Doing that with a 1000 metre fall below you does not inspire me at all.  I decide that with fatigue working against me and the challenges of crossing that long narrow ridge in gale force winds the only sensible thing to do is turn back.  Mont Blanc kills between 30 and 60 people every year and I have no intention of being one of them.  According to the map I’m at an altitude of 4611 metres and that will have to do.  Andy agrees and turns back also while Paul and Gerry press on.</w:t>
      </w:r>
    </w:p>
    <w:p w14:paraId="5E4BDF6D" w14:textId="586036DA" w:rsidR="003439BF" w:rsidRDefault="007C0FF3" w:rsidP="00B33299">
      <w:pPr>
        <w:pStyle w:val="body"/>
      </w:pPr>
      <w:r>
        <w:t xml:space="preserve">Andy and I return to the Gouter Hut, drink coffee, relax, and wait for Paul and Gerry to return.  Phil is feeling much better and joins us.  Matt and Aaron also turn up.  Andy is getting quite concerned but Paul and </w:t>
      </w:r>
      <w:r>
        <w:lastRenderedPageBreak/>
        <w:t xml:space="preserve">Gerry turn up at lunch time.  They relax for an hour then we all head down the dreaded Arête.  We decided that by moving as one large group of seven people we will be safer if slower.  We make our decent and it doesn’t seem so bad this time.  I think not being exhausted by lack of oxygen makes a considerable difference.  Two thirds of the way down the deteriorating weather makes its presence felt.  A thunderstorm starts, booms round the mountain, stalks the valley, and it rains and hails, gets dark, sharp gusts of wind tear at our clothes.  The flash to bang time is getting </w:t>
      </w:r>
      <w:r w:rsidR="002E02F8">
        <w:t>less</w:t>
      </w:r>
      <w:r>
        <w:t xml:space="preserve">, it’s </w:t>
      </w:r>
      <w:r w:rsidR="002E02F8">
        <w:t>coming</w:t>
      </w:r>
      <w:r>
        <w:t xml:space="preserve"> our way.  At </w:t>
      </w:r>
      <w:r w:rsidR="002E02F8">
        <w:t>last,</w:t>
      </w:r>
      <w:r>
        <w:t xml:space="preserve"> the flash and bang are </w:t>
      </w:r>
      <w:r w:rsidR="002E02F8">
        <w:t>simultaneous,</w:t>
      </w:r>
      <w:r>
        <w:t xml:space="preserve"> and we place our aluminium walking poles and ice axes at a safe distance and cower under a low cliff.  Soon the storm moves on, the hail turns to snow, and we surface to continue our way down.</w:t>
      </w:r>
    </w:p>
    <w:p w14:paraId="64925F69" w14:textId="040FC339" w:rsidR="00BA7BA8" w:rsidRDefault="007C0FF3" w:rsidP="00B33299">
      <w:pPr>
        <w:pStyle w:val="body"/>
      </w:pPr>
      <w:r>
        <w:t xml:space="preserve">Now we are at the couloir, Phil and I are the first across.  As we make our way over the others keep a lookout for errant lumps of rock.  </w:t>
      </w:r>
      <w:r w:rsidR="002E02F8">
        <w:t>Halfway</w:t>
      </w:r>
      <w:r>
        <w:t xml:space="preserve"> across </w:t>
      </w:r>
      <w:r w:rsidR="002E02F8">
        <w:t>they yell</w:t>
      </w:r>
      <w:r w:rsidR="0041631F">
        <w:t>.</w:t>
      </w:r>
    </w:p>
    <w:p w14:paraId="202EAEC2" w14:textId="15AB621E" w:rsidR="00BA7BA8" w:rsidRDefault="007C0FF3" w:rsidP="004B3D80">
      <w:pPr>
        <w:pStyle w:val="bdialogue"/>
      </w:pPr>
      <w:r>
        <w:t>“</w:t>
      </w:r>
      <w:r w:rsidR="00BA7BA8">
        <w:t>Speed</w:t>
      </w:r>
      <w:r>
        <w:t xml:space="preserve"> up”.</w:t>
      </w:r>
    </w:p>
    <w:p w14:paraId="5E4BDF6F" w14:textId="3A50EA75" w:rsidR="003439BF" w:rsidRDefault="007C0FF3" w:rsidP="00B33299">
      <w:pPr>
        <w:pStyle w:val="body"/>
      </w:pPr>
      <w:r>
        <w:t xml:space="preserve">We speed </w:t>
      </w:r>
      <w:r w:rsidR="002E02F8">
        <w:t>up and</w:t>
      </w:r>
      <w:r>
        <w:t xml:space="preserve"> reach the other side in safety.  We look behind just in time to see a lump of rock 15 inches in diameter and six inches thick, going as fast as an ice hockey puck, tear through the path we have just walked.  We in turn keep a lookout uphill for the others but there are no more near misses.</w:t>
      </w:r>
    </w:p>
    <w:p w14:paraId="5E4BDF71" w14:textId="5E026FA4" w:rsidR="003439BF" w:rsidRDefault="007C0FF3" w:rsidP="00B33299">
      <w:pPr>
        <w:pStyle w:val="body"/>
      </w:pPr>
      <w:r>
        <w:t xml:space="preserve">It’s now too late to walk down to the Nid d’Agile as we </w:t>
      </w:r>
      <w:r w:rsidR="00BA7BA8">
        <w:t>will miss</w:t>
      </w:r>
      <w:r>
        <w:t xml:space="preserve"> the last </w:t>
      </w:r>
      <w:r w:rsidR="00BA7BA8">
        <w:t>train,</w:t>
      </w:r>
      <w:r>
        <w:t xml:space="preserve"> so we make our way to the Tete Rousse.  </w:t>
      </w:r>
      <w:r w:rsidR="00BA7BA8">
        <w:t>Fortunately,</w:t>
      </w:r>
      <w:r>
        <w:t xml:space="preserve"> they have apace for another seven people and we have a dinner of baked potato, cheese, and similar stodge.  Just what the doctor ordered.  After dinner we sit around talking, one of the Jocks gets the beers in.  I can hardly keep my eyes open, my head is on my chest, I turn in for the night.  I know I’ll be thirsty so put a litre of water in the corner of my bed.</w:t>
      </w:r>
      <w:r w:rsidR="00BA7BA8">
        <w:t xml:space="preserve"> </w:t>
      </w:r>
      <w:r>
        <w:t xml:space="preserve">Sometime in the night I wake up, mouth like a badger’s armpit. I slake my thirst.  It </w:t>
      </w:r>
      <w:r>
        <w:lastRenderedPageBreak/>
        <w:t xml:space="preserve">happens a second time too.  In the morning I’ve slept for eleven </w:t>
      </w:r>
      <w:r w:rsidR="00BA7BA8">
        <w:t>hours,</w:t>
      </w:r>
      <w:r>
        <w:t xml:space="preserve"> and I’m shocked to see my water bottle is almost empty and I haven’t had to go to the lavatory all night.</w:t>
      </w:r>
    </w:p>
    <w:p w14:paraId="5E4BDF73" w14:textId="77777777" w:rsidR="003439BF" w:rsidRDefault="007C0FF3" w:rsidP="00B33299">
      <w:pPr>
        <w:pStyle w:val="body"/>
      </w:pPr>
      <w:r>
        <w:t>After breakfast we walk down to the Nid d’Agile and catch the first train down the mountain.  We drive back to the camp site, let our new friends know we are OK and why we were a day late getting back.  We sit in the sun and drink tea all day, but most blissfully of all, we can fill our lungs with air.</w:t>
      </w:r>
    </w:p>
    <w:p w14:paraId="5E4BDF75" w14:textId="77777777" w:rsidR="003439BF" w:rsidRDefault="007C0FF3" w:rsidP="00B33299">
      <w:pPr>
        <w:pStyle w:val="body"/>
      </w:pPr>
      <w:r>
        <w:t>My old Land Rover?  I swapped the distributor, complete with electronic ignition, for an old mechanical one and she ran home a treat.</w:t>
      </w:r>
    </w:p>
    <w:p w14:paraId="5E4BDF78" w14:textId="7FBE335A" w:rsidR="003439BF" w:rsidRDefault="00A949C4" w:rsidP="00BA7BA8">
      <w:pPr>
        <w:pStyle w:val="aSCENEHEAD"/>
      </w:pPr>
      <w:r>
        <w:t>SCENE</w:t>
      </w:r>
      <w:r w:rsidR="00BA7BA8">
        <w:t xml:space="preserve"> 34:  MY PAST CATCHES UP WITH ME. 2015</w:t>
      </w:r>
    </w:p>
    <w:p w14:paraId="274A31CA" w14:textId="77777777" w:rsidR="00A000B4" w:rsidRDefault="007C0FF3" w:rsidP="00B33299">
      <w:pPr>
        <w:pStyle w:val="body"/>
      </w:pPr>
      <w:r>
        <w:t xml:space="preserve">One day I was really struggling to concentrate, my mind was wandering, it wandered back to a pretty girl in a deep hot Canyon and the reason we had spent time together.  I had always wished John well, hoped the experience had been strengthening rather than undermined him.  I googled </w:t>
      </w:r>
    </w:p>
    <w:p w14:paraId="28AA7FE4" w14:textId="77777777" w:rsidR="00A000B4" w:rsidRDefault="007C0FF3" w:rsidP="004B3D80">
      <w:pPr>
        <w:pStyle w:val="bdialogue"/>
      </w:pPr>
      <w:r>
        <w:t>“John Fountain Grand Canyon”</w:t>
      </w:r>
    </w:p>
    <w:p w14:paraId="0A3E225D" w14:textId="77777777" w:rsidR="00F95D9D" w:rsidRDefault="007C0FF3" w:rsidP="00B33299">
      <w:pPr>
        <w:pStyle w:val="body"/>
      </w:pPr>
      <w:r>
        <w:t xml:space="preserve">but nothing of interest came up.  I tried again </w:t>
      </w:r>
    </w:p>
    <w:p w14:paraId="3131B57E" w14:textId="77777777" w:rsidR="00F95D9D" w:rsidRDefault="007C0FF3" w:rsidP="004B3D80">
      <w:pPr>
        <w:pStyle w:val="bdialogue"/>
      </w:pPr>
      <w:r>
        <w:t>“John Fountain lost in Grand Canyon”</w:t>
      </w:r>
    </w:p>
    <w:p w14:paraId="5E4BDF79" w14:textId="5B0C805C" w:rsidR="003439BF" w:rsidRDefault="007C0FF3" w:rsidP="00B33299">
      <w:pPr>
        <w:pStyle w:val="body"/>
      </w:pPr>
      <w:r>
        <w:t>but again nothing.  Every few months I’d try again until eventually I was directed to a blog.  It was from one of the search and rescue team, all about the great time they had had, how good the food was and how little he got paid for doing overtime.  He also considered it a big giggle when a girl allowed a space blanket to get sucked into a Huey engine and nearly wrecked it.  The air force withdrew both Huey’s after that and the rescue effort suffered as a result.  I wanted to contact the blogger but the only way of doing it was to add a comment.</w:t>
      </w:r>
    </w:p>
    <w:p w14:paraId="1F76F7FD" w14:textId="77777777" w:rsidR="00A000B4" w:rsidRDefault="007C0FF3" w:rsidP="004B3D80">
      <w:pPr>
        <w:pStyle w:val="bdialogue"/>
      </w:pPr>
      <w:r>
        <w:t xml:space="preserve">“When were the events you describe?  If it was when I </w:t>
      </w:r>
      <w:r>
        <w:lastRenderedPageBreak/>
        <w:t xml:space="preserve">think it was I was there too.”  </w:t>
      </w:r>
    </w:p>
    <w:p w14:paraId="7B93177C" w14:textId="77777777" w:rsidR="00A000B4" w:rsidRDefault="007C0FF3" w:rsidP="00B33299">
      <w:pPr>
        <w:pStyle w:val="body"/>
      </w:pPr>
      <w:r>
        <w:t xml:space="preserve">The blogger </w:t>
      </w:r>
      <w:r w:rsidRPr="00A000B4">
        <w:t>replied</w:t>
      </w:r>
      <w:r>
        <w:t xml:space="preserve"> “1980”.  </w:t>
      </w:r>
    </w:p>
    <w:p w14:paraId="589536D4" w14:textId="77777777" w:rsidR="00A000B4" w:rsidRDefault="007C0FF3" w:rsidP="004B3D80">
      <w:pPr>
        <w:pStyle w:val="bdialogue"/>
      </w:pPr>
      <w:r>
        <w:t xml:space="preserve">“Yes, I was there, is there any way we can converse without it going out to everyone on the planet?”  </w:t>
      </w:r>
    </w:p>
    <w:p w14:paraId="5E4BDF7A" w14:textId="281BAF48" w:rsidR="003439BF" w:rsidRDefault="007C0FF3" w:rsidP="00B33299">
      <w:pPr>
        <w:pStyle w:val="body"/>
      </w:pPr>
      <w:r>
        <w:t xml:space="preserve">Perhaps the blogger realised who he was talking to, realised he had been found </w:t>
      </w:r>
      <w:r w:rsidR="00A000B4">
        <w:t>out,</w:t>
      </w:r>
      <w:r>
        <w:t xml:space="preserve"> and his part wasn’t as big as he had said, he never replied.</w:t>
      </w:r>
    </w:p>
    <w:p w14:paraId="5E4BDF7B" w14:textId="1C545D1D" w:rsidR="003439BF" w:rsidRDefault="007C0FF3" w:rsidP="00B33299">
      <w:pPr>
        <w:pStyle w:val="body"/>
      </w:pPr>
      <w:r>
        <w:t xml:space="preserve">A few years later I was directed to a newspaper article.  John’s home had been in Indianapolis at the time.  I Googled “John Fountain Indianapolis”.  Google wasn’t happy, the search engine wanted to include Indiana.  More Googling and I discovered that Indianapolis was the capital of Indiana, one of the 50 American states.  OK, keep Google happy and search Indiana as well as Indianapolis.  There were quite a number but only one of the correct age.  I looked up the address on Street view, </w:t>
      </w:r>
      <w:r w:rsidR="00A000B4">
        <w:t>large, detached</w:t>
      </w:r>
      <w:r>
        <w:t xml:space="preserve"> house, triple garage, half his neighbours had swimming pools.  I just knew in my bones that I had found </w:t>
      </w:r>
      <w:r w:rsidR="00A000B4">
        <w:t>him,</w:t>
      </w:r>
      <w:r>
        <w:t xml:space="preserve"> and he’d done all right for himself, which was a relief.  I had no reason to contact him, if ever I was in America I might write and introduce myself but to do it cold from Britain didn’t seem right somehow.</w:t>
      </w:r>
    </w:p>
    <w:p w14:paraId="5E4BDF7C" w14:textId="379551C9" w:rsidR="003439BF" w:rsidRDefault="007C0FF3" w:rsidP="00B33299">
      <w:pPr>
        <w:pStyle w:val="body"/>
      </w:pPr>
      <w:r>
        <w:t xml:space="preserve">It was 3:45 p.m. on Friday the </w:t>
      </w:r>
      <w:r w:rsidR="00A000B4">
        <w:t>20th of</w:t>
      </w:r>
      <w:r>
        <w:t xml:space="preserve"> February 2015, I was fed up reviewing documents and Googled John Fountain.  This time there was a new blog.  It </w:t>
      </w:r>
      <w:r w:rsidR="00A000B4">
        <w:t>read: -</w:t>
      </w:r>
    </w:p>
    <w:p w14:paraId="5E4BDF7D" w14:textId="2B27467C" w:rsidR="003439BF" w:rsidRDefault="007C0FF3" w:rsidP="00B33299">
      <w:pPr>
        <w:pStyle w:val="body"/>
      </w:pPr>
      <w:r>
        <w:t xml:space="preserve">After one of the most expensive search and rescues in Grand Canyon history, John was found alive. John Fountain is a survivor. I mean this figuratively. At 18 years old, John and some high school friends set off for a hiking trip into the Grand Canyon. It was to be their last adventure of the summer before entering college. </w:t>
      </w:r>
      <w:r w:rsidR="00A000B4">
        <w:t>Everything</w:t>
      </w:r>
      <w:r>
        <w:t xml:space="preserve"> seemed to go well for the first few hours on their decent to Horseshoe Mesa. The canyon was deceivingly beautiful. The </w:t>
      </w:r>
      <w:r w:rsidR="00A000B4">
        <w:t>vistas</w:t>
      </w:r>
      <w:r>
        <w:t xml:space="preserve"> were surreal and so was the 100 plus degree temperature. After a day of </w:t>
      </w:r>
      <w:r>
        <w:lastRenderedPageBreak/>
        <w:t xml:space="preserve">hiking the friends became dehydrated and then sick. John knew he had to do something for his </w:t>
      </w:r>
      <w:r w:rsidR="001310E2">
        <w:t>friends.</w:t>
      </w:r>
      <w:r>
        <w:t xml:space="preserve"> He needed to hike back up the canyon and go for help. Together they found a big rock to provide shade from the heat and then John left his friends with his gear, save some water and a few essentials.</w:t>
      </w:r>
    </w:p>
    <w:p w14:paraId="5E4BDF7E" w14:textId="0D7EC6EB" w:rsidR="003439BF" w:rsidRDefault="007C0FF3" w:rsidP="00B33299">
      <w:pPr>
        <w:pStyle w:val="body"/>
      </w:pPr>
      <w:r>
        <w:rPr>
          <w:rFonts w:ascii="Arial Unicode MS" w:eastAsia="Arial Unicode MS" w:hAnsi="Arial Unicode MS" w:cs="Arial Unicode MS" w:hint="eastAsia"/>
        </w:rPr>
        <w:t> </w:t>
      </w:r>
      <w:r>
        <w:t xml:space="preserve">John headed back up the canyon but soon found himself going the wrong way. After hiking back up a steep escarpment, he became lost and the climbing heat soon attacked John like his friends. He felt himself getting ill. He made his way back to where his companions were the next </w:t>
      </w:r>
      <w:r w:rsidR="001310E2">
        <w:t>day,</w:t>
      </w:r>
      <w:r>
        <w:t xml:space="preserve"> but they were gone. They were feeling better after some rest and went to find water. John set off to find his friends. Somehow missing each other in their quest, they remained separated and did not connect. By this time there was evidence that John had come back to the place where he left his friends. His backpack was open and items removed and used. Thinking John had come back and then hiked out once again his buddies left to emerge from the canyon, only to discover that John was nowhere in sight. John’s car was still where he had left it. They knew John was down in the canyon, lost. They went for help.</w:t>
      </w:r>
    </w:p>
    <w:p w14:paraId="5E4BDF7F" w14:textId="32BC14DC" w:rsidR="003439BF" w:rsidRDefault="007C0FF3" w:rsidP="00B33299">
      <w:pPr>
        <w:pStyle w:val="body"/>
      </w:pPr>
      <w:r>
        <w:t xml:space="preserve">Search and rescue crews fanned out into the canyon to search for John. Day after day they could not find him. John was sleeping during the hot days and travelling in the evening. The brilliant moon shining it’s beams of light showing him the way. John wandered the many canyons and gullies. With no food John found whatever he could to eat. Frogs somehow kept him nourished. John found water where water was not supposed to be. Spending his 19th birthday alone, John sang, Happy Birthday to himself </w:t>
      </w:r>
      <w:r w:rsidR="001310E2">
        <w:t>again</w:t>
      </w:r>
      <w:r>
        <w:t xml:space="preserve"> to keep awake and alert through his ordeal though the cooler canyon evenings.</w:t>
      </w:r>
    </w:p>
    <w:p w14:paraId="5E4BDF80" w14:textId="5CB7C406" w:rsidR="003439BF" w:rsidRDefault="007C0FF3" w:rsidP="00B33299">
      <w:pPr>
        <w:pStyle w:val="body"/>
      </w:pPr>
      <w:r>
        <w:rPr>
          <w:rFonts w:ascii="Arial Unicode MS" w:eastAsia="Arial Unicode MS" w:hAnsi="Arial Unicode MS" w:cs="Arial Unicode MS" w:hint="eastAsia"/>
        </w:rPr>
        <w:t> </w:t>
      </w:r>
      <w:r>
        <w:t xml:space="preserve">After six days John was presumed dead. Yet, he was very much alive. Some thirty miles from where he started, John spotted a lone hiker on a ridge above him. It happened to be British man walking alone along a trail. </w:t>
      </w:r>
      <w:r>
        <w:lastRenderedPageBreak/>
        <w:t xml:space="preserve">John followed the man and finally tackled him to get his attention. When John told the man who he was, he was astonished. In no shape to go up, they went down the </w:t>
      </w:r>
      <w:r w:rsidR="001310E2">
        <w:t>well-travelled</w:t>
      </w:r>
      <w:r>
        <w:t xml:space="preserve"> trail to Phantom Ranch where they called for help. John was rescued.</w:t>
      </w:r>
    </w:p>
    <w:p w14:paraId="5E4BDF81" w14:textId="557FDDEE" w:rsidR="003439BF" w:rsidRDefault="007C0FF3" w:rsidP="00B33299">
      <w:pPr>
        <w:pStyle w:val="body"/>
      </w:pPr>
      <w:r>
        <w:t>John’s complete story was finally told after 25 plus years to an audience of industry peers. John held back the emotional scars that made this journey come rushing back to him in crystal clarity as he spoke to this industry conference on survival in tough times. This story gave me pause to reflect on how John’s incredible story of survival is a parable for those of us in business today. Preparing for a journey will only help you on your trek. It does not guarantee success. The choices one makes have consequences. Choose the course you take wisely. Pursue your path. Keep going in the face of adversity. Roadblocks like steep escarpments or dangerous cliffs may make you change course. Adapt to the environment you are in. Use what you have at hand to get you through. Be creative in your approach to any situation. Participate in pensive moments and reflect on you, your goals and your situation. Perpetually move forward.</w:t>
      </w:r>
    </w:p>
    <w:p w14:paraId="5E4BDF83" w14:textId="3A95B8B8" w:rsidR="003439BF" w:rsidRDefault="007C0FF3" w:rsidP="00B33299">
      <w:pPr>
        <w:pStyle w:val="body"/>
      </w:pPr>
      <w:r>
        <w:t xml:space="preserve">John’s journey is our journey. We all enter a wilderness at times. The best </w:t>
      </w:r>
      <w:r w:rsidR="001310E2">
        <w:t>emerges</w:t>
      </w:r>
      <w:r>
        <w:t xml:space="preserve"> from the abyss, stronger and better prepared for the next adventure.</w:t>
      </w:r>
    </w:p>
    <w:p w14:paraId="5E4BDF85" w14:textId="1C6C214C" w:rsidR="003439BF" w:rsidRDefault="007C0FF3" w:rsidP="00B33299">
      <w:pPr>
        <w:pStyle w:val="body"/>
      </w:pPr>
      <w:r>
        <w:rPr>
          <w:rFonts w:ascii="Times New Roman" w:hAnsi="Times New Roman"/>
        </w:rPr>
        <w:t> </w:t>
      </w:r>
      <w:r>
        <w:t>There was a link to send Brad, the author, a personal message, I clicked.</w:t>
      </w:r>
    </w:p>
    <w:p w14:paraId="5E4BDF87" w14:textId="77777777" w:rsidR="003439BF" w:rsidRDefault="007C0FF3" w:rsidP="00B33299">
      <w:pPr>
        <w:pStyle w:val="body"/>
      </w:pPr>
      <w:r>
        <w:t>Brad,</w:t>
      </w:r>
    </w:p>
    <w:p w14:paraId="5E4BDF88" w14:textId="0D4BBF46" w:rsidR="003439BF" w:rsidRDefault="007C0FF3" w:rsidP="009264FB">
      <w:pPr>
        <w:pStyle w:val="body"/>
        <w:jc w:val="left"/>
      </w:pPr>
      <w:r>
        <w:rPr>
          <w:rFonts w:ascii="Times New Roman" w:hAnsi="Times New Roman"/>
        </w:rPr>
        <w:t xml:space="preserve">I’ve just read your post </w:t>
      </w:r>
      <w:hyperlink r:id="rId12" w:anchor="bookmark=id.wj2amrg5xyfg" w:history="1">
        <w:r w:rsidR="003439BF" w:rsidRPr="009264FB">
          <w:rPr>
            <w:rStyle w:val="Hyperlink"/>
          </w:rPr>
          <w:t>http://listentocolor.blogspot.co.uk/2009/09/will-to-survive-do-you-have-it.html#!/2009/09/will-to-survive-do-you-have-it.html</w:t>
        </w:r>
      </w:hyperlink>
      <w:r w:rsidRPr="009264FB">
        <w:rPr>
          <w:color w:val="2A6099"/>
        </w:rPr>
        <w:t xml:space="preserve"> </w:t>
      </w:r>
      <w:r w:rsidRPr="009264FB">
        <w:t xml:space="preserve"> and felt compelled to write.  Am I wise to write?  I don’t know, I just feel it’s something I </w:t>
      </w:r>
      <w:r w:rsidR="00AB0CF3" w:rsidRPr="009264FB">
        <w:t>must</w:t>
      </w:r>
      <w:r w:rsidRPr="009264FB">
        <w:t xml:space="preserve"> do.  Reach out to </w:t>
      </w:r>
      <w:r w:rsidR="00AB0CF3" w:rsidRPr="009264FB">
        <w:t>a stranger</w:t>
      </w:r>
      <w:r w:rsidRPr="009264FB">
        <w:t xml:space="preserve"> and hopefully good will come of it.</w:t>
      </w:r>
      <w:r>
        <w:rPr>
          <w:rFonts w:ascii="Times New Roman" w:hAnsi="Times New Roman"/>
        </w:rPr>
        <w:t>  </w:t>
      </w:r>
    </w:p>
    <w:p w14:paraId="5E4BDF89" w14:textId="03194377" w:rsidR="003439BF" w:rsidRDefault="007C0FF3" w:rsidP="00B33299">
      <w:pPr>
        <w:pStyle w:val="body"/>
      </w:pPr>
      <w:r>
        <w:lastRenderedPageBreak/>
        <w:t xml:space="preserve">You will have to </w:t>
      </w:r>
      <w:r w:rsidR="00AB0CF3">
        <w:t>judge;</w:t>
      </w:r>
      <w:r>
        <w:t xml:space="preserve"> am I wise to write or should I let sleeping dogs lie?  If you think it best to keep </w:t>
      </w:r>
      <w:r w:rsidR="00AB0CF3">
        <w:t>quiet,</w:t>
      </w:r>
      <w:r>
        <w:t xml:space="preserve"> please advise me to do just that, if you think my contacting you could result in good, then also, please let me know.  I am the British Person John met up with who took him to Phantom Ranch.  Would he like to hear from </w:t>
      </w:r>
      <w:r w:rsidR="00AB0CF3">
        <w:t>me,</w:t>
      </w:r>
      <w:r>
        <w:t xml:space="preserve"> or should I pass on like a ship passing in the night?  Your call.</w:t>
      </w:r>
    </w:p>
    <w:p w14:paraId="5E4BDF8A" w14:textId="77777777" w:rsidR="003439BF" w:rsidRDefault="007C0FF3" w:rsidP="00B33299">
      <w:pPr>
        <w:pStyle w:val="body"/>
      </w:pPr>
      <w:r>
        <w:t>Kind Regards,</w:t>
      </w:r>
    </w:p>
    <w:p w14:paraId="5E4BDF8B" w14:textId="77777777" w:rsidR="003439BF" w:rsidRDefault="007C0FF3" w:rsidP="00B33299">
      <w:pPr>
        <w:pStyle w:val="body"/>
      </w:pPr>
      <w:r>
        <w:t>Richard</w:t>
      </w:r>
    </w:p>
    <w:p w14:paraId="5E4BDF8D" w14:textId="055820B7" w:rsidR="003439BF" w:rsidRDefault="007C0FF3" w:rsidP="00B33299">
      <w:pPr>
        <w:pStyle w:val="body"/>
      </w:pPr>
      <w:r>
        <w:t xml:space="preserve">I shut down my computer and went </w:t>
      </w:r>
      <w:r w:rsidR="00AB0CF3">
        <w:t>home;</w:t>
      </w:r>
      <w:r>
        <w:t xml:space="preserve"> I wasn’t going to hang around hoping for a reply that might never come.  An hour and a half later an email from Brad dropped into my inbox, a further hour and a half and an email from John arrived, the die was cast.</w:t>
      </w:r>
    </w:p>
    <w:p w14:paraId="5E4BDF8E" w14:textId="486F9C09" w:rsidR="003439BF" w:rsidRDefault="007C0FF3" w:rsidP="00B33299">
      <w:pPr>
        <w:pStyle w:val="body"/>
      </w:pPr>
      <w:r>
        <w:t xml:space="preserve">Monday </w:t>
      </w:r>
      <w:r w:rsidR="00AB0CF3">
        <w:t>morning,</w:t>
      </w:r>
      <w:r>
        <w:t xml:space="preserve"> I opened my computer and replied to Brad and to John.  A conversation with Brad followed and tapered out.  John didn’t reply at all.  After two weeks I wrote to John to ask if he had got the email.  He had but he had been busy.  This wasn’t making sense.  When John did write he was very effusive but then he didn’t write at all.  Something is wrong.  I determined that John didn’t really know what to say so said nothing.  Understanding that sentiment, I’d felt the same with a pretty Ranger down the Canyon.  What is best to do?</w:t>
      </w:r>
    </w:p>
    <w:p w14:paraId="5E4BDF8F" w14:textId="77777777" w:rsidR="003439BF" w:rsidRDefault="007C0FF3" w:rsidP="00B33299">
      <w:pPr>
        <w:pStyle w:val="body"/>
      </w:pPr>
      <w:r>
        <w:t xml:space="preserve">If John and I had lived in the same country the right thing to do would be to meet up for a meal in a restaurant.  Don’t spend too long together, meet on neutral territory, ease yourselves into any friendship that may result gently and slowly.  Well, if that’s the right thing to do, it’s the right thing to do, just that Indiana is a long way away that’s all.  OK then, I’ll go to America and take John and his family out to dinner.  I started working out the details.  Who to fly with, when, what it would cost, how to get to Indiana, where to stay the night, where to go for dinner.  I was debating when to go, when I had enough </w:t>
      </w:r>
      <w:r>
        <w:lastRenderedPageBreak/>
        <w:t>money of course but apart from that why wait?  The longer I left it the more difficult it would be.</w:t>
      </w:r>
    </w:p>
    <w:p w14:paraId="5E4BDF90" w14:textId="77777777" w:rsidR="003439BF" w:rsidRDefault="007C0FF3" w:rsidP="00B33299">
      <w:pPr>
        <w:pStyle w:val="body"/>
      </w:pPr>
      <w:r>
        <w:t>I climbed into the loft, rummaged through some boxes.  Finding what I was looking for in the second box I took it downstairs.  I sealed it in a brown envelope then turned on my computer.  I looked up some web sites that hadn’t been looked at for years, finding what I was looking for I then cross checked the information against a historic almanac.  I wrote a date on the outside of the envelope then put it in my bedside cabinet where it could easily be retrieved.</w:t>
      </w:r>
    </w:p>
    <w:p w14:paraId="4EFF5127" w14:textId="77777777" w:rsidR="00AB0CF3" w:rsidRDefault="007C0FF3" w:rsidP="00B33299">
      <w:pPr>
        <w:pStyle w:val="body"/>
      </w:pPr>
      <w:r>
        <w:t>I was feeling nervous and some people noticed.  One of the Project Managers asked me what was up? </w:t>
      </w:r>
    </w:p>
    <w:p w14:paraId="29298CD6" w14:textId="77777777" w:rsidR="00AB0CF3" w:rsidRDefault="007C0FF3" w:rsidP="004B3D80">
      <w:pPr>
        <w:pStyle w:val="bdialogue"/>
      </w:pPr>
      <w:r>
        <w:t>“My past has caught up with me and my nerves are jangling”. </w:t>
      </w:r>
    </w:p>
    <w:p w14:paraId="2D7731F3" w14:textId="77777777" w:rsidR="00AB0CF3" w:rsidRDefault="007C0FF3" w:rsidP="004B3D80">
      <w:pPr>
        <w:pStyle w:val="bdialogue"/>
      </w:pPr>
      <w:r>
        <w:t>“Come on, we’re going for a coffee”. </w:t>
      </w:r>
    </w:p>
    <w:p w14:paraId="0BFFAEE2" w14:textId="6AE4D00B" w:rsidR="00AB0CF3" w:rsidRDefault="007C0FF3" w:rsidP="00B33299">
      <w:pPr>
        <w:pStyle w:val="body"/>
      </w:pPr>
      <w:r>
        <w:t xml:space="preserve">She took me downstairs, pushed me into a meeting room and sat down. </w:t>
      </w:r>
    </w:p>
    <w:p w14:paraId="0C3F0847" w14:textId="77777777" w:rsidR="00AB0CF3" w:rsidRDefault="007C0FF3" w:rsidP="004B3D80">
      <w:pPr>
        <w:pStyle w:val="bdialogue"/>
      </w:pPr>
      <w:r>
        <w:t>“What’s this all about?” </w:t>
      </w:r>
    </w:p>
    <w:p w14:paraId="48A9CDE1" w14:textId="77777777" w:rsidR="00AB0CF3" w:rsidRDefault="007C0FF3" w:rsidP="00B33299">
      <w:pPr>
        <w:pStyle w:val="body"/>
      </w:pPr>
      <w:r>
        <w:t xml:space="preserve">I told her, she was confused, </w:t>
      </w:r>
    </w:p>
    <w:p w14:paraId="40196EA1" w14:textId="77777777" w:rsidR="00AB0CF3" w:rsidRDefault="007C0FF3" w:rsidP="004B3D80">
      <w:pPr>
        <w:pStyle w:val="bdialogue"/>
      </w:pPr>
      <w:r>
        <w:t>“But you haven’t done anything wrong, what’s the problem?” </w:t>
      </w:r>
    </w:p>
    <w:p w14:paraId="55448586" w14:textId="53A1551B" w:rsidR="00AB0CF3" w:rsidRDefault="007C0FF3" w:rsidP="004B3D80">
      <w:pPr>
        <w:pStyle w:val="bdialogue"/>
      </w:pPr>
      <w:r>
        <w:t xml:space="preserve">“I think John is having difficulty with this new development in confronting his past, I don’t think he’s going to do </w:t>
      </w:r>
      <w:r w:rsidR="00AB0CF3">
        <w:t>anything,</w:t>
      </w:r>
      <w:r>
        <w:t xml:space="preserve"> and I think he’s going to regret doing nothing, I’m going to have to make sure that doesn’t happen.” </w:t>
      </w:r>
    </w:p>
    <w:p w14:paraId="65CAF704" w14:textId="77777777" w:rsidR="00AB0CF3" w:rsidRDefault="007C0FF3" w:rsidP="00B33299">
      <w:pPr>
        <w:pStyle w:val="body"/>
      </w:pPr>
      <w:r>
        <w:t xml:space="preserve">She looked at me, </w:t>
      </w:r>
    </w:p>
    <w:p w14:paraId="75617040" w14:textId="77777777" w:rsidR="00AB0CF3" w:rsidRDefault="007C0FF3" w:rsidP="004B3D80">
      <w:pPr>
        <w:pStyle w:val="bdialogue"/>
      </w:pPr>
      <w:r>
        <w:t>“</w:t>
      </w:r>
      <w:r w:rsidR="00AB0CF3">
        <w:t>Well,</w:t>
      </w:r>
      <w:r>
        <w:t xml:space="preserve"> I’m sure you’ll handle it well, you’re a much more caring person than people give you credit for and you’ll be fine.”  </w:t>
      </w:r>
    </w:p>
    <w:p w14:paraId="44442ADE" w14:textId="77777777" w:rsidR="00AB1DC1" w:rsidRDefault="007C0FF3" w:rsidP="00B33299">
      <w:pPr>
        <w:pStyle w:val="body"/>
      </w:pPr>
      <w:r>
        <w:lastRenderedPageBreak/>
        <w:t xml:space="preserve">We stood up, she gave me a hug.  A </w:t>
      </w:r>
      <w:r w:rsidR="00AB0CF3">
        <w:t>full-blown arm</w:t>
      </w:r>
      <w:r>
        <w:t xml:space="preserve"> around me and holding me against her hug.  She waited until she felt me relax then stood back.  </w:t>
      </w:r>
    </w:p>
    <w:p w14:paraId="5E4BDF91" w14:textId="23A67787" w:rsidR="003439BF" w:rsidRDefault="007C0FF3" w:rsidP="004B3D80">
      <w:pPr>
        <w:pStyle w:val="bdialogue"/>
      </w:pPr>
      <w:r>
        <w:t xml:space="preserve">“Don’t worry, you’ll be fine.  “When the time </w:t>
      </w:r>
      <w:r w:rsidR="00AB0CF3">
        <w:t>comes,</w:t>
      </w:r>
      <w:r>
        <w:t xml:space="preserve"> you’ll know what to do.”</w:t>
      </w:r>
    </w:p>
    <w:p w14:paraId="5E4BDF92" w14:textId="77E99F2F" w:rsidR="003439BF" w:rsidRDefault="007C0FF3" w:rsidP="00B33299">
      <w:pPr>
        <w:pStyle w:val="body"/>
      </w:pPr>
      <w:r>
        <w:t xml:space="preserve">I was contacted by a diversity and inclusion representative.  She had helped me a lot with my Dyslexia and although we had never </w:t>
      </w:r>
      <w:r w:rsidR="00AB1DC1">
        <w:t>met,</w:t>
      </w:r>
      <w:r>
        <w:t xml:space="preserve"> we felt we knew each other.  There was a new member of staff in my office with </w:t>
      </w:r>
      <w:r w:rsidR="00AB1DC1">
        <w:t>Dyslexia,</w:t>
      </w:r>
      <w:r>
        <w:t xml:space="preserve"> and she wanted me to speak to him.  She emailed me.  </w:t>
      </w:r>
    </w:p>
    <w:p w14:paraId="7790FBE0" w14:textId="77777777" w:rsidR="00AB1DC1" w:rsidRDefault="007C0FF3" w:rsidP="004B3D80">
      <w:pPr>
        <w:pStyle w:val="bdialogue"/>
      </w:pPr>
      <w:r>
        <w:t xml:space="preserve">“How are you?  Can you do me a favour…….” </w:t>
      </w:r>
    </w:p>
    <w:p w14:paraId="5E4BDF93" w14:textId="2C9552AA" w:rsidR="003439BF" w:rsidRDefault="007C0FF3" w:rsidP="00B33299">
      <w:pPr>
        <w:pStyle w:val="body"/>
      </w:pPr>
      <w:r>
        <w:t>I replied; </w:t>
      </w:r>
    </w:p>
    <w:p w14:paraId="242F0EE8" w14:textId="77777777" w:rsidR="00F95D9D" w:rsidRDefault="007C0FF3" w:rsidP="004B3D80">
      <w:pPr>
        <w:pStyle w:val="bdialogue"/>
      </w:pPr>
      <w:r>
        <w:t xml:space="preserve">“How am I?  Well now, there’s a question if ever there was one.  I’m </w:t>
      </w:r>
      <w:r w:rsidR="00AB1DC1">
        <w:t>fine</w:t>
      </w:r>
      <w:r>
        <w:t xml:space="preserve"> but wrestling with a dilemma that I’m planning on resolving by going way </w:t>
      </w:r>
    </w:p>
    <w:p w14:paraId="2405E75A" w14:textId="559EE4BD" w:rsidR="00F95D9D" w:rsidRDefault="007C0FF3" w:rsidP="004B3D80">
      <w:pPr>
        <w:pStyle w:val="bdialogue"/>
      </w:pPr>
      <w:r>
        <w:t>“</w:t>
      </w:r>
      <w:r w:rsidR="00F95D9D">
        <w:t>Outside</w:t>
      </w:r>
      <w:r>
        <w:t xml:space="preserve"> the box”.  </w:t>
      </w:r>
    </w:p>
    <w:p w14:paraId="5E4BDF94" w14:textId="3C5BACED" w:rsidR="003439BF" w:rsidRDefault="007C0FF3" w:rsidP="004B3D80">
      <w:pPr>
        <w:pStyle w:val="bdialogue"/>
      </w:pPr>
      <w:r>
        <w:t>Hopefully I’ll be able to afford to put my plan into action before the end of next month.”</w:t>
      </w:r>
    </w:p>
    <w:p w14:paraId="5E4BDF95" w14:textId="6F21DB59" w:rsidR="003439BF" w:rsidRDefault="007C0FF3" w:rsidP="004B3D80">
      <w:pPr>
        <w:pStyle w:val="bdialogue"/>
      </w:pPr>
      <w:r>
        <w:t>“</w:t>
      </w:r>
      <w:r w:rsidR="00AB1DC1">
        <w:t>Well,</w:t>
      </w:r>
      <w:r>
        <w:t xml:space="preserve"> they say that the dyslexic brain lends itself to innovation and enterprise! “</w:t>
      </w:r>
    </w:p>
    <w:p w14:paraId="5E4BDF96" w14:textId="77777777" w:rsidR="003439BF" w:rsidRDefault="007C0FF3" w:rsidP="004B3D80">
      <w:pPr>
        <w:pStyle w:val="bdialogue"/>
      </w:pPr>
      <w:r>
        <w:t>“Would you regard flying to America for dinner as innovative and enterprising?”</w:t>
      </w:r>
    </w:p>
    <w:p w14:paraId="5E4BDF97" w14:textId="77777777" w:rsidR="003439BF" w:rsidRDefault="007C0FF3" w:rsidP="004B3D80">
      <w:pPr>
        <w:pStyle w:val="bdialogue"/>
      </w:pPr>
      <w:r>
        <w:t>“Absolutely! “</w:t>
      </w:r>
    </w:p>
    <w:p w14:paraId="5E4BDF98" w14:textId="77777777" w:rsidR="003439BF" w:rsidRDefault="007C0FF3" w:rsidP="00B33299">
      <w:pPr>
        <w:pStyle w:val="body"/>
      </w:pPr>
      <w:r>
        <w:t>I let it drop there but she was too intrigued to let it go.</w:t>
      </w:r>
    </w:p>
    <w:p w14:paraId="5E4BDF99" w14:textId="77777777" w:rsidR="003439BF" w:rsidRDefault="007C0FF3" w:rsidP="004B3D80">
      <w:pPr>
        <w:pStyle w:val="bdialogue"/>
      </w:pPr>
      <w:r>
        <w:t>“Is America a holiday?”</w:t>
      </w:r>
    </w:p>
    <w:p w14:paraId="5E4BDF9A" w14:textId="77777777" w:rsidR="003439BF" w:rsidRDefault="007C0FF3" w:rsidP="004B3D80">
      <w:pPr>
        <w:pStyle w:val="bdialogue"/>
      </w:pPr>
      <w:r>
        <w:t>“No, America would not be a holiday as such.  It’s a long and complicated story, are you interested?”</w:t>
      </w:r>
    </w:p>
    <w:p w14:paraId="5E4BDF9B" w14:textId="05EE5D57" w:rsidR="003439BF" w:rsidRPr="00AF1AF0" w:rsidRDefault="007C0FF3" w:rsidP="004B3D80">
      <w:pPr>
        <w:pStyle w:val="bdialogue"/>
      </w:pPr>
      <w:r w:rsidRPr="00AF1AF0">
        <w:lastRenderedPageBreak/>
        <w:t>“</w:t>
      </w:r>
      <w:r w:rsidR="00AB1DC1" w:rsidRPr="00AF1AF0">
        <w:t>Yes,</w:t>
      </w:r>
      <w:r w:rsidRPr="00AF1AF0">
        <w:t xml:space="preserve"> interested in America”</w:t>
      </w:r>
    </w:p>
    <w:p w14:paraId="5E4BDF9C" w14:textId="77777777" w:rsidR="003439BF" w:rsidRPr="00AF1AF0" w:rsidRDefault="007C0FF3" w:rsidP="004B3D80">
      <w:pPr>
        <w:pStyle w:val="bdialogue"/>
      </w:pPr>
      <w:r w:rsidRPr="00AF1AF0">
        <w:t>“America, OK.  Please read this blog then let me know when you have read consumed and inwardly digested.</w:t>
      </w:r>
      <w:hyperlink r:id="rId13" w:anchor="bookmark=id.wj2amrg5xyfg" w:history="1">
        <w:r w:rsidR="003439BF" w:rsidRPr="00AF1AF0">
          <w:rPr>
            <w:rStyle w:val="Hyperlink"/>
            <w:color w:val="000000"/>
          </w:rPr>
          <w:t>http://listentocolor.blogspot.co.uk/2009/09/will-to-survive-do-you-have-it.html#!/2009/09/will-to-survive-do-you-have-it.html</w:t>
        </w:r>
      </w:hyperlink>
      <w:r w:rsidRPr="00AF1AF0">
        <w:t>”</w:t>
      </w:r>
    </w:p>
    <w:p w14:paraId="452E7C64" w14:textId="77777777" w:rsidR="00AB1DC1" w:rsidRDefault="007C0FF3" w:rsidP="00B33299">
      <w:pPr>
        <w:pStyle w:val="body"/>
      </w:pPr>
      <w:r>
        <w:t xml:space="preserve">She wasn’t impressed.  </w:t>
      </w:r>
    </w:p>
    <w:p w14:paraId="5E4BDF9D" w14:textId="3C5FE059" w:rsidR="003439BF" w:rsidRDefault="007C0FF3" w:rsidP="004B3D80">
      <w:pPr>
        <w:pStyle w:val="bdialogue"/>
      </w:pPr>
      <w:r>
        <w:t>“Ok – blog read and digested.”</w:t>
      </w:r>
    </w:p>
    <w:p w14:paraId="5E4BDF9E" w14:textId="3EE2D454" w:rsidR="003439BF" w:rsidRDefault="007C0FF3" w:rsidP="004B3D80">
      <w:pPr>
        <w:pStyle w:val="bdialogue"/>
      </w:pPr>
      <w:r>
        <w:t xml:space="preserve">“I found the blog on the </w:t>
      </w:r>
      <w:r w:rsidR="00AB1DC1">
        <w:t>20th of</w:t>
      </w:r>
      <w:r>
        <w:t xml:space="preserve"> Feb.  As it was posted in </w:t>
      </w:r>
      <w:r w:rsidR="00AB1DC1">
        <w:t>2009,</w:t>
      </w:r>
      <w:r>
        <w:t xml:space="preserve"> I don’t know why I didn’t find it sooner but that’s life.  Anyway, I then wrote to the blogger, see attached email.  Let me know if you could open the email OK.”</w:t>
      </w:r>
    </w:p>
    <w:p w14:paraId="5E4BDF9F" w14:textId="77777777" w:rsidR="003439BF" w:rsidRDefault="007C0FF3" w:rsidP="00B33299">
      <w:pPr>
        <w:pStyle w:val="body"/>
      </w:pPr>
      <w:r>
        <w:t>She must have opened the email all right.</w:t>
      </w:r>
    </w:p>
    <w:p w14:paraId="5E4BDFA0" w14:textId="77777777" w:rsidR="003439BF" w:rsidRDefault="007C0FF3" w:rsidP="004B3D80">
      <w:pPr>
        <w:pStyle w:val="bdialogue"/>
      </w:pPr>
      <w:r>
        <w:t>“B***** hel! Really! Seriously! Wow. That’s amazing. You MUST go!!!!!!!!!!!!!!!!!!!”</w:t>
      </w:r>
    </w:p>
    <w:p w14:paraId="3198E84F" w14:textId="77777777" w:rsidR="00AB1DC1" w:rsidRDefault="007C0FF3" w:rsidP="00B33299">
      <w:pPr>
        <w:pStyle w:val="body"/>
      </w:pPr>
      <w:r>
        <w:t>The last three words did it.  I emailed John</w:t>
      </w:r>
    </w:p>
    <w:p w14:paraId="748435A7" w14:textId="6EDC55B2" w:rsidR="00AB1DC1" w:rsidRDefault="007C0FF3" w:rsidP="004B3D80">
      <w:pPr>
        <w:pStyle w:val="bdialogue"/>
      </w:pPr>
      <w:r>
        <w:t xml:space="preserve"> “Are you around on the </w:t>
      </w:r>
      <w:r w:rsidR="00AB1DC1">
        <w:t>23rd of</w:t>
      </w:r>
      <w:r>
        <w:t xml:space="preserve"> May?”</w:t>
      </w:r>
    </w:p>
    <w:p w14:paraId="5E4BDFA1" w14:textId="0FD18912" w:rsidR="003439BF" w:rsidRDefault="007C0FF3" w:rsidP="00B33299">
      <w:pPr>
        <w:pStyle w:val="body"/>
      </w:pPr>
      <w:r>
        <w:t>He replied </w:t>
      </w:r>
    </w:p>
    <w:p w14:paraId="5E4BDFA3" w14:textId="6AA5DFAA" w:rsidR="003439BF" w:rsidRPr="00AF1AF0" w:rsidRDefault="007C0FF3" w:rsidP="004B3D80">
      <w:pPr>
        <w:pStyle w:val="bdialogue"/>
      </w:pPr>
      <w:r w:rsidRPr="00AF1AF0">
        <w:t>“Hi Richard,</w:t>
      </w:r>
      <w:r w:rsidR="00AB1DC1" w:rsidRPr="00AF1AF0">
        <w:t xml:space="preserve"> </w:t>
      </w:r>
      <w:r w:rsidR="00AF1AF0" w:rsidRPr="00AF1AF0">
        <w:t>yes</w:t>
      </w:r>
      <w:r w:rsidRPr="00AF1AF0">
        <w:t>, we should be at home that weekend. Are you coming in town for the Indianapolis 500 or another event? You have peaked my interest.”</w:t>
      </w:r>
    </w:p>
    <w:p w14:paraId="5E4BDFA4" w14:textId="77777777" w:rsidR="003439BF" w:rsidRDefault="007C0FF3" w:rsidP="004B3D80">
      <w:pPr>
        <w:pStyle w:val="bdialogue"/>
      </w:pPr>
      <w:r>
        <w:t>“John,</w:t>
      </w:r>
    </w:p>
    <w:p w14:paraId="5E4BDFA5" w14:textId="58BEC9E6" w:rsidR="003439BF" w:rsidRDefault="007C0FF3" w:rsidP="004B3D80">
      <w:pPr>
        <w:pStyle w:val="bdialogue"/>
      </w:pPr>
      <w:r>
        <w:t xml:space="preserve">I have heard of the Indianapolis </w:t>
      </w:r>
      <w:r w:rsidR="0081746D">
        <w:t>500,</w:t>
      </w:r>
      <w:r>
        <w:t xml:space="preserve"> but I don’t know what it is.  No, I’m coming over to take you and your family for a meal if you will allow me.  We’ve been </w:t>
      </w:r>
      <w:r>
        <w:lastRenderedPageBreak/>
        <w:t>talking of getting together again and I decided to take the bull by the horns and get something organised.</w:t>
      </w:r>
    </w:p>
    <w:p w14:paraId="5E4BDFA6" w14:textId="77777777" w:rsidR="003439BF" w:rsidRDefault="007C0FF3" w:rsidP="004B3D80">
      <w:pPr>
        <w:pStyle w:val="bdialogue"/>
      </w:pPr>
      <w:r>
        <w:t>Kind Regards,</w:t>
      </w:r>
    </w:p>
    <w:p w14:paraId="5E4BDFA7" w14:textId="77777777" w:rsidR="003439BF" w:rsidRDefault="007C0FF3" w:rsidP="004B3D80">
      <w:pPr>
        <w:pStyle w:val="bdialogue"/>
      </w:pPr>
      <w:r>
        <w:t>Richard”</w:t>
      </w:r>
    </w:p>
    <w:p w14:paraId="5E4BDFA8" w14:textId="77777777" w:rsidR="003439BF" w:rsidRDefault="007C0FF3" w:rsidP="00B33299">
      <w:pPr>
        <w:pStyle w:val="body"/>
      </w:pPr>
      <w:r>
        <w:t>Later that day I booked my flight.</w:t>
      </w:r>
    </w:p>
    <w:p w14:paraId="5E4BDFA9" w14:textId="058014C9" w:rsidR="003439BF" w:rsidRDefault="00854B58" w:rsidP="0081746D">
      <w:pPr>
        <w:pStyle w:val="aSCENEHEAD"/>
      </w:pPr>
      <w:r>
        <w:t>SCENE</w:t>
      </w:r>
      <w:r w:rsidR="0081746D">
        <w:t xml:space="preserve"> 35: REUNION</w:t>
      </w:r>
    </w:p>
    <w:p w14:paraId="28E86719" w14:textId="77777777" w:rsidR="00375867" w:rsidRDefault="007C0FF3" w:rsidP="00B33299">
      <w:pPr>
        <w:pStyle w:val="body"/>
      </w:pPr>
      <w:r>
        <w:t>The big aircraft lost height over Lake Michigan, touched down in Chicago and the weary passengers alight.  I walked out the terminal building and asked a street sweeper where to catch a bus to the Avis offices. </w:t>
      </w:r>
    </w:p>
    <w:p w14:paraId="6CBC7B9F" w14:textId="1E0EE361" w:rsidR="00375867" w:rsidRDefault="007C0FF3" w:rsidP="004B3D80">
      <w:pPr>
        <w:pStyle w:val="bdialogue"/>
      </w:pPr>
      <w:r>
        <w:t>“</w:t>
      </w:r>
      <w:r w:rsidR="00375867">
        <w:t>You</w:t>
      </w:r>
      <w:r>
        <w:t xml:space="preserve"> want that stop thurr, get a buzz with Aevis </w:t>
      </w:r>
      <w:r w:rsidR="00375867">
        <w:t>unit</w:t>
      </w:r>
      <w:r>
        <w:t xml:space="preserve">.”  </w:t>
      </w:r>
    </w:p>
    <w:p w14:paraId="77809401" w14:textId="77777777" w:rsidR="00375867" w:rsidRDefault="007C0FF3" w:rsidP="004B3D80">
      <w:pPr>
        <w:pStyle w:val="bdialogue"/>
      </w:pPr>
      <w:r>
        <w:t xml:space="preserve">“Is that the bus?”  </w:t>
      </w:r>
    </w:p>
    <w:p w14:paraId="2E42FC5B" w14:textId="77777777" w:rsidR="00375867" w:rsidRDefault="007C0FF3" w:rsidP="00B33299">
      <w:pPr>
        <w:pStyle w:val="body"/>
      </w:pPr>
      <w:r>
        <w:t>I found the accent hard to follow.</w:t>
      </w:r>
    </w:p>
    <w:p w14:paraId="5D3FD1A2" w14:textId="77777777" w:rsidR="00375867" w:rsidRDefault="007C0FF3" w:rsidP="004B3D80">
      <w:pPr>
        <w:pStyle w:val="bdialogue"/>
      </w:pPr>
      <w:r>
        <w:t xml:space="preserve">“Naw, I seed Aevis, </w:t>
      </w:r>
      <w:r w:rsidRPr="00375867">
        <w:t>yow</w:t>
      </w:r>
      <w:r>
        <w:t xml:space="preserve"> need and Aevis buzz!” </w:t>
      </w:r>
    </w:p>
    <w:p w14:paraId="5E4BDFAA" w14:textId="3DE3D603" w:rsidR="003439BF" w:rsidRDefault="007C0FF3" w:rsidP="00B33299">
      <w:pPr>
        <w:pStyle w:val="body"/>
      </w:pPr>
      <w:r>
        <w:t xml:space="preserve">Shortly a bus with Avis on the side arrived and I got on.  I saw the Avis office and got off.  My car was waiting for </w:t>
      </w:r>
      <w:r w:rsidR="000C6D08">
        <w:t>me;</w:t>
      </w:r>
      <w:r>
        <w:t xml:space="preserve"> I set up my new Sat </w:t>
      </w:r>
      <w:r w:rsidR="002F703B">
        <w:t>nav and</w:t>
      </w:r>
      <w:r>
        <w:t xml:space="preserve"> drove to the exit barrier.</w:t>
      </w:r>
    </w:p>
    <w:p w14:paraId="1ABF33E2" w14:textId="77777777" w:rsidR="00375867" w:rsidRDefault="007C0FF3" w:rsidP="004B3D80">
      <w:pPr>
        <w:pStyle w:val="bdialogue"/>
      </w:pPr>
      <w:r>
        <w:t xml:space="preserve">“Hows yoww Sirrr?”  </w:t>
      </w:r>
    </w:p>
    <w:p w14:paraId="00CC0C2F" w14:textId="77777777" w:rsidR="00375867" w:rsidRDefault="007C0FF3" w:rsidP="004B3D80">
      <w:pPr>
        <w:pStyle w:val="bdialogue"/>
      </w:pPr>
      <w:r>
        <w:t>“Terrified”. </w:t>
      </w:r>
    </w:p>
    <w:p w14:paraId="7DFD296A" w14:textId="4BBA1195" w:rsidR="00375867" w:rsidRDefault="007C0FF3" w:rsidP="004B3D80">
      <w:pPr>
        <w:pStyle w:val="bdialogue"/>
      </w:pPr>
      <w:r>
        <w:t>“Aw now cummone, it ain’t that baad.”</w:t>
      </w:r>
    </w:p>
    <w:p w14:paraId="30F43AE5" w14:textId="77777777" w:rsidR="00375867" w:rsidRDefault="007C0FF3" w:rsidP="004B3D80">
      <w:pPr>
        <w:pStyle w:val="bdialogue"/>
      </w:pPr>
      <w:r>
        <w:t>“I’m sitting in the passenger’s seat, I’m driving on the wrong side of the road and there’s no clutch.”</w:t>
      </w:r>
    </w:p>
    <w:p w14:paraId="4CFE77C4" w14:textId="3C4162B0" w:rsidR="00375867" w:rsidRDefault="007C0FF3" w:rsidP="004B3D80">
      <w:pPr>
        <w:pStyle w:val="bdialogue"/>
      </w:pPr>
      <w:r>
        <w:t xml:space="preserve">“Aww, you’ll be fine, it’s eazzy.”  </w:t>
      </w:r>
    </w:p>
    <w:p w14:paraId="6BC6DA6A" w14:textId="77777777" w:rsidR="00375867" w:rsidRDefault="007C0FF3" w:rsidP="00B33299">
      <w:pPr>
        <w:pStyle w:val="body"/>
      </w:pPr>
      <w:r>
        <w:t xml:space="preserve">And with that she raised the barrier and allowed me out into the traffic which was </w:t>
      </w:r>
      <w:r w:rsidR="00375867">
        <w:t>busy</w:t>
      </w:r>
      <w:r>
        <w:t xml:space="preserve"> and that helped because whether I turned left or right I diligently followed the vehicle in front. The sat nav took me to </w:t>
      </w:r>
      <w:r>
        <w:lastRenderedPageBreak/>
        <w:t xml:space="preserve">my hotel with the precision of a heat seeking missile.  The next day I got up, had breakfast then drove into </w:t>
      </w:r>
      <w:r w:rsidR="00375867">
        <w:t>downtown</w:t>
      </w:r>
      <w:r>
        <w:t xml:space="preserve"> Chicago and stopped at a </w:t>
      </w:r>
      <w:r w:rsidR="00375867">
        <w:t>picture framer</w:t>
      </w:r>
      <w:r>
        <w:t xml:space="preserve"> I had previously contacted.  I handed over a brown envelope with a date written on it.  It contained a single large dirty creased sheet of paper.  Printed on both sides, a long division sum in one margin.  </w:t>
      </w:r>
    </w:p>
    <w:p w14:paraId="5E4BDFAB" w14:textId="4EB408EA" w:rsidR="003439BF" w:rsidRDefault="007C0FF3" w:rsidP="004B3D80">
      <w:pPr>
        <w:pStyle w:val="bdialogue"/>
      </w:pPr>
      <w:r>
        <w:t>“I’d like this framed, and could you add a title block please?”</w:t>
      </w:r>
    </w:p>
    <w:p w14:paraId="5E4BDFAC" w14:textId="77777777" w:rsidR="003439BF" w:rsidRPr="002F703B" w:rsidRDefault="007C0FF3" w:rsidP="00B33299">
      <w:pPr>
        <w:pStyle w:val="body"/>
      </w:pPr>
      <w:r w:rsidRPr="002F703B">
        <w:t>The title block read:</w:t>
      </w:r>
    </w:p>
    <w:p w14:paraId="5E4BDFAD" w14:textId="77777777" w:rsidR="003439BF" w:rsidRPr="002F703B" w:rsidRDefault="007C0FF3" w:rsidP="00B33299">
      <w:pPr>
        <w:pStyle w:val="body"/>
      </w:pPr>
      <w:r w:rsidRPr="002F703B">
        <w:t>The map that guided us to Phantom Ranch, 22nd August 1980</w:t>
      </w:r>
    </w:p>
    <w:p w14:paraId="5E4BDFAE" w14:textId="77777777" w:rsidR="003439BF" w:rsidRPr="002F703B" w:rsidRDefault="007C0FF3" w:rsidP="00B33299">
      <w:pPr>
        <w:pStyle w:val="body"/>
      </w:pPr>
      <w:r w:rsidRPr="002F703B">
        <w:t>Presented to John Fountain by Richard Hignett 23rd May 2015</w:t>
      </w:r>
    </w:p>
    <w:p w14:paraId="5E4BDFAF" w14:textId="2C694C97" w:rsidR="003439BF" w:rsidRDefault="007C0FF3" w:rsidP="00B33299">
      <w:pPr>
        <w:pStyle w:val="body"/>
      </w:pPr>
      <w:r>
        <w:t xml:space="preserve">The picture framer chatted while he worked and </w:t>
      </w:r>
      <w:r w:rsidR="00170315">
        <w:t>soon,</w:t>
      </w:r>
      <w:r>
        <w:t xml:space="preserve"> he knew what the story was.  When the job was </w:t>
      </w:r>
      <w:r w:rsidR="00170315">
        <w:t>done,</w:t>
      </w:r>
      <w:r>
        <w:t xml:space="preserve"> he declined payment.  I insisted but told the framer that he was free to give the money to charity if he wanted.  I then set off on the Interstate, I still had 140 miles to go, I checked my route on my old atlas of the USA, battered and torn after living in my rucksack for many weeks.  After a few hours I was nearing my destination, the sat nav was telling me to turn here and turn there, I couldn’t keep track of where I was on my atlas.</w:t>
      </w:r>
    </w:p>
    <w:p w14:paraId="55B8699C" w14:textId="77777777" w:rsidR="00170315" w:rsidRDefault="00170315" w:rsidP="00B33299">
      <w:pPr>
        <w:pStyle w:val="body"/>
      </w:pPr>
      <w:r>
        <w:t>Apparently,</w:t>
      </w:r>
      <w:r w:rsidR="007C0FF3">
        <w:t xml:space="preserve"> I had arrived at my destination, but it didn’t look right, I looked around.  Ah, I had been expecting to approach from the </w:t>
      </w:r>
      <w:r>
        <w:t>South,</w:t>
      </w:r>
      <w:r w:rsidR="007C0FF3">
        <w:t xml:space="preserve"> but the Sat Nav had brought me in from the North, John’s big house was over there I realised.  There were two men, Father and Son, looking at the tires on a car.  I got out and approached them, they stood up, Father looked at me. </w:t>
      </w:r>
    </w:p>
    <w:p w14:paraId="26738561" w14:textId="360CDDCE" w:rsidR="00170315" w:rsidRDefault="007C0FF3" w:rsidP="004B3D80">
      <w:pPr>
        <w:pStyle w:val="bdialogue"/>
      </w:pPr>
      <w:r>
        <w:t>“</w:t>
      </w:r>
      <w:r w:rsidR="00170315">
        <w:t>Richard,</w:t>
      </w:r>
      <w:r>
        <w:t xml:space="preserve"> I presume?”</w:t>
      </w:r>
    </w:p>
    <w:p w14:paraId="584EDE59" w14:textId="77777777" w:rsidR="00170315" w:rsidRDefault="007C0FF3" w:rsidP="00B33299">
      <w:pPr>
        <w:pStyle w:val="body"/>
      </w:pPr>
      <w:r>
        <w:t>I stared at him for a second. </w:t>
      </w:r>
    </w:p>
    <w:p w14:paraId="10A41451" w14:textId="77777777" w:rsidR="00170315" w:rsidRDefault="007C0FF3" w:rsidP="004B3D80">
      <w:pPr>
        <w:pStyle w:val="bdialogue"/>
      </w:pPr>
      <w:r>
        <w:t>“Yes, I think I recognise you”.</w:t>
      </w:r>
    </w:p>
    <w:p w14:paraId="5E4BDFB0" w14:textId="0943FF41" w:rsidR="003439BF" w:rsidRDefault="007C0FF3" w:rsidP="00B33299">
      <w:pPr>
        <w:pStyle w:val="body"/>
      </w:pPr>
      <w:r>
        <w:t>It was John.</w:t>
      </w:r>
    </w:p>
    <w:p w14:paraId="5E4BDFB2" w14:textId="6C2CC4ED" w:rsidR="003439BF" w:rsidRDefault="00F95D9D" w:rsidP="00170315">
      <w:pPr>
        <w:pStyle w:val="aSCENEHEAD"/>
      </w:pPr>
      <w:r>
        <w:lastRenderedPageBreak/>
        <w:t>SCENE</w:t>
      </w:r>
      <w:r w:rsidR="00170315">
        <w:t xml:space="preserve"> 36: JOURNEY’S END </w:t>
      </w:r>
    </w:p>
    <w:p w14:paraId="7FFDAC0D" w14:textId="5B502CC9" w:rsidR="00112B66" w:rsidRDefault="007C0FF3" w:rsidP="00B33299">
      <w:pPr>
        <w:pStyle w:val="body"/>
      </w:pPr>
      <w:r>
        <w:t xml:space="preserve">I was stood in John’s kitchen when there was some commotion at the back door, someone else had arrived.  I heard John’s wife say, </w:t>
      </w:r>
    </w:p>
    <w:p w14:paraId="5420A4A0" w14:textId="77777777" w:rsidR="00112B66" w:rsidRDefault="007C0FF3" w:rsidP="004B3D80">
      <w:pPr>
        <w:pStyle w:val="bdialogue"/>
      </w:pPr>
      <w:r>
        <w:t xml:space="preserve">“Oh, he’s already here.” </w:t>
      </w:r>
    </w:p>
    <w:p w14:paraId="5F20BFC6" w14:textId="77777777" w:rsidR="00112B66" w:rsidRDefault="00112B66" w:rsidP="00B33299">
      <w:pPr>
        <w:pStyle w:val="body"/>
      </w:pPr>
      <w:r>
        <w:t>a stranger</w:t>
      </w:r>
      <w:r w:rsidR="007C0FF3">
        <w:t xml:space="preserve"> walked up to me, took my hand in both of his, shook in warmly, looked me hard in the eye, and </w:t>
      </w:r>
      <w:r>
        <w:t>said,</w:t>
      </w:r>
      <w:r w:rsidR="007C0FF3">
        <w:t xml:space="preserve"> </w:t>
      </w:r>
    </w:p>
    <w:p w14:paraId="2CC5292E" w14:textId="77777777" w:rsidR="00112B66" w:rsidRDefault="007C0FF3" w:rsidP="004B3D80">
      <w:pPr>
        <w:pStyle w:val="bdialogue"/>
      </w:pPr>
      <w:r>
        <w:t>“Thank you.”</w:t>
      </w:r>
    </w:p>
    <w:p w14:paraId="5E4BDFB4" w14:textId="4C9BBFB6" w:rsidR="003439BF" w:rsidRDefault="007C0FF3" w:rsidP="00B33299">
      <w:pPr>
        <w:pStyle w:val="body"/>
      </w:pPr>
      <w:r>
        <w:t xml:space="preserve">with more sincerity </w:t>
      </w:r>
      <w:r w:rsidR="00112B66">
        <w:t>than</w:t>
      </w:r>
      <w:r>
        <w:t xml:space="preserve"> I have ever heard those words used before.  I found it quite moving.  Transpired it was John’s elder Brother. </w:t>
      </w:r>
    </w:p>
    <w:p w14:paraId="5E4BDFB6" w14:textId="77777777" w:rsidR="003439BF" w:rsidRDefault="007C0FF3" w:rsidP="00B33299">
      <w:pPr>
        <w:pStyle w:val="body"/>
      </w:pPr>
      <w:r>
        <w:t>That evening we sat down to a B-B-Q with John and his family.  I got the feeling that for them, there had always been unfinished business.  A stranger had blundered into their lives, taken John to safety, then quietly disappeared.  There had been no chance to chat, no chance to gauge the mettle of the man.  Who was he?  Why was he who he was?  Did he have horns?  Did he wear a cape and underpants outside his trousers?  I think they discovered I was just a regular Joe, but not quite.  I was the one who would do what is right, I would take the difficult path if it was the right one.  I’d take the difficult decision and go hang the consequences.  I was quite happy to walk my path alone if no one else wanted to join me and I’d live with my decision.</w:t>
      </w:r>
    </w:p>
    <w:p w14:paraId="5E4BDFB8" w14:textId="77777777" w:rsidR="003439BF" w:rsidRDefault="007C0FF3" w:rsidP="00B33299">
      <w:pPr>
        <w:pStyle w:val="body"/>
      </w:pPr>
      <w:r>
        <w:t>We reminisced on that extraordinary encounter, how fate and a rugged map had guided us together in a place where time and terrain both conspired against survival. I gave John the framed map, and for a moment, silence replaced speech. There was a weight to that handover, a mutual understanding that no words could truly match.</w:t>
      </w:r>
    </w:p>
    <w:p w14:paraId="5E4BDFBA" w14:textId="734212EF" w:rsidR="003439BF" w:rsidRDefault="007C0FF3" w:rsidP="00B33299">
      <w:pPr>
        <w:pStyle w:val="body"/>
      </w:pPr>
      <w:r>
        <w:t xml:space="preserve">As the evening unfolded, it was clear to me that John had grown into a man of resilience and wisdom. He had done well for </w:t>
      </w:r>
      <w:r w:rsidR="00112B66">
        <w:t>himself and</w:t>
      </w:r>
      <w:r>
        <w:t xml:space="preserve"> seeing him surrounded by love and family brought a deep peace to my heart. I had come not just to deliver a map, but to lay something to rest within myself and for ourselves. </w:t>
      </w:r>
    </w:p>
    <w:p w14:paraId="5E4BDFBC" w14:textId="51A21921" w:rsidR="003439BF" w:rsidRDefault="007C0FF3" w:rsidP="00B33299">
      <w:pPr>
        <w:pStyle w:val="body"/>
      </w:pPr>
      <w:r>
        <w:lastRenderedPageBreak/>
        <w:t xml:space="preserve">The next day John and four of his friends took me to the Indianapolis 500.  It’s a </w:t>
      </w:r>
      <w:r w:rsidR="00112B66">
        <w:t>500-mile</w:t>
      </w:r>
      <w:r>
        <w:t xml:space="preserve"> race completed by doing 200 laps of a </w:t>
      </w:r>
      <w:r w:rsidR="00112B66">
        <w:t>two-and-a-half-mile</w:t>
      </w:r>
      <w:r>
        <w:t xml:space="preserve"> circuit in cars more powerful than Formula 1.  We all met up and parked the two cars.  The gazebo came out, and the cooker, and breakfast was enjoyed by all, also extra food was cooked that we took onto the stands to have for lunch.  Everyone was quite subdued, I think they didn't quite know what to say, there’s no advice in books on etiquette on what to ask the man who 35 years earlier saved your friend’s life.  They loosened up after a while though and I remember being asked </w:t>
      </w:r>
    </w:p>
    <w:p w14:paraId="5E4BDFBD" w14:textId="77777777" w:rsidR="003439BF" w:rsidRDefault="007C0FF3" w:rsidP="004B3D80">
      <w:pPr>
        <w:pStyle w:val="bdialogue"/>
      </w:pPr>
      <w:r>
        <w:t>“What is it like to know you have saved someone’s life?”</w:t>
      </w:r>
    </w:p>
    <w:p w14:paraId="5E4BDFBE" w14:textId="77777777" w:rsidR="003439BF" w:rsidRDefault="007C0FF3" w:rsidP="004B3D80">
      <w:pPr>
        <w:pStyle w:val="bdialogue"/>
      </w:pPr>
      <w:r>
        <w:t>“What’s it like?”</w:t>
      </w:r>
    </w:p>
    <w:p w14:paraId="5E4BDFBF" w14:textId="77777777" w:rsidR="003439BF" w:rsidRDefault="007C0FF3" w:rsidP="004B3D80">
      <w:pPr>
        <w:pStyle w:val="bdialogue"/>
      </w:pPr>
      <w:r>
        <w:t>“Yes, you know, to know, you’ve saved someone’s life!”</w:t>
      </w:r>
    </w:p>
    <w:p w14:paraId="5E4BDFC0" w14:textId="77777777" w:rsidR="003439BF" w:rsidRDefault="007C0FF3" w:rsidP="004B3D80">
      <w:pPr>
        <w:pStyle w:val="bdialogue"/>
      </w:pPr>
      <w:r>
        <w:t>“It’s like peeing in your pants wearing a dark suit,”</w:t>
      </w:r>
    </w:p>
    <w:p w14:paraId="5E4BDFC2" w14:textId="77777777" w:rsidR="003439BF" w:rsidRDefault="007C0FF3" w:rsidP="00B33299">
      <w:pPr>
        <w:pStyle w:val="body"/>
      </w:pPr>
      <w:r>
        <w:t>He looked perplexed for a second then his face lit up.</w:t>
      </w:r>
    </w:p>
    <w:p w14:paraId="5E4BDFC3" w14:textId="77777777" w:rsidR="003439BF" w:rsidRDefault="003439BF">
      <w:pPr>
        <w:pStyle w:val="BodyText"/>
        <w:spacing w:after="0"/>
        <w:rPr>
          <w:rFonts w:ascii="Times New Roman" w:hAnsi="Times New Roman"/>
          <w:color w:val="000000"/>
        </w:rPr>
      </w:pPr>
    </w:p>
    <w:p w14:paraId="5E4BDFC4" w14:textId="23521782" w:rsidR="003439BF" w:rsidRDefault="007C0FF3" w:rsidP="004B3D80">
      <w:pPr>
        <w:pStyle w:val="bdialogue"/>
      </w:pPr>
      <w:r>
        <w:t>“</w:t>
      </w:r>
      <w:r w:rsidR="00112B66">
        <w:t>Oh,</w:t>
      </w:r>
      <w:r>
        <w:t xml:space="preserve"> I get it, makes you feel nice and </w:t>
      </w:r>
      <w:r w:rsidR="00112B66">
        <w:t>warm,</w:t>
      </w:r>
      <w:r>
        <w:t xml:space="preserve"> but nobody notices.”</w:t>
      </w:r>
    </w:p>
    <w:p w14:paraId="5E4BDFC5" w14:textId="77777777" w:rsidR="003439BF" w:rsidRDefault="007C0FF3" w:rsidP="004B3D80">
      <w:pPr>
        <w:pStyle w:val="bdialogue"/>
      </w:pPr>
      <w:r>
        <w:t>“That pretty well sums it up.”</w:t>
      </w:r>
    </w:p>
    <w:p w14:paraId="5E4BDFC7" w14:textId="77777777" w:rsidR="003439BF" w:rsidRDefault="007C0FF3" w:rsidP="00B33299">
      <w:pPr>
        <w:pStyle w:val="body"/>
      </w:pPr>
      <w:r>
        <w:t>I was also asked what I thought when I first met John.</w:t>
      </w:r>
    </w:p>
    <w:p w14:paraId="5E4BDFC8" w14:textId="77777777" w:rsidR="003439BF" w:rsidRDefault="003439BF">
      <w:pPr>
        <w:pStyle w:val="BodyText"/>
        <w:spacing w:after="0"/>
        <w:rPr>
          <w:rFonts w:ascii="Times New Roman" w:hAnsi="Times New Roman"/>
          <w:color w:val="000000"/>
        </w:rPr>
      </w:pPr>
    </w:p>
    <w:p w14:paraId="5E4BDFC9" w14:textId="5A9A7BF9" w:rsidR="003439BF" w:rsidRDefault="007C0FF3" w:rsidP="004B3D80">
      <w:pPr>
        <w:pStyle w:val="bdialogue"/>
      </w:pPr>
      <w:r>
        <w:t xml:space="preserve">“I didn’t believe a word he was telling </w:t>
      </w:r>
      <w:r w:rsidR="00112B66">
        <w:t>me;</w:t>
      </w:r>
      <w:r>
        <w:t xml:space="preserve"> I thought he’d made it all up.”</w:t>
      </w:r>
    </w:p>
    <w:p w14:paraId="5E4BDFCA" w14:textId="77777777" w:rsidR="003439BF" w:rsidRDefault="007C0FF3" w:rsidP="004B3D80">
      <w:pPr>
        <w:pStyle w:val="bdialogue"/>
      </w:pPr>
      <w:r>
        <w:t>“What really, you didn’t believe him?”</w:t>
      </w:r>
    </w:p>
    <w:p w14:paraId="70FEEBC7" w14:textId="798138A5" w:rsidR="00112B66" w:rsidRDefault="007C0FF3" w:rsidP="004B3D80">
      <w:pPr>
        <w:pStyle w:val="bdialogue"/>
      </w:pPr>
      <w:r>
        <w:t xml:space="preserve">“No, but I couldn’t leave him </w:t>
      </w:r>
      <w:r w:rsidR="00112B66">
        <w:t>behind,</w:t>
      </w:r>
      <w:r>
        <w:t xml:space="preserve"> so I took him with me, and as we walked and </w:t>
      </w:r>
      <w:r w:rsidR="001E2509">
        <w:t>talked,</w:t>
      </w:r>
      <w:r>
        <w:t xml:space="preserve"> I slowly realised there was a lot more to the situation than I had at first realised. </w:t>
      </w:r>
    </w:p>
    <w:p w14:paraId="5E4BDFCB" w14:textId="7AE16F4B" w:rsidR="003439BF" w:rsidRDefault="007C0FF3" w:rsidP="004B3D80">
      <w:pPr>
        <w:pStyle w:val="bdialogue"/>
      </w:pPr>
      <w:r>
        <w:lastRenderedPageBreak/>
        <w:t>“By the time we got to Phantom ranch I was solely focused on getting him safely out.”</w:t>
      </w:r>
    </w:p>
    <w:p w14:paraId="5E4BDFCD" w14:textId="5F5BA2D8" w:rsidR="003439BF" w:rsidRDefault="007C0FF3" w:rsidP="00B33299">
      <w:pPr>
        <w:pStyle w:val="body"/>
      </w:pPr>
      <w:r>
        <w:t xml:space="preserve">On the Monday we parted with firm handshakes, and it confirmed my belief that if you do the right thing, no matter how difficult it may appear, it is always a lot easier looking back and the knowledge that you have done the right thing is </w:t>
      </w:r>
      <w:r w:rsidR="002F703B">
        <w:t>its</w:t>
      </w:r>
      <w:r>
        <w:t xml:space="preserve"> own reward.  There were no grand farewells, just the quiet contentment that comes with a story finished properly, a circle finally closed.</w:t>
      </w:r>
    </w:p>
    <w:p w14:paraId="5E4BDFCF" w14:textId="5E500CD3" w:rsidR="003439BF" w:rsidRDefault="007C0FF3" w:rsidP="00B33299">
      <w:pPr>
        <w:pStyle w:val="body"/>
      </w:pPr>
      <w:r>
        <w:t>Journey’s End</w:t>
      </w:r>
    </w:p>
    <w:p w14:paraId="5E4BDFD0" w14:textId="77777777" w:rsidR="003439BF" w:rsidRDefault="007C0FF3" w:rsidP="00B33299">
      <w:pPr>
        <w:pStyle w:val="body"/>
      </w:pPr>
      <w:r>
        <w:t>Put a picture in here.</w:t>
      </w:r>
    </w:p>
    <w:p w14:paraId="5E4BDFD1" w14:textId="64F98D8B" w:rsidR="003439BF" w:rsidRDefault="007C0FF3" w:rsidP="00B33299">
      <w:pPr>
        <w:pStyle w:val="body"/>
      </w:pPr>
      <w:r>
        <w:t xml:space="preserve">John, The Author, John’s older </w:t>
      </w:r>
      <w:r w:rsidR="001E2509">
        <w:t>brother (</w:t>
      </w:r>
      <w:r>
        <w:t>Photo)</w:t>
      </w:r>
    </w:p>
    <w:p w14:paraId="62A0E7F7" w14:textId="77777777" w:rsidR="00F95D9D" w:rsidRDefault="007C0FF3" w:rsidP="00B33299">
      <w:pPr>
        <w:pStyle w:val="body"/>
      </w:pPr>
      <w:r>
        <w:t xml:space="preserve">When I got back to work my mate asked how it had gone, I told him the gist of it.  </w:t>
      </w:r>
    </w:p>
    <w:p w14:paraId="5E4BDFD2" w14:textId="0C8B9A08" w:rsidR="003439BF" w:rsidRDefault="007C0FF3" w:rsidP="004B3D80">
      <w:pPr>
        <w:pStyle w:val="bdialogue"/>
      </w:pPr>
      <w:r>
        <w:t>“Well, if God chose a crusty old heathen like you to be someone’s guardian angel it just goes to show what a sense of humour the guy has.”</w:t>
      </w:r>
    </w:p>
    <w:p w14:paraId="5E4BDFD4" w14:textId="6A97E6D5" w:rsidR="003439BF" w:rsidRDefault="002F703B" w:rsidP="001E2509">
      <w:pPr>
        <w:pStyle w:val="aSCENEHEAD"/>
      </w:pPr>
      <w:r>
        <w:t>SCENE</w:t>
      </w:r>
      <w:r w:rsidR="001E2509">
        <w:t xml:space="preserve"> 37:  RETURN TO THE CANYON 2015</w:t>
      </w:r>
    </w:p>
    <w:p w14:paraId="60739A43" w14:textId="77777777" w:rsidR="001E2509" w:rsidRDefault="007C0FF3" w:rsidP="00B33299">
      <w:pPr>
        <w:pStyle w:val="body"/>
      </w:pPr>
      <w:r>
        <w:t xml:space="preserve">6 months later I was back in America, this time in Arizona.  John had invited me to join him on his annual pilgrimage back to the canyon.  We were based at John’s Sister-in-laws in Phoenix and went on a </w:t>
      </w:r>
      <w:r w:rsidR="001E2509">
        <w:t>6-day</w:t>
      </w:r>
      <w:r>
        <w:t xml:space="preserve"> hike in the Canyon followed by thanksgiving dinner and a week of vacation.  At the dinner I made a point of circulating among the 40 or so guests.  </w:t>
      </w:r>
    </w:p>
    <w:p w14:paraId="515C3843" w14:textId="1832F46B" w:rsidR="001E2509" w:rsidRDefault="007C0FF3" w:rsidP="004B3D80">
      <w:pPr>
        <w:pStyle w:val="bdialogue"/>
      </w:pPr>
      <w:r>
        <w:t>“Hello, I’m Richard, a friend of John’s.”</w:t>
      </w:r>
    </w:p>
    <w:p w14:paraId="64D12E65" w14:textId="77777777" w:rsidR="001E2509" w:rsidRDefault="007C0FF3" w:rsidP="00B33299">
      <w:pPr>
        <w:pStyle w:val="body"/>
      </w:pPr>
      <w:r>
        <w:t xml:space="preserve">Half of them quietly responded, </w:t>
      </w:r>
    </w:p>
    <w:p w14:paraId="2CF4596C" w14:textId="1BF6DE35" w:rsidR="001E2509" w:rsidRDefault="007C0FF3" w:rsidP="004B3D80">
      <w:pPr>
        <w:pStyle w:val="bdialogue"/>
      </w:pPr>
      <w:r>
        <w:t>“Yes, I know who you are.</w:t>
      </w:r>
      <w:r w:rsidR="00F25A39">
        <w:t>”</w:t>
      </w:r>
    </w:p>
    <w:p w14:paraId="3E2EDE49" w14:textId="77777777" w:rsidR="001E2509" w:rsidRDefault="007C0FF3" w:rsidP="00B33299">
      <w:pPr>
        <w:pStyle w:val="body"/>
      </w:pPr>
      <w:r>
        <w:t xml:space="preserve">the other half responded equally quietly </w:t>
      </w:r>
    </w:p>
    <w:p w14:paraId="6194305E" w14:textId="63670AFB" w:rsidR="001E2509" w:rsidRDefault="00F25A39" w:rsidP="004B3D80">
      <w:pPr>
        <w:pStyle w:val="bdialogue"/>
      </w:pPr>
      <w:r>
        <w:t>“</w:t>
      </w:r>
      <w:r w:rsidR="001E2509">
        <w:t>Ah</w:t>
      </w:r>
      <w:r w:rsidR="007C0FF3">
        <w:t xml:space="preserve">, so you’re Richard.”   </w:t>
      </w:r>
    </w:p>
    <w:p w14:paraId="5E4BDFD6" w14:textId="1A0EDD4C" w:rsidR="003439BF" w:rsidRDefault="007C0FF3" w:rsidP="00B33299">
      <w:pPr>
        <w:pStyle w:val="body"/>
      </w:pPr>
      <w:r>
        <w:t xml:space="preserve">I will never forget that Thanksgiving dinner, I have never felt so </w:t>
      </w:r>
      <w:r w:rsidR="001E2509">
        <w:t>surrounded</w:t>
      </w:r>
      <w:r>
        <w:t xml:space="preserve"> by quiet and understated affection as I was by the 40 people who sat down to </w:t>
      </w:r>
      <w:r>
        <w:lastRenderedPageBreak/>
        <w:t xml:space="preserve">dinner that day.  Later we were sat round the fire pit, a family friend had arrived with her boyfriend.  </w:t>
      </w:r>
    </w:p>
    <w:p w14:paraId="5E4BDFD8" w14:textId="77777777" w:rsidR="003439BF" w:rsidRDefault="007C0FF3" w:rsidP="00B33299">
      <w:pPr>
        <w:pStyle w:val="body"/>
      </w:pPr>
      <w:r>
        <w:t xml:space="preserve">After a while she looked at me quizzically.  </w:t>
      </w:r>
    </w:p>
    <w:p w14:paraId="5E4BDFDA" w14:textId="77777777" w:rsidR="003439BF" w:rsidRDefault="007C0FF3" w:rsidP="004B3D80">
      <w:pPr>
        <w:pStyle w:val="bdialogue"/>
      </w:pPr>
      <w:r>
        <w:t xml:space="preserve">“Are you from Indiana?”  </w:t>
      </w:r>
    </w:p>
    <w:p w14:paraId="5E4BDFDB" w14:textId="77777777" w:rsidR="003439BF" w:rsidRDefault="007C0FF3" w:rsidP="004B3D80">
      <w:pPr>
        <w:pStyle w:val="bdialogue"/>
      </w:pPr>
      <w:r>
        <w:t>“No, I’m from Britain.”</w:t>
      </w:r>
    </w:p>
    <w:p w14:paraId="5E4BDFDD" w14:textId="77777777" w:rsidR="003439BF" w:rsidRDefault="007C0FF3" w:rsidP="00B33299">
      <w:pPr>
        <w:pStyle w:val="body"/>
      </w:pPr>
      <w:r>
        <w:t>Our host Don interjected.</w:t>
      </w:r>
    </w:p>
    <w:p w14:paraId="5E4BDFDF" w14:textId="77777777" w:rsidR="003439BF" w:rsidRDefault="007C0FF3" w:rsidP="004B3D80">
      <w:pPr>
        <w:pStyle w:val="bdialogue"/>
      </w:pPr>
      <w:r>
        <w:t xml:space="preserve">“And he means Britain, old Britain.”  </w:t>
      </w:r>
    </w:p>
    <w:p w14:paraId="5E4BDFE0" w14:textId="77777777" w:rsidR="003439BF" w:rsidRDefault="007C0FF3" w:rsidP="004B3D80">
      <w:pPr>
        <w:pStyle w:val="bdialogue"/>
      </w:pPr>
      <w:r>
        <w:t>“I’m a friend of John’s” I added.</w:t>
      </w:r>
    </w:p>
    <w:p w14:paraId="26B5EF62" w14:textId="77777777" w:rsidR="00F95D9D" w:rsidRDefault="007C0FF3" w:rsidP="004B3D80">
      <w:pPr>
        <w:pStyle w:val="bdialogue"/>
      </w:pPr>
      <w:r>
        <w:t xml:space="preserve">“A friend!” </w:t>
      </w:r>
    </w:p>
    <w:p w14:paraId="10337E93" w14:textId="77777777" w:rsidR="00F95D9D" w:rsidRDefault="007C0FF3" w:rsidP="00F95D9D">
      <w:pPr>
        <w:pStyle w:val="body"/>
      </w:pPr>
      <w:r>
        <w:t>Don interjected</w:t>
      </w:r>
      <w:r w:rsidR="00F25A39">
        <w:t>,</w:t>
      </w:r>
    </w:p>
    <w:p w14:paraId="5E4BDFE1" w14:textId="2CAD521A" w:rsidR="003439BF" w:rsidRDefault="00F25A39" w:rsidP="004B3D80">
      <w:pPr>
        <w:pStyle w:val="bdialogue"/>
      </w:pPr>
      <w:r>
        <w:t>” A</w:t>
      </w:r>
      <w:r w:rsidR="007C0FF3">
        <w:t xml:space="preserve"> friend, you saved his frikkin’ life!”</w:t>
      </w:r>
    </w:p>
    <w:p w14:paraId="5E4BDFE3" w14:textId="77777777" w:rsidR="003439BF" w:rsidRDefault="007C0FF3" w:rsidP="00B33299">
      <w:pPr>
        <w:pStyle w:val="body"/>
      </w:pPr>
      <w:r>
        <w:t>The girl looked perplexed.</w:t>
      </w:r>
    </w:p>
    <w:p w14:paraId="5E4BDFE4" w14:textId="77777777" w:rsidR="003439BF" w:rsidRDefault="003439BF">
      <w:pPr>
        <w:spacing w:line="276" w:lineRule="auto"/>
        <w:rPr>
          <w:rFonts w:ascii="Times New Roman" w:hAnsi="Times New Roman" w:cs="Times New Roman"/>
        </w:rPr>
      </w:pPr>
    </w:p>
    <w:p w14:paraId="5E4BDFE5" w14:textId="77777777" w:rsidR="003439BF" w:rsidRDefault="007C0FF3" w:rsidP="004B3D80">
      <w:pPr>
        <w:pStyle w:val="bdialogue"/>
      </w:pPr>
      <w:r>
        <w:t>“Tell her the Story Don.”</w:t>
      </w:r>
    </w:p>
    <w:p w14:paraId="2CDE0C3A" w14:textId="77777777" w:rsidR="00F25A39" w:rsidRDefault="007C0FF3" w:rsidP="004B3D80">
      <w:pPr>
        <w:pStyle w:val="bdialogue"/>
      </w:pPr>
      <w:r>
        <w:t xml:space="preserve">“Oh no, you tell her the story.” </w:t>
      </w:r>
    </w:p>
    <w:p w14:paraId="5E4BDFE6" w14:textId="0C3E4F69" w:rsidR="003439BF" w:rsidRDefault="00F25A39" w:rsidP="00B33299">
      <w:pPr>
        <w:pStyle w:val="body"/>
      </w:pPr>
      <w:r>
        <w:t>So,</w:t>
      </w:r>
      <w:r w:rsidR="007C0FF3">
        <w:t xml:space="preserve"> I did.</w:t>
      </w:r>
    </w:p>
    <w:p w14:paraId="5E4BDFE8" w14:textId="4B26E61E" w:rsidR="003439BF" w:rsidRDefault="007C0FF3" w:rsidP="00B33299">
      <w:pPr>
        <w:pStyle w:val="body"/>
      </w:pPr>
      <w:r>
        <w:t xml:space="preserve">She listened quietly, never interrupted, not once.  When I’d </w:t>
      </w:r>
      <w:r w:rsidR="00F25A39">
        <w:t>finished,</w:t>
      </w:r>
      <w:r>
        <w:t xml:space="preserve"> she jumped up and said to her boyfriend.</w:t>
      </w:r>
    </w:p>
    <w:p w14:paraId="5E4BDFEA" w14:textId="77777777" w:rsidR="003439BF" w:rsidRDefault="007C0FF3" w:rsidP="004B3D80">
      <w:pPr>
        <w:pStyle w:val="bdialogue"/>
      </w:pPr>
      <w:r>
        <w:t>“Come on, we’re going.  “That’s the best god damned fireside story I ever heard.”</w:t>
      </w:r>
    </w:p>
    <w:p w14:paraId="5E4BDFEC" w14:textId="77777777" w:rsidR="003439BF" w:rsidRDefault="007C0FF3" w:rsidP="00B33299">
      <w:pPr>
        <w:pStyle w:val="body"/>
      </w:pPr>
      <w:r>
        <w:t>Don’t know why she had to leave but she was certainly very impressed!</w:t>
      </w:r>
    </w:p>
    <w:p w14:paraId="5E4BDFEE" w14:textId="77777777" w:rsidR="003439BF" w:rsidRDefault="007C0FF3" w:rsidP="00B33299">
      <w:pPr>
        <w:pStyle w:val="body"/>
        <w:rPr>
          <w:shd w:val="clear" w:color="auto" w:fill="FFFF00"/>
        </w:rPr>
      </w:pPr>
      <w:r>
        <w:rPr>
          <w:shd w:val="clear" w:color="auto" w:fill="FFFF00"/>
        </w:rPr>
        <w:t>Should I stop here?</w:t>
      </w:r>
    </w:p>
    <w:p w14:paraId="5E4BDFF1" w14:textId="40A1BBF4" w:rsidR="003439BF" w:rsidRDefault="002F703B" w:rsidP="00E303A7">
      <w:pPr>
        <w:pStyle w:val="aSCENEHEAD"/>
      </w:pPr>
      <w:r>
        <w:t>SCENE</w:t>
      </w:r>
      <w:r w:rsidR="00E303A7">
        <w:t xml:space="preserve"> 38:  THE SECOND TIME I’D HAD ENOUGH OF THE FAMILY.  2022</w:t>
      </w:r>
    </w:p>
    <w:p w14:paraId="69B5D140" w14:textId="7F23FAF8" w:rsidR="00E303A7" w:rsidRDefault="007C0FF3" w:rsidP="00B33299">
      <w:pPr>
        <w:pStyle w:val="body"/>
      </w:pPr>
      <w:r>
        <w:t xml:space="preserve">Every ten years the Hignett family has a reunion.  The idea is that it is open to direct descendants of my paternal grandfather and their dependents.   I had got special permission for John and his Wife from America to come over and join us so he could meet the wider </w:t>
      </w:r>
      <w:r>
        <w:lastRenderedPageBreak/>
        <w:t xml:space="preserve">family.  For the first time ever however, it was not held in 2020.  That was due to Covid.   It eventually went ahead in 2022 and by then it wasn’t convenient for John to come over which was a shame.  Anyway, after it was over we were all sent </w:t>
      </w:r>
      <w:r w:rsidR="00E303A7">
        <w:t>several</w:t>
      </w:r>
      <w:r>
        <w:t xml:space="preserve"> photographs and for some reason these were all zipped files.</w:t>
      </w:r>
    </w:p>
    <w:p w14:paraId="71C081E1" w14:textId="636F3DA6" w:rsidR="00E303A7" w:rsidRDefault="007C0FF3" w:rsidP="00816AB1">
      <w:pPr>
        <w:pStyle w:val="baparenthisis"/>
      </w:pPr>
      <w:r>
        <w:t xml:space="preserve">(I didn’t think anyone needed to zip files </w:t>
      </w:r>
      <w:r w:rsidR="00E303A7">
        <w:t>anymore</w:t>
      </w:r>
      <w:r>
        <w:t>.</w:t>
      </w:r>
      <w:r w:rsidR="003D3D57">
        <w:t>)</w:t>
      </w:r>
    </w:p>
    <w:p w14:paraId="5E4BDFF3" w14:textId="7F2962CE" w:rsidR="003439BF" w:rsidRDefault="007C0FF3" w:rsidP="002E62CA">
      <w:pPr>
        <w:pStyle w:val="body"/>
        <w:spacing w:before="0"/>
      </w:pPr>
      <w:r>
        <w:t xml:space="preserve">However, I didn’t have zip software on my computer, I thought about downloading it but was concerned what else I might get if I tried so I emailed my </w:t>
      </w:r>
      <w:r w:rsidR="00E303A7">
        <w:t>brother</w:t>
      </w:r>
      <w:r>
        <w:t xml:space="preserve"> and asked him to unzip them and return.  I was particularly keen to get some sent to John.</w:t>
      </w:r>
    </w:p>
    <w:p w14:paraId="5E4BDFF5" w14:textId="7A4605A0" w:rsidR="003439BF" w:rsidRDefault="007C0FF3" w:rsidP="00B33299">
      <w:pPr>
        <w:pStyle w:val="body"/>
      </w:pPr>
      <w:r>
        <w:t xml:space="preserve">Six days later I hadn’t heard </w:t>
      </w:r>
      <w:r w:rsidR="00E303A7">
        <w:t>anything,</w:t>
      </w:r>
      <w:r>
        <w:t xml:space="preserve"> so I asked my </w:t>
      </w:r>
      <w:r w:rsidR="00F07F99">
        <w:t>sister</w:t>
      </w:r>
      <w:r>
        <w:t xml:space="preserve">.  I pointed out that Brother was ignoring me.  Thinking she might have the same concerns I had I suggested that if she wasn’t sure what she was doing I was sure her husband who know what to do.  He’s an electrician and very good with modern electronics as well.  Teddy went past my ear so fast there was nearly a sonic boom!  </w:t>
      </w:r>
      <w:r w:rsidR="00F07F99">
        <w:t>Apparently,</w:t>
      </w:r>
      <w:r>
        <w:t xml:space="preserve"> she was staying with Brother at the time, he wasn’t ignoring me and it might be beyond me to unzip </w:t>
      </w:r>
      <w:r w:rsidR="00C8179E">
        <w:t>files,</w:t>
      </w:r>
      <w:r>
        <w:t xml:space="preserve"> but it certainly wasn’t beyond her.  She also stated that she would unzip the files but in her own time.  </w:t>
      </w:r>
    </w:p>
    <w:p w14:paraId="5E4BDFF6" w14:textId="44EA5429" w:rsidR="003439BF" w:rsidRDefault="007C0FF3" w:rsidP="004B3D80">
      <w:pPr>
        <w:pStyle w:val="bdialogue"/>
      </w:pPr>
      <w:r>
        <w:t xml:space="preserve">“If that’s the way you feel about </w:t>
      </w:r>
      <w:r w:rsidR="00F07F99">
        <w:t>it,</w:t>
      </w:r>
      <w:r>
        <w:t xml:space="preserve"> I suggest you leave it.”  </w:t>
      </w:r>
    </w:p>
    <w:p w14:paraId="5E4BDFF7" w14:textId="77777777" w:rsidR="003439BF" w:rsidRDefault="007C0FF3" w:rsidP="00B33299">
      <w:pPr>
        <w:pStyle w:val="body"/>
      </w:pPr>
      <w:r>
        <w:t>was my reply.</w:t>
      </w:r>
    </w:p>
    <w:p w14:paraId="5E4BDFF9" w14:textId="77777777" w:rsidR="003439BF" w:rsidRDefault="007C0FF3" w:rsidP="00B33299">
      <w:pPr>
        <w:pStyle w:val="body"/>
      </w:pPr>
      <w:r>
        <w:t>I then emailed a friend from work.</w:t>
      </w:r>
    </w:p>
    <w:p w14:paraId="5E4BDFFA" w14:textId="77777777" w:rsidR="003439BF" w:rsidRDefault="007C0FF3" w:rsidP="004B3D80">
      <w:pPr>
        <w:pStyle w:val="bdialogue"/>
      </w:pPr>
      <w:r>
        <w:t>“Do you know anyone who can unzip picture files?”</w:t>
      </w:r>
    </w:p>
    <w:p w14:paraId="69BCD17A" w14:textId="77777777" w:rsidR="00F07F99" w:rsidRDefault="007C0FF3" w:rsidP="00B33299">
      <w:pPr>
        <w:pStyle w:val="body"/>
      </w:pPr>
      <w:r>
        <w:t xml:space="preserve">Pretty instant reply, </w:t>
      </w:r>
    </w:p>
    <w:p w14:paraId="5E4BDFFB" w14:textId="0544C0FE" w:rsidR="003439BF" w:rsidRDefault="007C0FF3" w:rsidP="004B3D80">
      <w:pPr>
        <w:pStyle w:val="bdialogue"/>
      </w:pPr>
      <w:r>
        <w:t>“</w:t>
      </w:r>
      <w:r w:rsidR="00F07F99">
        <w:t>Yes,</w:t>
      </w:r>
      <w:r>
        <w:t xml:space="preserve"> my lad and here’s his email.”</w:t>
      </w:r>
    </w:p>
    <w:p w14:paraId="5E4BDFFC" w14:textId="47AB110A" w:rsidR="003439BF" w:rsidRDefault="007C0FF3" w:rsidP="00B33299">
      <w:pPr>
        <w:pStyle w:val="body"/>
      </w:pPr>
      <w:r>
        <w:t xml:space="preserve">I sent them off.  15 minutes later they were back, all unzipped and I was able to select three to send to John.  That was back in 2022 and since then I’ve had no contact with Brother, and I don’t miss it.  In </w:t>
      </w:r>
      <w:r w:rsidR="00F07F99">
        <w:t>fact,</w:t>
      </w:r>
      <w:r>
        <w:t xml:space="preserve"> </w:t>
      </w:r>
      <w:r>
        <w:lastRenderedPageBreak/>
        <w:t xml:space="preserve">it’s made me realise how much I used to pussy foot round him because he thought it funny to make derogatory remarks at every opportunity.  I’ve only had one contact with Sister, she wrote and said she hadn’t heard from me for a </w:t>
      </w:r>
      <w:r w:rsidR="00F07F99">
        <w:t>while,</w:t>
      </w:r>
      <w:r>
        <w:t xml:space="preserve"> and I was to call in if ever I was passing.  Now, I remember a conversation I had with her where my memory was that my Maternal grandmother had thought about ending her engagement to my </w:t>
      </w:r>
      <w:r w:rsidR="00F07F99">
        <w:t>grandfather</w:t>
      </w:r>
      <w:r>
        <w:t xml:space="preserve"> because she had developed permanent mobility problems.  </w:t>
      </w:r>
    </w:p>
    <w:p w14:paraId="2CBAE2F7" w14:textId="288A80AC" w:rsidR="001A6B4B" w:rsidRDefault="007C0FF3" w:rsidP="004B3D80">
      <w:pPr>
        <w:pStyle w:val="bdialogue"/>
      </w:pPr>
      <w:r>
        <w:t>“</w:t>
      </w:r>
      <w:r w:rsidR="001A6B4B">
        <w:t>Well,</w:t>
      </w:r>
      <w:r>
        <w:t xml:space="preserve"> you can still have </w:t>
      </w:r>
      <w:r w:rsidR="001A6B4B">
        <w:t>children,</w:t>
      </w:r>
      <w:r>
        <w:t xml:space="preserve"> can’t you?” </w:t>
      </w:r>
    </w:p>
    <w:p w14:paraId="5E4BDFFD" w14:textId="5C1F02CA" w:rsidR="003439BF" w:rsidRDefault="007C0FF3" w:rsidP="00B33299">
      <w:pPr>
        <w:pStyle w:val="body"/>
      </w:pPr>
      <w:r>
        <w:t xml:space="preserve"> Grandfather stated.</w:t>
      </w:r>
    </w:p>
    <w:p w14:paraId="43FB5D0E" w14:textId="77777777" w:rsidR="001A6B4B" w:rsidRDefault="007C0FF3" w:rsidP="004B3D80">
      <w:pPr>
        <w:pStyle w:val="bdialogue"/>
      </w:pPr>
      <w:r>
        <w:t xml:space="preserve">“Well yes, I can still have children I believe.” </w:t>
      </w:r>
    </w:p>
    <w:p w14:paraId="5E4BDFFE" w14:textId="792156D6" w:rsidR="003439BF" w:rsidRDefault="007C0FF3" w:rsidP="00B33299">
      <w:pPr>
        <w:pStyle w:val="body"/>
      </w:pPr>
      <w:r>
        <w:t>She replied.</w:t>
      </w:r>
    </w:p>
    <w:p w14:paraId="1B2505DD" w14:textId="77777777" w:rsidR="001A6B4B" w:rsidRPr="001A6B4B" w:rsidRDefault="007C0FF3" w:rsidP="004B3D80">
      <w:pPr>
        <w:pStyle w:val="bdialogue"/>
      </w:pPr>
      <w:r>
        <w:t xml:space="preserve">“That’s it then.” </w:t>
      </w:r>
    </w:p>
    <w:p w14:paraId="5E4BDFFF" w14:textId="408CEB08" w:rsidR="003439BF" w:rsidRDefault="007C0FF3" w:rsidP="00B33299">
      <w:pPr>
        <w:pStyle w:val="body"/>
      </w:pPr>
      <w:r>
        <w:t xml:space="preserve">He </w:t>
      </w:r>
      <w:r w:rsidR="0054093C">
        <w:t>spoke</w:t>
      </w:r>
    </w:p>
    <w:p w14:paraId="5E4BE000" w14:textId="39047969" w:rsidR="003439BF" w:rsidRDefault="007C0FF3" w:rsidP="00B33299">
      <w:pPr>
        <w:pStyle w:val="body"/>
      </w:pPr>
      <w:r>
        <w:t xml:space="preserve">And I understand nothing more was ever said on the subject.  When I told her, Sister was spitting </w:t>
      </w:r>
      <w:r w:rsidR="0054093C">
        <w:t>feathers, how</w:t>
      </w:r>
      <w:r>
        <w:t xml:space="preserve"> could Grandfather think of her as just breeding stock or something like that.  I felt I had to furiously back pedal </w:t>
      </w:r>
      <w:r w:rsidR="0054093C">
        <w:t>even though</w:t>
      </w:r>
      <w:r>
        <w:t xml:space="preserve"> it was a very different society then.  I’ve even heard it </w:t>
      </w:r>
      <w:r w:rsidR="0054093C">
        <w:t>said that</w:t>
      </w:r>
      <w:r>
        <w:t xml:space="preserve"> you wouldn’t marry unless your </w:t>
      </w:r>
      <w:r w:rsidR="0054093C">
        <w:t>fiancé</w:t>
      </w:r>
      <w:r>
        <w:t xml:space="preserve"> was pregnant because you didn’t want a barren woman!  How attitudes have changed but Sister couldn’t see it.  </w:t>
      </w:r>
      <w:r w:rsidR="0054093C">
        <w:t>Somehow,</w:t>
      </w:r>
      <w:r>
        <w:t xml:space="preserve"> I don’t think I’ll be passing, it’s just too potentially stressful.</w:t>
      </w:r>
    </w:p>
    <w:p w14:paraId="5E4BE002" w14:textId="326799B5" w:rsidR="003439BF" w:rsidRDefault="002F703B" w:rsidP="0054093C">
      <w:pPr>
        <w:pStyle w:val="aSCENEHEAD"/>
      </w:pPr>
      <w:r>
        <w:t>SCENE</w:t>
      </w:r>
      <w:r w:rsidR="00CC5AED">
        <w:t xml:space="preserve"> 39:  KEN’S HEARSE 2023</w:t>
      </w:r>
    </w:p>
    <w:p w14:paraId="01FA5D4B" w14:textId="77777777" w:rsidR="00CC5AED" w:rsidRDefault="007C0FF3" w:rsidP="00B33299">
      <w:pPr>
        <w:pStyle w:val="body"/>
      </w:pPr>
      <w:r>
        <w:t xml:space="preserve">When I’d first transferred to the Signals in </w:t>
      </w:r>
      <w:r w:rsidR="00CC5AED">
        <w:t>1976,</w:t>
      </w:r>
      <w:r>
        <w:t xml:space="preserve"> I’d spotted the Drill Hall from a bus.  Later I called in but there was only the Military Police Permanent Staff Instructor there.  We had a chat and he said he’d be very happy to have me in his unit but thought the Signals, with an airborne requirement, would suit me better. </w:t>
      </w:r>
    </w:p>
    <w:p w14:paraId="079C5BA6" w14:textId="77777777" w:rsidR="00CC5AED" w:rsidRDefault="007C0FF3" w:rsidP="004B3D80">
      <w:pPr>
        <w:pStyle w:val="bdialogue"/>
      </w:pPr>
      <w:r>
        <w:t xml:space="preserve">“Their Drill night is tonight, you want to ask for Ken, Ken Cristie, very friendly.” </w:t>
      </w:r>
    </w:p>
    <w:p w14:paraId="5E4BE004" w14:textId="78A25B7A" w:rsidR="003439BF" w:rsidRDefault="007C0FF3" w:rsidP="00B33299">
      <w:pPr>
        <w:pStyle w:val="body"/>
      </w:pPr>
      <w:r>
        <w:lastRenderedPageBreak/>
        <w:t>That evening I called in,</w:t>
      </w:r>
    </w:p>
    <w:p w14:paraId="5E4BE005" w14:textId="77777777" w:rsidR="003439BF" w:rsidRDefault="007C0FF3" w:rsidP="004B3D80">
      <w:pPr>
        <w:pStyle w:val="bdialogue"/>
      </w:pPr>
      <w:r>
        <w:t>“I’m looking for Ken Cristie?”</w:t>
      </w:r>
    </w:p>
    <w:p w14:paraId="5E4BE006" w14:textId="77777777" w:rsidR="003439BF" w:rsidRDefault="007C0FF3" w:rsidP="004B3D80">
      <w:pPr>
        <w:pStyle w:val="bdialogue"/>
      </w:pPr>
      <w:r>
        <w:t xml:space="preserve">“Tall lanky bloke stretches out his hand, </w:t>
      </w:r>
    </w:p>
    <w:p w14:paraId="5E4BE007" w14:textId="77777777" w:rsidR="003439BF" w:rsidRDefault="007C0FF3" w:rsidP="004B3D80">
      <w:pPr>
        <w:pStyle w:val="bdialogue"/>
      </w:pPr>
      <w:r>
        <w:t>“Hello mate, what’s up?”</w:t>
      </w:r>
    </w:p>
    <w:p w14:paraId="5E4BE008" w14:textId="77777777" w:rsidR="003439BF" w:rsidRDefault="007C0FF3" w:rsidP="004B3D80">
      <w:pPr>
        <w:pStyle w:val="bdialogue"/>
      </w:pPr>
      <w:r>
        <w:t>“I’ve come to join.”</w:t>
      </w:r>
    </w:p>
    <w:p w14:paraId="5E4BE009" w14:textId="77777777" w:rsidR="003439BF" w:rsidRDefault="007C0FF3" w:rsidP="004B3D80">
      <w:pPr>
        <w:pStyle w:val="bdialogue"/>
      </w:pPr>
      <w:r>
        <w:t>“Great, I’ll get Bob to interview you”.</w:t>
      </w:r>
    </w:p>
    <w:p w14:paraId="5E4BE00A" w14:textId="77777777" w:rsidR="003439BF" w:rsidRDefault="007C0FF3" w:rsidP="00B33299">
      <w:pPr>
        <w:pStyle w:val="body"/>
      </w:pPr>
      <w:r>
        <w:t>We never looked back.</w:t>
      </w:r>
    </w:p>
    <w:p w14:paraId="2E57832C" w14:textId="77777777" w:rsidR="005769CA" w:rsidRDefault="007C0FF3" w:rsidP="00B33299">
      <w:pPr>
        <w:pStyle w:val="body"/>
      </w:pPr>
      <w:r>
        <w:t xml:space="preserve">Ken was a very competent soldier, understood men, understood training, and had skills that the rest of us could only envy.  He used to get teased for not working very hard </w:t>
      </w:r>
    </w:p>
    <w:p w14:paraId="3F36E945" w14:textId="77777777" w:rsidR="005769CA" w:rsidRDefault="007C0FF3" w:rsidP="00816AB1">
      <w:pPr>
        <w:pStyle w:val="baparenthisis"/>
      </w:pPr>
      <w:r>
        <w:t>(he’d sometimes disappear for a couple of days</w:t>
      </w:r>
      <w:r w:rsidR="005769CA">
        <w:t>)</w:t>
      </w:r>
    </w:p>
    <w:p w14:paraId="5E4BE00C" w14:textId="53A01448" w:rsidR="003439BF" w:rsidRDefault="007C0FF3" w:rsidP="00807325">
      <w:pPr>
        <w:pStyle w:val="body"/>
        <w:spacing w:before="0"/>
      </w:pPr>
      <w:r>
        <w:t>but I now suspect he was posted to other units or even other countries to give advice on training.</w:t>
      </w:r>
    </w:p>
    <w:p w14:paraId="5E4BE00E" w14:textId="2952ABFC" w:rsidR="003439BF" w:rsidRDefault="007C0FF3" w:rsidP="00B33299">
      <w:pPr>
        <w:pStyle w:val="body"/>
      </w:pPr>
      <w:r>
        <w:t xml:space="preserve">Ken could see my </w:t>
      </w:r>
      <w:r w:rsidR="00977807">
        <w:t>potential;</w:t>
      </w:r>
      <w:r>
        <w:t xml:space="preserve"> he could also see my weaknesses and tried to help me with them.  He could see I quickly got bored with the unit and wanted to be </w:t>
      </w:r>
      <w:r w:rsidR="00977807">
        <w:t>busier,</w:t>
      </w:r>
      <w:r>
        <w:t xml:space="preserve"> so he allowed me to start training recruits.  I think the idea was </w:t>
      </w:r>
      <w:r w:rsidR="00977807">
        <w:t>killed</w:t>
      </w:r>
      <w:r>
        <w:t xml:space="preserve"> or cure.  If I fouled </w:t>
      </w:r>
      <w:r w:rsidR="00977807">
        <w:t>up,</w:t>
      </w:r>
      <w:r>
        <w:t xml:space="preserve"> I’d be out but if I performed well then all to the good.  Things progressed well, any training aids I wanted Ken made sure I had them and I believe that our mutual respect grew.  After a couple of </w:t>
      </w:r>
      <w:r w:rsidR="00977807">
        <w:t>years,</w:t>
      </w:r>
      <w:r>
        <w:t xml:space="preserve"> he was transferred to another job and I was sorry to see him go </w:t>
      </w:r>
      <w:r w:rsidR="00977807">
        <w:t>but, in the Army,</w:t>
      </w:r>
      <w:r>
        <w:t xml:space="preserve"> you go where you are told, and Ken quite rightly wanted to develop his career.</w:t>
      </w:r>
    </w:p>
    <w:p w14:paraId="5E4BE010" w14:textId="77777777" w:rsidR="003439BF" w:rsidRDefault="007C0FF3" w:rsidP="00B33299">
      <w:pPr>
        <w:pStyle w:val="body"/>
      </w:pPr>
      <w:r>
        <w:t>Another couple of years and Ken was back, this time as our Sargent Major. It was great to have him back and be able to relax and discuss anything with him.  He was the Sargent Major when things started going very wrong and I don’t think he was surprised that I ended up leaving but I remember his comment.</w:t>
      </w:r>
    </w:p>
    <w:p w14:paraId="5E4BE011" w14:textId="77777777" w:rsidR="003439BF" w:rsidRDefault="007C0FF3" w:rsidP="004B3D80">
      <w:pPr>
        <w:pStyle w:val="bdialogue"/>
      </w:pPr>
      <w:r>
        <w:t>“Well Jock, you’ll walk out this unit like you walked in, with your head held high.”</w:t>
      </w:r>
    </w:p>
    <w:p w14:paraId="34D18954" w14:textId="77777777" w:rsidR="00977807" w:rsidRDefault="007C0FF3" w:rsidP="00B33299">
      <w:pPr>
        <w:pStyle w:val="body"/>
      </w:pPr>
      <w:r>
        <w:lastRenderedPageBreak/>
        <w:t xml:space="preserve">Life then carried on and it was good to catch up with Ken at the odd reunion.  I heard that he had got divorced, seemed a shame as I got on well with his wife and his children seemed very well bought up too.  He had retired from the Army and came back as a civilian employee, then he’d fallen foul of an officer </w:t>
      </w:r>
    </w:p>
    <w:p w14:paraId="3985379B" w14:textId="77777777" w:rsidR="00977807" w:rsidRDefault="007C0FF3" w:rsidP="00816AB1">
      <w:pPr>
        <w:pStyle w:val="baparenthisis"/>
      </w:pPr>
      <w:r>
        <w:t>(I could certainly relate to that)</w:t>
      </w:r>
    </w:p>
    <w:p w14:paraId="5E4BE013" w14:textId="1B4B799D" w:rsidR="003439BF" w:rsidRDefault="007C0FF3" w:rsidP="00B06E54">
      <w:pPr>
        <w:pStyle w:val="body"/>
        <w:spacing w:before="0"/>
      </w:pPr>
      <w:r>
        <w:t>and got the sack.  I tried to track him down but had no success.</w:t>
      </w:r>
    </w:p>
    <w:p w14:paraId="5E4BE015" w14:textId="75467103" w:rsidR="003439BF" w:rsidRDefault="007C0FF3" w:rsidP="00B33299">
      <w:pPr>
        <w:pStyle w:val="body"/>
      </w:pPr>
      <w:r>
        <w:t xml:space="preserve">There was a reunion on the Brecon Beacons, the idea was to go to the top of Pen-y-Fan and return but I wanted to go a bit further </w:t>
      </w:r>
      <w:r w:rsidR="00977807">
        <w:t>so set</w:t>
      </w:r>
      <w:r>
        <w:t xml:space="preserve"> off down the other side.  Who should I see sheltering behind a rock but Ken!  Great to see him again and I made sure we stayed in touch.  Occasionally he’d come over for a day or two and although he was having some difficulty picking himself up after </w:t>
      </w:r>
      <w:r w:rsidR="00977807">
        <w:t>losing</w:t>
      </w:r>
      <w:r>
        <w:t xml:space="preserve"> his </w:t>
      </w:r>
      <w:r w:rsidR="00977807">
        <w:t>job,</w:t>
      </w:r>
      <w:r>
        <w:t xml:space="preserve"> I’d do whatever I could to help.  I remember when he bought a cottage in Wales I hung a new front door for him.  Not a big deal but I think Ken appreciated the fact that I wanted to help and would if I could.</w:t>
      </w:r>
    </w:p>
    <w:p w14:paraId="5E4BE017" w14:textId="2FC689E5" w:rsidR="003439BF" w:rsidRDefault="007C0FF3" w:rsidP="00B33299">
      <w:pPr>
        <w:pStyle w:val="body"/>
      </w:pPr>
      <w:r>
        <w:t xml:space="preserve">Ken didn’t settle in Wales, if he went to the pub all the locals would start talking in Welsh and he felt excluded.  His Son, who was doing very well as an accountant then stepped in.  He helped Ken buy a flat in London close to where he lived and this suited Ken very well.  He was close to his Son and not a great distance </w:t>
      </w:r>
      <w:r w:rsidR="00977807">
        <w:t>forms</w:t>
      </w:r>
      <w:r>
        <w:t xml:space="preserve"> his </w:t>
      </w:r>
      <w:r w:rsidR="00977807">
        <w:t>daughter</w:t>
      </w:r>
      <w:r>
        <w:t xml:space="preserve"> either.  Both had three children and Ken took great delight in teaching all his Grandchildren to swim.  Also, when I retired and got my canal </w:t>
      </w:r>
      <w:r w:rsidR="00977807">
        <w:t>boat,</w:t>
      </w:r>
      <w:r>
        <w:t xml:space="preserve"> I included Ken whenever I could.  He came with me the first time I sailed from Teddington to Limehouse, through the pool of London, under tower bridge, mixing with all the catamaran ferries, a great trip but not for the faint hearted.  </w:t>
      </w:r>
    </w:p>
    <w:p w14:paraId="5E4BE019" w14:textId="10EC58AC" w:rsidR="003439BF" w:rsidRDefault="007C0FF3" w:rsidP="00B33299">
      <w:pPr>
        <w:pStyle w:val="body"/>
      </w:pPr>
      <w:r>
        <w:t xml:space="preserve">As he aged and slowed down, if I was in London, I’d moor the boat somewhere and go and stay with him for a couple of days.  Then Ken really went downhill, he </w:t>
      </w:r>
      <w:r>
        <w:lastRenderedPageBreak/>
        <w:t xml:space="preserve">knew he was dying and started to think about his funeral.  He wasn’t religious and not into making a fuss or false sentiment.  He didn’t want a funeral director with people in top hats, who never knew him, looking sombre.  He wanted people who knew him to be his pall bearers.  He wanted lads from the unit.  </w:t>
      </w:r>
      <w:r w:rsidR="00977807">
        <w:t>Also,</w:t>
      </w:r>
      <w:r>
        <w:t xml:space="preserve"> he didn’t want a conventional Hearse, didn’t learnt to drive in a Series one Land Rover and he’d go down the Crematorium in a Series One.  He asked me if I’d do the honours, of course I would, rampaging horses couldn’t have stopped me.</w:t>
      </w:r>
    </w:p>
    <w:p w14:paraId="77565A49" w14:textId="77777777" w:rsidR="00977807" w:rsidRDefault="007C0FF3" w:rsidP="00B33299">
      <w:pPr>
        <w:pStyle w:val="body"/>
      </w:pPr>
      <w:r>
        <w:t xml:space="preserve">So it was that I made a wooden platform covered in black cloth for the Landy as the coffin was too long to put the tailgate up.  </w:t>
      </w:r>
    </w:p>
    <w:p w14:paraId="1A321F86" w14:textId="77777777" w:rsidR="00977807" w:rsidRDefault="007C0FF3" w:rsidP="00816AB1">
      <w:pPr>
        <w:pStyle w:val="baparenthisis"/>
      </w:pPr>
      <w:r>
        <w:t xml:space="preserve">(We weren’t copying the Duke of </w:t>
      </w:r>
      <w:r w:rsidR="00977807">
        <w:t>Edinburgh;</w:t>
      </w:r>
      <w:r>
        <w:t xml:space="preserve"> his funeral was later!)</w:t>
      </w:r>
    </w:p>
    <w:p w14:paraId="5E4BE01B" w14:textId="7A616155" w:rsidR="003439BF" w:rsidRDefault="007C0FF3" w:rsidP="00862B89">
      <w:pPr>
        <w:pStyle w:val="body"/>
        <w:spacing w:before="0"/>
      </w:pPr>
      <w:r>
        <w:t xml:space="preserve">I got some black ribbon and decorated the vehicle in sombre respectful </w:t>
      </w:r>
      <w:r w:rsidRPr="00FF408D">
        <w:t>style</w:t>
      </w:r>
      <w:r>
        <w:t xml:space="preserve">.  On the day I drove to the undertakers with Ken’s family, we put him in the back, tied in with rope, and set off for the Crematorium.  I wasn’t sure if I was legal or not, but I doubt if the “boys in blue” would have interfered, we weren’t driving very fast.  At the Crem, I handed the Land rover to one of the “old and bold” from my unit, then broke out the Standard as Ken had asked for it to be paraded.  A Crematorium in Leatherhead and they had the Royal Wootton Bassett Standard on Parade, </w:t>
      </w:r>
      <w:r w:rsidR="00CF2C25">
        <w:t>the</w:t>
      </w:r>
      <w:r>
        <w:t xml:space="preserve"> staff thought Ken must have been very special indeed.  A sentiment I totally agreed with.  </w:t>
      </w:r>
    </w:p>
    <w:p w14:paraId="5E4BE01D" w14:textId="38EC350D" w:rsidR="003439BF" w:rsidRDefault="007C0FF3" w:rsidP="00B33299">
      <w:pPr>
        <w:pStyle w:val="body"/>
      </w:pPr>
      <w:r>
        <w:t xml:space="preserve">Then I drove home, I didn’t tell Ken’s family that the Landy was in a shocking state.  Chassis was very rusty, bulkhead very rusty, she was a mess and as soon as I got </w:t>
      </w:r>
      <w:r w:rsidR="00CF2C25">
        <w:t>home,</w:t>
      </w:r>
      <w:r>
        <w:t xml:space="preserve"> I took her off the road and started stripping her down.</w:t>
      </w:r>
    </w:p>
    <w:p w14:paraId="5E4BE01F" w14:textId="77777777" w:rsidR="003439BF" w:rsidRDefault="007C0FF3" w:rsidP="00B33299">
      <w:pPr>
        <w:pStyle w:val="body"/>
      </w:pPr>
      <w:r>
        <w:t xml:space="preserve">I had already got a new galvanised chassis in the garage and a new bulkhead on order.  After 18 months I was finally ready to see if she ran.  I got the engine started, clutch worked, gearbox worked, I ran down the road to where I could turn round and ran back </w:t>
      </w:r>
      <w:r>
        <w:lastRenderedPageBreak/>
        <w:t>again with a mental note of things that weren’t quite right.  Five hours later I got a message from Ken’s daughter.</w:t>
      </w:r>
    </w:p>
    <w:p w14:paraId="5E4BE020" w14:textId="7A95DB47" w:rsidR="003439BF" w:rsidRDefault="00CF2C25" w:rsidP="004B3D80">
      <w:pPr>
        <w:pStyle w:val="bdialogue"/>
      </w:pPr>
      <w:r>
        <w:t>“The</w:t>
      </w:r>
      <w:r w:rsidR="007C0FF3">
        <w:t xml:space="preserve"> reason I’m getting in touch now is that before he died Dad spoke to Carlton and me about an extra bequest that he wanted to make, without the formality of making another will.  He wanted you to have £5K.  We’ve finally received the first part of his estate from the solicitors dealing with the probate, and we can now send it to you.  I’d be grateful if you could send me your bank details so I can make the transfer.  Many thanks.”</w:t>
      </w:r>
    </w:p>
    <w:p w14:paraId="5E4BE022" w14:textId="77777777" w:rsidR="003439BF" w:rsidRDefault="007C0FF3" w:rsidP="00B33299">
      <w:pPr>
        <w:pStyle w:val="body"/>
      </w:pPr>
      <w:r>
        <w:t>I was stunned.</w:t>
      </w:r>
    </w:p>
    <w:p w14:paraId="5E4BE023" w14:textId="7B37449F" w:rsidR="003439BF" w:rsidRDefault="007C0FF3" w:rsidP="004B3D80">
      <w:pPr>
        <w:pStyle w:val="bdialogue"/>
      </w:pPr>
      <w:r>
        <w:t>“</w:t>
      </w:r>
      <w:r w:rsidR="00136731">
        <w:t>Well,</w:t>
      </w:r>
      <w:r>
        <w:t xml:space="preserve"> that’s a big surprise.  Thank you very much, I’m touched.  Do you mind if I sit on it for a couple of days?  It’s such a surprise I’d like to think first about what good use to put it to first.  Is that OK?” </w:t>
      </w:r>
    </w:p>
    <w:p w14:paraId="5E4BE025" w14:textId="77777777" w:rsidR="003439BF" w:rsidRDefault="007C0FF3" w:rsidP="00B33299">
      <w:pPr>
        <w:pStyle w:val="body"/>
      </w:pPr>
      <w:r>
        <w:t>I realised that the gods had spoken and the money would help to restabilise my finances after getting the Landy back on the road so I replied explaining that the Landy required a lot of work and Ken’s legacy had come in five hours after I’d got her running again and would be put towards that.</w:t>
      </w:r>
    </w:p>
    <w:p w14:paraId="5E4BE027" w14:textId="77777777" w:rsidR="003439BF" w:rsidRDefault="007C0FF3" w:rsidP="00B33299">
      <w:pPr>
        <w:pStyle w:val="body"/>
      </w:pPr>
      <w:r>
        <w:t>His daughter replied that Ken would have been delighted to know that was where the money was going and now the Landy has a plaque attached to the bulkhead.</w:t>
      </w:r>
    </w:p>
    <w:p w14:paraId="5E4BE029" w14:textId="77777777" w:rsidR="003439BF" w:rsidRPr="004F5D9A" w:rsidRDefault="007C0FF3" w:rsidP="00B33299">
      <w:pPr>
        <w:pStyle w:val="body"/>
      </w:pPr>
      <w:r w:rsidRPr="004F5D9A">
        <w:t>Ken’s Hearse</w:t>
      </w:r>
    </w:p>
    <w:p w14:paraId="5E4BE02B" w14:textId="77777777" w:rsidR="003439BF" w:rsidRPr="004867E7" w:rsidRDefault="007C0FF3" w:rsidP="00B33299">
      <w:pPr>
        <w:pStyle w:val="body"/>
      </w:pPr>
      <w:r w:rsidRPr="004867E7">
        <w:t>This Land Rover was restored, in no small part, due to a legacy left to the owner by Ken Cristie, when it was used, at his request, as the hearse at his funeral.</w:t>
      </w:r>
    </w:p>
    <w:p w14:paraId="5E4BE02D" w14:textId="77777777" w:rsidR="003439BF" w:rsidRPr="004867E7" w:rsidRDefault="007C0FF3" w:rsidP="00B33299">
      <w:pPr>
        <w:pStyle w:val="body"/>
      </w:pPr>
      <w:r w:rsidRPr="004867E7">
        <w:t>3rd January 2023</w:t>
      </w:r>
    </w:p>
    <w:p w14:paraId="5E4BE02F" w14:textId="77777777" w:rsidR="003439BF" w:rsidRPr="004867E7" w:rsidRDefault="007C0FF3" w:rsidP="00B33299">
      <w:pPr>
        <w:pStyle w:val="body"/>
      </w:pPr>
      <w:r w:rsidRPr="004867E7">
        <w:lastRenderedPageBreak/>
        <w:t>R.I.P.  You were one of the best.</w:t>
      </w:r>
    </w:p>
    <w:p w14:paraId="5E4BE033" w14:textId="77777777" w:rsidR="003439BF" w:rsidRDefault="007C0FF3" w:rsidP="00B33299">
      <w:pPr>
        <w:pStyle w:val="body"/>
      </w:pPr>
      <w:r>
        <w:t>Other bits to add somewhere.</w:t>
      </w:r>
    </w:p>
    <w:p w14:paraId="5E4BE035" w14:textId="77777777" w:rsidR="003439BF" w:rsidRDefault="007C0FF3" w:rsidP="00B33299">
      <w:pPr>
        <w:pStyle w:val="body"/>
      </w:pPr>
      <w:r>
        <w:t>Trouble if I did as I was told</w:t>
      </w:r>
    </w:p>
    <w:p w14:paraId="5E4BE037" w14:textId="16F6D3F8" w:rsidR="003439BF" w:rsidRDefault="007C0FF3" w:rsidP="00B33299">
      <w:pPr>
        <w:pStyle w:val="body"/>
      </w:pPr>
      <w:r>
        <w:t xml:space="preserve">I had a reputation in the army for doing my own thing, and on the rare occasions I did as I was told there was a foul up.  There was one incident when we were doing a night jump into an escape and evasion exercise.  We were jumping in sticks of four.  Now, when you jump at night there are three methods of forming up on the ground, all </w:t>
      </w:r>
      <w:r w:rsidR="006751FB">
        <w:t>since</w:t>
      </w:r>
      <w:r>
        <w:t xml:space="preserve"> you always instinctively know which way the aircraft was flying when you jumped.  </w:t>
      </w:r>
    </w:p>
    <w:p w14:paraId="5E4BE038" w14:textId="77777777" w:rsidR="003439BF" w:rsidRDefault="007C0FF3" w:rsidP="00B33299">
      <w:pPr>
        <w:pStyle w:val="body"/>
      </w:pPr>
      <w:r>
        <w:t>Method 1.  The first person on the ground turns and faces the way the aircraft was flying, walks up to the second man out, they walk together to the third man then all three walk to the last man out.</w:t>
      </w:r>
    </w:p>
    <w:p w14:paraId="5E4BE039" w14:textId="77777777" w:rsidR="003439BF" w:rsidRDefault="007C0FF3" w:rsidP="00B33299">
      <w:pPr>
        <w:pStyle w:val="body"/>
      </w:pPr>
      <w:r>
        <w:t>Method 2.  The last person turns his back to the direction of flight, walks to the second last man out, they walk together to the third last man out etc.</w:t>
      </w:r>
    </w:p>
    <w:p w14:paraId="5E4BE03A" w14:textId="77777777" w:rsidR="003439BF" w:rsidRDefault="007C0FF3" w:rsidP="00B33299">
      <w:pPr>
        <w:pStyle w:val="body"/>
      </w:pPr>
      <w:r>
        <w:t>Method 3. like one and two, but you roll in from each end and meet in the middle.  That’s the one we nearly always used as it was the quickest.</w:t>
      </w:r>
    </w:p>
    <w:p w14:paraId="5E4BE03B" w14:textId="30D1401E" w:rsidR="003439BF" w:rsidRDefault="006751FB" w:rsidP="00B33299">
      <w:pPr>
        <w:pStyle w:val="body"/>
      </w:pPr>
      <w:r>
        <w:t>Well,</w:t>
      </w:r>
      <w:r w:rsidR="007C0FF3">
        <w:t xml:space="preserve"> we had a new officer posted to us and he was interested in this parachuting malarkey, he wasn’t parachute trained </w:t>
      </w:r>
      <w:r>
        <w:t>himself,</w:t>
      </w:r>
      <w:r w:rsidR="007C0FF3">
        <w:t xml:space="preserve"> but he came out to see what was going on.  He watched the aircraft fly over, four parachutes deployed and he walked over the nearest one when it was on the ground.</w:t>
      </w:r>
    </w:p>
    <w:p w14:paraId="5E4BE03C" w14:textId="77777777" w:rsidR="003439BF" w:rsidRDefault="007C0FF3" w:rsidP="004B3D80">
      <w:pPr>
        <w:pStyle w:val="bdialogue"/>
      </w:pPr>
      <w:r>
        <w:t>“Who’s that?”</w:t>
      </w:r>
    </w:p>
    <w:p w14:paraId="5E4BE03D" w14:textId="77777777" w:rsidR="003439BF" w:rsidRDefault="007C0FF3" w:rsidP="004B3D80">
      <w:pPr>
        <w:pStyle w:val="bdialogue"/>
      </w:pPr>
      <w:r>
        <w:t>“Hignett Sir.”</w:t>
      </w:r>
    </w:p>
    <w:p w14:paraId="5E4BE03E" w14:textId="77777777" w:rsidR="003439BF" w:rsidRDefault="007C0FF3" w:rsidP="004B3D80">
      <w:pPr>
        <w:pStyle w:val="bdialogue"/>
      </w:pPr>
      <w:r>
        <w:t>“Wait here, I’ll go and get the others.”</w:t>
      </w:r>
    </w:p>
    <w:p w14:paraId="5E4BE03F" w14:textId="041CD543" w:rsidR="003439BF" w:rsidRDefault="007C0FF3" w:rsidP="00B33299">
      <w:pPr>
        <w:pStyle w:val="body"/>
      </w:pPr>
      <w:r>
        <w:t xml:space="preserve">I sat down in the long grass and waited.  The aircraft flew over again and another four parachutes deployed.  Then it flew round again and another four ‘chutes.  Some people were walking around, presumably the people who had landed after me and were forming up.  I </w:t>
      </w:r>
      <w:r>
        <w:lastRenderedPageBreak/>
        <w:t xml:space="preserve">continued to wait.  </w:t>
      </w:r>
      <w:r w:rsidR="005D1B21">
        <w:t>Finally,</w:t>
      </w:r>
      <w:r>
        <w:t xml:space="preserve"> the aircraft dropped the last men and </w:t>
      </w:r>
      <w:r w:rsidR="005D1B21">
        <w:t>departed, I</w:t>
      </w:r>
      <w:r>
        <w:t xml:space="preserve"> continued to wait.  After two hours, I kid you not, I heard </w:t>
      </w:r>
    </w:p>
    <w:p w14:paraId="5E4BE040" w14:textId="77777777" w:rsidR="003439BF" w:rsidRDefault="007C0FF3" w:rsidP="004B3D80">
      <w:pPr>
        <w:pStyle w:val="bdialogue"/>
      </w:pPr>
      <w:r>
        <w:t>“Hignett, Hignett, where are you?”</w:t>
      </w:r>
    </w:p>
    <w:p w14:paraId="5E4BE041" w14:textId="77777777" w:rsidR="003439BF" w:rsidRDefault="007C0FF3" w:rsidP="00B33299">
      <w:pPr>
        <w:pStyle w:val="body"/>
      </w:pPr>
      <w:r>
        <w:t>I stood up.</w:t>
      </w:r>
    </w:p>
    <w:p w14:paraId="5E4BE042" w14:textId="77777777" w:rsidR="003439BF" w:rsidRDefault="007C0FF3" w:rsidP="004B3D80">
      <w:pPr>
        <w:pStyle w:val="bdialogue"/>
      </w:pPr>
      <w:r>
        <w:t>“Here Sir.”</w:t>
      </w:r>
    </w:p>
    <w:p w14:paraId="5E4BE043" w14:textId="77777777" w:rsidR="003439BF" w:rsidRDefault="007C0FF3" w:rsidP="004B3D80">
      <w:pPr>
        <w:pStyle w:val="bdialogue"/>
      </w:pPr>
      <w:r>
        <w:t>“Where the hell have you been?”</w:t>
      </w:r>
    </w:p>
    <w:p w14:paraId="5E4BE044" w14:textId="77777777" w:rsidR="003439BF" w:rsidRDefault="007C0FF3" w:rsidP="004B3D80">
      <w:pPr>
        <w:pStyle w:val="bdialogue"/>
      </w:pPr>
      <w:r>
        <w:t>“Right here, where you told me to wait sir.”</w:t>
      </w:r>
    </w:p>
    <w:p w14:paraId="7AA19FCD" w14:textId="77777777" w:rsidR="005D1B21" w:rsidRDefault="007C0FF3" w:rsidP="004B3D80">
      <w:pPr>
        <w:pStyle w:val="bdialogue"/>
      </w:pPr>
      <w:r>
        <w:t>“</w:t>
      </w:r>
      <w:r w:rsidR="005D1B21">
        <w:t>Well,</w:t>
      </w:r>
      <w:r>
        <w:t xml:space="preserve"> we’re late </w:t>
      </w:r>
    </w:p>
    <w:p w14:paraId="59659B69" w14:textId="77777777" w:rsidR="005D1B21" w:rsidRDefault="007C0FF3" w:rsidP="00816AB1">
      <w:pPr>
        <w:pStyle w:val="baparenthisis"/>
      </w:pPr>
      <w:r>
        <w:t>(talk about stating the blooming obvious)</w:t>
      </w:r>
    </w:p>
    <w:p w14:paraId="5E4BE045" w14:textId="3076D211" w:rsidR="003439BF" w:rsidRDefault="007C0FF3" w:rsidP="004B3D80">
      <w:pPr>
        <w:pStyle w:val="bdialogue"/>
      </w:pPr>
      <w:r>
        <w:t>come on.”</w:t>
      </w:r>
    </w:p>
    <w:p w14:paraId="5E4BE046" w14:textId="0CCB91C3" w:rsidR="003439BF" w:rsidRDefault="007C0FF3" w:rsidP="0052039D">
      <w:pPr>
        <w:pStyle w:val="body"/>
        <w:spacing w:before="0"/>
      </w:pPr>
      <w:r>
        <w:t xml:space="preserve">And despite it being a tactical exercise we got our torches out and ran through </w:t>
      </w:r>
      <w:r w:rsidR="001E19B4">
        <w:t>some</w:t>
      </w:r>
      <w:r>
        <w:t xml:space="preserve"> wood, we were so late any hunter force had long since departed!</w:t>
      </w:r>
    </w:p>
    <w:p w14:paraId="5E4BE048" w14:textId="77777777" w:rsidR="003439BF" w:rsidRDefault="007C0FF3" w:rsidP="00B33299">
      <w:pPr>
        <w:pStyle w:val="body"/>
      </w:pPr>
      <w:r>
        <w:t>Another occasion requires a bit of background.  We were a signals unit and generally we’d be expected to be on air at 9:00 on a Saturday morning, problem was, we never were.  We had to drive all the lorries out to Salisbury plain on a Friday night.  The transmitters we had were so powerful that they had to be a couple of miles from the receivers otherwise the receivers would get burnt out by the incoming signal, so transmitters in one location, receivers in another and a radio relay link between the two.  Everything requiring generators for power, aerials on aerial masts, all interconnected and a right faff.  We got a new commanding officer who decided to get this sorted.</w:t>
      </w:r>
    </w:p>
    <w:p w14:paraId="7F5D855F" w14:textId="77777777" w:rsidR="00F95D9D" w:rsidRDefault="007C0FF3" w:rsidP="00B33299">
      <w:pPr>
        <w:pStyle w:val="body"/>
      </w:pPr>
      <w:r>
        <w:t xml:space="preserve">Receivers would stay at the drill hall, </w:t>
      </w:r>
      <w:r w:rsidR="001E19B4">
        <w:t>prepositioned</w:t>
      </w:r>
      <w:r>
        <w:t xml:space="preserve">, backed up to wooden platforms so signallers could easily go from one to another without having to get down to ground level and back up again.  Three phase mains </w:t>
      </w:r>
      <w:r w:rsidR="00447D1B">
        <w:t>were</w:t>
      </w:r>
      <w:r>
        <w:t xml:space="preserve"> run to three big sockets near the </w:t>
      </w:r>
      <w:r w:rsidR="001E19B4">
        <w:t>lorries Transmitters</w:t>
      </w:r>
      <w:r>
        <w:t xml:space="preserve"> would drive out to a permanent aerial farm on a nearby MOD training area.  It was a heck of a lot easier to set up and the great day arrived when the </w:t>
      </w:r>
      <w:r>
        <w:lastRenderedPageBreak/>
        <w:t xml:space="preserve">new system was to be put to the test.  Every radio was turned on, tuned in, had a signalman in attendance with a new massage pad and a pencil at least six inches long sharpened at both ends.  There was still 15 minutes to </w:t>
      </w:r>
      <w:r w:rsidR="001E19B4">
        <w:t>go,</w:t>
      </w:r>
      <w:r>
        <w:t xml:space="preserve"> and the commanding officer was approaching the receivers to see that all was well.  He was accompanied by the second in command, the Sargent Major, the Foreman of Signals, the Yeoman of Signals, uncle tom cobbley and all.  I forget now what it was </w:t>
      </w:r>
      <w:r w:rsidR="001E19B4">
        <w:t>exactly,</w:t>
      </w:r>
      <w:r>
        <w:t xml:space="preserve"> but I was sent on some errand just as all these big wigs arrived.  Blimey, that’s a bit heavy, think I ought to salute someone.  </w:t>
      </w:r>
      <w:r w:rsidR="001E19B4">
        <w:t>So,</w:t>
      </w:r>
      <w:r>
        <w:t xml:space="preserve"> I turned to face the commanding officer, threw him a big salute, tripped over one of the power cables, ripped it out of the wall and just as the OC got to the platform between the </w:t>
      </w:r>
      <w:r w:rsidR="001E19B4">
        <w:t>lorries,</w:t>
      </w:r>
      <w:r>
        <w:t xml:space="preserve"> he was met by large numbers of signalmen leaping out of their lorries saying, </w:t>
      </w:r>
    </w:p>
    <w:p w14:paraId="46A1AB12" w14:textId="77777777" w:rsidR="00F95D9D" w:rsidRDefault="007C0FF3" w:rsidP="004B3D80">
      <w:pPr>
        <w:pStyle w:val="bdialogue"/>
      </w:pPr>
      <w:r>
        <w:t xml:space="preserve">“My radio’s gone dead.  </w:t>
      </w:r>
    </w:p>
    <w:p w14:paraId="40FA06FD" w14:textId="77777777" w:rsidR="00F95D9D" w:rsidRDefault="007C0FF3" w:rsidP="004B3D80">
      <w:pPr>
        <w:pStyle w:val="bdialogue"/>
      </w:pPr>
      <w:r>
        <w:t xml:space="preserve">“My radio’s gone dead.” </w:t>
      </w:r>
    </w:p>
    <w:p w14:paraId="59BCA943" w14:textId="2421D521" w:rsidR="001E19B4" w:rsidRDefault="007C0FF3" w:rsidP="00B33299">
      <w:pPr>
        <w:pStyle w:val="body"/>
      </w:pPr>
      <w:r>
        <w:t xml:space="preserve">I went and hid in the Gents for half an hour until the hullabaloo died down.  </w:t>
      </w:r>
      <w:r w:rsidR="001E19B4">
        <w:t>Apparently,</w:t>
      </w:r>
      <w:r>
        <w:t xml:space="preserve"> the Sargent Major was walking round darkly muttering </w:t>
      </w:r>
    </w:p>
    <w:p w14:paraId="5E4BE04A" w14:textId="4428511D" w:rsidR="003439BF" w:rsidRDefault="007C0FF3" w:rsidP="004B3D80">
      <w:pPr>
        <w:pStyle w:val="bdialogue"/>
      </w:pPr>
      <w:r>
        <w:t>“If that Bugger Hignett ever salutes another officer I’ll do him, I’ll bloody do him.”</w:t>
      </w:r>
    </w:p>
    <w:p w14:paraId="5E4BE04C" w14:textId="77777777" w:rsidR="003439BF" w:rsidRDefault="007C0FF3" w:rsidP="00B33299">
      <w:pPr>
        <w:pStyle w:val="body"/>
      </w:pPr>
      <w:r>
        <w:t>Where could I have ended up.</w:t>
      </w:r>
    </w:p>
    <w:p w14:paraId="5E4BE04E" w14:textId="77777777" w:rsidR="003439BF" w:rsidRDefault="007C0FF3" w:rsidP="00B33299">
      <w:pPr>
        <w:pStyle w:val="body"/>
        <w:rPr>
          <w:shd w:val="clear" w:color="auto" w:fill="FFFF00"/>
        </w:rPr>
      </w:pPr>
      <w:r>
        <w:rPr>
          <w:shd w:val="clear" w:color="auto" w:fill="FFFF00"/>
        </w:rPr>
        <w:t>Something about where I might have ended up if I’d been encouraged as a child instead of continuously discouraged?  Any ideas?</w:t>
      </w:r>
    </w:p>
    <w:p w14:paraId="5E4BE050" w14:textId="5047A2CF" w:rsidR="003439BF" w:rsidRDefault="007C0FF3" w:rsidP="00B33299">
      <w:pPr>
        <w:pStyle w:val="body"/>
      </w:pPr>
      <w:r>
        <w:rPr>
          <w:shd w:val="clear" w:color="auto" w:fill="FFFF00"/>
        </w:rPr>
        <w:t xml:space="preserve">Could I put in meeting Elaine?  Authors ways of jumping backwards and </w:t>
      </w:r>
      <w:r w:rsidR="00FF539D">
        <w:rPr>
          <w:shd w:val="clear" w:color="auto" w:fill="FFFF00"/>
        </w:rPr>
        <w:t>forwards</w:t>
      </w:r>
      <w:r>
        <w:rPr>
          <w:shd w:val="clear" w:color="auto" w:fill="FFFF00"/>
        </w:rPr>
        <w:t xml:space="preserve">.  I thought of </w:t>
      </w:r>
      <w:r w:rsidR="00FF539D">
        <w:rPr>
          <w:shd w:val="clear" w:color="auto" w:fill="FFFF00"/>
        </w:rPr>
        <w:t>these years</w:t>
      </w:r>
      <w:r>
        <w:rPr>
          <w:shd w:val="clear" w:color="auto" w:fill="FFFF00"/>
        </w:rPr>
        <w:t xml:space="preserve"> later when?  Say “this helped me years later when….”</w:t>
      </w:r>
    </w:p>
    <w:p w14:paraId="5E4BE051" w14:textId="16F62DC5" w:rsidR="003439BF" w:rsidRDefault="007C0FF3" w:rsidP="00B33299">
      <w:pPr>
        <w:pStyle w:val="body"/>
        <w:rPr>
          <w:shd w:val="clear" w:color="auto" w:fill="FFFF00"/>
        </w:rPr>
      </w:pPr>
      <w:r>
        <w:rPr>
          <w:shd w:val="clear" w:color="auto" w:fill="FFFF00"/>
        </w:rPr>
        <w:t xml:space="preserve">Somewhere there are places where I </w:t>
      </w:r>
      <w:r w:rsidR="00FF539D">
        <w:rPr>
          <w:shd w:val="clear" w:color="auto" w:fill="FFFF00"/>
        </w:rPr>
        <w:t>don’t</w:t>
      </w:r>
      <w:r>
        <w:rPr>
          <w:shd w:val="clear" w:color="auto" w:fill="FFFF00"/>
        </w:rPr>
        <w:t xml:space="preserve"> differentiate between different people and a name crops up and I </w:t>
      </w:r>
      <w:r w:rsidR="00FF539D">
        <w:rPr>
          <w:shd w:val="clear" w:color="auto" w:fill="FFFF00"/>
        </w:rPr>
        <w:t>don’t</w:t>
      </w:r>
      <w:r>
        <w:rPr>
          <w:shd w:val="clear" w:color="auto" w:fill="FFFF00"/>
        </w:rPr>
        <w:t xml:space="preserve"> </w:t>
      </w:r>
      <w:r w:rsidR="00FF539D">
        <w:rPr>
          <w:shd w:val="clear" w:color="auto" w:fill="FFFF00"/>
        </w:rPr>
        <w:t>explain</w:t>
      </w:r>
      <w:r>
        <w:rPr>
          <w:shd w:val="clear" w:color="auto" w:fill="FFFF00"/>
        </w:rPr>
        <w:t xml:space="preserve"> who that person is e.g. Jock!  Or I don’t name someone at all.  Check on girlfriends especially.</w:t>
      </w:r>
    </w:p>
    <w:p w14:paraId="0DB6524A" w14:textId="1AD89994" w:rsidR="009A5B4C" w:rsidRDefault="007C0FF3" w:rsidP="00B33299">
      <w:pPr>
        <w:pStyle w:val="body"/>
        <w:rPr>
          <w:shd w:val="clear" w:color="auto" w:fill="FFFF00"/>
        </w:rPr>
      </w:pPr>
      <w:r>
        <w:rPr>
          <w:shd w:val="clear" w:color="auto" w:fill="FFFF00"/>
        </w:rPr>
        <w:t xml:space="preserve">The chapter lengths vary </w:t>
      </w:r>
      <w:r w:rsidR="00FF539D">
        <w:rPr>
          <w:shd w:val="clear" w:color="auto" w:fill="FFFF00"/>
        </w:rPr>
        <w:t>enormously</w:t>
      </w:r>
      <w:r>
        <w:rPr>
          <w:shd w:val="clear" w:color="auto" w:fill="FFFF00"/>
        </w:rPr>
        <w:t>, is this a problem?  And if so, what do I do about it?</w:t>
      </w:r>
    </w:p>
    <w:p w14:paraId="59039112" w14:textId="77777777" w:rsidR="009A5B4C" w:rsidRDefault="009A5B4C" w:rsidP="009A5B4C">
      <w:pPr>
        <w:pStyle w:val="Title"/>
        <w:rPr>
          <w:shd w:val="clear" w:color="auto" w:fill="FFFF00"/>
        </w:rPr>
      </w:pPr>
      <w:r>
        <w:rPr>
          <w:shd w:val="clear" w:color="auto" w:fill="FFFF00"/>
        </w:rPr>
        <w:lastRenderedPageBreak/>
        <w:br w:type="page"/>
      </w:r>
    </w:p>
    <w:p w14:paraId="1AA1B5EA" w14:textId="77777777" w:rsidR="009A5B4C" w:rsidRDefault="009A5B4C" w:rsidP="00797370">
      <w:pPr>
        <w:pStyle w:val="aSCENEHEAD"/>
        <w:rPr>
          <w:shd w:val="clear" w:color="auto" w:fill="FFFF00"/>
        </w:rPr>
      </w:pPr>
      <w:r>
        <w:rPr>
          <w:shd w:val="clear" w:color="auto" w:fill="FFFF00"/>
        </w:rPr>
        <w:lastRenderedPageBreak/>
        <w:t>SCREENPLAY DEVELOPMENT — WORKING FOUNDATION</w:t>
      </w:r>
    </w:p>
    <w:p w14:paraId="0E085DE6" w14:textId="77777777" w:rsidR="009A5B4C" w:rsidRDefault="009A5B4C" w:rsidP="00B97058">
      <w:pPr>
        <w:pStyle w:val="aSCENEHEAD"/>
        <w:rPr>
          <w:shd w:val="clear" w:color="auto" w:fill="FFFF00"/>
        </w:rPr>
      </w:pPr>
      <w:r>
        <w:rPr>
          <w:shd w:val="clear" w:color="auto" w:fill="FFFF00"/>
        </w:rPr>
        <w:t>Working adaptation framework | Version 0.1</w:t>
      </w:r>
    </w:p>
    <w:p w14:paraId="2BBE7B77" w14:textId="77777777" w:rsidR="009A5B4C" w:rsidRDefault="009A5B4C" w:rsidP="00B33299">
      <w:pPr>
        <w:pStyle w:val="body"/>
      </w:pPr>
      <w:r w:rsidRPr="009A5B4C">
        <w:t>This development section is appended after the memoir and its working notes. The source material above remains unchanged and authoritative.</w:t>
      </w:r>
    </w:p>
    <w:p w14:paraId="3BF16B98" w14:textId="77777777" w:rsidR="009A5B4C" w:rsidRDefault="009A5B4C" w:rsidP="00B33299">
      <w:pPr>
        <w:pStyle w:val="body"/>
      </w:pPr>
      <w:r>
        <w:rPr>
          <w:rFonts w:hint="eastAsia"/>
        </w:rPr>
        <w:t>Working format assumption</w:t>
      </w:r>
    </w:p>
    <w:p w14:paraId="15DF6269" w14:textId="77777777" w:rsidR="009A5B4C" w:rsidRDefault="009A5B4C" w:rsidP="00B33299">
      <w:pPr>
        <w:pStyle w:val="body"/>
      </w:pPr>
      <w:r w:rsidRPr="009A5B4C">
        <w:rPr>
          <w:rFonts w:hint="eastAsia"/>
        </w:rPr>
        <w:t>Develop this as a feature film for now. THE HUNTSMAN is a TV pilot, so we will borrow its screenplay grammar</w:t>
      </w:r>
      <w:r w:rsidRPr="009A5B4C">
        <w:rPr>
          <w:rFonts w:hint="eastAsia"/>
        </w:rPr>
        <w:t>—</w:t>
      </w:r>
      <w:r w:rsidRPr="009A5B4C">
        <w:rPr>
          <w:rFonts w:hint="eastAsia"/>
        </w:rPr>
        <w:t>title page, FADE IN, scene headings, present-tense action, character cues, dialogue and transitions</w:t>
      </w:r>
      <w:r w:rsidRPr="009A5B4C">
        <w:rPr>
          <w:rFonts w:hint="eastAsia"/>
        </w:rPr>
        <w:t>—</w:t>
      </w:r>
      <w:r w:rsidRPr="009A5B4C">
        <w:rPr>
          <w:rFonts w:hint="eastAsia"/>
        </w:rPr>
        <w:t>not assume its five-act structure or page count.</w:t>
      </w:r>
    </w:p>
    <w:p w14:paraId="5E765116" w14:textId="77777777" w:rsidR="009A5B4C" w:rsidRDefault="009A5B4C" w:rsidP="00B33299">
      <w:pPr>
        <w:pStyle w:val="body"/>
      </w:pPr>
      <w:r>
        <w:rPr>
          <w:rFonts w:hint="eastAsia"/>
        </w:rPr>
        <w:t>Working logline</w:t>
      </w:r>
    </w:p>
    <w:p w14:paraId="7F76540B" w14:textId="77777777" w:rsidR="009A5B4C" w:rsidRDefault="009A5B4C" w:rsidP="00B33299">
      <w:pPr>
        <w:pStyle w:val="body"/>
      </w:pPr>
      <w:r w:rsidRPr="009A5B4C">
        <w:rPr>
          <w:rFonts w:hint="eastAsia"/>
        </w:rPr>
        <w:t>In 2015, a reserved British veteran discovers that the young American he found alive in the Grand Canyon 35 years earlier has told the story of his survival. Unsure whether to intrude, Richard reaches out, then crosses the Atlantic to meet the man whose life briefly intersected his</w:t>
      </w:r>
      <w:r w:rsidRPr="009A5B4C">
        <w:rPr>
          <w:rFonts w:hint="eastAsia"/>
        </w:rPr>
        <w:t>—</w:t>
      </w:r>
      <w:r w:rsidRPr="009A5B4C">
        <w:rPr>
          <w:rFonts w:hint="eastAsia"/>
        </w:rPr>
        <w:t>and to return a map that has carried their shared past.</w:t>
      </w:r>
    </w:p>
    <w:p w14:paraId="402BD5B8" w14:textId="77777777" w:rsidR="009A5B4C" w:rsidRDefault="009A5B4C" w:rsidP="00B33299">
      <w:pPr>
        <w:pStyle w:val="body"/>
      </w:pPr>
      <w:r>
        <w:rPr>
          <w:rFonts w:hint="eastAsia"/>
        </w:rPr>
        <w:t>Dramatic question</w:t>
      </w:r>
    </w:p>
    <w:p w14:paraId="6EF7D916" w14:textId="77777777" w:rsidR="009A5B4C" w:rsidRDefault="009A5B4C" w:rsidP="00B33299">
      <w:pPr>
        <w:pStyle w:val="body"/>
      </w:pPr>
      <w:r w:rsidRPr="009A5B4C">
        <w:rPr>
          <w:rFonts w:hint="eastAsia"/>
        </w:rPr>
        <w:t>Will Richard and John find a way to reconnect after a brief, life-altering encounter separated them for 35 years</w:t>
      </w:r>
      <w:r w:rsidRPr="009A5B4C">
        <w:rPr>
          <w:rFonts w:hint="eastAsia"/>
        </w:rPr>
        <w:t>—</w:t>
      </w:r>
      <w:r w:rsidRPr="009A5B4C">
        <w:rPr>
          <w:rFonts w:hint="eastAsia"/>
        </w:rPr>
        <w:t>and what will that encounter mean to each man now?</w:t>
      </w:r>
    </w:p>
    <w:p w14:paraId="6C4C759C" w14:textId="77777777" w:rsidR="009A5B4C" w:rsidRDefault="009A5B4C" w:rsidP="00B33299">
      <w:pPr>
        <w:pStyle w:val="body"/>
      </w:pPr>
      <w:r>
        <w:rPr>
          <w:rFonts w:hint="eastAsia"/>
        </w:rPr>
        <w:t>Provisional story spine</w:t>
      </w:r>
    </w:p>
    <w:p w14:paraId="42247A0B" w14:textId="77777777" w:rsidR="009A5B4C" w:rsidRDefault="009A5B4C" w:rsidP="00B33299">
      <w:pPr>
        <w:pStyle w:val="body"/>
      </w:pPr>
      <w:r w:rsidRPr="009A5B4C">
        <w:rPr>
          <w:rFonts w:hint="eastAsia"/>
        </w:rPr>
        <w:t>OPENING / 2015: At work on 20 February, Richard struggles to concentrate, searches John Fountain online and finds a new account of the Grand Canyon rescue. The discovery opens the 1980 timeline. The office setting and search are source-supported; the exact visual staging is adaptation.</w:t>
      </w:r>
    </w:p>
    <w:p w14:paraId="3E26B802" w14:textId="77777777" w:rsidR="009A5B4C" w:rsidRDefault="009A5B4C" w:rsidP="00B33299">
      <w:pPr>
        <w:pStyle w:val="body"/>
      </w:pPr>
      <w:r w:rsidRPr="009A5B4C">
        <w:rPr>
          <w:rFonts w:hint="eastAsia"/>
        </w:rPr>
        <w:t>1980: Interweave John</w:t>
      </w:r>
      <w:r w:rsidRPr="009A5B4C">
        <w:rPr>
          <w:rFonts w:hint="eastAsia"/>
        </w:rPr>
        <w:t>’</w:t>
      </w:r>
      <w:r w:rsidRPr="009A5B4C">
        <w:rPr>
          <w:rFonts w:hint="eastAsia"/>
        </w:rPr>
        <w:t>s separation and survival with Richard</w:t>
      </w:r>
      <w:r w:rsidRPr="009A5B4C">
        <w:rPr>
          <w:rFonts w:hint="eastAsia"/>
        </w:rPr>
        <w:t>’</w:t>
      </w:r>
      <w:r w:rsidRPr="009A5B4C">
        <w:rPr>
          <w:rFonts w:hint="eastAsia"/>
        </w:rPr>
        <w:t xml:space="preserve">s solo canyon journey. Build toward John </w:t>
      </w:r>
      <w:r w:rsidRPr="009A5B4C">
        <w:rPr>
          <w:rFonts w:hint="eastAsia"/>
        </w:rPr>
        <w:lastRenderedPageBreak/>
        <w:t>waiting beside the portable toilet, hearing Richard approach, and the two men making their way to the River Ranger Station. The rescue is the suspenseful centre, not the whole film.</w:t>
      </w:r>
    </w:p>
    <w:p w14:paraId="6C8BE158" w14:textId="77777777" w:rsidR="009A5B4C" w:rsidRDefault="009A5B4C" w:rsidP="00B33299">
      <w:pPr>
        <w:pStyle w:val="body"/>
      </w:pPr>
      <w:r w:rsidRPr="009A5B4C">
        <w:rPr>
          <w:rFonts w:hint="eastAsia"/>
        </w:rPr>
        <w:t>2015: Return to Richard</w:t>
      </w:r>
      <w:r w:rsidRPr="009A5B4C">
        <w:rPr>
          <w:rFonts w:hint="eastAsia"/>
        </w:rPr>
        <w:t>’</w:t>
      </w:r>
      <w:r w:rsidRPr="009A5B4C">
        <w:rPr>
          <w:rFonts w:hint="eastAsia"/>
        </w:rPr>
        <w:t>s decision to contact John, the uncertain exchange, the choice to travel, the brown envelope and map, and the reunion. The map handover and understated family response provide emotional payoff. The later return to the Canyon is a candidate epilogue, not yet locked.</w:t>
      </w:r>
    </w:p>
    <w:p w14:paraId="27430348" w14:textId="77777777" w:rsidR="00E30734" w:rsidRDefault="009A5B4C" w:rsidP="00B33299">
      <w:pPr>
        <w:pStyle w:val="body"/>
      </w:pPr>
      <w:r>
        <w:rPr>
          <w:rFonts w:hint="eastAsia"/>
        </w:rPr>
        <w:t>Source-grounded master timeline</w:t>
      </w:r>
    </w:p>
    <w:tbl>
      <w:tblPr>
        <w:tblStyle w:val="TableGrid"/>
        <w:tblW w:w="4484" w:type="pct"/>
        <w:tblInd w:w="715" w:type="dxa"/>
        <w:tblLook w:val="04A0" w:firstRow="1" w:lastRow="0" w:firstColumn="1" w:lastColumn="0" w:noHBand="0" w:noVBand="1"/>
      </w:tblPr>
      <w:tblGrid>
        <w:gridCol w:w="1135"/>
        <w:gridCol w:w="3982"/>
        <w:gridCol w:w="2622"/>
      </w:tblGrid>
      <w:tr w:rsidR="00E30734" w:rsidRPr="00E30734" w14:paraId="76F02FAE" w14:textId="77777777" w:rsidTr="0062445D">
        <w:trPr>
          <w:tblHeader/>
        </w:trPr>
        <w:tc>
          <w:tcPr>
            <w:tcW w:w="1045" w:type="pct"/>
          </w:tcPr>
          <w:p w14:paraId="621ED35B" w14:textId="2E221C04" w:rsidR="00E30734" w:rsidRDefault="00E30734" w:rsidP="00E67107">
            <w:pPr>
              <w:pStyle w:val="body"/>
              <w:ind w:left="0" w:right="0"/>
              <w:jc w:val="left"/>
            </w:pPr>
            <w:r>
              <w:rPr>
                <w:rFonts w:hint="eastAsia"/>
              </w:rPr>
              <w:t>Source ID / date</w:t>
            </w:r>
          </w:p>
        </w:tc>
        <w:tc>
          <w:tcPr>
            <w:tcW w:w="2884" w:type="pct"/>
          </w:tcPr>
          <w:p w14:paraId="539F288B" w14:textId="6D999420" w:rsidR="00E30734" w:rsidRDefault="00E30734" w:rsidP="00E67107">
            <w:pPr>
              <w:pStyle w:val="body"/>
              <w:ind w:left="0" w:right="0"/>
              <w:jc w:val="left"/>
            </w:pPr>
            <w:r>
              <w:rPr>
                <w:rFonts w:hint="eastAsia"/>
              </w:rPr>
              <w:t>Verified event for adaptation</w:t>
            </w:r>
          </w:p>
        </w:tc>
        <w:tc>
          <w:tcPr>
            <w:tcW w:w="1071" w:type="pct"/>
          </w:tcPr>
          <w:p w14:paraId="1BE33836" w14:textId="37D48530" w:rsidR="00E30734" w:rsidRPr="00E67107" w:rsidRDefault="00E30734" w:rsidP="00E67107">
            <w:pPr>
              <w:pStyle w:val="body"/>
              <w:jc w:val="left"/>
            </w:pPr>
            <w:r w:rsidRPr="00E67107">
              <w:t>Memoir paragraph references</w:t>
            </w:r>
          </w:p>
        </w:tc>
      </w:tr>
      <w:tr w:rsidR="00E30734" w:rsidRPr="00E30734" w14:paraId="3D9CA6EF" w14:textId="77777777" w:rsidTr="0062445D">
        <w:tc>
          <w:tcPr>
            <w:tcW w:w="1045" w:type="pct"/>
          </w:tcPr>
          <w:p w14:paraId="77620BA9" w14:textId="6F065C20" w:rsidR="00E30734" w:rsidRDefault="00E30734" w:rsidP="00E67107">
            <w:pPr>
              <w:pStyle w:val="body"/>
              <w:ind w:left="0" w:right="0"/>
              <w:jc w:val="left"/>
            </w:pPr>
            <w:r>
              <w:rPr>
                <w:rFonts w:hint="eastAsia"/>
              </w:rPr>
              <w:t>SRC-1980-01 | 22 Aug 1980*</w:t>
            </w:r>
          </w:p>
        </w:tc>
        <w:tc>
          <w:tcPr>
            <w:tcW w:w="2884" w:type="pct"/>
          </w:tcPr>
          <w:p w14:paraId="07665081" w14:textId="620921B9" w:rsidR="00E30734" w:rsidRDefault="00E30734" w:rsidP="00E67107">
            <w:pPr>
              <w:pStyle w:val="body"/>
              <w:ind w:left="0" w:right="0"/>
              <w:jc w:val="left"/>
            </w:pPr>
            <w:r>
              <w:rPr>
                <w:rFonts w:hint="eastAsia"/>
              </w:rPr>
              <w:t>Richard is hiking in the Canyon; after six days missing, John encounters him near a portable toilet. The map</w:t>
            </w:r>
            <w:r>
              <w:rPr>
                <w:rFonts w:hint="eastAsia"/>
              </w:rPr>
              <w:t>’</w:t>
            </w:r>
            <w:r>
              <w:rPr>
                <w:rFonts w:hint="eastAsia"/>
              </w:rPr>
              <w:t>s title block gives 22 August 1980.</w:t>
            </w:r>
          </w:p>
        </w:tc>
        <w:tc>
          <w:tcPr>
            <w:tcW w:w="1071" w:type="pct"/>
          </w:tcPr>
          <w:p w14:paraId="7B2B0CF2" w14:textId="135F97D7" w:rsidR="00E30734" w:rsidRPr="00E67107" w:rsidRDefault="00E30734" w:rsidP="00E67107">
            <w:pPr>
              <w:pStyle w:val="body"/>
              <w:jc w:val="left"/>
            </w:pPr>
            <w:r w:rsidRPr="00E67107">
              <w:t>307–325; 974</w:t>
            </w:r>
          </w:p>
        </w:tc>
      </w:tr>
      <w:tr w:rsidR="00E30734" w:rsidRPr="00E30734" w14:paraId="3624482D" w14:textId="77777777" w:rsidTr="0062445D">
        <w:tc>
          <w:tcPr>
            <w:tcW w:w="1045" w:type="pct"/>
          </w:tcPr>
          <w:p w14:paraId="3DBD04F4" w14:textId="5550E095" w:rsidR="00E30734" w:rsidRDefault="00E30734" w:rsidP="00E67107">
            <w:pPr>
              <w:pStyle w:val="body"/>
              <w:ind w:left="0" w:right="0"/>
              <w:jc w:val="left"/>
            </w:pPr>
            <w:r>
              <w:rPr>
                <w:rFonts w:hint="eastAsia"/>
              </w:rPr>
              <w:t>SRC-1980-02 | 1980</w:t>
            </w:r>
          </w:p>
        </w:tc>
        <w:tc>
          <w:tcPr>
            <w:tcW w:w="2884" w:type="pct"/>
          </w:tcPr>
          <w:p w14:paraId="1773CE39" w14:textId="1AC486ED" w:rsidR="00E30734" w:rsidRDefault="00E30734" w:rsidP="00E67107">
            <w:pPr>
              <w:pStyle w:val="body"/>
              <w:ind w:left="0" w:right="0"/>
              <w:jc w:val="left"/>
            </w:pPr>
            <w:r>
              <w:rPr>
                <w:rFonts w:hint="eastAsia"/>
              </w:rPr>
              <w:t>Richard takes John toward the River Ranger Station; the telephone call identifies John and triggers the rescue response.</w:t>
            </w:r>
          </w:p>
        </w:tc>
        <w:tc>
          <w:tcPr>
            <w:tcW w:w="1071" w:type="pct"/>
          </w:tcPr>
          <w:p w14:paraId="50BB226B" w14:textId="007900ED" w:rsidR="00E30734" w:rsidRPr="00E67107" w:rsidRDefault="00E30734" w:rsidP="00E67107">
            <w:pPr>
              <w:pStyle w:val="body"/>
              <w:jc w:val="left"/>
            </w:pPr>
            <w:r w:rsidRPr="00E67107">
              <w:t>342–350</w:t>
            </w:r>
          </w:p>
        </w:tc>
      </w:tr>
      <w:tr w:rsidR="00E30734" w:rsidRPr="00E30734" w14:paraId="6037D0BD" w14:textId="77777777" w:rsidTr="0062445D">
        <w:trPr>
          <w:trHeight w:val="720"/>
        </w:trPr>
        <w:tc>
          <w:tcPr>
            <w:tcW w:w="1045" w:type="pct"/>
          </w:tcPr>
          <w:p w14:paraId="28F1B001" w14:textId="3D253ADF" w:rsidR="00E30734" w:rsidRDefault="00E30734" w:rsidP="00E67107">
            <w:pPr>
              <w:pStyle w:val="body"/>
              <w:ind w:left="0" w:right="0"/>
              <w:jc w:val="left"/>
            </w:pPr>
            <w:r>
              <w:rPr>
                <w:rFonts w:hint="eastAsia"/>
              </w:rPr>
              <w:t>SRC-1980-03 | 1980</w:t>
            </w:r>
          </w:p>
        </w:tc>
        <w:tc>
          <w:tcPr>
            <w:tcW w:w="2884" w:type="pct"/>
          </w:tcPr>
          <w:p w14:paraId="5AF9DF0B" w14:textId="71F47D99" w:rsidR="00E30734" w:rsidRDefault="00E30734" w:rsidP="00E67107">
            <w:pPr>
              <w:pStyle w:val="body"/>
              <w:ind w:left="0" w:right="0"/>
              <w:jc w:val="left"/>
            </w:pPr>
            <w:r>
              <w:rPr>
                <w:rFonts w:hint="eastAsia"/>
              </w:rPr>
              <w:t xml:space="preserve">After the rescue, Richard is questioned, declines press </w:t>
            </w:r>
            <w:r w:rsidR="000B0D6B">
              <w:t>attention and</w:t>
            </w:r>
            <w:r>
              <w:rPr>
                <w:rFonts w:hint="eastAsia"/>
              </w:rPr>
              <w:t xml:space="preserve"> continues his Canyon journey.</w:t>
            </w:r>
          </w:p>
        </w:tc>
        <w:tc>
          <w:tcPr>
            <w:tcW w:w="1071" w:type="pct"/>
          </w:tcPr>
          <w:p w14:paraId="3EEE8A2E" w14:textId="1BDBF4F3" w:rsidR="00E30734" w:rsidRPr="00E67107" w:rsidRDefault="00E30734" w:rsidP="00E67107">
            <w:pPr>
              <w:pStyle w:val="body"/>
              <w:jc w:val="left"/>
            </w:pPr>
            <w:r w:rsidRPr="00E67107">
              <w:t>354–399</w:t>
            </w:r>
          </w:p>
        </w:tc>
      </w:tr>
      <w:tr w:rsidR="00E30734" w:rsidRPr="00E30734" w14:paraId="42D9D9F4" w14:textId="77777777" w:rsidTr="0062445D">
        <w:tc>
          <w:tcPr>
            <w:tcW w:w="1045" w:type="pct"/>
          </w:tcPr>
          <w:p w14:paraId="584FCE2E" w14:textId="6050BE9B" w:rsidR="00E30734" w:rsidRDefault="00E30734" w:rsidP="00E67107">
            <w:pPr>
              <w:pStyle w:val="body"/>
              <w:ind w:left="0" w:right="0"/>
              <w:jc w:val="left"/>
            </w:pPr>
            <w:r>
              <w:rPr>
                <w:rFonts w:hint="eastAsia"/>
              </w:rPr>
              <w:t xml:space="preserve">SRC-2015-01 | </w:t>
            </w:r>
            <w:r>
              <w:rPr>
                <w:rFonts w:hint="eastAsia"/>
              </w:rPr>
              <w:lastRenderedPageBreak/>
              <w:t>20 Feb 2015</w:t>
            </w:r>
          </w:p>
        </w:tc>
        <w:tc>
          <w:tcPr>
            <w:tcW w:w="2884" w:type="pct"/>
          </w:tcPr>
          <w:p w14:paraId="08A5ADA8" w14:textId="14AD2038" w:rsidR="00E30734" w:rsidRDefault="00E30734" w:rsidP="00E67107">
            <w:pPr>
              <w:pStyle w:val="body"/>
              <w:ind w:left="0" w:right="0"/>
              <w:jc w:val="left"/>
            </w:pPr>
            <w:r>
              <w:rPr>
                <w:rFonts w:hint="eastAsia"/>
              </w:rPr>
              <w:lastRenderedPageBreak/>
              <w:t xml:space="preserve">At 3:45 p.m., while reviewing documents, Richard finds the blog and contacts its author, Brad; </w:t>
            </w:r>
            <w:r>
              <w:rPr>
                <w:rFonts w:hint="eastAsia"/>
              </w:rPr>
              <w:lastRenderedPageBreak/>
              <w:t>John replies later that day.</w:t>
            </w:r>
          </w:p>
        </w:tc>
        <w:tc>
          <w:tcPr>
            <w:tcW w:w="1071" w:type="pct"/>
          </w:tcPr>
          <w:p w14:paraId="5703AB92" w14:textId="50B9CB00" w:rsidR="00E30734" w:rsidRPr="00E67107" w:rsidRDefault="00E30734" w:rsidP="00E67107">
            <w:pPr>
              <w:pStyle w:val="body"/>
              <w:jc w:val="left"/>
            </w:pPr>
            <w:r w:rsidRPr="00E67107">
              <w:lastRenderedPageBreak/>
              <w:t>925–942</w:t>
            </w:r>
          </w:p>
        </w:tc>
      </w:tr>
      <w:tr w:rsidR="00E30734" w:rsidRPr="00E30734" w14:paraId="26198DC3" w14:textId="77777777" w:rsidTr="0062445D">
        <w:tc>
          <w:tcPr>
            <w:tcW w:w="1045" w:type="pct"/>
          </w:tcPr>
          <w:p w14:paraId="3A8B3E48" w14:textId="02ADA3DC" w:rsidR="00E30734" w:rsidRDefault="00E30734" w:rsidP="00E67107">
            <w:pPr>
              <w:pStyle w:val="body"/>
              <w:ind w:left="0" w:right="0"/>
              <w:jc w:val="left"/>
            </w:pPr>
            <w:r>
              <w:rPr>
                <w:rFonts w:hint="eastAsia"/>
              </w:rPr>
              <w:t>SRC-2015-02 | 22</w:t>
            </w:r>
            <w:r>
              <w:rPr>
                <w:rFonts w:hint="eastAsia"/>
              </w:rPr>
              <w:t>–</w:t>
            </w:r>
            <w:r>
              <w:rPr>
                <w:rFonts w:hint="eastAsia"/>
              </w:rPr>
              <w:t>23 May 2015</w:t>
            </w:r>
          </w:p>
        </w:tc>
        <w:tc>
          <w:tcPr>
            <w:tcW w:w="2884" w:type="pct"/>
          </w:tcPr>
          <w:p w14:paraId="0AE1256E" w14:textId="5A73CEC4" w:rsidR="00E30734" w:rsidRDefault="00E30734" w:rsidP="00E67107">
            <w:pPr>
              <w:pStyle w:val="body"/>
              <w:ind w:left="0" w:right="0"/>
              <w:jc w:val="left"/>
            </w:pPr>
            <w:r>
              <w:rPr>
                <w:rFonts w:hint="eastAsia"/>
              </w:rPr>
              <w:t>Richard begins the trip from Britain on 22 May; the map presentation is dated 23 May, the reunion day in the account.</w:t>
            </w:r>
          </w:p>
        </w:tc>
        <w:tc>
          <w:tcPr>
            <w:tcW w:w="1071" w:type="pct"/>
          </w:tcPr>
          <w:p w14:paraId="7A659532" w14:textId="27D0169D" w:rsidR="00E30734" w:rsidRPr="00E67107" w:rsidRDefault="00E30734" w:rsidP="00E67107">
            <w:pPr>
              <w:pStyle w:val="body"/>
              <w:jc w:val="left"/>
            </w:pPr>
            <w:r w:rsidRPr="00E67107">
              <w:t>9–13; 969–977</w:t>
            </w:r>
          </w:p>
        </w:tc>
      </w:tr>
      <w:tr w:rsidR="00E30734" w:rsidRPr="00E30734" w14:paraId="5F7888B9" w14:textId="77777777" w:rsidTr="0062445D">
        <w:tc>
          <w:tcPr>
            <w:tcW w:w="1045" w:type="pct"/>
          </w:tcPr>
          <w:p w14:paraId="3D602936" w14:textId="7500549B" w:rsidR="00E30734" w:rsidRDefault="00E30734" w:rsidP="00E67107">
            <w:pPr>
              <w:pStyle w:val="body"/>
              <w:ind w:left="0" w:right="0"/>
              <w:jc w:val="left"/>
            </w:pPr>
            <w:r>
              <w:rPr>
                <w:rFonts w:hint="eastAsia"/>
              </w:rPr>
              <w:t>SRC-2015-03 | 2015, six months later</w:t>
            </w:r>
          </w:p>
        </w:tc>
        <w:tc>
          <w:tcPr>
            <w:tcW w:w="2884" w:type="pct"/>
          </w:tcPr>
          <w:p w14:paraId="2D19DF60" w14:textId="28BABAC4" w:rsidR="00E30734" w:rsidRDefault="00E30734" w:rsidP="00E67107">
            <w:pPr>
              <w:pStyle w:val="body"/>
              <w:ind w:left="0" w:right="0"/>
              <w:jc w:val="left"/>
            </w:pPr>
            <w:r>
              <w:rPr>
                <w:rFonts w:hint="eastAsia"/>
              </w:rPr>
              <w:t>John invites Richard back to Arizona; they hike in the Canyon and share Thanksgiving with John</w:t>
            </w:r>
            <w:r>
              <w:rPr>
                <w:rFonts w:hint="eastAsia"/>
              </w:rPr>
              <w:t>’</w:t>
            </w:r>
            <w:r>
              <w:rPr>
                <w:rFonts w:hint="eastAsia"/>
              </w:rPr>
              <w:t>s family and friends.</w:t>
            </w:r>
          </w:p>
        </w:tc>
        <w:tc>
          <w:tcPr>
            <w:tcW w:w="1071" w:type="pct"/>
          </w:tcPr>
          <w:p w14:paraId="549B28C9" w14:textId="1E9BBFCE" w:rsidR="00E30734" w:rsidRPr="00E67107" w:rsidRDefault="00E30734" w:rsidP="00E67107">
            <w:pPr>
              <w:pStyle w:val="body"/>
              <w:jc w:val="left"/>
            </w:pPr>
            <w:r w:rsidRPr="00E67107">
              <w:t>1013–1035</w:t>
            </w:r>
          </w:p>
        </w:tc>
      </w:tr>
    </w:tbl>
    <w:p w14:paraId="7A010BE8" w14:textId="600D7BC7" w:rsidR="00E30734" w:rsidRPr="00E30734" w:rsidRDefault="00E30734" w:rsidP="00B33299">
      <w:pPr>
        <w:pStyle w:val="body"/>
      </w:pPr>
      <w:r w:rsidRPr="00E30734">
        <w:rPr>
          <w:rFonts w:hint="eastAsia"/>
        </w:rPr>
        <w:t>*Date control: the 22 August 1980 date is taken from the map</w:t>
      </w:r>
      <w:r w:rsidRPr="00E30734">
        <w:rPr>
          <w:rFonts w:hint="eastAsia"/>
        </w:rPr>
        <w:t>’</w:t>
      </w:r>
      <w:r w:rsidRPr="00E30734">
        <w:rPr>
          <w:rFonts w:hint="eastAsia"/>
        </w:rPr>
        <w:t>s title block in the memoir. Treat it as source-reported and confirm against any primary records before locking production materials.</w:t>
      </w:r>
    </w:p>
    <w:p w14:paraId="7D478DF6" w14:textId="3D1E08EF" w:rsidR="00E30734" w:rsidRPr="00E30734" w:rsidRDefault="00E30734" w:rsidP="00B33299">
      <w:pPr>
        <w:pStyle w:val="body"/>
      </w:pPr>
      <w:r w:rsidRPr="00E30734">
        <w:rPr>
          <w:rFonts w:hint="eastAsia"/>
        </w:rPr>
        <w:t>Screenplay craft and source-control rules</w:t>
      </w:r>
    </w:p>
    <w:p w14:paraId="53FFA747" w14:textId="392CACF0" w:rsidR="00E30734" w:rsidRPr="00E30734" w:rsidRDefault="00E30734" w:rsidP="00B33299">
      <w:pPr>
        <w:pStyle w:val="body"/>
      </w:pPr>
      <w:r w:rsidRPr="00E30734">
        <w:rPr>
          <w:rFonts w:hint="eastAsia"/>
        </w:rPr>
        <w:t xml:space="preserve">Use concise, filmable action in present tense. Each scene should have a clear location and time heading (INT./EXT. </w:t>
      </w:r>
      <w:r w:rsidRPr="00E30734">
        <w:rPr>
          <w:rFonts w:hint="eastAsia"/>
        </w:rPr>
        <w:t>—</w:t>
      </w:r>
      <w:r w:rsidRPr="00E30734">
        <w:rPr>
          <w:rFonts w:hint="eastAsia"/>
        </w:rPr>
        <w:t xml:space="preserve"> LOCATION </w:t>
      </w:r>
      <w:r w:rsidRPr="00E30734">
        <w:rPr>
          <w:rFonts w:hint="eastAsia"/>
        </w:rPr>
        <w:t>—</w:t>
      </w:r>
      <w:r w:rsidRPr="00E30734">
        <w:rPr>
          <w:rFonts w:hint="eastAsia"/>
        </w:rPr>
        <w:t xml:space="preserve"> DAY/NIGHT), a visual purpose, and only the dialogue needed to move story or reveal character. Avoid memoir narration unless a specific voice-over is later chosen for dramatic reasons.</w:t>
      </w:r>
    </w:p>
    <w:p w14:paraId="6F99834C" w14:textId="40C88AF7" w:rsidR="00E30734" w:rsidRPr="00E30734" w:rsidRDefault="00E30734" w:rsidP="00B33299">
      <w:pPr>
        <w:pStyle w:val="body"/>
      </w:pPr>
      <w:r w:rsidRPr="00E30734">
        <w:rPr>
          <w:rFonts w:hint="eastAsia"/>
        </w:rPr>
        <w:t>FACT (F): directly supported by the memoir or another identified source. DRAMATIC RECONSTRUCTION (D): staging, compressed chronology, or dialogue shaped from the author</w:t>
      </w:r>
      <w:r w:rsidRPr="00E30734">
        <w:rPr>
          <w:rFonts w:hint="eastAsia"/>
        </w:rPr>
        <w:t>’</w:t>
      </w:r>
      <w:r w:rsidRPr="00E30734">
        <w:rPr>
          <w:rFonts w:hint="eastAsia"/>
        </w:rPr>
        <w:t>s recollection; do not imply a recording exists. CREATIVE INVENTION (C): new event, character, or material not supported by the source; flag for explicit approval.</w:t>
      </w:r>
    </w:p>
    <w:p w14:paraId="45E58462" w14:textId="57C7449F" w:rsidR="00E30734" w:rsidRPr="00E30734" w:rsidRDefault="00E30734" w:rsidP="00B33299">
      <w:pPr>
        <w:pStyle w:val="body"/>
      </w:pPr>
      <w:r w:rsidRPr="00E30734">
        <w:rPr>
          <w:rFonts w:hint="eastAsia"/>
        </w:rPr>
        <w:lastRenderedPageBreak/>
        <w:t>Keep a source ID attached to every major beat during development. Preserve Richard</w:t>
      </w:r>
      <w:r w:rsidRPr="00E30734">
        <w:rPr>
          <w:rFonts w:hint="eastAsia"/>
        </w:rPr>
        <w:t>’</w:t>
      </w:r>
      <w:r w:rsidRPr="00E30734">
        <w:rPr>
          <w:rFonts w:hint="eastAsia"/>
        </w:rPr>
        <w:t>s understatement and humour; do not turn him into a conventional action hero or repeatedly announce that he saved John. Let John</w:t>
      </w:r>
      <w:r w:rsidRPr="00E30734">
        <w:rPr>
          <w:rFonts w:hint="eastAsia"/>
        </w:rPr>
        <w:t>’</w:t>
      </w:r>
      <w:r w:rsidRPr="00E30734">
        <w:rPr>
          <w:rFonts w:hint="eastAsia"/>
        </w:rPr>
        <w:t>s survival choices and the reunion carry their own emotional weight.</w:t>
      </w:r>
    </w:p>
    <w:p w14:paraId="2FB5CCA2" w14:textId="3E876AD4" w:rsidR="00E30734" w:rsidRPr="00E30734" w:rsidRDefault="00E30734" w:rsidP="00B33299">
      <w:pPr>
        <w:pStyle w:val="body"/>
      </w:pPr>
      <w:r w:rsidRPr="00E30734">
        <w:rPr>
          <w:rFonts w:hint="eastAsia"/>
        </w:rPr>
        <w:t xml:space="preserve">Open checks before the scene outline </w:t>
      </w:r>
      <w:r w:rsidR="0062445D" w:rsidRPr="00E30734">
        <w:t>are</w:t>
      </w:r>
      <w:r w:rsidRPr="00E30734">
        <w:rPr>
          <w:rFonts w:hint="eastAsia"/>
        </w:rPr>
        <w:t xml:space="preserve"> locked</w:t>
      </w:r>
    </w:p>
    <w:p w14:paraId="3397F84E" w14:textId="52201E53" w:rsidR="00E30734" w:rsidRPr="00E30734" w:rsidRDefault="00E30734" w:rsidP="00B33299">
      <w:pPr>
        <w:pStyle w:val="body"/>
      </w:pPr>
      <w:r w:rsidRPr="00E30734">
        <w:rPr>
          <w:rFonts w:hint="eastAsia"/>
        </w:rPr>
        <w:t>Confirm the exact 1980 chronology and rescue date from the author</w:t>
      </w:r>
      <w:r w:rsidRPr="00E30734">
        <w:rPr>
          <w:rFonts w:hint="eastAsia"/>
        </w:rPr>
        <w:t>’</w:t>
      </w:r>
      <w:r w:rsidRPr="00E30734">
        <w:rPr>
          <w:rFonts w:hint="eastAsia"/>
        </w:rPr>
        <w:t>s preferred records; distinguish the map inscription from independently verified documentation. Confirm which dialogue the author regards as substantially verbatim and which should be treated as reconstructed. Flag any real-person naming, family details, or claims about the search operation for author review before a submission draft.</w:t>
      </w:r>
    </w:p>
    <w:p w14:paraId="5E4BE053" w14:textId="5A2AB614" w:rsidR="003439BF" w:rsidRPr="009A5B4C" w:rsidRDefault="003439BF" w:rsidP="009A5B4C">
      <w:pPr>
        <w:pStyle w:val="Heading1"/>
        <w:rPr>
          <w:rFonts w:hint="eastAsia"/>
        </w:rPr>
      </w:pPr>
    </w:p>
    <w:sectPr w:rsidR="003439BF" w:rsidRPr="009A5B4C" w:rsidSect="00833255">
      <w:headerReference w:type="default" r:id="rId14"/>
      <w:footerReference w:type="default" r:id="rId15"/>
      <w:footerReference w:type="first" r:id="rId16"/>
      <w:pgSz w:w="12240" w:h="15840" w:code="1"/>
      <w:pgMar w:top="1656" w:right="1800" w:bottom="274" w:left="1800" w:header="0" w:footer="1138" w:gutter="0"/>
      <w:cols w:space="720"/>
      <w:formProt w:val="0"/>
      <w:docGrid w:linePitch="600" w:charSpace="3276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12" w:author="Copy Editor" w:date="2026-10-04T16:32:00Z" w:initials="CK">
    <w:p w14:paraId="08655F6D" w14:textId="77777777" w:rsidR="00B1402C" w:rsidRDefault="00B1402C" w:rsidP="00B1402C">
      <w:pPr>
        <w:pStyle w:val="CommentText"/>
        <w:rPr>
          <w:rFonts w:hint="eastAsia"/>
        </w:rPr>
      </w:pPr>
      <w:r>
        <w:rPr>
          <w:rStyle w:val="CommentReference"/>
          <w:rFonts w:hint="eastAsia"/>
        </w:rPr>
        <w:annotationRef/>
      </w:r>
      <w:r>
        <w:rPr>
          <w:rFonts w:hint="eastAsia"/>
        </w:rPr>
        <w:t>Added action lines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655F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3FAD43" w16cex:dateUtc="2026-10-04T1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655F6D" w16cid:durableId="423FAD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3F2BE" w14:textId="77777777" w:rsidR="008E08EA" w:rsidRDefault="008E08EA">
      <w:pPr>
        <w:rPr>
          <w:rFonts w:hint="eastAsia"/>
        </w:rPr>
      </w:pPr>
      <w:r>
        <w:separator/>
      </w:r>
    </w:p>
  </w:endnote>
  <w:endnote w:type="continuationSeparator" w:id="0">
    <w:p w14:paraId="550229DA" w14:textId="77777777" w:rsidR="008E08EA" w:rsidRDefault="008E08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Arial Unicode MS"/>
    <w:charset w:val="00"/>
    <w:family w:val="roman"/>
    <w:pitch w:val="variable"/>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BE072" w14:textId="77777777" w:rsidR="003439BF" w:rsidRDefault="003439BF">
    <w:pPr>
      <w:pStyle w:val="Footer"/>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2309" w:name="PageNumWizard_FOOTER_Default_Page_Style1"/>
  <w:p w14:paraId="5E4BE073" w14:textId="77777777" w:rsidR="003439BF" w:rsidRDefault="007C0FF3">
    <w:pPr>
      <w:pStyle w:val="Footer"/>
      <w:jc w:val="center"/>
      <w:rPr>
        <w:rFonts w:hint="eastAsia"/>
      </w:rPr>
    </w:pPr>
    <w:r>
      <w:fldChar w:fldCharType="begin"/>
    </w:r>
    <w:r>
      <w:instrText xml:space="preserve"> PAGE </w:instrText>
    </w:r>
    <w:r>
      <w:fldChar w:fldCharType="separate"/>
    </w:r>
    <w:r>
      <w:t>83</w:t>
    </w:r>
    <w:r>
      <w:fldChar w:fldCharType="end"/>
    </w:r>
    <w:bookmarkEnd w:id="12309"/>
  </w:p>
  <w:p w14:paraId="5E4BE074" w14:textId="77777777" w:rsidR="003439BF" w:rsidRDefault="003439BF">
    <w:pPr>
      <w:pStyle w:val="Footer"/>
      <w:jc w:val="center"/>
      <w:rPr>
        <w:rFonts w:hint="eastAsia"/>
      </w:rPr>
    </w:pPr>
    <w:bookmarkStart w:id="12310" w:name="PageNumWizard_FOOTER_Default_Page_Style2"/>
    <w:bookmarkEnd w:id="1231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B7C25" w14:textId="77777777" w:rsidR="008E08EA" w:rsidRDefault="008E08EA">
      <w:pPr>
        <w:rPr>
          <w:rFonts w:hint="eastAsia"/>
        </w:rPr>
      </w:pPr>
      <w:r>
        <w:separator/>
      </w:r>
    </w:p>
  </w:footnote>
  <w:footnote w:type="continuationSeparator" w:id="0">
    <w:p w14:paraId="33E3D12E" w14:textId="77777777" w:rsidR="008E08EA" w:rsidRDefault="008E08E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ourier New" w:hAnsi="Courier New" w:cs="Courier New"/>
      </w:rPr>
      <w:id w:val="-424264463"/>
      <w:docPartObj>
        <w:docPartGallery w:val="Page Numbers (Top of Page)"/>
        <w:docPartUnique/>
      </w:docPartObj>
    </w:sdtPr>
    <w:sdtEndPr>
      <w:rPr>
        <w:noProof/>
      </w:rPr>
    </w:sdtEndPr>
    <w:sdtContent>
      <w:p w14:paraId="5B7B6ED6" w14:textId="77777777" w:rsidR="00833255" w:rsidRPr="00A40CB0" w:rsidRDefault="00833255">
        <w:pPr>
          <w:pStyle w:val="Header"/>
          <w:jc w:val="right"/>
          <w:rPr>
            <w:rFonts w:ascii="Courier New" w:hAnsi="Courier New" w:cs="Courier New"/>
          </w:rPr>
        </w:pPr>
      </w:p>
      <w:p w14:paraId="624D2829" w14:textId="77777777" w:rsidR="00833255" w:rsidRPr="00A40CB0" w:rsidRDefault="00833255">
        <w:pPr>
          <w:pStyle w:val="Header"/>
          <w:jc w:val="right"/>
          <w:rPr>
            <w:rFonts w:ascii="Courier New" w:hAnsi="Courier New" w:cs="Courier New"/>
          </w:rPr>
        </w:pPr>
      </w:p>
      <w:p w14:paraId="45B58A36" w14:textId="77777777" w:rsidR="00833255" w:rsidRDefault="00833255">
        <w:pPr>
          <w:pStyle w:val="Header"/>
          <w:jc w:val="right"/>
          <w:rPr>
            <w:rFonts w:ascii="Courier New" w:hAnsi="Courier New" w:cs="Courier New"/>
          </w:rPr>
        </w:pPr>
      </w:p>
      <w:p w14:paraId="160AF32F" w14:textId="77777777" w:rsidR="00D338C9" w:rsidRPr="00A40CB0" w:rsidRDefault="00D338C9">
        <w:pPr>
          <w:pStyle w:val="Header"/>
          <w:jc w:val="right"/>
          <w:rPr>
            <w:rFonts w:ascii="Courier New" w:hAnsi="Courier New" w:cs="Courier New"/>
          </w:rPr>
        </w:pPr>
      </w:p>
      <w:p w14:paraId="320E4654" w14:textId="23EFDFDD" w:rsidR="00D338C9" w:rsidRDefault="00801D58" w:rsidP="00D338C9">
        <w:pPr>
          <w:pStyle w:val="Header"/>
          <w:ind w:right="288"/>
          <w:jc w:val="right"/>
          <w:rPr>
            <w:rFonts w:ascii="Courier New" w:hAnsi="Courier New" w:cs="Courier New"/>
            <w:noProof/>
          </w:rPr>
        </w:pPr>
        <w:r w:rsidRPr="00A40CB0">
          <w:rPr>
            <w:rFonts w:ascii="Courier New" w:hAnsi="Courier New" w:cs="Courier New"/>
          </w:rPr>
          <w:fldChar w:fldCharType="begin"/>
        </w:r>
        <w:r w:rsidRPr="00A40CB0">
          <w:rPr>
            <w:rFonts w:ascii="Courier New" w:hAnsi="Courier New" w:cs="Courier New"/>
          </w:rPr>
          <w:instrText xml:space="preserve"> PAGE   \* MERGEFORMAT </w:instrText>
        </w:r>
        <w:r w:rsidRPr="00A40CB0">
          <w:rPr>
            <w:rFonts w:ascii="Courier New" w:hAnsi="Courier New" w:cs="Courier New"/>
          </w:rPr>
          <w:fldChar w:fldCharType="separate"/>
        </w:r>
        <w:r w:rsidRPr="00A40CB0">
          <w:rPr>
            <w:rFonts w:ascii="Courier New" w:hAnsi="Courier New" w:cs="Courier New"/>
            <w:noProof/>
          </w:rPr>
          <w:t>2</w:t>
        </w:r>
        <w:r w:rsidRPr="00A40CB0">
          <w:rPr>
            <w:rFonts w:ascii="Courier New" w:hAnsi="Courier New" w:cs="Courier New"/>
            <w:noProof/>
          </w:rPr>
          <w:fldChar w:fldCharType="end"/>
        </w:r>
        <w:r w:rsidR="00D338C9">
          <w:rPr>
            <w:rFonts w:ascii="Courier New" w:hAnsi="Courier New" w:cs="Courier New"/>
            <w:noProof/>
          </w:rPr>
          <w:t>.</w:t>
        </w:r>
      </w:p>
    </w:sdtContent>
  </w:sdt>
  <w:p w14:paraId="3EAB11B4" w14:textId="36126128" w:rsidR="00801D58" w:rsidRPr="00A40CB0" w:rsidRDefault="00801D58">
    <w:pPr>
      <w:pStyle w:val="Header"/>
      <w:jc w:val="right"/>
      <w:rPr>
        <w:rFonts w:ascii="Courier New" w:hAnsi="Courier New" w:cs="Courier Ne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54AB9"/>
    <w:multiLevelType w:val="hybridMultilevel"/>
    <w:tmpl w:val="E0AA5A4E"/>
    <w:lvl w:ilvl="0" w:tplc="C0726846">
      <w:start w:val="1"/>
      <w:numFmt w:val="decimal"/>
      <w:lvlText w:val="%1."/>
      <w:lvlJc w:val="left"/>
      <w:pPr>
        <w:ind w:left="2664" w:hanging="360"/>
      </w:pPr>
      <w:rPr>
        <w:rFonts w:hint="default"/>
      </w:rPr>
    </w:lvl>
    <w:lvl w:ilvl="1" w:tplc="04090019" w:tentative="1">
      <w:start w:val="1"/>
      <w:numFmt w:val="lowerLetter"/>
      <w:lvlText w:val="%2."/>
      <w:lvlJc w:val="left"/>
      <w:pPr>
        <w:ind w:left="3384" w:hanging="360"/>
      </w:pPr>
    </w:lvl>
    <w:lvl w:ilvl="2" w:tplc="0409001B" w:tentative="1">
      <w:start w:val="1"/>
      <w:numFmt w:val="lowerRoman"/>
      <w:lvlText w:val="%3."/>
      <w:lvlJc w:val="right"/>
      <w:pPr>
        <w:ind w:left="4104" w:hanging="180"/>
      </w:pPr>
    </w:lvl>
    <w:lvl w:ilvl="3" w:tplc="0409000F" w:tentative="1">
      <w:start w:val="1"/>
      <w:numFmt w:val="decimal"/>
      <w:lvlText w:val="%4."/>
      <w:lvlJc w:val="left"/>
      <w:pPr>
        <w:ind w:left="4824" w:hanging="360"/>
      </w:pPr>
    </w:lvl>
    <w:lvl w:ilvl="4" w:tplc="04090019" w:tentative="1">
      <w:start w:val="1"/>
      <w:numFmt w:val="lowerLetter"/>
      <w:lvlText w:val="%5."/>
      <w:lvlJc w:val="left"/>
      <w:pPr>
        <w:ind w:left="5544" w:hanging="360"/>
      </w:pPr>
    </w:lvl>
    <w:lvl w:ilvl="5" w:tplc="0409001B" w:tentative="1">
      <w:start w:val="1"/>
      <w:numFmt w:val="lowerRoman"/>
      <w:lvlText w:val="%6."/>
      <w:lvlJc w:val="right"/>
      <w:pPr>
        <w:ind w:left="6264" w:hanging="180"/>
      </w:pPr>
    </w:lvl>
    <w:lvl w:ilvl="6" w:tplc="0409000F" w:tentative="1">
      <w:start w:val="1"/>
      <w:numFmt w:val="decimal"/>
      <w:lvlText w:val="%7."/>
      <w:lvlJc w:val="left"/>
      <w:pPr>
        <w:ind w:left="6984" w:hanging="360"/>
      </w:pPr>
    </w:lvl>
    <w:lvl w:ilvl="7" w:tplc="04090019" w:tentative="1">
      <w:start w:val="1"/>
      <w:numFmt w:val="lowerLetter"/>
      <w:lvlText w:val="%8."/>
      <w:lvlJc w:val="left"/>
      <w:pPr>
        <w:ind w:left="7704" w:hanging="360"/>
      </w:pPr>
    </w:lvl>
    <w:lvl w:ilvl="8" w:tplc="0409001B" w:tentative="1">
      <w:start w:val="1"/>
      <w:numFmt w:val="lowerRoman"/>
      <w:lvlText w:val="%9."/>
      <w:lvlJc w:val="right"/>
      <w:pPr>
        <w:ind w:left="8424" w:hanging="180"/>
      </w:pPr>
    </w:lvl>
  </w:abstractNum>
  <w:abstractNum w:abstractNumId="1" w15:restartNumberingAfterBreak="0">
    <w:nsid w:val="1DBF6027"/>
    <w:multiLevelType w:val="hybridMultilevel"/>
    <w:tmpl w:val="273C9298"/>
    <w:lvl w:ilvl="0" w:tplc="0409000F">
      <w:start w:val="1"/>
      <w:numFmt w:val="decimal"/>
      <w:lvlText w:val="%1."/>
      <w:lvlJc w:val="left"/>
      <w:pPr>
        <w:ind w:left="3024" w:hanging="360"/>
      </w:pPr>
    </w:lvl>
    <w:lvl w:ilvl="1" w:tplc="04090019" w:tentative="1">
      <w:start w:val="1"/>
      <w:numFmt w:val="lowerLetter"/>
      <w:lvlText w:val="%2."/>
      <w:lvlJc w:val="left"/>
      <w:pPr>
        <w:ind w:left="3744" w:hanging="360"/>
      </w:pPr>
    </w:lvl>
    <w:lvl w:ilvl="2" w:tplc="0409001B" w:tentative="1">
      <w:start w:val="1"/>
      <w:numFmt w:val="lowerRoman"/>
      <w:lvlText w:val="%3."/>
      <w:lvlJc w:val="right"/>
      <w:pPr>
        <w:ind w:left="4464" w:hanging="180"/>
      </w:pPr>
    </w:lvl>
    <w:lvl w:ilvl="3" w:tplc="0409000F" w:tentative="1">
      <w:start w:val="1"/>
      <w:numFmt w:val="decimal"/>
      <w:lvlText w:val="%4."/>
      <w:lvlJc w:val="left"/>
      <w:pPr>
        <w:ind w:left="5184" w:hanging="360"/>
      </w:pPr>
    </w:lvl>
    <w:lvl w:ilvl="4" w:tplc="04090019" w:tentative="1">
      <w:start w:val="1"/>
      <w:numFmt w:val="lowerLetter"/>
      <w:lvlText w:val="%5."/>
      <w:lvlJc w:val="left"/>
      <w:pPr>
        <w:ind w:left="5904" w:hanging="360"/>
      </w:pPr>
    </w:lvl>
    <w:lvl w:ilvl="5" w:tplc="0409001B" w:tentative="1">
      <w:start w:val="1"/>
      <w:numFmt w:val="lowerRoman"/>
      <w:lvlText w:val="%6."/>
      <w:lvlJc w:val="right"/>
      <w:pPr>
        <w:ind w:left="6624" w:hanging="180"/>
      </w:pPr>
    </w:lvl>
    <w:lvl w:ilvl="6" w:tplc="0409000F" w:tentative="1">
      <w:start w:val="1"/>
      <w:numFmt w:val="decimal"/>
      <w:lvlText w:val="%7."/>
      <w:lvlJc w:val="left"/>
      <w:pPr>
        <w:ind w:left="7344" w:hanging="360"/>
      </w:pPr>
    </w:lvl>
    <w:lvl w:ilvl="7" w:tplc="04090019" w:tentative="1">
      <w:start w:val="1"/>
      <w:numFmt w:val="lowerLetter"/>
      <w:lvlText w:val="%8."/>
      <w:lvlJc w:val="left"/>
      <w:pPr>
        <w:ind w:left="8064" w:hanging="360"/>
      </w:pPr>
    </w:lvl>
    <w:lvl w:ilvl="8" w:tplc="0409001B" w:tentative="1">
      <w:start w:val="1"/>
      <w:numFmt w:val="lowerRoman"/>
      <w:lvlText w:val="%9."/>
      <w:lvlJc w:val="right"/>
      <w:pPr>
        <w:ind w:left="8784" w:hanging="180"/>
      </w:pPr>
    </w:lvl>
  </w:abstractNum>
  <w:abstractNum w:abstractNumId="2" w15:restartNumberingAfterBreak="0">
    <w:nsid w:val="1F3E47D5"/>
    <w:multiLevelType w:val="multilevel"/>
    <w:tmpl w:val="C1B611AA"/>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3" w15:restartNumberingAfterBreak="0">
    <w:nsid w:val="46BA0DBC"/>
    <w:multiLevelType w:val="hybridMultilevel"/>
    <w:tmpl w:val="BF387214"/>
    <w:lvl w:ilvl="0" w:tplc="91644B36">
      <w:start w:val="1"/>
      <w:numFmt w:val="decimal"/>
      <w:lvlText w:val="%1."/>
      <w:lvlJc w:val="left"/>
      <w:pPr>
        <w:ind w:left="1183" w:hanging="420"/>
      </w:pPr>
      <w:rPr>
        <w:rFonts w:hint="default"/>
      </w:rPr>
    </w:lvl>
    <w:lvl w:ilvl="1" w:tplc="04090019" w:tentative="1">
      <w:start w:val="1"/>
      <w:numFmt w:val="lowerLetter"/>
      <w:lvlText w:val="%2."/>
      <w:lvlJc w:val="left"/>
      <w:pPr>
        <w:ind w:left="1843" w:hanging="360"/>
      </w:pPr>
    </w:lvl>
    <w:lvl w:ilvl="2" w:tplc="0409001B" w:tentative="1">
      <w:start w:val="1"/>
      <w:numFmt w:val="lowerRoman"/>
      <w:lvlText w:val="%3."/>
      <w:lvlJc w:val="right"/>
      <w:pPr>
        <w:ind w:left="2563" w:hanging="180"/>
      </w:pPr>
    </w:lvl>
    <w:lvl w:ilvl="3" w:tplc="0409000F" w:tentative="1">
      <w:start w:val="1"/>
      <w:numFmt w:val="decimal"/>
      <w:lvlText w:val="%4."/>
      <w:lvlJc w:val="left"/>
      <w:pPr>
        <w:ind w:left="3283" w:hanging="360"/>
      </w:pPr>
    </w:lvl>
    <w:lvl w:ilvl="4" w:tplc="04090019" w:tentative="1">
      <w:start w:val="1"/>
      <w:numFmt w:val="lowerLetter"/>
      <w:lvlText w:val="%5."/>
      <w:lvlJc w:val="left"/>
      <w:pPr>
        <w:ind w:left="4003" w:hanging="360"/>
      </w:pPr>
    </w:lvl>
    <w:lvl w:ilvl="5" w:tplc="0409001B" w:tentative="1">
      <w:start w:val="1"/>
      <w:numFmt w:val="lowerRoman"/>
      <w:lvlText w:val="%6."/>
      <w:lvlJc w:val="right"/>
      <w:pPr>
        <w:ind w:left="4723" w:hanging="180"/>
      </w:pPr>
    </w:lvl>
    <w:lvl w:ilvl="6" w:tplc="0409000F" w:tentative="1">
      <w:start w:val="1"/>
      <w:numFmt w:val="decimal"/>
      <w:lvlText w:val="%7."/>
      <w:lvlJc w:val="left"/>
      <w:pPr>
        <w:ind w:left="5443" w:hanging="360"/>
      </w:pPr>
    </w:lvl>
    <w:lvl w:ilvl="7" w:tplc="04090019" w:tentative="1">
      <w:start w:val="1"/>
      <w:numFmt w:val="lowerLetter"/>
      <w:lvlText w:val="%8."/>
      <w:lvlJc w:val="left"/>
      <w:pPr>
        <w:ind w:left="6163" w:hanging="360"/>
      </w:pPr>
    </w:lvl>
    <w:lvl w:ilvl="8" w:tplc="0409001B" w:tentative="1">
      <w:start w:val="1"/>
      <w:numFmt w:val="lowerRoman"/>
      <w:lvlText w:val="%9."/>
      <w:lvlJc w:val="right"/>
      <w:pPr>
        <w:ind w:left="6883" w:hanging="180"/>
      </w:pPr>
    </w:lvl>
  </w:abstractNum>
  <w:abstractNum w:abstractNumId="4" w15:restartNumberingAfterBreak="0">
    <w:nsid w:val="53D37D6B"/>
    <w:multiLevelType w:val="hybridMultilevel"/>
    <w:tmpl w:val="7C7AE894"/>
    <w:lvl w:ilvl="0" w:tplc="0409000F">
      <w:start w:val="1"/>
      <w:numFmt w:val="decimal"/>
      <w:lvlText w:val="%1."/>
      <w:lvlJc w:val="left"/>
      <w:pPr>
        <w:ind w:left="1483" w:hanging="360"/>
      </w:pPr>
    </w:lvl>
    <w:lvl w:ilvl="1" w:tplc="04090019" w:tentative="1">
      <w:start w:val="1"/>
      <w:numFmt w:val="lowerLetter"/>
      <w:lvlText w:val="%2."/>
      <w:lvlJc w:val="left"/>
      <w:pPr>
        <w:ind w:left="2203" w:hanging="360"/>
      </w:pPr>
    </w:lvl>
    <w:lvl w:ilvl="2" w:tplc="0409001B" w:tentative="1">
      <w:start w:val="1"/>
      <w:numFmt w:val="lowerRoman"/>
      <w:lvlText w:val="%3."/>
      <w:lvlJc w:val="right"/>
      <w:pPr>
        <w:ind w:left="2923" w:hanging="180"/>
      </w:pPr>
    </w:lvl>
    <w:lvl w:ilvl="3" w:tplc="0409000F" w:tentative="1">
      <w:start w:val="1"/>
      <w:numFmt w:val="decimal"/>
      <w:lvlText w:val="%4."/>
      <w:lvlJc w:val="left"/>
      <w:pPr>
        <w:ind w:left="3643" w:hanging="360"/>
      </w:pPr>
    </w:lvl>
    <w:lvl w:ilvl="4" w:tplc="04090019" w:tentative="1">
      <w:start w:val="1"/>
      <w:numFmt w:val="lowerLetter"/>
      <w:lvlText w:val="%5."/>
      <w:lvlJc w:val="left"/>
      <w:pPr>
        <w:ind w:left="4363" w:hanging="360"/>
      </w:pPr>
    </w:lvl>
    <w:lvl w:ilvl="5" w:tplc="0409001B" w:tentative="1">
      <w:start w:val="1"/>
      <w:numFmt w:val="lowerRoman"/>
      <w:lvlText w:val="%6."/>
      <w:lvlJc w:val="right"/>
      <w:pPr>
        <w:ind w:left="5083" w:hanging="180"/>
      </w:pPr>
    </w:lvl>
    <w:lvl w:ilvl="6" w:tplc="0409000F" w:tentative="1">
      <w:start w:val="1"/>
      <w:numFmt w:val="decimal"/>
      <w:lvlText w:val="%7."/>
      <w:lvlJc w:val="left"/>
      <w:pPr>
        <w:ind w:left="5803" w:hanging="360"/>
      </w:pPr>
    </w:lvl>
    <w:lvl w:ilvl="7" w:tplc="04090019" w:tentative="1">
      <w:start w:val="1"/>
      <w:numFmt w:val="lowerLetter"/>
      <w:lvlText w:val="%8."/>
      <w:lvlJc w:val="left"/>
      <w:pPr>
        <w:ind w:left="6523" w:hanging="360"/>
      </w:pPr>
    </w:lvl>
    <w:lvl w:ilvl="8" w:tplc="0409001B" w:tentative="1">
      <w:start w:val="1"/>
      <w:numFmt w:val="lowerRoman"/>
      <w:lvlText w:val="%9."/>
      <w:lvlJc w:val="right"/>
      <w:pPr>
        <w:ind w:left="7243" w:hanging="180"/>
      </w:pPr>
    </w:lvl>
  </w:abstractNum>
  <w:abstractNum w:abstractNumId="5" w15:restartNumberingAfterBreak="0">
    <w:nsid w:val="5A4F5066"/>
    <w:multiLevelType w:val="multilevel"/>
    <w:tmpl w:val="6240B3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B3725E5"/>
    <w:multiLevelType w:val="hybridMultilevel"/>
    <w:tmpl w:val="B972FF28"/>
    <w:lvl w:ilvl="0" w:tplc="91CA605A">
      <w:start w:val="1"/>
      <w:numFmt w:val="decimal"/>
      <w:lvlText w:val="%1."/>
      <w:lvlJc w:val="left"/>
      <w:pPr>
        <w:ind w:left="1198" w:hanging="435"/>
      </w:pPr>
      <w:rPr>
        <w:rFonts w:hint="default"/>
      </w:rPr>
    </w:lvl>
    <w:lvl w:ilvl="1" w:tplc="04090019" w:tentative="1">
      <w:start w:val="1"/>
      <w:numFmt w:val="lowerLetter"/>
      <w:lvlText w:val="%2."/>
      <w:lvlJc w:val="left"/>
      <w:pPr>
        <w:ind w:left="1843" w:hanging="360"/>
      </w:pPr>
    </w:lvl>
    <w:lvl w:ilvl="2" w:tplc="0409001B" w:tentative="1">
      <w:start w:val="1"/>
      <w:numFmt w:val="lowerRoman"/>
      <w:lvlText w:val="%3."/>
      <w:lvlJc w:val="right"/>
      <w:pPr>
        <w:ind w:left="2563" w:hanging="180"/>
      </w:pPr>
    </w:lvl>
    <w:lvl w:ilvl="3" w:tplc="0409000F" w:tentative="1">
      <w:start w:val="1"/>
      <w:numFmt w:val="decimal"/>
      <w:lvlText w:val="%4."/>
      <w:lvlJc w:val="left"/>
      <w:pPr>
        <w:ind w:left="3283" w:hanging="360"/>
      </w:pPr>
    </w:lvl>
    <w:lvl w:ilvl="4" w:tplc="04090019" w:tentative="1">
      <w:start w:val="1"/>
      <w:numFmt w:val="lowerLetter"/>
      <w:lvlText w:val="%5."/>
      <w:lvlJc w:val="left"/>
      <w:pPr>
        <w:ind w:left="4003" w:hanging="360"/>
      </w:pPr>
    </w:lvl>
    <w:lvl w:ilvl="5" w:tplc="0409001B" w:tentative="1">
      <w:start w:val="1"/>
      <w:numFmt w:val="lowerRoman"/>
      <w:lvlText w:val="%6."/>
      <w:lvlJc w:val="right"/>
      <w:pPr>
        <w:ind w:left="4723" w:hanging="180"/>
      </w:pPr>
    </w:lvl>
    <w:lvl w:ilvl="6" w:tplc="0409000F" w:tentative="1">
      <w:start w:val="1"/>
      <w:numFmt w:val="decimal"/>
      <w:lvlText w:val="%7."/>
      <w:lvlJc w:val="left"/>
      <w:pPr>
        <w:ind w:left="5443" w:hanging="360"/>
      </w:pPr>
    </w:lvl>
    <w:lvl w:ilvl="7" w:tplc="04090019" w:tentative="1">
      <w:start w:val="1"/>
      <w:numFmt w:val="lowerLetter"/>
      <w:lvlText w:val="%8."/>
      <w:lvlJc w:val="left"/>
      <w:pPr>
        <w:ind w:left="6163" w:hanging="360"/>
      </w:pPr>
    </w:lvl>
    <w:lvl w:ilvl="8" w:tplc="0409001B" w:tentative="1">
      <w:start w:val="1"/>
      <w:numFmt w:val="lowerRoman"/>
      <w:lvlText w:val="%9."/>
      <w:lvlJc w:val="right"/>
      <w:pPr>
        <w:ind w:left="6883" w:hanging="180"/>
      </w:pPr>
    </w:lvl>
  </w:abstractNum>
  <w:num w:numId="1" w16cid:durableId="843475416">
    <w:abstractNumId w:val="2"/>
  </w:num>
  <w:num w:numId="2" w16cid:durableId="1290084812">
    <w:abstractNumId w:val="5"/>
  </w:num>
  <w:num w:numId="3" w16cid:durableId="1877621939">
    <w:abstractNumId w:val="4"/>
  </w:num>
  <w:num w:numId="4" w16cid:durableId="1246066747">
    <w:abstractNumId w:val="6"/>
  </w:num>
  <w:num w:numId="5" w16cid:durableId="884098087">
    <w:abstractNumId w:val="3"/>
  </w:num>
  <w:num w:numId="6" w16cid:durableId="953245807">
    <w:abstractNumId w:val="0"/>
  </w:num>
  <w:num w:numId="7" w16cid:durableId="9884072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py Editor">
    <w15:presenceInfo w15:providerId="None" w15:userId="Copy 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439BF"/>
    <w:rsid w:val="0000190F"/>
    <w:rsid w:val="000023EA"/>
    <w:rsid w:val="00004835"/>
    <w:rsid w:val="000075DF"/>
    <w:rsid w:val="0001064C"/>
    <w:rsid w:val="000107AB"/>
    <w:rsid w:val="000117F3"/>
    <w:rsid w:val="00011A0A"/>
    <w:rsid w:val="00013958"/>
    <w:rsid w:val="0001659A"/>
    <w:rsid w:val="000177FF"/>
    <w:rsid w:val="0001799B"/>
    <w:rsid w:val="000179B5"/>
    <w:rsid w:val="00020E39"/>
    <w:rsid w:val="0002187D"/>
    <w:rsid w:val="00021ABD"/>
    <w:rsid w:val="000246CC"/>
    <w:rsid w:val="0002538C"/>
    <w:rsid w:val="000254ED"/>
    <w:rsid w:val="000261A6"/>
    <w:rsid w:val="0002709D"/>
    <w:rsid w:val="0002717B"/>
    <w:rsid w:val="00027825"/>
    <w:rsid w:val="0003081F"/>
    <w:rsid w:val="00030B82"/>
    <w:rsid w:val="00031523"/>
    <w:rsid w:val="00032D70"/>
    <w:rsid w:val="00032E25"/>
    <w:rsid w:val="00035102"/>
    <w:rsid w:val="000358EF"/>
    <w:rsid w:val="00037111"/>
    <w:rsid w:val="00037A0A"/>
    <w:rsid w:val="0004244B"/>
    <w:rsid w:val="0004248A"/>
    <w:rsid w:val="00043DE7"/>
    <w:rsid w:val="00044946"/>
    <w:rsid w:val="00045C01"/>
    <w:rsid w:val="00052148"/>
    <w:rsid w:val="00052C34"/>
    <w:rsid w:val="000564C6"/>
    <w:rsid w:val="000600DB"/>
    <w:rsid w:val="00060ADC"/>
    <w:rsid w:val="0006150D"/>
    <w:rsid w:val="00063527"/>
    <w:rsid w:val="00066C5B"/>
    <w:rsid w:val="000715E4"/>
    <w:rsid w:val="00072443"/>
    <w:rsid w:val="00072884"/>
    <w:rsid w:val="00072981"/>
    <w:rsid w:val="0007345C"/>
    <w:rsid w:val="0007373F"/>
    <w:rsid w:val="000753C1"/>
    <w:rsid w:val="0008051B"/>
    <w:rsid w:val="0008151C"/>
    <w:rsid w:val="00081C5F"/>
    <w:rsid w:val="0008239B"/>
    <w:rsid w:val="0008498D"/>
    <w:rsid w:val="0009132D"/>
    <w:rsid w:val="00092F4A"/>
    <w:rsid w:val="00096372"/>
    <w:rsid w:val="000A1098"/>
    <w:rsid w:val="000A1BF6"/>
    <w:rsid w:val="000A5177"/>
    <w:rsid w:val="000A59A1"/>
    <w:rsid w:val="000A5C43"/>
    <w:rsid w:val="000A6084"/>
    <w:rsid w:val="000A64C3"/>
    <w:rsid w:val="000A70D8"/>
    <w:rsid w:val="000A750D"/>
    <w:rsid w:val="000A7C7A"/>
    <w:rsid w:val="000B0D6B"/>
    <w:rsid w:val="000B1BC8"/>
    <w:rsid w:val="000B3589"/>
    <w:rsid w:val="000B49CE"/>
    <w:rsid w:val="000B6B95"/>
    <w:rsid w:val="000B774C"/>
    <w:rsid w:val="000B7D83"/>
    <w:rsid w:val="000C5BB7"/>
    <w:rsid w:val="000C6D08"/>
    <w:rsid w:val="000D105D"/>
    <w:rsid w:val="000D50A6"/>
    <w:rsid w:val="000D6D8E"/>
    <w:rsid w:val="000E31FB"/>
    <w:rsid w:val="000E684E"/>
    <w:rsid w:val="000F10DC"/>
    <w:rsid w:val="000F63BB"/>
    <w:rsid w:val="000F68F0"/>
    <w:rsid w:val="000F77DE"/>
    <w:rsid w:val="00101050"/>
    <w:rsid w:val="0010166C"/>
    <w:rsid w:val="00102D7C"/>
    <w:rsid w:val="00104532"/>
    <w:rsid w:val="00104C0F"/>
    <w:rsid w:val="00105521"/>
    <w:rsid w:val="00105857"/>
    <w:rsid w:val="00106B9C"/>
    <w:rsid w:val="001070BE"/>
    <w:rsid w:val="0010758E"/>
    <w:rsid w:val="00112810"/>
    <w:rsid w:val="00112B66"/>
    <w:rsid w:val="00113E96"/>
    <w:rsid w:val="00115F68"/>
    <w:rsid w:val="00120D2B"/>
    <w:rsid w:val="00122E7A"/>
    <w:rsid w:val="001236E6"/>
    <w:rsid w:val="00124B17"/>
    <w:rsid w:val="0012535D"/>
    <w:rsid w:val="00126FAB"/>
    <w:rsid w:val="001303C1"/>
    <w:rsid w:val="00130E78"/>
    <w:rsid w:val="001310E2"/>
    <w:rsid w:val="001326D2"/>
    <w:rsid w:val="00132957"/>
    <w:rsid w:val="00135A40"/>
    <w:rsid w:val="00136731"/>
    <w:rsid w:val="001374D4"/>
    <w:rsid w:val="001377EF"/>
    <w:rsid w:val="0014058E"/>
    <w:rsid w:val="00141B1C"/>
    <w:rsid w:val="00142E62"/>
    <w:rsid w:val="001440B2"/>
    <w:rsid w:val="001443E6"/>
    <w:rsid w:val="00147835"/>
    <w:rsid w:val="00147F01"/>
    <w:rsid w:val="00150CC7"/>
    <w:rsid w:val="001524D5"/>
    <w:rsid w:val="00153241"/>
    <w:rsid w:val="001541BE"/>
    <w:rsid w:val="001546BB"/>
    <w:rsid w:val="00156D5F"/>
    <w:rsid w:val="0015746C"/>
    <w:rsid w:val="00157554"/>
    <w:rsid w:val="00160AC0"/>
    <w:rsid w:val="0016223B"/>
    <w:rsid w:val="00163A88"/>
    <w:rsid w:val="00165BA3"/>
    <w:rsid w:val="00167055"/>
    <w:rsid w:val="00170315"/>
    <w:rsid w:val="00171033"/>
    <w:rsid w:val="001714E0"/>
    <w:rsid w:val="001729B0"/>
    <w:rsid w:val="001731FF"/>
    <w:rsid w:val="00173D13"/>
    <w:rsid w:val="0018030C"/>
    <w:rsid w:val="00180D60"/>
    <w:rsid w:val="001815C9"/>
    <w:rsid w:val="0018188F"/>
    <w:rsid w:val="00181D76"/>
    <w:rsid w:val="001824D7"/>
    <w:rsid w:val="0018475E"/>
    <w:rsid w:val="0019132E"/>
    <w:rsid w:val="0019161B"/>
    <w:rsid w:val="00191B62"/>
    <w:rsid w:val="001921AC"/>
    <w:rsid w:val="001925BA"/>
    <w:rsid w:val="00196AE7"/>
    <w:rsid w:val="00197C36"/>
    <w:rsid w:val="00197F45"/>
    <w:rsid w:val="001A0FD1"/>
    <w:rsid w:val="001A2145"/>
    <w:rsid w:val="001A272A"/>
    <w:rsid w:val="001A38B6"/>
    <w:rsid w:val="001A473E"/>
    <w:rsid w:val="001A54AB"/>
    <w:rsid w:val="001A6B4B"/>
    <w:rsid w:val="001A6D42"/>
    <w:rsid w:val="001A75ED"/>
    <w:rsid w:val="001A78BE"/>
    <w:rsid w:val="001A7950"/>
    <w:rsid w:val="001A7EB2"/>
    <w:rsid w:val="001B0C7E"/>
    <w:rsid w:val="001B10D1"/>
    <w:rsid w:val="001B1279"/>
    <w:rsid w:val="001B2036"/>
    <w:rsid w:val="001B4526"/>
    <w:rsid w:val="001B6310"/>
    <w:rsid w:val="001B6C0C"/>
    <w:rsid w:val="001C0EEC"/>
    <w:rsid w:val="001C130F"/>
    <w:rsid w:val="001C1AF4"/>
    <w:rsid w:val="001C23D6"/>
    <w:rsid w:val="001C2BB4"/>
    <w:rsid w:val="001C3752"/>
    <w:rsid w:val="001C45A1"/>
    <w:rsid w:val="001C5A33"/>
    <w:rsid w:val="001C6638"/>
    <w:rsid w:val="001D14CB"/>
    <w:rsid w:val="001D18B6"/>
    <w:rsid w:val="001D1E97"/>
    <w:rsid w:val="001D2DC2"/>
    <w:rsid w:val="001D3A49"/>
    <w:rsid w:val="001D4C42"/>
    <w:rsid w:val="001D6974"/>
    <w:rsid w:val="001D79C8"/>
    <w:rsid w:val="001E057F"/>
    <w:rsid w:val="001E19B4"/>
    <w:rsid w:val="001E1FF0"/>
    <w:rsid w:val="001E2509"/>
    <w:rsid w:val="001E34E6"/>
    <w:rsid w:val="001E34EA"/>
    <w:rsid w:val="001E359B"/>
    <w:rsid w:val="001E559D"/>
    <w:rsid w:val="001E7B18"/>
    <w:rsid w:val="001F045D"/>
    <w:rsid w:val="001F0D26"/>
    <w:rsid w:val="001F14C7"/>
    <w:rsid w:val="001F1586"/>
    <w:rsid w:val="001F220A"/>
    <w:rsid w:val="001F286C"/>
    <w:rsid w:val="001F462C"/>
    <w:rsid w:val="001F64D0"/>
    <w:rsid w:val="001F66E3"/>
    <w:rsid w:val="001F6ABC"/>
    <w:rsid w:val="002007AC"/>
    <w:rsid w:val="00204F6B"/>
    <w:rsid w:val="00207F0C"/>
    <w:rsid w:val="002107A7"/>
    <w:rsid w:val="002108CB"/>
    <w:rsid w:val="002112B6"/>
    <w:rsid w:val="0021144B"/>
    <w:rsid w:val="002147AC"/>
    <w:rsid w:val="00214C1E"/>
    <w:rsid w:val="00220305"/>
    <w:rsid w:val="00221CEF"/>
    <w:rsid w:val="00225437"/>
    <w:rsid w:val="00225558"/>
    <w:rsid w:val="002300F4"/>
    <w:rsid w:val="00230DB2"/>
    <w:rsid w:val="00233019"/>
    <w:rsid w:val="002358D3"/>
    <w:rsid w:val="00235966"/>
    <w:rsid w:val="0023693C"/>
    <w:rsid w:val="0023776D"/>
    <w:rsid w:val="0024354B"/>
    <w:rsid w:val="00243579"/>
    <w:rsid w:val="00243C5E"/>
    <w:rsid w:val="002441CA"/>
    <w:rsid w:val="00244E6F"/>
    <w:rsid w:val="00246B83"/>
    <w:rsid w:val="00247FB9"/>
    <w:rsid w:val="00251681"/>
    <w:rsid w:val="002517B9"/>
    <w:rsid w:val="002518F2"/>
    <w:rsid w:val="00253F89"/>
    <w:rsid w:val="00255826"/>
    <w:rsid w:val="00255979"/>
    <w:rsid w:val="00260514"/>
    <w:rsid w:val="00263746"/>
    <w:rsid w:val="002639D2"/>
    <w:rsid w:val="002651F3"/>
    <w:rsid w:val="0026584F"/>
    <w:rsid w:val="00265D55"/>
    <w:rsid w:val="00265E16"/>
    <w:rsid w:val="002661E3"/>
    <w:rsid w:val="00266E40"/>
    <w:rsid w:val="0027238C"/>
    <w:rsid w:val="00272FBB"/>
    <w:rsid w:val="0027415E"/>
    <w:rsid w:val="00275035"/>
    <w:rsid w:val="002801F5"/>
    <w:rsid w:val="00282669"/>
    <w:rsid w:val="00283D73"/>
    <w:rsid w:val="002846AA"/>
    <w:rsid w:val="0028526D"/>
    <w:rsid w:val="00285976"/>
    <w:rsid w:val="00285B98"/>
    <w:rsid w:val="00286EBF"/>
    <w:rsid w:val="00287197"/>
    <w:rsid w:val="0029063C"/>
    <w:rsid w:val="002915A6"/>
    <w:rsid w:val="002924DA"/>
    <w:rsid w:val="002931D3"/>
    <w:rsid w:val="00293619"/>
    <w:rsid w:val="00294FDB"/>
    <w:rsid w:val="00295121"/>
    <w:rsid w:val="00297A31"/>
    <w:rsid w:val="00297B46"/>
    <w:rsid w:val="002A0469"/>
    <w:rsid w:val="002A08BB"/>
    <w:rsid w:val="002A16B8"/>
    <w:rsid w:val="002A1CFE"/>
    <w:rsid w:val="002A1D87"/>
    <w:rsid w:val="002A22A2"/>
    <w:rsid w:val="002A39B6"/>
    <w:rsid w:val="002A779E"/>
    <w:rsid w:val="002A7B6C"/>
    <w:rsid w:val="002B3DB8"/>
    <w:rsid w:val="002B4F9F"/>
    <w:rsid w:val="002B5475"/>
    <w:rsid w:val="002B716D"/>
    <w:rsid w:val="002B72F2"/>
    <w:rsid w:val="002C0C93"/>
    <w:rsid w:val="002C44B4"/>
    <w:rsid w:val="002C560E"/>
    <w:rsid w:val="002C6F6A"/>
    <w:rsid w:val="002C72E2"/>
    <w:rsid w:val="002C760C"/>
    <w:rsid w:val="002C797E"/>
    <w:rsid w:val="002D064C"/>
    <w:rsid w:val="002D16CA"/>
    <w:rsid w:val="002D39CD"/>
    <w:rsid w:val="002D5101"/>
    <w:rsid w:val="002D706D"/>
    <w:rsid w:val="002E02F8"/>
    <w:rsid w:val="002E083C"/>
    <w:rsid w:val="002E0A4B"/>
    <w:rsid w:val="002E3798"/>
    <w:rsid w:val="002E4026"/>
    <w:rsid w:val="002E4806"/>
    <w:rsid w:val="002E4C91"/>
    <w:rsid w:val="002E5305"/>
    <w:rsid w:val="002E62CA"/>
    <w:rsid w:val="002F0ACE"/>
    <w:rsid w:val="002F26CE"/>
    <w:rsid w:val="002F2EA9"/>
    <w:rsid w:val="002F3902"/>
    <w:rsid w:val="002F4678"/>
    <w:rsid w:val="002F703B"/>
    <w:rsid w:val="002F78AD"/>
    <w:rsid w:val="0030297B"/>
    <w:rsid w:val="00303AA6"/>
    <w:rsid w:val="00310046"/>
    <w:rsid w:val="00310A76"/>
    <w:rsid w:val="00311916"/>
    <w:rsid w:val="00311EA9"/>
    <w:rsid w:val="00312CB0"/>
    <w:rsid w:val="00315914"/>
    <w:rsid w:val="00316775"/>
    <w:rsid w:val="00316B59"/>
    <w:rsid w:val="003178B1"/>
    <w:rsid w:val="00317B7D"/>
    <w:rsid w:val="0032175F"/>
    <w:rsid w:val="00321825"/>
    <w:rsid w:val="0032395A"/>
    <w:rsid w:val="00324958"/>
    <w:rsid w:val="00324A6F"/>
    <w:rsid w:val="003265FA"/>
    <w:rsid w:val="0033108A"/>
    <w:rsid w:val="00332CA5"/>
    <w:rsid w:val="00332FE8"/>
    <w:rsid w:val="003331EC"/>
    <w:rsid w:val="00333FA2"/>
    <w:rsid w:val="00335E29"/>
    <w:rsid w:val="00336CEA"/>
    <w:rsid w:val="00337B8B"/>
    <w:rsid w:val="00340D50"/>
    <w:rsid w:val="003426CC"/>
    <w:rsid w:val="003439BF"/>
    <w:rsid w:val="003455E5"/>
    <w:rsid w:val="00346466"/>
    <w:rsid w:val="003467DC"/>
    <w:rsid w:val="00346B1D"/>
    <w:rsid w:val="00347B2B"/>
    <w:rsid w:val="00350165"/>
    <w:rsid w:val="003502C2"/>
    <w:rsid w:val="003513FF"/>
    <w:rsid w:val="003516A3"/>
    <w:rsid w:val="003518EF"/>
    <w:rsid w:val="00351C2C"/>
    <w:rsid w:val="00352305"/>
    <w:rsid w:val="00352F01"/>
    <w:rsid w:val="0035306D"/>
    <w:rsid w:val="003534B3"/>
    <w:rsid w:val="00355542"/>
    <w:rsid w:val="003563E8"/>
    <w:rsid w:val="00356EC7"/>
    <w:rsid w:val="003579D8"/>
    <w:rsid w:val="003600F6"/>
    <w:rsid w:val="00362656"/>
    <w:rsid w:val="00366CA8"/>
    <w:rsid w:val="00372AF6"/>
    <w:rsid w:val="00372B51"/>
    <w:rsid w:val="00372BEA"/>
    <w:rsid w:val="00372F5B"/>
    <w:rsid w:val="00373518"/>
    <w:rsid w:val="003735C5"/>
    <w:rsid w:val="003735D3"/>
    <w:rsid w:val="003738DE"/>
    <w:rsid w:val="00375121"/>
    <w:rsid w:val="003752CC"/>
    <w:rsid w:val="00375867"/>
    <w:rsid w:val="00375F59"/>
    <w:rsid w:val="003761A6"/>
    <w:rsid w:val="00376217"/>
    <w:rsid w:val="00376923"/>
    <w:rsid w:val="00376F06"/>
    <w:rsid w:val="00380563"/>
    <w:rsid w:val="00380616"/>
    <w:rsid w:val="00381470"/>
    <w:rsid w:val="003830EE"/>
    <w:rsid w:val="003847FD"/>
    <w:rsid w:val="00385F8A"/>
    <w:rsid w:val="00386344"/>
    <w:rsid w:val="00391327"/>
    <w:rsid w:val="003933BF"/>
    <w:rsid w:val="00394BF5"/>
    <w:rsid w:val="00396555"/>
    <w:rsid w:val="00396C67"/>
    <w:rsid w:val="00397CB1"/>
    <w:rsid w:val="00397F9F"/>
    <w:rsid w:val="003A03AC"/>
    <w:rsid w:val="003A03D7"/>
    <w:rsid w:val="003A0A6E"/>
    <w:rsid w:val="003A0C60"/>
    <w:rsid w:val="003A31C8"/>
    <w:rsid w:val="003A584E"/>
    <w:rsid w:val="003A643B"/>
    <w:rsid w:val="003B2B2D"/>
    <w:rsid w:val="003B2F31"/>
    <w:rsid w:val="003B3510"/>
    <w:rsid w:val="003B71DB"/>
    <w:rsid w:val="003B748C"/>
    <w:rsid w:val="003C1B77"/>
    <w:rsid w:val="003C4825"/>
    <w:rsid w:val="003C4C36"/>
    <w:rsid w:val="003C5B54"/>
    <w:rsid w:val="003C7773"/>
    <w:rsid w:val="003D22D2"/>
    <w:rsid w:val="003D2F88"/>
    <w:rsid w:val="003D3D57"/>
    <w:rsid w:val="003D5451"/>
    <w:rsid w:val="003D58FC"/>
    <w:rsid w:val="003D63FB"/>
    <w:rsid w:val="003D695E"/>
    <w:rsid w:val="003D6AEB"/>
    <w:rsid w:val="003D6B82"/>
    <w:rsid w:val="003D718B"/>
    <w:rsid w:val="003E1977"/>
    <w:rsid w:val="003E2B8F"/>
    <w:rsid w:val="003E38B3"/>
    <w:rsid w:val="003E39DE"/>
    <w:rsid w:val="003E4E03"/>
    <w:rsid w:val="003F00BD"/>
    <w:rsid w:val="003F0F20"/>
    <w:rsid w:val="003F49B6"/>
    <w:rsid w:val="003F5BE6"/>
    <w:rsid w:val="004001E9"/>
    <w:rsid w:val="004006E9"/>
    <w:rsid w:val="00401B47"/>
    <w:rsid w:val="004032BE"/>
    <w:rsid w:val="00403E7D"/>
    <w:rsid w:val="0040604D"/>
    <w:rsid w:val="004060D7"/>
    <w:rsid w:val="00407CB2"/>
    <w:rsid w:val="00411649"/>
    <w:rsid w:val="004117A2"/>
    <w:rsid w:val="0041281E"/>
    <w:rsid w:val="00413C7C"/>
    <w:rsid w:val="00415060"/>
    <w:rsid w:val="0041631F"/>
    <w:rsid w:val="00417A69"/>
    <w:rsid w:val="00420BBE"/>
    <w:rsid w:val="00421A0D"/>
    <w:rsid w:val="00423825"/>
    <w:rsid w:val="004240F0"/>
    <w:rsid w:val="004246C5"/>
    <w:rsid w:val="00430ED0"/>
    <w:rsid w:val="00431572"/>
    <w:rsid w:val="00431F22"/>
    <w:rsid w:val="00434B2D"/>
    <w:rsid w:val="0043563B"/>
    <w:rsid w:val="00436314"/>
    <w:rsid w:val="00436E49"/>
    <w:rsid w:val="0044112C"/>
    <w:rsid w:val="00442FFE"/>
    <w:rsid w:val="00445448"/>
    <w:rsid w:val="00446653"/>
    <w:rsid w:val="00447D1B"/>
    <w:rsid w:val="00452446"/>
    <w:rsid w:val="00452A39"/>
    <w:rsid w:val="00453DE8"/>
    <w:rsid w:val="00455F2E"/>
    <w:rsid w:val="0045696F"/>
    <w:rsid w:val="004573A0"/>
    <w:rsid w:val="00460873"/>
    <w:rsid w:val="004637A9"/>
    <w:rsid w:val="00464B62"/>
    <w:rsid w:val="00465F63"/>
    <w:rsid w:val="004713F8"/>
    <w:rsid w:val="004722F0"/>
    <w:rsid w:val="004750EE"/>
    <w:rsid w:val="004756BC"/>
    <w:rsid w:val="00477E9D"/>
    <w:rsid w:val="004838EC"/>
    <w:rsid w:val="00483C24"/>
    <w:rsid w:val="00484465"/>
    <w:rsid w:val="00484B6C"/>
    <w:rsid w:val="00485A19"/>
    <w:rsid w:val="004867E7"/>
    <w:rsid w:val="004869BC"/>
    <w:rsid w:val="0049168F"/>
    <w:rsid w:val="0049243F"/>
    <w:rsid w:val="004930F6"/>
    <w:rsid w:val="00494671"/>
    <w:rsid w:val="004973EF"/>
    <w:rsid w:val="004A0214"/>
    <w:rsid w:val="004A1262"/>
    <w:rsid w:val="004A2777"/>
    <w:rsid w:val="004A2CF8"/>
    <w:rsid w:val="004A49BF"/>
    <w:rsid w:val="004A79A8"/>
    <w:rsid w:val="004B0FD6"/>
    <w:rsid w:val="004B31B3"/>
    <w:rsid w:val="004B3D80"/>
    <w:rsid w:val="004B4BFC"/>
    <w:rsid w:val="004B6C20"/>
    <w:rsid w:val="004B7D6A"/>
    <w:rsid w:val="004C0E38"/>
    <w:rsid w:val="004C1F81"/>
    <w:rsid w:val="004C26D5"/>
    <w:rsid w:val="004C2B77"/>
    <w:rsid w:val="004C3A2B"/>
    <w:rsid w:val="004C5B7E"/>
    <w:rsid w:val="004C7316"/>
    <w:rsid w:val="004D22BC"/>
    <w:rsid w:val="004D2576"/>
    <w:rsid w:val="004D29D3"/>
    <w:rsid w:val="004D2FC2"/>
    <w:rsid w:val="004D636C"/>
    <w:rsid w:val="004D6ED2"/>
    <w:rsid w:val="004D73A4"/>
    <w:rsid w:val="004D7D71"/>
    <w:rsid w:val="004E0E70"/>
    <w:rsid w:val="004E0F34"/>
    <w:rsid w:val="004E2B9A"/>
    <w:rsid w:val="004E3384"/>
    <w:rsid w:val="004E3474"/>
    <w:rsid w:val="004E3E8E"/>
    <w:rsid w:val="004E410B"/>
    <w:rsid w:val="004E5058"/>
    <w:rsid w:val="004E7AE6"/>
    <w:rsid w:val="004F2D5D"/>
    <w:rsid w:val="004F434C"/>
    <w:rsid w:val="004F44A0"/>
    <w:rsid w:val="004F5D9A"/>
    <w:rsid w:val="004F611B"/>
    <w:rsid w:val="004F7B39"/>
    <w:rsid w:val="00500B11"/>
    <w:rsid w:val="00501717"/>
    <w:rsid w:val="0050360A"/>
    <w:rsid w:val="00503D62"/>
    <w:rsid w:val="00505A91"/>
    <w:rsid w:val="0050686A"/>
    <w:rsid w:val="005071B8"/>
    <w:rsid w:val="00507CA3"/>
    <w:rsid w:val="005118B4"/>
    <w:rsid w:val="00511BC1"/>
    <w:rsid w:val="00512ACC"/>
    <w:rsid w:val="005154D9"/>
    <w:rsid w:val="0052039D"/>
    <w:rsid w:val="0052096C"/>
    <w:rsid w:val="00521580"/>
    <w:rsid w:val="00525646"/>
    <w:rsid w:val="00525896"/>
    <w:rsid w:val="00525C13"/>
    <w:rsid w:val="005307B6"/>
    <w:rsid w:val="0053138F"/>
    <w:rsid w:val="005338CB"/>
    <w:rsid w:val="005359C9"/>
    <w:rsid w:val="00536A6A"/>
    <w:rsid w:val="00537C9D"/>
    <w:rsid w:val="0054093C"/>
    <w:rsid w:val="00540E33"/>
    <w:rsid w:val="005420EB"/>
    <w:rsid w:val="00546ADE"/>
    <w:rsid w:val="0054775C"/>
    <w:rsid w:val="005520A5"/>
    <w:rsid w:val="005543E3"/>
    <w:rsid w:val="00554EE7"/>
    <w:rsid w:val="005575C3"/>
    <w:rsid w:val="00560880"/>
    <w:rsid w:val="00560FA3"/>
    <w:rsid w:val="00563431"/>
    <w:rsid w:val="00564A3B"/>
    <w:rsid w:val="0056595B"/>
    <w:rsid w:val="00565A6E"/>
    <w:rsid w:val="00566CCA"/>
    <w:rsid w:val="00570DEB"/>
    <w:rsid w:val="00570F79"/>
    <w:rsid w:val="00575196"/>
    <w:rsid w:val="00576376"/>
    <w:rsid w:val="005769CA"/>
    <w:rsid w:val="0057702A"/>
    <w:rsid w:val="00580FDD"/>
    <w:rsid w:val="00583193"/>
    <w:rsid w:val="00585B9B"/>
    <w:rsid w:val="00591A56"/>
    <w:rsid w:val="00593400"/>
    <w:rsid w:val="00593A94"/>
    <w:rsid w:val="00593DD2"/>
    <w:rsid w:val="00595082"/>
    <w:rsid w:val="005960CE"/>
    <w:rsid w:val="00597C97"/>
    <w:rsid w:val="005A4ADF"/>
    <w:rsid w:val="005A5B44"/>
    <w:rsid w:val="005A5DCF"/>
    <w:rsid w:val="005A6268"/>
    <w:rsid w:val="005A68EE"/>
    <w:rsid w:val="005B02CD"/>
    <w:rsid w:val="005B09AA"/>
    <w:rsid w:val="005B09DB"/>
    <w:rsid w:val="005B0B70"/>
    <w:rsid w:val="005B2BFA"/>
    <w:rsid w:val="005B34A4"/>
    <w:rsid w:val="005B4240"/>
    <w:rsid w:val="005B7297"/>
    <w:rsid w:val="005C0D2B"/>
    <w:rsid w:val="005C1FED"/>
    <w:rsid w:val="005C6845"/>
    <w:rsid w:val="005D0242"/>
    <w:rsid w:val="005D0AFE"/>
    <w:rsid w:val="005D0C95"/>
    <w:rsid w:val="005D0E6F"/>
    <w:rsid w:val="005D1024"/>
    <w:rsid w:val="005D1027"/>
    <w:rsid w:val="005D1577"/>
    <w:rsid w:val="005D1B21"/>
    <w:rsid w:val="005D1E22"/>
    <w:rsid w:val="005D1E7A"/>
    <w:rsid w:val="005D302C"/>
    <w:rsid w:val="005D3BA7"/>
    <w:rsid w:val="005D3E33"/>
    <w:rsid w:val="005D441B"/>
    <w:rsid w:val="005D71FA"/>
    <w:rsid w:val="005E0681"/>
    <w:rsid w:val="005E131F"/>
    <w:rsid w:val="005E4902"/>
    <w:rsid w:val="005E536F"/>
    <w:rsid w:val="005E6414"/>
    <w:rsid w:val="005F024B"/>
    <w:rsid w:val="005F044E"/>
    <w:rsid w:val="005F25BF"/>
    <w:rsid w:val="005F4FFB"/>
    <w:rsid w:val="005F65DC"/>
    <w:rsid w:val="005F6C37"/>
    <w:rsid w:val="005F7DC3"/>
    <w:rsid w:val="00600F77"/>
    <w:rsid w:val="00602DD4"/>
    <w:rsid w:val="00603BC3"/>
    <w:rsid w:val="00605843"/>
    <w:rsid w:val="00605A76"/>
    <w:rsid w:val="00605E8B"/>
    <w:rsid w:val="00606E02"/>
    <w:rsid w:val="006115EC"/>
    <w:rsid w:val="00612921"/>
    <w:rsid w:val="006130E4"/>
    <w:rsid w:val="00613B05"/>
    <w:rsid w:val="00614453"/>
    <w:rsid w:val="00617959"/>
    <w:rsid w:val="006202FF"/>
    <w:rsid w:val="00620831"/>
    <w:rsid w:val="00621F62"/>
    <w:rsid w:val="006229D2"/>
    <w:rsid w:val="00622C66"/>
    <w:rsid w:val="006242D2"/>
    <w:rsid w:val="0062445D"/>
    <w:rsid w:val="00625BF8"/>
    <w:rsid w:val="00625C57"/>
    <w:rsid w:val="00625D11"/>
    <w:rsid w:val="00627350"/>
    <w:rsid w:val="006273C6"/>
    <w:rsid w:val="0063028F"/>
    <w:rsid w:val="00630890"/>
    <w:rsid w:val="00632AA7"/>
    <w:rsid w:val="00632BFF"/>
    <w:rsid w:val="0063526C"/>
    <w:rsid w:val="00635CE0"/>
    <w:rsid w:val="00636C12"/>
    <w:rsid w:val="006378FA"/>
    <w:rsid w:val="00640BF0"/>
    <w:rsid w:val="00640E69"/>
    <w:rsid w:val="00641A54"/>
    <w:rsid w:val="00641C81"/>
    <w:rsid w:val="00643843"/>
    <w:rsid w:val="00643858"/>
    <w:rsid w:val="006470FE"/>
    <w:rsid w:val="00647429"/>
    <w:rsid w:val="006476BF"/>
    <w:rsid w:val="006521B5"/>
    <w:rsid w:val="006536B4"/>
    <w:rsid w:val="00653FAC"/>
    <w:rsid w:val="006553A0"/>
    <w:rsid w:val="00657DF9"/>
    <w:rsid w:val="0066005F"/>
    <w:rsid w:val="00660071"/>
    <w:rsid w:val="00661D36"/>
    <w:rsid w:val="00663A4A"/>
    <w:rsid w:val="00664247"/>
    <w:rsid w:val="00664469"/>
    <w:rsid w:val="00670022"/>
    <w:rsid w:val="00670202"/>
    <w:rsid w:val="006705EE"/>
    <w:rsid w:val="00670BDF"/>
    <w:rsid w:val="00671B54"/>
    <w:rsid w:val="006722D0"/>
    <w:rsid w:val="006733A4"/>
    <w:rsid w:val="006737CC"/>
    <w:rsid w:val="006751FB"/>
    <w:rsid w:val="00675A6B"/>
    <w:rsid w:val="0067719B"/>
    <w:rsid w:val="006809E3"/>
    <w:rsid w:val="00684F12"/>
    <w:rsid w:val="006850BA"/>
    <w:rsid w:val="006855BD"/>
    <w:rsid w:val="00686A91"/>
    <w:rsid w:val="006916DB"/>
    <w:rsid w:val="006969A9"/>
    <w:rsid w:val="006A0150"/>
    <w:rsid w:val="006A222D"/>
    <w:rsid w:val="006A2DB6"/>
    <w:rsid w:val="006A41E5"/>
    <w:rsid w:val="006A4F07"/>
    <w:rsid w:val="006A6C81"/>
    <w:rsid w:val="006A7AAF"/>
    <w:rsid w:val="006A7B18"/>
    <w:rsid w:val="006B0A3E"/>
    <w:rsid w:val="006B0E99"/>
    <w:rsid w:val="006B22BC"/>
    <w:rsid w:val="006B4598"/>
    <w:rsid w:val="006B4CAA"/>
    <w:rsid w:val="006B5058"/>
    <w:rsid w:val="006B542C"/>
    <w:rsid w:val="006B693E"/>
    <w:rsid w:val="006C0452"/>
    <w:rsid w:val="006C1ABD"/>
    <w:rsid w:val="006C2015"/>
    <w:rsid w:val="006C2067"/>
    <w:rsid w:val="006C57C7"/>
    <w:rsid w:val="006C632E"/>
    <w:rsid w:val="006D1B65"/>
    <w:rsid w:val="006D2FE7"/>
    <w:rsid w:val="006D3381"/>
    <w:rsid w:val="006D7970"/>
    <w:rsid w:val="006E279C"/>
    <w:rsid w:val="006E5C7E"/>
    <w:rsid w:val="006E63F1"/>
    <w:rsid w:val="006E6B85"/>
    <w:rsid w:val="006F0F9C"/>
    <w:rsid w:val="006F154C"/>
    <w:rsid w:val="006F1E05"/>
    <w:rsid w:val="006F2A87"/>
    <w:rsid w:val="006F2B14"/>
    <w:rsid w:val="006F2BD1"/>
    <w:rsid w:val="006F303E"/>
    <w:rsid w:val="006F42CD"/>
    <w:rsid w:val="006F4AF4"/>
    <w:rsid w:val="006F6CA9"/>
    <w:rsid w:val="006F6E46"/>
    <w:rsid w:val="0070260B"/>
    <w:rsid w:val="0070336C"/>
    <w:rsid w:val="0070434F"/>
    <w:rsid w:val="007061BE"/>
    <w:rsid w:val="007071D2"/>
    <w:rsid w:val="007121ED"/>
    <w:rsid w:val="00712549"/>
    <w:rsid w:val="00712992"/>
    <w:rsid w:val="00716A09"/>
    <w:rsid w:val="007176FA"/>
    <w:rsid w:val="007177BD"/>
    <w:rsid w:val="00717AED"/>
    <w:rsid w:val="0072153A"/>
    <w:rsid w:val="007219AB"/>
    <w:rsid w:val="0072302B"/>
    <w:rsid w:val="007233DA"/>
    <w:rsid w:val="0072477B"/>
    <w:rsid w:val="007259CB"/>
    <w:rsid w:val="00725F90"/>
    <w:rsid w:val="00727303"/>
    <w:rsid w:val="00732050"/>
    <w:rsid w:val="00732E30"/>
    <w:rsid w:val="00734A8D"/>
    <w:rsid w:val="00735E04"/>
    <w:rsid w:val="0074171A"/>
    <w:rsid w:val="007431DF"/>
    <w:rsid w:val="00743AF8"/>
    <w:rsid w:val="00743C76"/>
    <w:rsid w:val="00744543"/>
    <w:rsid w:val="00745366"/>
    <w:rsid w:val="00746B12"/>
    <w:rsid w:val="00747E5A"/>
    <w:rsid w:val="007502C3"/>
    <w:rsid w:val="0075090F"/>
    <w:rsid w:val="00750E3A"/>
    <w:rsid w:val="00751134"/>
    <w:rsid w:val="0075163E"/>
    <w:rsid w:val="00752704"/>
    <w:rsid w:val="00753E5F"/>
    <w:rsid w:val="00754433"/>
    <w:rsid w:val="007617B4"/>
    <w:rsid w:val="00761981"/>
    <w:rsid w:val="00762268"/>
    <w:rsid w:val="007631BF"/>
    <w:rsid w:val="0076476E"/>
    <w:rsid w:val="00764D76"/>
    <w:rsid w:val="00764EFD"/>
    <w:rsid w:val="00766132"/>
    <w:rsid w:val="007670D0"/>
    <w:rsid w:val="007679EA"/>
    <w:rsid w:val="007712A4"/>
    <w:rsid w:val="00773F9E"/>
    <w:rsid w:val="0078067E"/>
    <w:rsid w:val="00781B9E"/>
    <w:rsid w:val="00783732"/>
    <w:rsid w:val="007838F8"/>
    <w:rsid w:val="0078783A"/>
    <w:rsid w:val="007919B1"/>
    <w:rsid w:val="007937C6"/>
    <w:rsid w:val="00793B42"/>
    <w:rsid w:val="0079413E"/>
    <w:rsid w:val="00795E13"/>
    <w:rsid w:val="00795E54"/>
    <w:rsid w:val="00796203"/>
    <w:rsid w:val="00796220"/>
    <w:rsid w:val="00796A15"/>
    <w:rsid w:val="00797370"/>
    <w:rsid w:val="007A0174"/>
    <w:rsid w:val="007A3530"/>
    <w:rsid w:val="007A3EC4"/>
    <w:rsid w:val="007A42CA"/>
    <w:rsid w:val="007A5C70"/>
    <w:rsid w:val="007A755B"/>
    <w:rsid w:val="007B193E"/>
    <w:rsid w:val="007B2856"/>
    <w:rsid w:val="007B37CB"/>
    <w:rsid w:val="007B58B8"/>
    <w:rsid w:val="007B6DA9"/>
    <w:rsid w:val="007B763E"/>
    <w:rsid w:val="007B7E42"/>
    <w:rsid w:val="007C0FF3"/>
    <w:rsid w:val="007C177F"/>
    <w:rsid w:val="007C4058"/>
    <w:rsid w:val="007C5F07"/>
    <w:rsid w:val="007C7C86"/>
    <w:rsid w:val="007D09D5"/>
    <w:rsid w:val="007D2C55"/>
    <w:rsid w:val="007D30DA"/>
    <w:rsid w:val="007D3FC8"/>
    <w:rsid w:val="007D6172"/>
    <w:rsid w:val="007D6C95"/>
    <w:rsid w:val="007D6EAF"/>
    <w:rsid w:val="007E0EBD"/>
    <w:rsid w:val="007E27AF"/>
    <w:rsid w:val="007E2F56"/>
    <w:rsid w:val="007E4B8B"/>
    <w:rsid w:val="007E7F00"/>
    <w:rsid w:val="007F112F"/>
    <w:rsid w:val="007F12E3"/>
    <w:rsid w:val="007F1EC5"/>
    <w:rsid w:val="007F3D3E"/>
    <w:rsid w:val="007F4B0B"/>
    <w:rsid w:val="007F5C12"/>
    <w:rsid w:val="007F62DC"/>
    <w:rsid w:val="007F6A7F"/>
    <w:rsid w:val="007F7157"/>
    <w:rsid w:val="007F71F6"/>
    <w:rsid w:val="00800DB0"/>
    <w:rsid w:val="00801377"/>
    <w:rsid w:val="00801A46"/>
    <w:rsid w:val="00801D58"/>
    <w:rsid w:val="00801E06"/>
    <w:rsid w:val="00802901"/>
    <w:rsid w:val="00806191"/>
    <w:rsid w:val="00806A9D"/>
    <w:rsid w:val="00807325"/>
    <w:rsid w:val="00810EBA"/>
    <w:rsid w:val="00813070"/>
    <w:rsid w:val="00813863"/>
    <w:rsid w:val="008145FB"/>
    <w:rsid w:val="00815E91"/>
    <w:rsid w:val="00816AB1"/>
    <w:rsid w:val="0081746D"/>
    <w:rsid w:val="00817640"/>
    <w:rsid w:val="0082041E"/>
    <w:rsid w:val="008214A3"/>
    <w:rsid w:val="0082360A"/>
    <w:rsid w:val="00824A89"/>
    <w:rsid w:val="00827756"/>
    <w:rsid w:val="00827B7F"/>
    <w:rsid w:val="00827EB4"/>
    <w:rsid w:val="00833255"/>
    <w:rsid w:val="00833322"/>
    <w:rsid w:val="00834383"/>
    <w:rsid w:val="008349F5"/>
    <w:rsid w:val="008353B7"/>
    <w:rsid w:val="00835B71"/>
    <w:rsid w:val="008360A8"/>
    <w:rsid w:val="0083696E"/>
    <w:rsid w:val="0083765C"/>
    <w:rsid w:val="00840A57"/>
    <w:rsid w:val="0084184B"/>
    <w:rsid w:val="00844B56"/>
    <w:rsid w:val="00844B95"/>
    <w:rsid w:val="0084572A"/>
    <w:rsid w:val="00845B7A"/>
    <w:rsid w:val="008507CB"/>
    <w:rsid w:val="00852889"/>
    <w:rsid w:val="00852EF4"/>
    <w:rsid w:val="00853B57"/>
    <w:rsid w:val="00854B58"/>
    <w:rsid w:val="008578AE"/>
    <w:rsid w:val="00860335"/>
    <w:rsid w:val="0086234E"/>
    <w:rsid w:val="00862B89"/>
    <w:rsid w:val="00862E43"/>
    <w:rsid w:val="008631C2"/>
    <w:rsid w:val="00864427"/>
    <w:rsid w:val="008704B2"/>
    <w:rsid w:val="0087126A"/>
    <w:rsid w:val="00871E14"/>
    <w:rsid w:val="0087318F"/>
    <w:rsid w:val="00874D3C"/>
    <w:rsid w:val="00875676"/>
    <w:rsid w:val="008767B6"/>
    <w:rsid w:val="0087786F"/>
    <w:rsid w:val="00880138"/>
    <w:rsid w:val="00881D1E"/>
    <w:rsid w:val="00882102"/>
    <w:rsid w:val="008826F4"/>
    <w:rsid w:val="00883FF6"/>
    <w:rsid w:val="00884724"/>
    <w:rsid w:val="00885100"/>
    <w:rsid w:val="0088701B"/>
    <w:rsid w:val="00890FA2"/>
    <w:rsid w:val="00891412"/>
    <w:rsid w:val="00892736"/>
    <w:rsid w:val="00894230"/>
    <w:rsid w:val="0089473A"/>
    <w:rsid w:val="008964BF"/>
    <w:rsid w:val="008A2457"/>
    <w:rsid w:val="008A31D7"/>
    <w:rsid w:val="008A3980"/>
    <w:rsid w:val="008A4108"/>
    <w:rsid w:val="008A4785"/>
    <w:rsid w:val="008A6154"/>
    <w:rsid w:val="008A66F7"/>
    <w:rsid w:val="008A6FFC"/>
    <w:rsid w:val="008B0A87"/>
    <w:rsid w:val="008B2978"/>
    <w:rsid w:val="008B3828"/>
    <w:rsid w:val="008B41F9"/>
    <w:rsid w:val="008B4BBB"/>
    <w:rsid w:val="008C3D7A"/>
    <w:rsid w:val="008C6B32"/>
    <w:rsid w:val="008C75F3"/>
    <w:rsid w:val="008D1365"/>
    <w:rsid w:val="008D2281"/>
    <w:rsid w:val="008D2FEE"/>
    <w:rsid w:val="008D6226"/>
    <w:rsid w:val="008D7E20"/>
    <w:rsid w:val="008E07BA"/>
    <w:rsid w:val="008E08EA"/>
    <w:rsid w:val="008E32D3"/>
    <w:rsid w:val="008E65EF"/>
    <w:rsid w:val="008E69CD"/>
    <w:rsid w:val="008E7EC2"/>
    <w:rsid w:val="008F0399"/>
    <w:rsid w:val="008F1F6F"/>
    <w:rsid w:val="008F25C8"/>
    <w:rsid w:val="008F2AEC"/>
    <w:rsid w:val="008F2F5A"/>
    <w:rsid w:val="008F386D"/>
    <w:rsid w:val="008F4662"/>
    <w:rsid w:val="008F4AD5"/>
    <w:rsid w:val="008F58D7"/>
    <w:rsid w:val="008F5D97"/>
    <w:rsid w:val="008F7067"/>
    <w:rsid w:val="00901277"/>
    <w:rsid w:val="009039B9"/>
    <w:rsid w:val="00904ACC"/>
    <w:rsid w:val="00904E86"/>
    <w:rsid w:val="00905CE7"/>
    <w:rsid w:val="009077DB"/>
    <w:rsid w:val="00907FF9"/>
    <w:rsid w:val="00911F40"/>
    <w:rsid w:val="00912A16"/>
    <w:rsid w:val="00912A98"/>
    <w:rsid w:val="009200B9"/>
    <w:rsid w:val="009225F7"/>
    <w:rsid w:val="0092590B"/>
    <w:rsid w:val="009264FB"/>
    <w:rsid w:val="0093012F"/>
    <w:rsid w:val="009317C3"/>
    <w:rsid w:val="009325E2"/>
    <w:rsid w:val="00932DC9"/>
    <w:rsid w:val="00933B00"/>
    <w:rsid w:val="009345BC"/>
    <w:rsid w:val="009345D4"/>
    <w:rsid w:val="00934918"/>
    <w:rsid w:val="00935505"/>
    <w:rsid w:val="00935555"/>
    <w:rsid w:val="00935682"/>
    <w:rsid w:val="009359BE"/>
    <w:rsid w:val="0093612B"/>
    <w:rsid w:val="00936381"/>
    <w:rsid w:val="00937BED"/>
    <w:rsid w:val="00942AF2"/>
    <w:rsid w:val="00943811"/>
    <w:rsid w:val="00943F9C"/>
    <w:rsid w:val="009449FE"/>
    <w:rsid w:val="009463D5"/>
    <w:rsid w:val="009467F7"/>
    <w:rsid w:val="00950BC6"/>
    <w:rsid w:val="00950CB3"/>
    <w:rsid w:val="0095282B"/>
    <w:rsid w:val="00953475"/>
    <w:rsid w:val="00954C74"/>
    <w:rsid w:val="009553E9"/>
    <w:rsid w:val="00963F3E"/>
    <w:rsid w:val="009651A2"/>
    <w:rsid w:val="009651A4"/>
    <w:rsid w:val="00965240"/>
    <w:rsid w:val="00966FBF"/>
    <w:rsid w:val="00967EFB"/>
    <w:rsid w:val="00970947"/>
    <w:rsid w:val="00974384"/>
    <w:rsid w:val="009756CB"/>
    <w:rsid w:val="009777A1"/>
    <w:rsid w:val="00977807"/>
    <w:rsid w:val="009810C2"/>
    <w:rsid w:val="0098117B"/>
    <w:rsid w:val="00981EEC"/>
    <w:rsid w:val="009835B2"/>
    <w:rsid w:val="00983839"/>
    <w:rsid w:val="009864A6"/>
    <w:rsid w:val="009900BF"/>
    <w:rsid w:val="00990CEE"/>
    <w:rsid w:val="0099463C"/>
    <w:rsid w:val="00995153"/>
    <w:rsid w:val="0099735B"/>
    <w:rsid w:val="009A0EF0"/>
    <w:rsid w:val="009A12EE"/>
    <w:rsid w:val="009A34F4"/>
    <w:rsid w:val="009A527C"/>
    <w:rsid w:val="009A5B4C"/>
    <w:rsid w:val="009A722B"/>
    <w:rsid w:val="009A77C8"/>
    <w:rsid w:val="009A7C26"/>
    <w:rsid w:val="009B022B"/>
    <w:rsid w:val="009B03FA"/>
    <w:rsid w:val="009B635D"/>
    <w:rsid w:val="009B7095"/>
    <w:rsid w:val="009C1CCF"/>
    <w:rsid w:val="009C22F9"/>
    <w:rsid w:val="009C2D32"/>
    <w:rsid w:val="009C365D"/>
    <w:rsid w:val="009C3EFB"/>
    <w:rsid w:val="009C426A"/>
    <w:rsid w:val="009C5298"/>
    <w:rsid w:val="009C6724"/>
    <w:rsid w:val="009C6B9B"/>
    <w:rsid w:val="009C7FC4"/>
    <w:rsid w:val="009D306C"/>
    <w:rsid w:val="009D4A2B"/>
    <w:rsid w:val="009D4FFA"/>
    <w:rsid w:val="009E07B1"/>
    <w:rsid w:val="009E1FF9"/>
    <w:rsid w:val="009E3302"/>
    <w:rsid w:val="009E4C3C"/>
    <w:rsid w:val="009E606A"/>
    <w:rsid w:val="009E6722"/>
    <w:rsid w:val="009E6D0F"/>
    <w:rsid w:val="009E7C35"/>
    <w:rsid w:val="009F032A"/>
    <w:rsid w:val="009F1421"/>
    <w:rsid w:val="009F675C"/>
    <w:rsid w:val="009F7D95"/>
    <w:rsid w:val="00A000B4"/>
    <w:rsid w:val="00A02386"/>
    <w:rsid w:val="00A03B2F"/>
    <w:rsid w:val="00A03D57"/>
    <w:rsid w:val="00A04018"/>
    <w:rsid w:val="00A04399"/>
    <w:rsid w:val="00A0523E"/>
    <w:rsid w:val="00A0671C"/>
    <w:rsid w:val="00A07514"/>
    <w:rsid w:val="00A1036C"/>
    <w:rsid w:val="00A11C0C"/>
    <w:rsid w:val="00A12020"/>
    <w:rsid w:val="00A13E13"/>
    <w:rsid w:val="00A169DD"/>
    <w:rsid w:val="00A1767B"/>
    <w:rsid w:val="00A20585"/>
    <w:rsid w:val="00A20891"/>
    <w:rsid w:val="00A21DC1"/>
    <w:rsid w:val="00A22F47"/>
    <w:rsid w:val="00A27797"/>
    <w:rsid w:val="00A27E2F"/>
    <w:rsid w:val="00A31D46"/>
    <w:rsid w:val="00A3366C"/>
    <w:rsid w:val="00A3446A"/>
    <w:rsid w:val="00A34C83"/>
    <w:rsid w:val="00A37AE6"/>
    <w:rsid w:val="00A40CB0"/>
    <w:rsid w:val="00A41E42"/>
    <w:rsid w:val="00A423F6"/>
    <w:rsid w:val="00A42694"/>
    <w:rsid w:val="00A42811"/>
    <w:rsid w:val="00A4319D"/>
    <w:rsid w:val="00A436EB"/>
    <w:rsid w:val="00A4597D"/>
    <w:rsid w:val="00A4632D"/>
    <w:rsid w:val="00A47385"/>
    <w:rsid w:val="00A51E9B"/>
    <w:rsid w:val="00A5214F"/>
    <w:rsid w:val="00A52535"/>
    <w:rsid w:val="00A5530D"/>
    <w:rsid w:val="00A56183"/>
    <w:rsid w:val="00A5639C"/>
    <w:rsid w:val="00A56E6F"/>
    <w:rsid w:val="00A601EA"/>
    <w:rsid w:val="00A604B0"/>
    <w:rsid w:val="00A6273C"/>
    <w:rsid w:val="00A63BA7"/>
    <w:rsid w:val="00A63E9E"/>
    <w:rsid w:val="00A65301"/>
    <w:rsid w:val="00A65D4C"/>
    <w:rsid w:val="00A66E45"/>
    <w:rsid w:val="00A675F5"/>
    <w:rsid w:val="00A701E9"/>
    <w:rsid w:val="00A707F0"/>
    <w:rsid w:val="00A70D62"/>
    <w:rsid w:val="00A71A39"/>
    <w:rsid w:val="00A73233"/>
    <w:rsid w:val="00A7382B"/>
    <w:rsid w:val="00A80211"/>
    <w:rsid w:val="00A81B1C"/>
    <w:rsid w:val="00A81CC5"/>
    <w:rsid w:val="00A82BFD"/>
    <w:rsid w:val="00A83CB5"/>
    <w:rsid w:val="00A84730"/>
    <w:rsid w:val="00A84B42"/>
    <w:rsid w:val="00A86C99"/>
    <w:rsid w:val="00A874E1"/>
    <w:rsid w:val="00A87BB4"/>
    <w:rsid w:val="00A93548"/>
    <w:rsid w:val="00A949C4"/>
    <w:rsid w:val="00AA0329"/>
    <w:rsid w:val="00AA0F6C"/>
    <w:rsid w:val="00AA0FCC"/>
    <w:rsid w:val="00AA1CD4"/>
    <w:rsid w:val="00AA2DBC"/>
    <w:rsid w:val="00AA5089"/>
    <w:rsid w:val="00AA6137"/>
    <w:rsid w:val="00AB0CF3"/>
    <w:rsid w:val="00AB17C3"/>
    <w:rsid w:val="00AB1B1B"/>
    <w:rsid w:val="00AB1DC1"/>
    <w:rsid w:val="00AB3FAE"/>
    <w:rsid w:val="00AB4477"/>
    <w:rsid w:val="00AB4889"/>
    <w:rsid w:val="00AB5AED"/>
    <w:rsid w:val="00AB6513"/>
    <w:rsid w:val="00AB6DCE"/>
    <w:rsid w:val="00AB6E30"/>
    <w:rsid w:val="00AB6FC0"/>
    <w:rsid w:val="00AC0743"/>
    <w:rsid w:val="00AC178B"/>
    <w:rsid w:val="00AC4C56"/>
    <w:rsid w:val="00AC6380"/>
    <w:rsid w:val="00AC66A1"/>
    <w:rsid w:val="00AC6862"/>
    <w:rsid w:val="00AC719C"/>
    <w:rsid w:val="00AC7842"/>
    <w:rsid w:val="00AC7F89"/>
    <w:rsid w:val="00AD03A5"/>
    <w:rsid w:val="00AD1242"/>
    <w:rsid w:val="00AD2A4E"/>
    <w:rsid w:val="00AD3189"/>
    <w:rsid w:val="00AD3E54"/>
    <w:rsid w:val="00AD6F76"/>
    <w:rsid w:val="00AE1268"/>
    <w:rsid w:val="00AE1A12"/>
    <w:rsid w:val="00AE2337"/>
    <w:rsid w:val="00AE47F3"/>
    <w:rsid w:val="00AF150B"/>
    <w:rsid w:val="00AF1AF0"/>
    <w:rsid w:val="00AF4EAB"/>
    <w:rsid w:val="00AF5CA2"/>
    <w:rsid w:val="00AF6A88"/>
    <w:rsid w:val="00AF6EE6"/>
    <w:rsid w:val="00B007DE"/>
    <w:rsid w:val="00B01151"/>
    <w:rsid w:val="00B01748"/>
    <w:rsid w:val="00B0474D"/>
    <w:rsid w:val="00B04909"/>
    <w:rsid w:val="00B06E54"/>
    <w:rsid w:val="00B0718E"/>
    <w:rsid w:val="00B07428"/>
    <w:rsid w:val="00B10388"/>
    <w:rsid w:val="00B138EC"/>
    <w:rsid w:val="00B13A81"/>
    <w:rsid w:val="00B1402C"/>
    <w:rsid w:val="00B14DAD"/>
    <w:rsid w:val="00B1518E"/>
    <w:rsid w:val="00B155CD"/>
    <w:rsid w:val="00B220CE"/>
    <w:rsid w:val="00B2328A"/>
    <w:rsid w:val="00B2348D"/>
    <w:rsid w:val="00B272EE"/>
    <w:rsid w:val="00B27C2E"/>
    <w:rsid w:val="00B31521"/>
    <w:rsid w:val="00B33002"/>
    <w:rsid w:val="00B3325E"/>
    <w:rsid w:val="00B33299"/>
    <w:rsid w:val="00B34227"/>
    <w:rsid w:val="00B35EB3"/>
    <w:rsid w:val="00B371B7"/>
    <w:rsid w:val="00B3771F"/>
    <w:rsid w:val="00B427FA"/>
    <w:rsid w:val="00B4390F"/>
    <w:rsid w:val="00B44701"/>
    <w:rsid w:val="00B45A2E"/>
    <w:rsid w:val="00B50BA4"/>
    <w:rsid w:val="00B5177B"/>
    <w:rsid w:val="00B523B5"/>
    <w:rsid w:val="00B52C3C"/>
    <w:rsid w:val="00B534FE"/>
    <w:rsid w:val="00B54FC5"/>
    <w:rsid w:val="00B56D7F"/>
    <w:rsid w:val="00B612C6"/>
    <w:rsid w:val="00B616A0"/>
    <w:rsid w:val="00B61C8B"/>
    <w:rsid w:val="00B6518D"/>
    <w:rsid w:val="00B65D03"/>
    <w:rsid w:val="00B66069"/>
    <w:rsid w:val="00B668C2"/>
    <w:rsid w:val="00B66C5C"/>
    <w:rsid w:val="00B72166"/>
    <w:rsid w:val="00B72199"/>
    <w:rsid w:val="00B72501"/>
    <w:rsid w:val="00B736AB"/>
    <w:rsid w:val="00B737E7"/>
    <w:rsid w:val="00B74891"/>
    <w:rsid w:val="00B76109"/>
    <w:rsid w:val="00B762FB"/>
    <w:rsid w:val="00B76304"/>
    <w:rsid w:val="00B76932"/>
    <w:rsid w:val="00B76E91"/>
    <w:rsid w:val="00B83013"/>
    <w:rsid w:val="00B842E3"/>
    <w:rsid w:val="00B843AA"/>
    <w:rsid w:val="00B85C99"/>
    <w:rsid w:val="00B86409"/>
    <w:rsid w:val="00B87C34"/>
    <w:rsid w:val="00B9297D"/>
    <w:rsid w:val="00B95FCC"/>
    <w:rsid w:val="00B97058"/>
    <w:rsid w:val="00B97859"/>
    <w:rsid w:val="00BA039B"/>
    <w:rsid w:val="00BA2C40"/>
    <w:rsid w:val="00BA35E8"/>
    <w:rsid w:val="00BA44AF"/>
    <w:rsid w:val="00BA4882"/>
    <w:rsid w:val="00BA4987"/>
    <w:rsid w:val="00BA560F"/>
    <w:rsid w:val="00BA6ACF"/>
    <w:rsid w:val="00BA793A"/>
    <w:rsid w:val="00BA7BA8"/>
    <w:rsid w:val="00BB04CA"/>
    <w:rsid w:val="00BB1849"/>
    <w:rsid w:val="00BB1B40"/>
    <w:rsid w:val="00BB3408"/>
    <w:rsid w:val="00BB398A"/>
    <w:rsid w:val="00BB498E"/>
    <w:rsid w:val="00BB61B0"/>
    <w:rsid w:val="00BB6FAD"/>
    <w:rsid w:val="00BB73A2"/>
    <w:rsid w:val="00BB7E96"/>
    <w:rsid w:val="00BC086B"/>
    <w:rsid w:val="00BC0E1B"/>
    <w:rsid w:val="00BC14E7"/>
    <w:rsid w:val="00BC2636"/>
    <w:rsid w:val="00BC3459"/>
    <w:rsid w:val="00BC3493"/>
    <w:rsid w:val="00BC4626"/>
    <w:rsid w:val="00BC5FFC"/>
    <w:rsid w:val="00BC620F"/>
    <w:rsid w:val="00BC6532"/>
    <w:rsid w:val="00BC7BC5"/>
    <w:rsid w:val="00BD00EA"/>
    <w:rsid w:val="00BD05CE"/>
    <w:rsid w:val="00BD0FA6"/>
    <w:rsid w:val="00BD226C"/>
    <w:rsid w:val="00BD308C"/>
    <w:rsid w:val="00BD4949"/>
    <w:rsid w:val="00BD49E6"/>
    <w:rsid w:val="00BD599B"/>
    <w:rsid w:val="00BD64CA"/>
    <w:rsid w:val="00BD7FF7"/>
    <w:rsid w:val="00BE14D3"/>
    <w:rsid w:val="00BE3A5F"/>
    <w:rsid w:val="00BE3EB6"/>
    <w:rsid w:val="00BE4746"/>
    <w:rsid w:val="00BF0631"/>
    <w:rsid w:val="00BF1344"/>
    <w:rsid w:val="00BF19B6"/>
    <w:rsid w:val="00BF1A30"/>
    <w:rsid w:val="00BF1DC7"/>
    <w:rsid w:val="00BF388B"/>
    <w:rsid w:val="00BF3B09"/>
    <w:rsid w:val="00BF634B"/>
    <w:rsid w:val="00BF7B5F"/>
    <w:rsid w:val="00C0038D"/>
    <w:rsid w:val="00C00B8F"/>
    <w:rsid w:val="00C01278"/>
    <w:rsid w:val="00C016AC"/>
    <w:rsid w:val="00C024CA"/>
    <w:rsid w:val="00C0488E"/>
    <w:rsid w:val="00C05016"/>
    <w:rsid w:val="00C05581"/>
    <w:rsid w:val="00C05EEE"/>
    <w:rsid w:val="00C07928"/>
    <w:rsid w:val="00C10A8B"/>
    <w:rsid w:val="00C11A9A"/>
    <w:rsid w:val="00C132B4"/>
    <w:rsid w:val="00C13F95"/>
    <w:rsid w:val="00C15E63"/>
    <w:rsid w:val="00C1626A"/>
    <w:rsid w:val="00C1643A"/>
    <w:rsid w:val="00C16634"/>
    <w:rsid w:val="00C16C4C"/>
    <w:rsid w:val="00C20262"/>
    <w:rsid w:val="00C21D04"/>
    <w:rsid w:val="00C23BAD"/>
    <w:rsid w:val="00C248E9"/>
    <w:rsid w:val="00C26C57"/>
    <w:rsid w:val="00C270A9"/>
    <w:rsid w:val="00C27350"/>
    <w:rsid w:val="00C279B2"/>
    <w:rsid w:val="00C27A93"/>
    <w:rsid w:val="00C30808"/>
    <w:rsid w:val="00C31553"/>
    <w:rsid w:val="00C33956"/>
    <w:rsid w:val="00C34054"/>
    <w:rsid w:val="00C34A7D"/>
    <w:rsid w:val="00C374C5"/>
    <w:rsid w:val="00C411DB"/>
    <w:rsid w:val="00C43266"/>
    <w:rsid w:val="00C50838"/>
    <w:rsid w:val="00C54279"/>
    <w:rsid w:val="00C56457"/>
    <w:rsid w:val="00C57A43"/>
    <w:rsid w:val="00C60B84"/>
    <w:rsid w:val="00C60D34"/>
    <w:rsid w:val="00C61C7A"/>
    <w:rsid w:val="00C61CEB"/>
    <w:rsid w:val="00C62155"/>
    <w:rsid w:val="00C62DFA"/>
    <w:rsid w:val="00C647E6"/>
    <w:rsid w:val="00C66A56"/>
    <w:rsid w:val="00C679BB"/>
    <w:rsid w:val="00C679D8"/>
    <w:rsid w:val="00C67EB2"/>
    <w:rsid w:val="00C72021"/>
    <w:rsid w:val="00C73457"/>
    <w:rsid w:val="00C749AE"/>
    <w:rsid w:val="00C753C5"/>
    <w:rsid w:val="00C8179E"/>
    <w:rsid w:val="00C8283A"/>
    <w:rsid w:val="00C83C28"/>
    <w:rsid w:val="00C84DEC"/>
    <w:rsid w:val="00C85E95"/>
    <w:rsid w:val="00C85F40"/>
    <w:rsid w:val="00C8756B"/>
    <w:rsid w:val="00C878AC"/>
    <w:rsid w:val="00C91986"/>
    <w:rsid w:val="00C94A77"/>
    <w:rsid w:val="00C94C7E"/>
    <w:rsid w:val="00C95A07"/>
    <w:rsid w:val="00C96968"/>
    <w:rsid w:val="00C970D1"/>
    <w:rsid w:val="00CA1177"/>
    <w:rsid w:val="00CA38F4"/>
    <w:rsid w:val="00CA3A50"/>
    <w:rsid w:val="00CA6025"/>
    <w:rsid w:val="00CA71E4"/>
    <w:rsid w:val="00CA764A"/>
    <w:rsid w:val="00CB1DD6"/>
    <w:rsid w:val="00CB1EF2"/>
    <w:rsid w:val="00CB27F5"/>
    <w:rsid w:val="00CB3073"/>
    <w:rsid w:val="00CB3CC8"/>
    <w:rsid w:val="00CB5716"/>
    <w:rsid w:val="00CB5C03"/>
    <w:rsid w:val="00CB7B5E"/>
    <w:rsid w:val="00CB7E43"/>
    <w:rsid w:val="00CC5AED"/>
    <w:rsid w:val="00CC5FD4"/>
    <w:rsid w:val="00CC6FE3"/>
    <w:rsid w:val="00CC7A3D"/>
    <w:rsid w:val="00CD019B"/>
    <w:rsid w:val="00CD1BC2"/>
    <w:rsid w:val="00CD2BA5"/>
    <w:rsid w:val="00CD38E5"/>
    <w:rsid w:val="00CD6C8D"/>
    <w:rsid w:val="00CD6F40"/>
    <w:rsid w:val="00CD7F85"/>
    <w:rsid w:val="00CE0059"/>
    <w:rsid w:val="00CE3598"/>
    <w:rsid w:val="00CE4CBA"/>
    <w:rsid w:val="00CE6801"/>
    <w:rsid w:val="00CE6BC3"/>
    <w:rsid w:val="00CE7681"/>
    <w:rsid w:val="00CF1286"/>
    <w:rsid w:val="00CF13C0"/>
    <w:rsid w:val="00CF2C25"/>
    <w:rsid w:val="00CF3262"/>
    <w:rsid w:val="00CF3A31"/>
    <w:rsid w:val="00CF42F0"/>
    <w:rsid w:val="00D00829"/>
    <w:rsid w:val="00D03772"/>
    <w:rsid w:val="00D03A35"/>
    <w:rsid w:val="00D05164"/>
    <w:rsid w:val="00D06DFB"/>
    <w:rsid w:val="00D078B2"/>
    <w:rsid w:val="00D10297"/>
    <w:rsid w:val="00D14916"/>
    <w:rsid w:val="00D14BB9"/>
    <w:rsid w:val="00D15361"/>
    <w:rsid w:val="00D17408"/>
    <w:rsid w:val="00D231E8"/>
    <w:rsid w:val="00D23353"/>
    <w:rsid w:val="00D23BB4"/>
    <w:rsid w:val="00D25154"/>
    <w:rsid w:val="00D252AE"/>
    <w:rsid w:val="00D254BB"/>
    <w:rsid w:val="00D26FA1"/>
    <w:rsid w:val="00D271A2"/>
    <w:rsid w:val="00D30026"/>
    <w:rsid w:val="00D30323"/>
    <w:rsid w:val="00D31DAF"/>
    <w:rsid w:val="00D320EF"/>
    <w:rsid w:val="00D32DAA"/>
    <w:rsid w:val="00D33583"/>
    <w:rsid w:val="00D336AA"/>
    <w:rsid w:val="00D338C9"/>
    <w:rsid w:val="00D33AC1"/>
    <w:rsid w:val="00D35EAE"/>
    <w:rsid w:val="00D40DB9"/>
    <w:rsid w:val="00D419FB"/>
    <w:rsid w:val="00D42DBB"/>
    <w:rsid w:val="00D46092"/>
    <w:rsid w:val="00D47DD9"/>
    <w:rsid w:val="00D51290"/>
    <w:rsid w:val="00D5213E"/>
    <w:rsid w:val="00D52272"/>
    <w:rsid w:val="00D52E58"/>
    <w:rsid w:val="00D54667"/>
    <w:rsid w:val="00D62800"/>
    <w:rsid w:val="00D642DD"/>
    <w:rsid w:val="00D64DA7"/>
    <w:rsid w:val="00D6568C"/>
    <w:rsid w:val="00D66914"/>
    <w:rsid w:val="00D67D72"/>
    <w:rsid w:val="00D71592"/>
    <w:rsid w:val="00D71E37"/>
    <w:rsid w:val="00D7323E"/>
    <w:rsid w:val="00D73DBE"/>
    <w:rsid w:val="00D74BD2"/>
    <w:rsid w:val="00D74D0E"/>
    <w:rsid w:val="00D75929"/>
    <w:rsid w:val="00D75EAD"/>
    <w:rsid w:val="00D76E33"/>
    <w:rsid w:val="00D803A0"/>
    <w:rsid w:val="00D822AC"/>
    <w:rsid w:val="00D824AB"/>
    <w:rsid w:val="00D827E3"/>
    <w:rsid w:val="00D829A0"/>
    <w:rsid w:val="00D86B4D"/>
    <w:rsid w:val="00D87E09"/>
    <w:rsid w:val="00D87EC1"/>
    <w:rsid w:val="00D91389"/>
    <w:rsid w:val="00D93D74"/>
    <w:rsid w:val="00D96BFC"/>
    <w:rsid w:val="00DA3390"/>
    <w:rsid w:val="00DA41A2"/>
    <w:rsid w:val="00DA41C4"/>
    <w:rsid w:val="00DA4F70"/>
    <w:rsid w:val="00DA53D8"/>
    <w:rsid w:val="00DA59A2"/>
    <w:rsid w:val="00DA619F"/>
    <w:rsid w:val="00DA728D"/>
    <w:rsid w:val="00DA7820"/>
    <w:rsid w:val="00DB33EF"/>
    <w:rsid w:val="00DB341D"/>
    <w:rsid w:val="00DB3D48"/>
    <w:rsid w:val="00DB537B"/>
    <w:rsid w:val="00DB5909"/>
    <w:rsid w:val="00DB5B3E"/>
    <w:rsid w:val="00DB7A86"/>
    <w:rsid w:val="00DB7E8F"/>
    <w:rsid w:val="00DB7F89"/>
    <w:rsid w:val="00DC05D9"/>
    <w:rsid w:val="00DC0D22"/>
    <w:rsid w:val="00DC1DB4"/>
    <w:rsid w:val="00DC1E60"/>
    <w:rsid w:val="00DC3AB1"/>
    <w:rsid w:val="00DC489F"/>
    <w:rsid w:val="00DC5A26"/>
    <w:rsid w:val="00DC610A"/>
    <w:rsid w:val="00DD12CF"/>
    <w:rsid w:val="00DD28EE"/>
    <w:rsid w:val="00DD2A09"/>
    <w:rsid w:val="00DD5AC6"/>
    <w:rsid w:val="00DE0DD0"/>
    <w:rsid w:val="00DE25A7"/>
    <w:rsid w:val="00DE515B"/>
    <w:rsid w:val="00DE554D"/>
    <w:rsid w:val="00DE5BD7"/>
    <w:rsid w:val="00DE5C10"/>
    <w:rsid w:val="00DF076D"/>
    <w:rsid w:val="00DF1AA8"/>
    <w:rsid w:val="00DF26FF"/>
    <w:rsid w:val="00DF2BB8"/>
    <w:rsid w:val="00DF36BE"/>
    <w:rsid w:val="00DF4BC4"/>
    <w:rsid w:val="00E00B35"/>
    <w:rsid w:val="00E00DB1"/>
    <w:rsid w:val="00E00E16"/>
    <w:rsid w:val="00E02EEA"/>
    <w:rsid w:val="00E0342F"/>
    <w:rsid w:val="00E0448A"/>
    <w:rsid w:val="00E05D18"/>
    <w:rsid w:val="00E0785B"/>
    <w:rsid w:val="00E07A04"/>
    <w:rsid w:val="00E13F89"/>
    <w:rsid w:val="00E15A05"/>
    <w:rsid w:val="00E20487"/>
    <w:rsid w:val="00E206B4"/>
    <w:rsid w:val="00E21A61"/>
    <w:rsid w:val="00E22993"/>
    <w:rsid w:val="00E24970"/>
    <w:rsid w:val="00E25ACC"/>
    <w:rsid w:val="00E26966"/>
    <w:rsid w:val="00E2763B"/>
    <w:rsid w:val="00E303A7"/>
    <w:rsid w:val="00E30734"/>
    <w:rsid w:val="00E311A9"/>
    <w:rsid w:val="00E324F4"/>
    <w:rsid w:val="00E332D5"/>
    <w:rsid w:val="00E35CFF"/>
    <w:rsid w:val="00E36A91"/>
    <w:rsid w:val="00E36C76"/>
    <w:rsid w:val="00E36CFA"/>
    <w:rsid w:val="00E3714F"/>
    <w:rsid w:val="00E3722D"/>
    <w:rsid w:val="00E41019"/>
    <w:rsid w:val="00E41E54"/>
    <w:rsid w:val="00E42951"/>
    <w:rsid w:val="00E42D3E"/>
    <w:rsid w:val="00E43AC1"/>
    <w:rsid w:val="00E44484"/>
    <w:rsid w:val="00E44560"/>
    <w:rsid w:val="00E4696F"/>
    <w:rsid w:val="00E46D05"/>
    <w:rsid w:val="00E46EF5"/>
    <w:rsid w:val="00E47C6F"/>
    <w:rsid w:val="00E50248"/>
    <w:rsid w:val="00E50520"/>
    <w:rsid w:val="00E51715"/>
    <w:rsid w:val="00E52776"/>
    <w:rsid w:val="00E53892"/>
    <w:rsid w:val="00E54AD4"/>
    <w:rsid w:val="00E550A9"/>
    <w:rsid w:val="00E55170"/>
    <w:rsid w:val="00E56B39"/>
    <w:rsid w:val="00E60546"/>
    <w:rsid w:val="00E61572"/>
    <w:rsid w:val="00E61D9A"/>
    <w:rsid w:val="00E64C5C"/>
    <w:rsid w:val="00E665D5"/>
    <w:rsid w:val="00E66D78"/>
    <w:rsid w:val="00E67107"/>
    <w:rsid w:val="00E70A0E"/>
    <w:rsid w:val="00E74D4E"/>
    <w:rsid w:val="00E770DE"/>
    <w:rsid w:val="00E77A2D"/>
    <w:rsid w:val="00E808D5"/>
    <w:rsid w:val="00E8101F"/>
    <w:rsid w:val="00E82834"/>
    <w:rsid w:val="00E847D4"/>
    <w:rsid w:val="00E85D66"/>
    <w:rsid w:val="00E875DB"/>
    <w:rsid w:val="00E906C9"/>
    <w:rsid w:val="00E92973"/>
    <w:rsid w:val="00E92FD2"/>
    <w:rsid w:val="00E9380E"/>
    <w:rsid w:val="00E93B34"/>
    <w:rsid w:val="00E9493E"/>
    <w:rsid w:val="00E94CB4"/>
    <w:rsid w:val="00E96757"/>
    <w:rsid w:val="00E96AE3"/>
    <w:rsid w:val="00E9771F"/>
    <w:rsid w:val="00E97F02"/>
    <w:rsid w:val="00EA22AB"/>
    <w:rsid w:val="00EA24FC"/>
    <w:rsid w:val="00EA400E"/>
    <w:rsid w:val="00EA41A7"/>
    <w:rsid w:val="00EA4444"/>
    <w:rsid w:val="00EA5D15"/>
    <w:rsid w:val="00EA675A"/>
    <w:rsid w:val="00EA67C0"/>
    <w:rsid w:val="00EA6C3C"/>
    <w:rsid w:val="00EB2A3B"/>
    <w:rsid w:val="00EB319E"/>
    <w:rsid w:val="00EB60B7"/>
    <w:rsid w:val="00EB74B1"/>
    <w:rsid w:val="00EC0BC1"/>
    <w:rsid w:val="00EC1A4E"/>
    <w:rsid w:val="00EC2C67"/>
    <w:rsid w:val="00EC5466"/>
    <w:rsid w:val="00EC6C3E"/>
    <w:rsid w:val="00EC7892"/>
    <w:rsid w:val="00ED39B7"/>
    <w:rsid w:val="00ED4C16"/>
    <w:rsid w:val="00ED5A53"/>
    <w:rsid w:val="00ED6236"/>
    <w:rsid w:val="00ED643F"/>
    <w:rsid w:val="00ED6B71"/>
    <w:rsid w:val="00ED6E1A"/>
    <w:rsid w:val="00ED7291"/>
    <w:rsid w:val="00EE048E"/>
    <w:rsid w:val="00EE08A7"/>
    <w:rsid w:val="00EE1198"/>
    <w:rsid w:val="00EE2695"/>
    <w:rsid w:val="00EE4623"/>
    <w:rsid w:val="00EE61EE"/>
    <w:rsid w:val="00EE7241"/>
    <w:rsid w:val="00EE74EA"/>
    <w:rsid w:val="00EF0204"/>
    <w:rsid w:val="00EF1211"/>
    <w:rsid w:val="00EF136B"/>
    <w:rsid w:val="00EF16A8"/>
    <w:rsid w:val="00EF25D1"/>
    <w:rsid w:val="00EF3CA1"/>
    <w:rsid w:val="00EF571E"/>
    <w:rsid w:val="00EF5A78"/>
    <w:rsid w:val="00F00482"/>
    <w:rsid w:val="00F004F4"/>
    <w:rsid w:val="00F00705"/>
    <w:rsid w:val="00F02AD1"/>
    <w:rsid w:val="00F03D3C"/>
    <w:rsid w:val="00F07F99"/>
    <w:rsid w:val="00F11F99"/>
    <w:rsid w:val="00F1353A"/>
    <w:rsid w:val="00F213F6"/>
    <w:rsid w:val="00F238C7"/>
    <w:rsid w:val="00F252B6"/>
    <w:rsid w:val="00F25A39"/>
    <w:rsid w:val="00F26D0D"/>
    <w:rsid w:val="00F27602"/>
    <w:rsid w:val="00F27963"/>
    <w:rsid w:val="00F27D69"/>
    <w:rsid w:val="00F27DE2"/>
    <w:rsid w:val="00F31A6B"/>
    <w:rsid w:val="00F34021"/>
    <w:rsid w:val="00F344B9"/>
    <w:rsid w:val="00F35BAC"/>
    <w:rsid w:val="00F36199"/>
    <w:rsid w:val="00F36546"/>
    <w:rsid w:val="00F37FAB"/>
    <w:rsid w:val="00F40038"/>
    <w:rsid w:val="00F40AE9"/>
    <w:rsid w:val="00F43818"/>
    <w:rsid w:val="00F438EC"/>
    <w:rsid w:val="00F43CD4"/>
    <w:rsid w:val="00F45AC4"/>
    <w:rsid w:val="00F468C1"/>
    <w:rsid w:val="00F4778A"/>
    <w:rsid w:val="00F507E2"/>
    <w:rsid w:val="00F50A05"/>
    <w:rsid w:val="00F51ED0"/>
    <w:rsid w:val="00F522F2"/>
    <w:rsid w:val="00F52756"/>
    <w:rsid w:val="00F551E4"/>
    <w:rsid w:val="00F55DFD"/>
    <w:rsid w:val="00F57988"/>
    <w:rsid w:val="00F604A2"/>
    <w:rsid w:val="00F6118A"/>
    <w:rsid w:val="00F62A70"/>
    <w:rsid w:val="00F62D29"/>
    <w:rsid w:val="00F669A9"/>
    <w:rsid w:val="00F67427"/>
    <w:rsid w:val="00F713AD"/>
    <w:rsid w:val="00F71A94"/>
    <w:rsid w:val="00F72F64"/>
    <w:rsid w:val="00F738D3"/>
    <w:rsid w:val="00F768E8"/>
    <w:rsid w:val="00F77AF6"/>
    <w:rsid w:val="00F77EA7"/>
    <w:rsid w:val="00F805E1"/>
    <w:rsid w:val="00F81A06"/>
    <w:rsid w:val="00F81E37"/>
    <w:rsid w:val="00F84830"/>
    <w:rsid w:val="00F85E30"/>
    <w:rsid w:val="00F867AF"/>
    <w:rsid w:val="00F86E22"/>
    <w:rsid w:val="00F8710B"/>
    <w:rsid w:val="00F87596"/>
    <w:rsid w:val="00F923E8"/>
    <w:rsid w:val="00F93BAA"/>
    <w:rsid w:val="00F95D9D"/>
    <w:rsid w:val="00F970BF"/>
    <w:rsid w:val="00FA0390"/>
    <w:rsid w:val="00FA0ED7"/>
    <w:rsid w:val="00FA15CA"/>
    <w:rsid w:val="00FA2248"/>
    <w:rsid w:val="00FA439F"/>
    <w:rsid w:val="00FA46C2"/>
    <w:rsid w:val="00FA4F50"/>
    <w:rsid w:val="00FA66CF"/>
    <w:rsid w:val="00FB02D7"/>
    <w:rsid w:val="00FB087B"/>
    <w:rsid w:val="00FB0892"/>
    <w:rsid w:val="00FB1D7A"/>
    <w:rsid w:val="00FB42D8"/>
    <w:rsid w:val="00FB4883"/>
    <w:rsid w:val="00FB6BCC"/>
    <w:rsid w:val="00FB786B"/>
    <w:rsid w:val="00FB7BCD"/>
    <w:rsid w:val="00FB7DB5"/>
    <w:rsid w:val="00FC1DBA"/>
    <w:rsid w:val="00FC4F12"/>
    <w:rsid w:val="00FC5C4C"/>
    <w:rsid w:val="00FD0AFD"/>
    <w:rsid w:val="00FD366E"/>
    <w:rsid w:val="00FD4B15"/>
    <w:rsid w:val="00FD569D"/>
    <w:rsid w:val="00FD606D"/>
    <w:rsid w:val="00FD6640"/>
    <w:rsid w:val="00FD7662"/>
    <w:rsid w:val="00FE0AEE"/>
    <w:rsid w:val="00FE0CA9"/>
    <w:rsid w:val="00FE2033"/>
    <w:rsid w:val="00FE2E98"/>
    <w:rsid w:val="00FE4FA3"/>
    <w:rsid w:val="00FE73E2"/>
    <w:rsid w:val="00FF0FB4"/>
    <w:rsid w:val="00FF1F3E"/>
    <w:rsid w:val="00FF26F6"/>
    <w:rsid w:val="00FF276C"/>
    <w:rsid w:val="00FF2BB6"/>
    <w:rsid w:val="00FF39BB"/>
    <w:rsid w:val="00FF408D"/>
    <w:rsid w:val="00FF539D"/>
    <w:rsid w:val="00FF653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BDBDF"/>
  <w15:docId w15:val="{7E9CEE90-207A-45BD-90A8-F53F72E05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numPr>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0"/>
    </w:pPr>
    <w:rPr>
      <w:color w:val="000000"/>
      <w:lang w:val="en-US"/>
    </w:rPr>
  </w:style>
  <w:style w:type="paragraph" w:styleId="Heading2">
    <w:name w:val="heading 2"/>
    <w:basedOn w:val="Normal"/>
    <w:next w:val="Normal"/>
    <w:uiPriority w:val="9"/>
    <w:unhideWhenUsed/>
    <w:qFormat/>
    <w:pPr>
      <w:keepNext/>
      <w:numPr>
        <w:ilvl w:val="1"/>
        <w:numId w:val="1"/>
      </w:numPr>
      <w:jc w:val="center"/>
      <w:outlineLvl w:val="1"/>
    </w:pPr>
  </w:style>
  <w:style w:type="paragraph" w:styleId="Heading3">
    <w:name w:val="heading 3"/>
    <w:basedOn w:val="Normal"/>
    <w:next w:val="Normal"/>
    <w:link w:val="Heading3Char"/>
    <w:uiPriority w:val="9"/>
    <w:semiHidden/>
    <w:unhideWhenUsed/>
    <w:qFormat/>
    <w:rsid w:val="008A3980"/>
    <w:pPr>
      <w:keepNext/>
      <w:keepLines/>
      <w:spacing w:before="40"/>
      <w:outlineLvl w:val="2"/>
    </w:pPr>
    <w:rPr>
      <w:rFonts w:asciiTheme="majorHAnsi" w:eastAsiaTheme="majorEastAsia" w:hAnsiTheme="majorHAnsi" w:cs="Mangal"/>
      <w:color w:val="0B5101"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styleId="Title">
    <w:name w:val="Title"/>
    <w:basedOn w:val="Normal"/>
    <w:next w:val="Normal"/>
    <w:link w:val="TitleChar"/>
    <w:uiPriority w:val="10"/>
    <w:qFormat/>
    <w:rsid w:val="009A5B4C"/>
    <w:pPr>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9A5B4C"/>
    <w:rPr>
      <w:rFonts w:asciiTheme="majorHAnsi" w:eastAsiaTheme="majorEastAsia" w:hAnsiTheme="majorHAnsi" w:cs="Mangal"/>
      <w:spacing w:val="-10"/>
      <w:kern w:val="28"/>
      <w:sz w:val="56"/>
      <w:szCs w:val="50"/>
    </w:rPr>
  </w:style>
  <w:style w:type="paragraph" w:styleId="Subtitle">
    <w:name w:val="Subtitle"/>
    <w:basedOn w:val="Normal"/>
    <w:next w:val="Normal"/>
    <w:link w:val="SubtitleChar"/>
    <w:uiPriority w:val="11"/>
    <w:qFormat/>
    <w:rsid w:val="009A5B4C"/>
    <w:pPr>
      <w:numPr>
        <w:ilvl w:val="1"/>
      </w:numPr>
      <w:spacing w:after="160"/>
    </w:pPr>
    <w:rPr>
      <w:rFonts w:asciiTheme="minorHAnsi" w:eastAsiaTheme="minorEastAsia" w:hAnsiTheme="minorHAnsi" w:cs="Mangal"/>
      <w:color w:val="5A5A5A" w:themeColor="text1" w:themeTint="A5"/>
      <w:spacing w:val="15"/>
      <w:sz w:val="22"/>
      <w:szCs w:val="20"/>
    </w:rPr>
  </w:style>
  <w:style w:type="character" w:customStyle="1" w:styleId="SubtitleChar">
    <w:name w:val="Subtitle Char"/>
    <w:basedOn w:val="DefaultParagraphFont"/>
    <w:link w:val="Subtitle"/>
    <w:uiPriority w:val="11"/>
    <w:rsid w:val="009A5B4C"/>
    <w:rPr>
      <w:rFonts w:asciiTheme="minorHAnsi" w:eastAsiaTheme="minorEastAsia" w:hAnsiTheme="minorHAnsi" w:cs="Mangal"/>
      <w:color w:val="5A5A5A" w:themeColor="text1" w:themeTint="A5"/>
      <w:spacing w:val="15"/>
      <w:sz w:val="22"/>
      <w:szCs w:val="20"/>
    </w:rPr>
  </w:style>
  <w:style w:type="table" w:styleId="TableGrid">
    <w:name w:val="Table Grid"/>
    <w:basedOn w:val="TableNormal"/>
    <w:uiPriority w:val="39"/>
    <w:rsid w:val="00E307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BodyText"/>
    <w:link w:val="bodyChar"/>
    <w:qFormat/>
    <w:rsid w:val="00B33299"/>
    <w:pPr>
      <w:spacing w:before="160" w:after="0"/>
      <w:ind w:left="763" w:right="202"/>
      <w:jc w:val="both"/>
    </w:pPr>
    <w:rPr>
      <w:rFonts w:ascii="Courier New" w:hAnsi="Courier New" w:cs="Courier New"/>
      <w:color w:val="000000"/>
    </w:rPr>
  </w:style>
  <w:style w:type="character" w:customStyle="1" w:styleId="BodyTextChar">
    <w:name w:val="Body Text Char"/>
    <w:basedOn w:val="DefaultParagraphFont"/>
    <w:link w:val="BodyText"/>
    <w:rsid w:val="008353B7"/>
  </w:style>
  <w:style w:type="character" w:customStyle="1" w:styleId="bodyChar">
    <w:name w:val="body Char"/>
    <w:basedOn w:val="BodyTextChar"/>
    <w:link w:val="body"/>
    <w:rsid w:val="00B33299"/>
    <w:rPr>
      <w:rFonts w:ascii="Courier New" w:hAnsi="Courier New" w:cs="Courier New"/>
      <w:color w:val="000000"/>
    </w:rPr>
  </w:style>
  <w:style w:type="paragraph" w:customStyle="1" w:styleId="aSCENEHEAD">
    <w:name w:val="aSCENE HEAD"/>
    <w:basedOn w:val="BodyText"/>
    <w:link w:val="aSCENEHEADChar"/>
    <w:qFormat/>
    <w:rsid w:val="00DB5909"/>
    <w:pPr>
      <w:spacing w:before="200" w:after="200" w:line="240" w:lineRule="auto"/>
      <w:ind w:left="763"/>
    </w:pPr>
    <w:rPr>
      <w:rFonts w:ascii="Courier New" w:hAnsi="Courier New" w:cs="Courier New"/>
      <w:b/>
      <w:bCs/>
    </w:rPr>
  </w:style>
  <w:style w:type="character" w:customStyle="1" w:styleId="aSCENEHEADChar">
    <w:name w:val="aSCENE HEAD Char"/>
    <w:basedOn w:val="BodyTextChar"/>
    <w:link w:val="aSCENEHEAD"/>
    <w:rsid w:val="00DB5909"/>
    <w:rPr>
      <w:rFonts w:ascii="Courier New" w:hAnsi="Courier New" w:cs="Courier New"/>
      <w:b/>
      <w:bCs/>
    </w:rPr>
  </w:style>
  <w:style w:type="paragraph" w:customStyle="1" w:styleId="bdialogue">
    <w:name w:val="bdialogue"/>
    <w:basedOn w:val="BodyText"/>
    <w:link w:val="bdialogueChar"/>
    <w:qFormat/>
    <w:rsid w:val="004B3D80"/>
    <w:pPr>
      <w:spacing w:after="160" w:line="228" w:lineRule="auto"/>
      <w:ind w:left="2304" w:right="1958"/>
    </w:pPr>
    <w:rPr>
      <w:rFonts w:ascii="Courier New" w:hAnsi="Courier New" w:cs="Courier New"/>
      <w:color w:val="000000"/>
    </w:rPr>
  </w:style>
  <w:style w:type="character" w:customStyle="1" w:styleId="bdialogueChar">
    <w:name w:val="bdialogue Char"/>
    <w:basedOn w:val="BodyTextChar"/>
    <w:link w:val="bdialogue"/>
    <w:rsid w:val="004B3D80"/>
    <w:rPr>
      <w:rFonts w:ascii="Courier New" w:hAnsi="Courier New" w:cs="Courier New"/>
      <w:color w:val="000000"/>
    </w:rPr>
  </w:style>
  <w:style w:type="paragraph" w:customStyle="1" w:styleId="baparenthisis">
    <w:name w:val="ba.parenthisis"/>
    <w:basedOn w:val="body"/>
    <w:link w:val="baparenthisisChar"/>
    <w:qFormat/>
    <w:rsid w:val="00816AB1"/>
    <w:pPr>
      <w:spacing w:before="0" w:line="225" w:lineRule="exact"/>
      <w:ind w:left="2376" w:right="2880"/>
      <w:jc w:val="left"/>
    </w:pPr>
  </w:style>
  <w:style w:type="character" w:customStyle="1" w:styleId="baparenthisisChar">
    <w:name w:val="ba.parenthisis Char"/>
    <w:basedOn w:val="bodyChar"/>
    <w:link w:val="baparenthisis"/>
    <w:rsid w:val="00816AB1"/>
    <w:rPr>
      <w:rFonts w:ascii="Courier New" w:hAnsi="Courier New" w:cs="Courier New"/>
      <w:color w:val="000000"/>
    </w:rPr>
  </w:style>
  <w:style w:type="paragraph" w:styleId="Header">
    <w:name w:val="header"/>
    <w:basedOn w:val="Normal"/>
    <w:link w:val="HeaderChar"/>
    <w:uiPriority w:val="99"/>
    <w:unhideWhenUsed/>
    <w:rsid w:val="00801D58"/>
    <w:pPr>
      <w:tabs>
        <w:tab w:val="center" w:pos="4680"/>
        <w:tab w:val="right" w:pos="9360"/>
      </w:tabs>
    </w:pPr>
    <w:rPr>
      <w:rFonts w:cs="Mangal"/>
      <w:szCs w:val="21"/>
    </w:rPr>
  </w:style>
  <w:style w:type="character" w:customStyle="1" w:styleId="HeaderChar">
    <w:name w:val="Header Char"/>
    <w:basedOn w:val="DefaultParagraphFont"/>
    <w:link w:val="Header"/>
    <w:uiPriority w:val="99"/>
    <w:rsid w:val="00801D58"/>
    <w:rPr>
      <w:rFonts w:cs="Mangal"/>
      <w:szCs w:val="21"/>
    </w:rPr>
  </w:style>
  <w:style w:type="paragraph" w:styleId="Revision">
    <w:name w:val="Revision"/>
    <w:hidden/>
    <w:uiPriority w:val="99"/>
    <w:semiHidden/>
    <w:rsid w:val="000023EA"/>
    <w:pPr>
      <w:suppressAutoHyphens w:val="0"/>
    </w:pPr>
    <w:rPr>
      <w:rFonts w:cs="Mangal"/>
      <w:szCs w:val="21"/>
    </w:rPr>
  </w:style>
  <w:style w:type="paragraph" w:customStyle="1" w:styleId="bCHARACTER">
    <w:name w:val="bCHARACTER"/>
    <w:basedOn w:val="body"/>
    <w:link w:val="bCHARACTERChar"/>
    <w:qFormat/>
    <w:rsid w:val="00F84830"/>
    <w:pPr>
      <w:spacing w:before="240" w:line="266" w:lineRule="exact"/>
      <w:ind w:left="3096" w:right="0"/>
      <w:jc w:val="left"/>
    </w:pPr>
  </w:style>
  <w:style w:type="character" w:customStyle="1" w:styleId="bCHARACTERChar">
    <w:name w:val="bCHARACTER Char"/>
    <w:basedOn w:val="bodyChar"/>
    <w:link w:val="bCHARACTER"/>
    <w:rsid w:val="00F84830"/>
    <w:rPr>
      <w:rFonts w:ascii="Courier New" w:hAnsi="Courier New" w:cs="Courier New"/>
      <w:color w:val="000000"/>
    </w:rPr>
  </w:style>
  <w:style w:type="paragraph" w:customStyle="1" w:styleId="bbodybeforebeat">
    <w:name w:val="b.bodybefore(beat)"/>
    <w:basedOn w:val="bdialogue"/>
    <w:link w:val="bbodybeforebeatChar"/>
    <w:qFormat/>
    <w:rsid w:val="00445448"/>
    <w:pPr>
      <w:spacing w:after="0"/>
    </w:pPr>
  </w:style>
  <w:style w:type="character" w:customStyle="1" w:styleId="bbodybeforebeatChar">
    <w:name w:val="b.bodybefore(beat) Char"/>
    <w:basedOn w:val="bdialogueChar"/>
    <w:link w:val="bbodybeforebeat"/>
    <w:rsid w:val="00445448"/>
    <w:rPr>
      <w:rFonts w:ascii="Courier New" w:hAnsi="Courier New" w:cs="Courier New"/>
      <w:color w:val="000000"/>
    </w:rPr>
  </w:style>
  <w:style w:type="character" w:styleId="CommentReference">
    <w:name w:val="annotation reference"/>
    <w:basedOn w:val="DefaultParagraphFont"/>
    <w:uiPriority w:val="99"/>
    <w:semiHidden/>
    <w:unhideWhenUsed/>
    <w:rsid w:val="00B1402C"/>
    <w:rPr>
      <w:sz w:val="16"/>
      <w:szCs w:val="16"/>
    </w:rPr>
  </w:style>
  <w:style w:type="paragraph" w:styleId="CommentText">
    <w:name w:val="annotation text"/>
    <w:basedOn w:val="Normal"/>
    <w:link w:val="CommentTextChar"/>
    <w:uiPriority w:val="99"/>
    <w:unhideWhenUsed/>
    <w:rsid w:val="00B1402C"/>
    <w:rPr>
      <w:rFonts w:cs="Mangal"/>
      <w:sz w:val="20"/>
      <w:szCs w:val="18"/>
    </w:rPr>
  </w:style>
  <w:style w:type="character" w:customStyle="1" w:styleId="CommentTextChar">
    <w:name w:val="Comment Text Char"/>
    <w:basedOn w:val="DefaultParagraphFont"/>
    <w:link w:val="CommentText"/>
    <w:uiPriority w:val="99"/>
    <w:rsid w:val="00B1402C"/>
    <w:rPr>
      <w:rFonts w:cs="Mangal"/>
      <w:sz w:val="20"/>
      <w:szCs w:val="18"/>
    </w:rPr>
  </w:style>
  <w:style w:type="paragraph" w:styleId="CommentSubject">
    <w:name w:val="annotation subject"/>
    <w:basedOn w:val="CommentText"/>
    <w:next w:val="CommentText"/>
    <w:link w:val="CommentSubjectChar"/>
    <w:uiPriority w:val="99"/>
    <w:semiHidden/>
    <w:unhideWhenUsed/>
    <w:rsid w:val="00B1402C"/>
    <w:rPr>
      <w:b/>
      <w:bCs/>
    </w:rPr>
  </w:style>
  <w:style w:type="character" w:customStyle="1" w:styleId="CommentSubjectChar">
    <w:name w:val="Comment Subject Char"/>
    <w:basedOn w:val="CommentTextChar"/>
    <w:link w:val="CommentSubject"/>
    <w:uiPriority w:val="99"/>
    <w:semiHidden/>
    <w:rsid w:val="00B1402C"/>
    <w:rPr>
      <w:rFonts w:cs="Mangal"/>
      <w:b/>
      <w:bCs/>
      <w:sz w:val="20"/>
      <w:szCs w:val="18"/>
    </w:rPr>
  </w:style>
  <w:style w:type="paragraph" w:customStyle="1" w:styleId="isselectedend">
    <w:name w:val="isselectedend"/>
    <w:basedOn w:val="Normal"/>
    <w:rsid w:val="00F27963"/>
    <w:pPr>
      <w:suppressAutoHyphens w:val="0"/>
      <w:spacing w:before="100" w:beforeAutospacing="1" w:after="100" w:afterAutospacing="1"/>
    </w:pPr>
    <w:rPr>
      <w:rFonts w:ascii="Times New Roman" w:eastAsia="Times New Roman" w:hAnsi="Times New Roman" w:cs="Times New Roman"/>
      <w:kern w:val="0"/>
      <w:lang w:val="en-US" w:eastAsia="en-US" w:bidi="ar-SA"/>
    </w:rPr>
  </w:style>
  <w:style w:type="paragraph" w:styleId="NormalWeb">
    <w:name w:val="Normal (Web)"/>
    <w:basedOn w:val="Normal"/>
    <w:uiPriority w:val="99"/>
    <w:semiHidden/>
    <w:unhideWhenUsed/>
    <w:rsid w:val="00F27963"/>
    <w:pPr>
      <w:suppressAutoHyphens w:val="0"/>
      <w:spacing w:before="100" w:beforeAutospacing="1" w:after="100" w:afterAutospacing="1"/>
    </w:pPr>
    <w:rPr>
      <w:rFonts w:ascii="Times New Roman" w:eastAsia="Times New Roman" w:hAnsi="Times New Roman" w:cs="Times New Roman"/>
      <w:kern w:val="0"/>
      <w:lang w:val="en-US" w:eastAsia="en-US" w:bidi="ar-SA"/>
    </w:rPr>
  </w:style>
  <w:style w:type="character" w:customStyle="1" w:styleId="Heading3Char">
    <w:name w:val="Heading 3 Char"/>
    <w:basedOn w:val="DefaultParagraphFont"/>
    <w:link w:val="Heading3"/>
    <w:uiPriority w:val="9"/>
    <w:semiHidden/>
    <w:rsid w:val="008A3980"/>
    <w:rPr>
      <w:rFonts w:asciiTheme="majorHAnsi" w:eastAsiaTheme="majorEastAsia" w:hAnsiTheme="majorHAnsi" w:cs="Mangal"/>
      <w:color w:val="0B5101" w:themeColor="accent1" w:themeShade="7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cs.google.com/document/d/1wmUVCMNwunHyxEaMkiQs974t2Ym2PlioBXCCYy4k60A/edit"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document/d/1wmUVCMNwunHyxEaMkiQs974t2Ym2PlioBXCCYy4k60A/edi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9B09C782-70DE-4A82-A762-60878D5EC790}">
  <we:reference id="wa200000368" version="1.0.0.0" store="en-US" storeType="OMEX"/>
  <we:alternateReferences>
    <we:reference id="wa200000368" version="1.0.0.0" store="wa200000368" storeType="OMEX"/>
  </we:alternateReferences>
  <we:properties>
    <we:property name="documentId" value="&quot;4a1fb173bfcba5e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3644D47A-3BAB-45C7-8383-80B780213F4E}">
  <we:reference id="wa200010215" version="2.0.0.1" store="en-US" storeType="OMEX"/>
  <we:alternateReferences>
    <we:reference id="wa200010215" version="2.0.0.1" store="wa200010215" storeType="OMEX"/>
  </we:alternateReferences>
  <we:properties>
    <we:property name="bps.codex_control.document_id" value="&quot;4546ebce-ef0d-4936-a50b-9ee363f6c65d&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95DF1756-41F8-4F38-8B43-6D73025A8F99}">
  <we:reference id="wa104380140" version="1.0.0.0" store="en-US" storeType="OMEX"/>
  <we:alternateReferences>
    <we:reference id="WA104380140" version="1.0.0.0" store="WA10438014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24B06-F89A-4E27-92F5-768DA8EAE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78189</TotalTime>
  <Pages>305</Pages>
  <Words>49263</Words>
  <Characters>280805</Characters>
  <Application>Microsoft Office Word</Application>
  <DocSecurity>0</DocSecurity>
  <Lines>2340</Lines>
  <Paragraphs>658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Copy Editor</cp:lastModifiedBy>
  <cp:revision>1930</cp:revision>
  <cp:lastPrinted>2026-09-26T07:00:00Z</cp:lastPrinted>
  <dcterms:created xsi:type="dcterms:W3CDTF">2025-03-02T11:48:00Z</dcterms:created>
  <dcterms:modified xsi:type="dcterms:W3CDTF">2026-10-10T07:07:00Z</dcterms:modified>
  <dc:language>en-GB</dc:language>
</cp:coreProperties>
</file>